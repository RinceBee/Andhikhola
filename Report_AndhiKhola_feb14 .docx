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FE1C7F" w14:textId="78FE57D8" w:rsidR="00FC0085" w:rsidRPr="00E1614D" w:rsidRDefault="008F6CE4" w:rsidP="00BD3D10">
      <w:pPr>
        <w:jc w:val="right"/>
        <w:rPr>
          <w:b/>
          <w:bCs/>
          <w:lang w:val="nb-NO"/>
          <w:rPrChange w:id="0" w:author="Kumar Baral" w:date="2023-01-30T12:05:00Z">
            <w:rPr>
              <w:b/>
              <w:bCs/>
            </w:rPr>
          </w:rPrChange>
        </w:rPr>
      </w:pPr>
      <w:bookmarkStart w:id="1" w:name="_Toc435601559"/>
      <w:bookmarkStart w:id="2" w:name="_Ref430871112"/>
      <w:bookmarkStart w:id="3" w:name="_GoBack"/>
      <w:bookmarkEnd w:id="3"/>
      <w:r w:rsidRPr="002E2821">
        <w:rPr>
          <w:b/>
          <w:bCs/>
          <w:noProof/>
          <w:sz w:val="28"/>
          <w:szCs w:val="24"/>
          <w:lang w:bidi="ne-NP"/>
        </w:rPr>
        <w:drawing>
          <wp:anchor distT="0" distB="0" distL="114300" distR="114300" simplePos="0" relativeHeight="251696128" behindDoc="0" locked="0" layoutInCell="1" allowOverlap="1" wp14:anchorId="74568379" wp14:editId="318FCC3B">
            <wp:simplePos x="0" y="0"/>
            <wp:positionH relativeFrom="column">
              <wp:posOffset>390906</wp:posOffset>
            </wp:positionH>
            <wp:positionV relativeFrom="paragraph">
              <wp:posOffset>-443865</wp:posOffset>
            </wp:positionV>
            <wp:extent cx="719328" cy="975360"/>
            <wp:effectExtent l="0" t="0" r="508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19328" cy="975360"/>
                    </a:xfrm>
                    <a:prstGeom prst="rect">
                      <a:avLst/>
                    </a:prstGeom>
                    <a:noFill/>
                  </pic:spPr>
                </pic:pic>
              </a:graphicData>
            </a:graphic>
            <wp14:sizeRelH relativeFrom="page">
              <wp14:pctWidth>0</wp14:pctWidth>
            </wp14:sizeRelH>
            <wp14:sizeRelV relativeFrom="page">
              <wp14:pctHeight>0</wp14:pctHeight>
            </wp14:sizeRelV>
          </wp:anchor>
        </w:drawing>
      </w:r>
      <w:r w:rsidRPr="002E2821">
        <w:rPr>
          <w:b/>
          <w:bCs/>
          <w:noProof/>
          <w:sz w:val="40"/>
          <w:szCs w:val="24"/>
          <w:lang w:bidi="ne-NP"/>
        </w:rPr>
        <mc:AlternateContent>
          <mc:Choice Requires="wps">
            <w:drawing>
              <wp:anchor distT="0" distB="0" distL="114300" distR="114300" simplePos="0" relativeHeight="251592704" behindDoc="0" locked="0" layoutInCell="1" allowOverlap="1" wp14:anchorId="1A662934" wp14:editId="4EBCA4EF">
                <wp:simplePos x="0" y="0"/>
                <wp:positionH relativeFrom="column">
                  <wp:posOffset>-427355</wp:posOffset>
                </wp:positionH>
                <wp:positionV relativeFrom="paragraph">
                  <wp:posOffset>-996950</wp:posOffset>
                </wp:positionV>
                <wp:extent cx="111760" cy="11671935"/>
                <wp:effectExtent l="10795" t="12700" r="10795" b="12065"/>
                <wp:wrapNone/>
                <wp:docPr id="480" name="Rectangle 6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11671935"/>
                        </a:xfrm>
                        <a:prstGeom prst="rect">
                          <a:avLst/>
                        </a:prstGeom>
                        <a:solidFill>
                          <a:srgbClr val="F79646"/>
                        </a:solidFill>
                        <a:ln w="9525">
                          <a:solidFill>
                            <a:srgbClr val="F79646"/>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757A7DAC" id="Rectangle 6161" o:spid="_x0000_s1026" style="position:absolute;margin-left:-33.65pt;margin-top:-78.5pt;width:8.8pt;height:919.0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" fillcolor="#f79646" strokecolor="#f79646"/>
            </w:pict>
          </mc:Fallback>
        </mc:AlternateContent>
      </w:r>
      <w:r w:rsidRPr="002E2821">
        <w:rPr>
          <w:b/>
          <w:bCs/>
          <w:noProof/>
          <w:sz w:val="40"/>
          <w:szCs w:val="24"/>
          <w:lang w:bidi="ne-NP"/>
        </w:rPr>
        <mc:AlternateContent>
          <mc:Choice Requires="wps">
            <w:drawing>
              <wp:anchor distT="0" distB="0" distL="114300" distR="114300" simplePos="0" relativeHeight="251587584" behindDoc="0" locked="0" layoutInCell="1" allowOverlap="1" wp14:anchorId="5C4760F8" wp14:editId="1F27B27E">
                <wp:simplePos x="0" y="0"/>
                <wp:positionH relativeFrom="column">
                  <wp:posOffset>-1137285</wp:posOffset>
                </wp:positionH>
                <wp:positionV relativeFrom="paragraph">
                  <wp:posOffset>-996950</wp:posOffset>
                </wp:positionV>
                <wp:extent cx="701675" cy="11755755"/>
                <wp:effectExtent l="0" t="0" r="22225" b="17145"/>
                <wp:wrapNone/>
                <wp:docPr id="6160" name="Rectangle 6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675" cy="11755755"/>
                        </a:xfrm>
                        <a:prstGeom prst="rect">
                          <a:avLst/>
                        </a:prstGeom>
                        <a:solidFill>
                          <a:srgbClr val="00B0F0"/>
                        </a:solidFill>
                        <a:ln w="9525">
                          <a:solidFill>
                            <a:srgbClr val="00B0F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73271759" id="Rectangle 6160" o:spid="_x0000_s1026" style="position:absolute;margin-left:-89.55pt;margin-top:-78.5pt;width:55.25pt;height:925.6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" fillcolor="#00b0f0" strokecolor="#00b0f0"/>
            </w:pict>
          </mc:Fallback>
        </mc:AlternateContent>
      </w:r>
      <w:r w:rsidRPr="002E2821">
        <w:rPr>
          <w:b/>
          <w:bCs/>
          <w:noProof/>
          <w:sz w:val="40"/>
          <w:szCs w:val="24"/>
          <w:lang w:bidi="ne-NP"/>
        </w:rPr>
        <mc:AlternateContent>
          <mc:Choice Requires="wps">
            <w:drawing>
              <wp:anchor distT="0" distB="0" distL="114300" distR="114300" simplePos="0" relativeHeight="251641856" behindDoc="0" locked="0" layoutInCell="1" allowOverlap="1" wp14:anchorId="395FE2F6" wp14:editId="50F74E75">
                <wp:simplePos x="0" y="0"/>
                <wp:positionH relativeFrom="column">
                  <wp:posOffset>147320</wp:posOffset>
                </wp:positionH>
                <wp:positionV relativeFrom="paragraph">
                  <wp:posOffset>-158115</wp:posOffset>
                </wp:positionV>
                <wp:extent cx="1028700" cy="180975"/>
                <wp:effectExtent l="0" t="0" r="0" b="9525"/>
                <wp:wrapNone/>
                <wp:docPr id="6162" name="Rectangle 6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3E97D413" id="Rectangle 6162" o:spid="_x0000_s1026" style="position:absolute;margin-left:11.6pt;margin-top:-12.45pt;width:81pt;height:14.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" stroked="f"/>
            </w:pict>
          </mc:Fallback>
        </mc:AlternateContent>
      </w:r>
      <w:r w:rsidR="004815C7" w:rsidRPr="00E1614D">
        <w:rPr>
          <w:b/>
          <w:bCs/>
          <w:noProof/>
          <w:sz w:val="28"/>
          <w:szCs w:val="24"/>
          <w:lang w:bidi="ne-NP"/>
        </w:rPr>
        <w:t>BUTWAL POWER COMPANY</w:t>
      </w:r>
      <w:r w:rsidR="00143928" w:rsidRPr="00E1614D">
        <w:rPr>
          <w:b/>
          <w:bCs/>
          <w:sz w:val="28"/>
          <w:szCs w:val="24"/>
          <w:lang w:val="nb-NO"/>
          <w:rPrChange w:id="4" w:author="Kumar Baral" w:date="2023-01-30T12:05:00Z">
            <w:rPr>
              <w:b/>
              <w:bCs/>
              <w:sz w:val="28"/>
              <w:szCs w:val="24"/>
            </w:rPr>
          </w:rPrChange>
        </w:rPr>
        <w:t xml:space="preserve"> LIMITED</w:t>
      </w:r>
    </w:p>
    <w:p w14:paraId="3E9823A1" w14:textId="2E0E35BA" w:rsidR="00FC0085" w:rsidRPr="00491FE8" w:rsidRDefault="004815C7" w:rsidP="00FC0085">
      <w:pPr>
        <w:keepNext/>
        <w:keepLines/>
        <w:tabs>
          <w:tab w:val="num" w:pos="720"/>
          <w:tab w:val="center" w:pos="4694"/>
          <w:tab w:val="left" w:pos="8041"/>
        </w:tabs>
        <w:spacing w:before="0" w:after="0"/>
        <w:ind w:left="1008"/>
        <w:jc w:val="right"/>
        <w:outlineLvl w:val="4"/>
        <w:rPr>
          <w:rFonts w:cs="Arial"/>
          <w:color w:val="000000"/>
          <w:sz w:val="24"/>
          <w:szCs w:val="24"/>
          <w:lang w:val="nb-NO"/>
          <w:rPrChange w:id="5" w:author="Shyam Bhusal" w:date="2022-12-09T12:05:00Z">
            <w:rPr>
              <w:rFonts w:cs="Arial"/>
              <w:color w:val="000000"/>
              <w:sz w:val="24"/>
              <w:szCs w:val="24"/>
            </w:rPr>
          </w:rPrChange>
        </w:rPr>
      </w:pPr>
      <w:r w:rsidRPr="00E1614D">
        <w:rPr>
          <w:rFonts w:cs="Arial"/>
          <w:color w:val="000000"/>
          <w:sz w:val="24"/>
          <w:szCs w:val="24"/>
          <w:lang w:val="nb-NO"/>
        </w:rPr>
        <w:t>Buddhadanagar-10</w:t>
      </w:r>
      <w:r w:rsidR="00143928" w:rsidRPr="00E1614D">
        <w:rPr>
          <w:rFonts w:cs="Arial"/>
          <w:color w:val="000000"/>
          <w:sz w:val="24"/>
          <w:szCs w:val="24"/>
          <w:lang w:val="nb-NO"/>
          <w:rPrChange w:id="6" w:author="Kumar Baral" w:date="2023-01-30T12:05:00Z">
            <w:rPr>
              <w:rFonts w:cs="Arial"/>
              <w:color w:val="000000"/>
              <w:sz w:val="24"/>
              <w:szCs w:val="24"/>
            </w:rPr>
          </w:rPrChange>
        </w:rPr>
        <w:t>, Kathmandu</w:t>
      </w:r>
    </w:p>
    <w:p w14:paraId="0FAA330F" w14:textId="77777777" w:rsidR="00143928" w:rsidRPr="00491FE8" w:rsidRDefault="00143928" w:rsidP="00FC0085">
      <w:pPr>
        <w:keepNext/>
        <w:keepLines/>
        <w:tabs>
          <w:tab w:val="num" w:pos="720"/>
          <w:tab w:val="center" w:pos="4694"/>
          <w:tab w:val="left" w:pos="8041"/>
        </w:tabs>
        <w:spacing w:before="0" w:after="0"/>
        <w:ind w:left="1008"/>
        <w:jc w:val="right"/>
        <w:outlineLvl w:val="4"/>
        <w:rPr>
          <w:rFonts w:cs="Arial"/>
          <w:color w:val="000000"/>
          <w:sz w:val="24"/>
          <w:szCs w:val="24"/>
          <w:lang w:val="nb-NO"/>
          <w:rPrChange w:id="7" w:author="Shyam Bhusal" w:date="2022-12-09T12:05:00Z">
            <w:rPr>
              <w:rFonts w:cs="Arial"/>
              <w:color w:val="000000"/>
              <w:sz w:val="24"/>
              <w:szCs w:val="24"/>
            </w:rPr>
          </w:rPrChange>
        </w:rPr>
      </w:pPr>
    </w:p>
    <w:p w14:paraId="6D9BBC1D" w14:textId="753CE757" w:rsidR="00FC0085" w:rsidRDefault="008F6CE4" w:rsidP="003E1F10">
      <w:pPr>
        <w:spacing w:before="0" w:after="200"/>
        <w:ind w:right="-1418"/>
        <w:rPr>
          <w:ins w:id="8" w:author="Kumar Baral" w:date="2023-02-12T12:40:00Z"/>
          <w:rFonts w:cs="Mangal"/>
          <w:lang w:val="en-GB" w:eastAsia="en-GB" w:bidi="sa-IN"/>
        </w:rPr>
      </w:pPr>
      <w:del w:id="9" w:author="Kumar Baral" w:date="2023-02-12T12:40:00Z">
        <w:r w:rsidDel="00757369">
          <w:rPr>
            <w:noProof/>
            <w:lang w:bidi="ne-NP"/>
          </w:rPr>
          <w:drawing>
            <wp:inline distT="0" distB="0" distL="0" distR="0" wp14:anchorId="175DB09F" wp14:editId="0F4608F2">
              <wp:extent cx="5701113" cy="3086100"/>
              <wp:effectExtent l="0" t="0" r="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t="8501" b="19687"/>
                      <a:stretch>
                        <a:fillRect/>
                      </a:stretch>
                    </pic:blipFill>
                    <pic:spPr bwMode="auto">
                      <a:xfrm>
                        <a:off x="0" y="0"/>
                        <a:ext cx="5701113" cy="3086100"/>
                      </a:xfrm>
                      <a:prstGeom prst="rect">
                        <a:avLst/>
                      </a:prstGeom>
                      <a:noFill/>
                      <a:ln>
                        <a:noFill/>
                      </a:ln>
                    </pic:spPr>
                  </pic:pic>
                </a:graphicData>
              </a:graphic>
            </wp:inline>
          </w:drawing>
        </w:r>
      </w:del>
    </w:p>
    <w:p w14:paraId="3C83E60C" w14:textId="6972D77A" w:rsidR="00757369" w:rsidRDefault="00757369" w:rsidP="003E1F10">
      <w:pPr>
        <w:spacing w:before="0" w:after="200"/>
        <w:ind w:right="-1418"/>
        <w:rPr>
          <w:ins w:id="10" w:author="Kumar Baral" w:date="2023-02-12T12:40:00Z"/>
          <w:rFonts w:cs="Mangal"/>
          <w:lang w:val="en-GB" w:eastAsia="en-GB" w:bidi="sa-IN"/>
        </w:rPr>
      </w:pPr>
    </w:p>
    <w:p w14:paraId="75C15968" w14:textId="158FCED0" w:rsidR="00757369" w:rsidRDefault="00757369" w:rsidP="003E1F10">
      <w:pPr>
        <w:spacing w:before="0" w:after="200"/>
        <w:ind w:right="-1418"/>
        <w:rPr>
          <w:ins w:id="11" w:author="Kumar Baral" w:date="2023-02-12T12:40:00Z"/>
          <w:rFonts w:cs="Mangal"/>
          <w:lang w:val="en-GB" w:eastAsia="en-GB" w:bidi="sa-IN"/>
        </w:rPr>
      </w:pPr>
    </w:p>
    <w:p w14:paraId="48FDC7EC" w14:textId="4AEB71B7" w:rsidR="00757369" w:rsidRDefault="00757369" w:rsidP="003E1F10">
      <w:pPr>
        <w:spacing w:before="0" w:after="200"/>
        <w:ind w:right="-1418"/>
        <w:rPr>
          <w:ins w:id="12" w:author="Kumar Baral" w:date="2023-02-12T12:40:00Z"/>
          <w:rFonts w:cs="Mangal"/>
          <w:lang w:val="en-GB" w:eastAsia="en-GB" w:bidi="sa-IN"/>
        </w:rPr>
      </w:pPr>
    </w:p>
    <w:p w14:paraId="4576502C" w14:textId="1C298F3D" w:rsidR="00757369" w:rsidRDefault="00757369" w:rsidP="003E1F10">
      <w:pPr>
        <w:spacing w:before="0" w:after="200"/>
        <w:ind w:right="-1418"/>
        <w:rPr>
          <w:ins w:id="13" w:author="Kumar Baral" w:date="2023-02-12T12:40:00Z"/>
          <w:rFonts w:cs="Mangal"/>
          <w:lang w:val="en-GB" w:eastAsia="en-GB" w:bidi="sa-IN"/>
        </w:rPr>
      </w:pPr>
    </w:p>
    <w:p w14:paraId="0168D80D" w14:textId="2E3529BD" w:rsidR="00757369" w:rsidRDefault="00757369" w:rsidP="003E1F10">
      <w:pPr>
        <w:spacing w:before="0" w:after="200"/>
        <w:ind w:right="-1418"/>
        <w:rPr>
          <w:ins w:id="14" w:author="Kumar Baral" w:date="2023-02-12T12:40:00Z"/>
          <w:rFonts w:cs="Mangal"/>
          <w:lang w:val="en-GB" w:eastAsia="en-GB" w:bidi="sa-IN"/>
        </w:rPr>
      </w:pPr>
    </w:p>
    <w:p w14:paraId="488F0849" w14:textId="4DFA18FF" w:rsidR="00757369" w:rsidRDefault="00757369" w:rsidP="003E1F10">
      <w:pPr>
        <w:spacing w:before="0" w:after="200"/>
        <w:ind w:right="-1418"/>
        <w:rPr>
          <w:ins w:id="15" w:author="Kumar Baral" w:date="2023-02-12T12:40:00Z"/>
          <w:rFonts w:cs="Mangal"/>
          <w:lang w:val="en-GB" w:eastAsia="en-GB" w:bidi="sa-IN"/>
        </w:rPr>
      </w:pPr>
    </w:p>
    <w:p w14:paraId="0E9DBCDD" w14:textId="54633609" w:rsidR="00757369" w:rsidRDefault="00757369" w:rsidP="003E1F10">
      <w:pPr>
        <w:spacing w:before="0" w:after="200"/>
        <w:ind w:right="-1418"/>
        <w:rPr>
          <w:ins w:id="16" w:author="Kumar Baral" w:date="2023-02-12T12:40:00Z"/>
          <w:rFonts w:cs="Mangal"/>
          <w:lang w:val="en-GB" w:eastAsia="en-GB" w:bidi="sa-IN"/>
        </w:rPr>
      </w:pPr>
    </w:p>
    <w:p w14:paraId="7D1CE99B" w14:textId="593AE68E" w:rsidR="00757369" w:rsidRDefault="00757369" w:rsidP="003E1F10">
      <w:pPr>
        <w:spacing w:before="0" w:after="200"/>
        <w:ind w:right="-1418"/>
        <w:rPr>
          <w:ins w:id="17" w:author="Kumar Baral" w:date="2023-02-12T12:40:00Z"/>
          <w:rFonts w:cs="Mangal"/>
          <w:lang w:val="en-GB" w:eastAsia="en-GB" w:bidi="sa-IN"/>
        </w:rPr>
      </w:pPr>
    </w:p>
    <w:p w14:paraId="0242E8DE" w14:textId="06A5345B" w:rsidR="00757369" w:rsidRPr="006D015F" w:rsidRDefault="00757369" w:rsidP="003E1F10">
      <w:pPr>
        <w:spacing w:before="0" w:after="200"/>
        <w:ind w:right="-1418"/>
        <w:rPr>
          <w:rFonts w:cs="Mangal"/>
          <w:lang w:val="en-GB" w:eastAsia="en-GB" w:bidi="sa-IN"/>
        </w:rPr>
      </w:pPr>
    </w:p>
    <w:p w14:paraId="4577074F" w14:textId="638A8771" w:rsidR="00143928" w:rsidRPr="00E1614D" w:rsidRDefault="00185774" w:rsidP="00FC0085">
      <w:pPr>
        <w:spacing w:before="240" w:after="0" w:line="240" w:lineRule="auto"/>
        <w:jc w:val="right"/>
        <w:rPr>
          <w:b/>
          <w:bCs/>
          <w:caps/>
          <w:color w:val="000000"/>
          <w:sz w:val="28"/>
          <w:szCs w:val="30"/>
        </w:rPr>
      </w:pPr>
      <w:r w:rsidRPr="00E1614D">
        <w:rPr>
          <w:b/>
          <w:bCs/>
          <w:caps/>
          <w:color w:val="000000"/>
          <w:sz w:val="28"/>
          <w:szCs w:val="30"/>
        </w:rPr>
        <w:t>Hydrological</w:t>
      </w:r>
      <w:r w:rsidR="00143928" w:rsidRPr="00E1614D">
        <w:rPr>
          <w:b/>
          <w:bCs/>
          <w:caps/>
          <w:color w:val="000000"/>
          <w:sz w:val="28"/>
          <w:szCs w:val="30"/>
        </w:rPr>
        <w:t xml:space="preserve"> Study </w:t>
      </w:r>
      <w:r w:rsidRPr="00E1614D">
        <w:rPr>
          <w:b/>
          <w:bCs/>
          <w:caps/>
          <w:color w:val="000000"/>
          <w:sz w:val="28"/>
          <w:szCs w:val="30"/>
        </w:rPr>
        <w:t xml:space="preserve">report </w:t>
      </w:r>
      <w:r w:rsidR="00143928" w:rsidRPr="00E1614D">
        <w:rPr>
          <w:b/>
          <w:bCs/>
          <w:caps/>
          <w:color w:val="000000"/>
          <w:sz w:val="28"/>
          <w:szCs w:val="30"/>
        </w:rPr>
        <w:t>of</w:t>
      </w:r>
    </w:p>
    <w:p w14:paraId="5CCD73A4" w14:textId="230A18D9" w:rsidR="00AA3B2A" w:rsidRPr="00E1614D" w:rsidRDefault="004C79A5" w:rsidP="00FC0085">
      <w:pPr>
        <w:spacing w:before="240" w:after="0" w:line="240" w:lineRule="auto"/>
        <w:jc w:val="right"/>
        <w:rPr>
          <w:b/>
          <w:bCs/>
          <w:caps/>
          <w:color w:val="000000"/>
          <w:sz w:val="28"/>
          <w:szCs w:val="30"/>
        </w:rPr>
      </w:pPr>
      <w:r w:rsidRPr="00E1614D">
        <w:rPr>
          <w:b/>
          <w:bCs/>
          <w:caps/>
          <w:color w:val="000000"/>
          <w:sz w:val="28"/>
          <w:szCs w:val="30"/>
        </w:rPr>
        <w:t>ANDHI</w:t>
      </w:r>
      <w:r w:rsidR="00AA3B2A" w:rsidRPr="00E1614D">
        <w:rPr>
          <w:b/>
          <w:bCs/>
          <w:caps/>
          <w:color w:val="000000"/>
          <w:sz w:val="28"/>
          <w:szCs w:val="30"/>
        </w:rPr>
        <w:t xml:space="preserve"> KHOLA HYDROPOWER PROJECT (</w:t>
      </w:r>
      <w:r w:rsidRPr="00E1614D">
        <w:rPr>
          <w:b/>
          <w:bCs/>
          <w:caps/>
          <w:color w:val="000000"/>
          <w:sz w:val="28"/>
          <w:szCs w:val="30"/>
        </w:rPr>
        <w:t>9.4</w:t>
      </w:r>
      <w:del w:id="18" w:author="Kumar Baral" w:date="2022-12-13T12:06:00Z">
        <w:r w:rsidR="00AA3B2A" w:rsidRPr="00E1614D" w:rsidDel="00C4753F">
          <w:rPr>
            <w:b/>
            <w:bCs/>
            <w:caps/>
            <w:color w:val="000000"/>
            <w:sz w:val="28"/>
            <w:szCs w:val="30"/>
          </w:rPr>
          <w:delText>57.3</w:delText>
        </w:r>
      </w:del>
      <w:r w:rsidR="00AA3B2A" w:rsidRPr="00E1614D">
        <w:rPr>
          <w:b/>
          <w:bCs/>
          <w:caps/>
          <w:color w:val="000000"/>
          <w:sz w:val="28"/>
          <w:szCs w:val="30"/>
        </w:rPr>
        <w:t xml:space="preserve"> MW)</w:t>
      </w:r>
    </w:p>
    <w:p w14:paraId="0FF02F2F" w14:textId="79010995" w:rsidR="00FC0085" w:rsidRPr="00E1614D" w:rsidRDefault="004C79A5" w:rsidP="00FC0085">
      <w:pPr>
        <w:spacing w:before="240" w:after="0" w:line="240" w:lineRule="auto"/>
        <w:jc w:val="right"/>
        <w:rPr>
          <w:b/>
          <w:bCs/>
          <w:color w:val="000000"/>
          <w:sz w:val="24"/>
          <w:szCs w:val="30"/>
        </w:rPr>
      </w:pPr>
      <w:r w:rsidRPr="00E1614D">
        <w:rPr>
          <w:b/>
          <w:bCs/>
          <w:color w:val="000000"/>
          <w:sz w:val="24"/>
          <w:szCs w:val="30"/>
        </w:rPr>
        <w:t>SYANGJA</w:t>
      </w:r>
    </w:p>
    <w:p w14:paraId="1DBABEC9" w14:textId="77777777" w:rsidR="00185774" w:rsidRDefault="00185774" w:rsidP="00FC0085">
      <w:pPr>
        <w:spacing w:before="0" w:after="200"/>
        <w:jc w:val="right"/>
        <w:rPr>
          <w:rFonts w:cs="Mangal"/>
          <w:b/>
          <w:sz w:val="24"/>
          <w:highlight w:val="yellow"/>
          <w:lang w:val="en-GB" w:eastAsia="en-GB" w:bidi="sa-IN"/>
        </w:rPr>
      </w:pPr>
    </w:p>
    <w:p w14:paraId="4D9F87B8" w14:textId="77777777" w:rsidR="00185774" w:rsidRDefault="00185774" w:rsidP="00FC0085">
      <w:pPr>
        <w:spacing w:before="0" w:after="200"/>
        <w:jc w:val="right"/>
        <w:rPr>
          <w:rFonts w:cs="Mangal"/>
          <w:b/>
          <w:sz w:val="24"/>
          <w:highlight w:val="yellow"/>
          <w:lang w:val="en-GB" w:eastAsia="en-GB" w:bidi="sa-IN"/>
        </w:rPr>
      </w:pPr>
    </w:p>
    <w:p w14:paraId="185D4C29" w14:textId="77777777" w:rsidR="00185774" w:rsidRDefault="00185774" w:rsidP="00FC0085">
      <w:pPr>
        <w:spacing w:before="0" w:after="200"/>
        <w:jc w:val="right"/>
        <w:rPr>
          <w:rFonts w:cs="Mangal"/>
          <w:b/>
          <w:sz w:val="24"/>
          <w:highlight w:val="yellow"/>
          <w:lang w:val="en-GB" w:eastAsia="en-GB" w:bidi="sa-IN"/>
        </w:rPr>
      </w:pPr>
    </w:p>
    <w:p w14:paraId="772BDD79" w14:textId="77777777" w:rsidR="00185774" w:rsidRPr="00E1614D" w:rsidRDefault="00185774" w:rsidP="00FC0085">
      <w:pPr>
        <w:spacing w:before="0" w:after="200"/>
        <w:jc w:val="right"/>
        <w:rPr>
          <w:rFonts w:cs="Mangal"/>
          <w:b/>
          <w:sz w:val="24"/>
          <w:lang w:val="en-GB" w:eastAsia="en-GB" w:bidi="sa-IN"/>
        </w:rPr>
      </w:pPr>
    </w:p>
    <w:p w14:paraId="4B0C7009" w14:textId="6AD0C904" w:rsidR="00FC0085" w:rsidRPr="00E1614D" w:rsidRDefault="004C79A5" w:rsidP="00FC0085">
      <w:pPr>
        <w:spacing w:before="0" w:after="200"/>
        <w:jc w:val="right"/>
        <w:rPr>
          <w:rFonts w:cs="Mangal"/>
          <w:b/>
          <w:sz w:val="24"/>
          <w:lang w:val="en-GB" w:eastAsia="en-GB" w:bidi="sa-IN"/>
        </w:rPr>
      </w:pPr>
      <w:r w:rsidRPr="00E1614D">
        <w:rPr>
          <w:rFonts w:cs="Mangal"/>
          <w:b/>
          <w:sz w:val="24"/>
          <w:lang w:val="en-GB" w:eastAsia="en-GB" w:bidi="sa-IN"/>
        </w:rPr>
        <w:t>February</w:t>
      </w:r>
      <w:del w:id="19" w:author="Kumar Baral" w:date="2022-12-13T12:06:00Z">
        <w:r w:rsidR="00952598" w:rsidRPr="00E1614D" w:rsidDel="00C4753F">
          <w:rPr>
            <w:rFonts w:cs="Mangal"/>
            <w:b/>
            <w:sz w:val="24"/>
            <w:lang w:val="en-GB" w:eastAsia="en-GB" w:bidi="sa-IN"/>
          </w:rPr>
          <w:delText>June</w:delText>
        </w:r>
      </w:del>
      <w:r w:rsidR="00C53D9E" w:rsidRPr="00E1614D">
        <w:rPr>
          <w:rFonts w:cs="Mangal"/>
          <w:b/>
          <w:sz w:val="24"/>
          <w:lang w:val="en-GB" w:eastAsia="en-GB" w:bidi="sa-IN"/>
        </w:rPr>
        <w:t xml:space="preserve"> </w:t>
      </w:r>
      <w:r w:rsidR="00FC0085" w:rsidRPr="00E1614D">
        <w:rPr>
          <w:rFonts w:cs="Mangal"/>
          <w:b/>
          <w:sz w:val="24"/>
          <w:lang w:val="en-GB" w:eastAsia="en-GB" w:bidi="sa-IN"/>
        </w:rPr>
        <w:t>20</w:t>
      </w:r>
      <w:r w:rsidR="00143928" w:rsidRPr="00E1614D">
        <w:rPr>
          <w:rFonts w:cs="Mangal"/>
          <w:b/>
          <w:sz w:val="24"/>
          <w:lang w:val="en-GB" w:eastAsia="en-GB" w:bidi="sa-IN"/>
        </w:rPr>
        <w:t>2</w:t>
      </w:r>
      <w:ins w:id="20" w:author="Kumar Baral" w:date="2023-01-25T15:04:00Z">
        <w:r w:rsidR="009B11E9" w:rsidRPr="00E1614D">
          <w:rPr>
            <w:rFonts w:cs="Mangal"/>
            <w:b/>
            <w:sz w:val="24"/>
            <w:lang w:val="en-GB" w:eastAsia="en-GB" w:bidi="sa-IN"/>
          </w:rPr>
          <w:t>3</w:t>
        </w:r>
      </w:ins>
      <w:del w:id="21" w:author="Kumar Baral" w:date="2022-12-13T12:06:00Z">
        <w:r w:rsidR="00FC0085" w:rsidRPr="00E1614D" w:rsidDel="00C4753F">
          <w:rPr>
            <w:rFonts w:cs="Mangal"/>
            <w:b/>
            <w:sz w:val="24"/>
            <w:lang w:val="en-GB" w:eastAsia="en-GB" w:bidi="sa-IN"/>
          </w:rPr>
          <w:delText>1</w:delText>
        </w:r>
      </w:del>
    </w:p>
    <w:p w14:paraId="3732ED73" w14:textId="2F4AC999" w:rsidR="00FC0085" w:rsidRPr="00E1614D" w:rsidRDefault="00FC0085" w:rsidP="00FC0085">
      <w:pPr>
        <w:spacing w:before="0" w:after="200"/>
        <w:jc w:val="left"/>
        <w:rPr>
          <w:rFonts w:cs="Mangal"/>
          <w:b/>
          <w:sz w:val="24"/>
          <w:lang w:val="en-GB" w:eastAsia="en-GB" w:bidi="sa-IN"/>
        </w:rPr>
      </w:pPr>
      <w:r w:rsidRPr="00E1614D">
        <w:rPr>
          <w:rFonts w:cs="Mangal"/>
          <w:b/>
          <w:sz w:val="24"/>
          <w:lang w:val="en-GB" w:eastAsia="en-GB" w:bidi="sa-IN"/>
        </w:rPr>
        <w:t>Prepared by:</w:t>
      </w:r>
      <w:r w:rsidR="00AA3B2A" w:rsidRPr="00E1614D">
        <w:rPr>
          <w:noProof/>
        </w:rPr>
        <w:t xml:space="preserve"> </w:t>
      </w:r>
    </w:p>
    <w:tbl>
      <w:tblPr>
        <w:tblW w:w="8944" w:type="dxa"/>
        <w:tblInd w:w="378" w:type="dxa"/>
        <w:tblLook w:val="04A0" w:firstRow="1" w:lastRow="0" w:firstColumn="1" w:lastColumn="0" w:noHBand="0" w:noVBand="1"/>
      </w:tblPr>
      <w:tblGrid>
        <w:gridCol w:w="4686"/>
        <w:gridCol w:w="4258"/>
      </w:tblGrid>
      <w:tr w:rsidR="00286DE6" w:rsidRPr="002A46D1" w14:paraId="298DBD4A" w14:textId="77777777" w:rsidTr="00A35B85">
        <w:trPr>
          <w:trHeight w:hRule="exact" w:val="2782"/>
        </w:trPr>
        <w:tc>
          <w:tcPr>
            <w:tcW w:w="4013" w:type="dxa"/>
            <w:shd w:val="clear" w:color="auto" w:fill="auto"/>
          </w:tcPr>
          <w:p w14:paraId="2E4D9EC5" w14:textId="5745279C" w:rsidR="00697588" w:rsidRPr="00E1614D" w:rsidRDefault="008F6CE4" w:rsidP="00A35B85">
            <w:pPr>
              <w:widowControl w:val="0"/>
              <w:autoSpaceDE w:val="0"/>
              <w:autoSpaceDN w:val="0"/>
              <w:adjustRightInd w:val="0"/>
              <w:spacing w:before="40" w:line="180" w:lineRule="exact"/>
              <w:rPr>
                <w:b/>
                <w:sz w:val="24"/>
              </w:rPr>
            </w:pPr>
            <w:r w:rsidRPr="00E1614D">
              <w:rPr>
                <w:noProof/>
                <w:lang w:bidi="ne-NP"/>
              </w:rPr>
              <w:drawing>
                <wp:anchor distT="0" distB="0" distL="114300" distR="114300" simplePos="0" relativeHeight="251582464" behindDoc="0" locked="0" layoutInCell="1" allowOverlap="1" wp14:anchorId="463C54A2" wp14:editId="543D6DED">
                  <wp:simplePos x="0" y="0"/>
                  <wp:positionH relativeFrom="column">
                    <wp:posOffset>10795</wp:posOffset>
                  </wp:positionH>
                  <wp:positionV relativeFrom="paragraph">
                    <wp:posOffset>7620</wp:posOffset>
                  </wp:positionV>
                  <wp:extent cx="2835275" cy="666750"/>
                  <wp:effectExtent l="0" t="0" r="3175" b="0"/>
                  <wp:wrapTopAndBottom/>
                  <wp:docPr id="63" name="Picture 9" descr="Description: logo-option-01-blackshadow_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logo-option-01-blackshadow_001.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5275" cy="666750"/>
                          </a:xfrm>
                          <a:prstGeom prst="rect">
                            <a:avLst/>
                          </a:prstGeom>
                          <a:noFill/>
                        </pic:spPr>
                      </pic:pic>
                    </a:graphicData>
                  </a:graphic>
                  <wp14:sizeRelH relativeFrom="page">
                    <wp14:pctWidth>0</wp14:pctWidth>
                  </wp14:sizeRelH>
                  <wp14:sizeRelV relativeFrom="page">
                    <wp14:pctHeight>0</wp14:pctHeight>
                  </wp14:sizeRelV>
                </wp:anchor>
              </w:drawing>
            </w:r>
          </w:p>
          <w:p w14:paraId="72D0C720" w14:textId="77777777" w:rsidR="00697588" w:rsidRPr="00E1614D" w:rsidRDefault="00697588" w:rsidP="00A35B85">
            <w:pPr>
              <w:spacing w:before="40"/>
              <w:rPr>
                <w:b/>
                <w:noProof/>
                <w:sz w:val="24"/>
                <w:lang w:bidi="ne-NP"/>
              </w:rPr>
            </w:pPr>
            <w:r w:rsidRPr="00E1614D">
              <w:rPr>
                <w:b/>
                <w:noProof/>
                <w:sz w:val="24"/>
                <w:lang w:bidi="ne-NP"/>
              </w:rPr>
              <w:t>Address:</w:t>
            </w:r>
          </w:p>
          <w:p w14:paraId="4E74157A" w14:textId="77777777" w:rsidR="00697588" w:rsidRPr="00E1614D" w:rsidRDefault="00697588" w:rsidP="00A35B85">
            <w:pPr>
              <w:spacing w:before="40" w:after="0" w:line="240" w:lineRule="auto"/>
              <w:jc w:val="left"/>
              <w:rPr>
                <w:b/>
                <w:noProof/>
                <w:sz w:val="24"/>
              </w:rPr>
            </w:pPr>
            <w:r w:rsidRPr="00E1614D">
              <w:rPr>
                <w:b/>
                <w:noProof/>
                <w:sz w:val="24"/>
                <w:lang w:bidi="ne-NP"/>
              </w:rPr>
              <w:t>Gangadevi Marga, Buddhanagar, Kathmandu</w:t>
            </w:r>
            <w:r w:rsidRPr="00E1614D">
              <w:rPr>
                <w:b/>
                <w:noProof/>
                <w:sz w:val="24"/>
              </w:rPr>
              <w:t xml:space="preserve"> </w:t>
            </w:r>
          </w:p>
          <w:p w14:paraId="5668D717" w14:textId="77777777" w:rsidR="00697588" w:rsidRPr="00E1614D" w:rsidRDefault="00697588" w:rsidP="00A35B85">
            <w:pPr>
              <w:widowControl w:val="0"/>
              <w:autoSpaceDE w:val="0"/>
              <w:autoSpaceDN w:val="0"/>
              <w:adjustRightInd w:val="0"/>
              <w:spacing w:before="40" w:line="180" w:lineRule="exact"/>
              <w:rPr>
                <w:b/>
                <w:sz w:val="24"/>
              </w:rPr>
            </w:pPr>
          </w:p>
          <w:p w14:paraId="0F106B2B" w14:textId="77777777" w:rsidR="00697588" w:rsidRPr="00E1614D" w:rsidRDefault="00697588" w:rsidP="00A35B85">
            <w:pPr>
              <w:widowControl w:val="0"/>
              <w:autoSpaceDE w:val="0"/>
              <w:autoSpaceDN w:val="0"/>
              <w:adjustRightInd w:val="0"/>
              <w:spacing w:before="40" w:line="180" w:lineRule="exact"/>
              <w:rPr>
                <w:b/>
                <w:sz w:val="24"/>
              </w:rPr>
            </w:pPr>
          </w:p>
          <w:p w14:paraId="03EC13FC" w14:textId="77777777" w:rsidR="00697588" w:rsidRPr="00E1614D" w:rsidRDefault="00697588" w:rsidP="00A35B85">
            <w:pPr>
              <w:widowControl w:val="0"/>
              <w:autoSpaceDE w:val="0"/>
              <w:autoSpaceDN w:val="0"/>
              <w:adjustRightInd w:val="0"/>
              <w:spacing w:before="40" w:line="180" w:lineRule="exact"/>
              <w:rPr>
                <w:b/>
                <w:sz w:val="24"/>
              </w:rPr>
            </w:pPr>
          </w:p>
          <w:p w14:paraId="12C76957" w14:textId="77777777" w:rsidR="00697588" w:rsidRPr="00E1614D" w:rsidRDefault="00697588" w:rsidP="00A35B85">
            <w:pPr>
              <w:widowControl w:val="0"/>
              <w:autoSpaceDE w:val="0"/>
              <w:autoSpaceDN w:val="0"/>
              <w:adjustRightInd w:val="0"/>
              <w:spacing w:before="40" w:line="180" w:lineRule="exact"/>
              <w:rPr>
                <w:b/>
                <w:sz w:val="24"/>
              </w:rPr>
            </w:pPr>
          </w:p>
          <w:p w14:paraId="0720EA54" w14:textId="77777777" w:rsidR="00697588" w:rsidRPr="00E1614D" w:rsidRDefault="00697588" w:rsidP="00A35B85">
            <w:pPr>
              <w:widowControl w:val="0"/>
              <w:autoSpaceDE w:val="0"/>
              <w:autoSpaceDN w:val="0"/>
              <w:adjustRightInd w:val="0"/>
              <w:spacing w:before="40" w:line="180" w:lineRule="exact"/>
              <w:rPr>
                <w:rFonts w:cs="Arial"/>
                <w:sz w:val="18"/>
                <w:szCs w:val="18"/>
              </w:rPr>
            </w:pPr>
          </w:p>
          <w:p w14:paraId="14CA4314" w14:textId="77777777" w:rsidR="006D5FCE" w:rsidRPr="00E1614D" w:rsidRDefault="006D5FCE" w:rsidP="00A35B85">
            <w:pPr>
              <w:widowControl w:val="0"/>
              <w:autoSpaceDE w:val="0"/>
              <w:autoSpaceDN w:val="0"/>
              <w:adjustRightInd w:val="0"/>
              <w:spacing w:before="40"/>
              <w:ind w:left="1512"/>
              <w:jc w:val="left"/>
              <w:rPr>
                <w:b/>
                <w:sz w:val="24"/>
              </w:rPr>
            </w:pPr>
          </w:p>
        </w:tc>
        <w:tc>
          <w:tcPr>
            <w:tcW w:w="4931" w:type="dxa"/>
            <w:shd w:val="clear" w:color="auto" w:fill="auto"/>
          </w:tcPr>
          <w:p w14:paraId="2E7C1056" w14:textId="77777777" w:rsidR="00286DE6" w:rsidRPr="00E1614D" w:rsidRDefault="00286DE6" w:rsidP="00A35B85">
            <w:pPr>
              <w:widowControl w:val="0"/>
              <w:autoSpaceDE w:val="0"/>
              <w:autoSpaceDN w:val="0"/>
              <w:adjustRightInd w:val="0"/>
              <w:spacing w:before="40"/>
              <w:jc w:val="left"/>
              <w:rPr>
                <w:b/>
                <w:bCs/>
                <w:spacing w:val="-4"/>
                <w:sz w:val="24"/>
                <w:szCs w:val="24"/>
              </w:rPr>
            </w:pPr>
          </w:p>
          <w:p w14:paraId="380B6E28" w14:textId="066AEB5F" w:rsidR="00286DE6" w:rsidRPr="00E1614D" w:rsidRDefault="00286DE6" w:rsidP="00AA3B2A">
            <w:pPr>
              <w:widowControl w:val="0"/>
              <w:autoSpaceDE w:val="0"/>
              <w:autoSpaceDN w:val="0"/>
              <w:adjustRightInd w:val="0"/>
              <w:spacing w:before="40"/>
              <w:ind w:left="1512"/>
              <w:jc w:val="left"/>
              <w:rPr>
                <w:b/>
                <w:sz w:val="24"/>
              </w:rPr>
            </w:pPr>
          </w:p>
        </w:tc>
      </w:tr>
    </w:tbl>
    <w:p w14:paraId="6AB393F9" w14:textId="6108093A" w:rsidR="00CA7B91" w:rsidRPr="00E1614D" w:rsidRDefault="00286DE6" w:rsidP="002B4690">
      <w:pPr>
        <w:pStyle w:val="Title"/>
        <w:jc w:val="right"/>
        <w:rPr>
          <w:rFonts w:cs="Arial"/>
          <w:b w:val="0"/>
          <w:bCs w:val="0"/>
          <w:color w:val="000000"/>
          <w:sz w:val="32"/>
          <w:szCs w:val="32"/>
        </w:rPr>
      </w:pPr>
      <w:r w:rsidRPr="002A46D1">
        <w:rPr>
          <w:rFonts w:cs="Mangal"/>
          <w:highlight w:val="yellow"/>
          <w:lang w:val="en-GB" w:eastAsia="en-GB" w:bidi="sa-IN"/>
        </w:rPr>
        <w:br w:type="page"/>
      </w:r>
      <w:r w:rsidR="00943C41" w:rsidRPr="00E1614D">
        <w:rPr>
          <w:rFonts w:ascii="Gill Sans MT" w:hAnsi="Gill Sans MT" w:cs="Arial"/>
          <w:color w:val="000000"/>
          <w:sz w:val="32"/>
          <w:szCs w:val="32"/>
        </w:rPr>
        <w:lastRenderedPageBreak/>
        <w:t>ANDHI</w:t>
      </w:r>
      <w:r w:rsidR="002B4690" w:rsidRPr="00E1614D">
        <w:rPr>
          <w:rFonts w:ascii="Gill Sans MT" w:hAnsi="Gill Sans MT" w:cs="Arial"/>
          <w:color w:val="000000"/>
          <w:sz w:val="32"/>
          <w:szCs w:val="32"/>
        </w:rPr>
        <w:t xml:space="preserve"> KHOLA HYDROPOWER PROJECT (</w:t>
      </w:r>
      <w:r w:rsidR="00943C41" w:rsidRPr="00E1614D">
        <w:rPr>
          <w:rFonts w:ascii="Gill Sans MT" w:hAnsi="Gill Sans MT" w:cs="Arial"/>
          <w:color w:val="000000"/>
          <w:sz w:val="32"/>
          <w:szCs w:val="32"/>
        </w:rPr>
        <w:t>9.4</w:t>
      </w:r>
      <w:del w:id="22" w:author="Kumar Baral" w:date="2022-12-13T12:06:00Z">
        <w:r w:rsidR="002B4690" w:rsidRPr="00E1614D" w:rsidDel="00C4753F">
          <w:rPr>
            <w:rFonts w:ascii="Gill Sans MT" w:hAnsi="Gill Sans MT" w:cs="Arial"/>
            <w:color w:val="000000"/>
            <w:sz w:val="32"/>
            <w:szCs w:val="32"/>
          </w:rPr>
          <w:delText>57.3</w:delText>
        </w:r>
      </w:del>
      <w:r w:rsidR="002B4690" w:rsidRPr="00E1614D">
        <w:rPr>
          <w:rFonts w:ascii="Gill Sans MT" w:hAnsi="Gill Sans MT" w:cs="Arial"/>
          <w:color w:val="000000"/>
          <w:sz w:val="32"/>
          <w:szCs w:val="32"/>
        </w:rPr>
        <w:t xml:space="preserve"> MW)</w:t>
      </w:r>
    </w:p>
    <w:p w14:paraId="1A4BDD1A" w14:textId="1C54312F" w:rsidR="00CA7B91" w:rsidRPr="00E1614D" w:rsidRDefault="00CA7B91" w:rsidP="00CA7B91">
      <w:pPr>
        <w:pStyle w:val="Title"/>
        <w:jc w:val="right"/>
        <w:rPr>
          <w:rFonts w:ascii="Gill Sans MT" w:hAnsi="Gill Sans MT"/>
          <w:b w:val="0"/>
          <w:bCs w:val="0"/>
          <w:sz w:val="36"/>
          <w:szCs w:val="36"/>
        </w:rPr>
      </w:pPr>
    </w:p>
    <w:p w14:paraId="64EF9F54" w14:textId="57C04FC0" w:rsidR="00DD50CA" w:rsidRPr="00E1614D" w:rsidRDefault="00DD50CA" w:rsidP="00CA7B91">
      <w:pPr>
        <w:pStyle w:val="Title"/>
        <w:jc w:val="right"/>
        <w:rPr>
          <w:rFonts w:ascii="Gill Sans MT" w:hAnsi="Gill Sans MT"/>
          <w:b w:val="0"/>
          <w:bCs w:val="0"/>
          <w:sz w:val="36"/>
          <w:szCs w:val="36"/>
        </w:rPr>
      </w:pPr>
    </w:p>
    <w:p w14:paraId="07C06AB8" w14:textId="77777777" w:rsidR="00DD50CA" w:rsidRPr="00E1614D" w:rsidRDefault="00DD50CA" w:rsidP="00CA7B91">
      <w:pPr>
        <w:pStyle w:val="Title"/>
        <w:jc w:val="right"/>
        <w:rPr>
          <w:rFonts w:ascii="Gill Sans MT" w:hAnsi="Gill Sans MT"/>
          <w:b w:val="0"/>
          <w:bCs w:val="0"/>
          <w:sz w:val="36"/>
          <w:szCs w:val="36"/>
        </w:rPr>
      </w:pPr>
    </w:p>
    <w:p w14:paraId="0A47AF9D" w14:textId="76095674" w:rsidR="00CA7B91" w:rsidRPr="00E1614D" w:rsidRDefault="00CA7B91" w:rsidP="00CA7B91">
      <w:pPr>
        <w:spacing w:before="240" w:after="0"/>
        <w:jc w:val="right"/>
        <w:rPr>
          <w:b/>
          <w:bCs/>
          <w:caps/>
          <w:color w:val="000000"/>
          <w:sz w:val="32"/>
          <w:szCs w:val="32"/>
        </w:rPr>
      </w:pPr>
      <w:del w:id="23" w:author="Kumar Baral" w:date="2023-02-12T12:40:00Z">
        <w:r w:rsidRPr="00E1614D" w:rsidDel="00757369">
          <w:rPr>
            <w:b/>
            <w:bCs/>
            <w:caps/>
            <w:color w:val="000000"/>
            <w:sz w:val="32"/>
            <w:szCs w:val="32"/>
          </w:rPr>
          <w:delText>UPDATED FEASIBILITY</w:delText>
        </w:r>
      </w:del>
      <w:ins w:id="24" w:author="Kumar Baral" w:date="2023-02-12T12:40:00Z">
        <w:r w:rsidR="00757369">
          <w:rPr>
            <w:b/>
            <w:bCs/>
            <w:caps/>
            <w:color w:val="000000"/>
            <w:sz w:val="32"/>
            <w:szCs w:val="32"/>
          </w:rPr>
          <w:t>Hydrological</w:t>
        </w:r>
      </w:ins>
      <w:r w:rsidRPr="00E1614D">
        <w:rPr>
          <w:b/>
          <w:bCs/>
          <w:caps/>
          <w:color w:val="000000"/>
          <w:sz w:val="32"/>
          <w:szCs w:val="32"/>
        </w:rPr>
        <w:t xml:space="preserve"> STUDY </w:t>
      </w:r>
      <w:r w:rsidR="00203C39" w:rsidRPr="00E1614D">
        <w:rPr>
          <w:b/>
          <w:bCs/>
          <w:caps/>
          <w:color w:val="000000"/>
          <w:sz w:val="32"/>
          <w:szCs w:val="32"/>
        </w:rPr>
        <w:t>REPORT</w:t>
      </w:r>
    </w:p>
    <w:p w14:paraId="2F09113A" w14:textId="47043567" w:rsidR="00DD50CA" w:rsidRPr="00E1614D" w:rsidDel="00674AAA" w:rsidRDefault="00DD50CA" w:rsidP="00CA7B91">
      <w:pPr>
        <w:spacing w:before="240" w:after="0"/>
        <w:jc w:val="right"/>
        <w:rPr>
          <w:del w:id="25" w:author="Kumar Baral" w:date="2023-01-25T15:18:00Z"/>
          <w:b/>
          <w:bCs/>
          <w:caps/>
          <w:color w:val="000000"/>
          <w:sz w:val="32"/>
          <w:szCs w:val="32"/>
        </w:rPr>
      </w:pPr>
    </w:p>
    <w:p w14:paraId="724441A9" w14:textId="4303288C" w:rsidR="00DD50CA" w:rsidRPr="00E1614D" w:rsidDel="00674AAA" w:rsidRDefault="00DD50CA" w:rsidP="00CA7B91">
      <w:pPr>
        <w:spacing w:before="240" w:after="0"/>
        <w:jc w:val="right"/>
        <w:rPr>
          <w:del w:id="26" w:author="Kumar Baral" w:date="2023-01-25T15:18:00Z"/>
          <w:b/>
          <w:bCs/>
          <w:caps/>
          <w:color w:val="000000"/>
          <w:sz w:val="32"/>
          <w:szCs w:val="32"/>
        </w:rPr>
      </w:pPr>
    </w:p>
    <w:p w14:paraId="4FC01D26" w14:textId="0DE70C52" w:rsidR="00674AAA" w:rsidRDefault="00CA7B91" w:rsidP="00CA7B91">
      <w:pPr>
        <w:pStyle w:val="Subtitle"/>
        <w:spacing w:before="240"/>
        <w:ind w:right="33"/>
        <w:jc w:val="right"/>
        <w:rPr>
          <w:ins w:id="27" w:author="Kumar Baral" w:date="2023-02-12T12:40:00Z"/>
          <w:rFonts w:ascii="Gill Sans MT" w:hAnsi="Gill Sans MT" w:cs="Arial"/>
          <w:color w:val="000000"/>
          <w:sz w:val="24"/>
        </w:rPr>
      </w:pPr>
      <w:del w:id="28" w:author="Kumar Baral" w:date="2023-01-25T15:18:00Z">
        <w:r w:rsidRPr="00E1614D" w:rsidDel="00674AAA">
          <w:rPr>
            <w:rFonts w:ascii="Gill Sans MT" w:hAnsi="Gill Sans MT" w:cs="Arial"/>
            <w:color w:val="000000"/>
            <w:sz w:val="24"/>
          </w:rPr>
          <w:delText>Final</w:delText>
        </w:r>
      </w:del>
      <w:del w:id="29" w:author="Kumar Baral" w:date="2023-02-12T12:40:00Z">
        <w:r w:rsidRPr="00E1614D" w:rsidDel="00757369">
          <w:rPr>
            <w:rFonts w:ascii="Gill Sans MT" w:hAnsi="Gill Sans MT" w:cs="Arial"/>
            <w:color w:val="000000"/>
            <w:sz w:val="24"/>
          </w:rPr>
          <w:delText xml:space="preserve"> Report</w:delText>
        </w:r>
      </w:del>
    </w:p>
    <w:p w14:paraId="73D04B53" w14:textId="77777777" w:rsidR="00757369" w:rsidRPr="00E1614D" w:rsidRDefault="00757369" w:rsidP="00CA7B91">
      <w:pPr>
        <w:pStyle w:val="Subtitle"/>
        <w:spacing w:before="240"/>
        <w:ind w:right="33"/>
        <w:jc w:val="right"/>
        <w:rPr>
          <w:ins w:id="30" w:author="Kumar Baral" w:date="2023-01-25T15:18:00Z"/>
          <w:rFonts w:ascii="Gill Sans MT" w:hAnsi="Gill Sans MT" w:cs="Arial"/>
          <w:color w:val="000000"/>
          <w:sz w:val="24"/>
        </w:rPr>
      </w:pPr>
    </w:p>
    <w:p w14:paraId="480D3153" w14:textId="5E2E0787" w:rsidR="00674AAA" w:rsidRPr="00E1614D" w:rsidDel="00674AAA" w:rsidRDefault="00674AAA" w:rsidP="00CA7B91">
      <w:pPr>
        <w:pStyle w:val="Subtitle"/>
        <w:spacing w:before="240"/>
        <w:ind w:right="33"/>
        <w:jc w:val="right"/>
        <w:rPr>
          <w:del w:id="31" w:author="Kumar Baral" w:date="2023-01-25T15:18:00Z"/>
          <w:rFonts w:ascii="Gill Sans MT" w:hAnsi="Gill Sans MT" w:cs="Arial"/>
          <w:color w:val="000000"/>
          <w:sz w:val="24"/>
        </w:rPr>
      </w:pPr>
    </w:p>
    <w:p w14:paraId="69CAFE1C" w14:textId="77777777" w:rsidR="00CA7B91" w:rsidRPr="00E1614D" w:rsidRDefault="00CA7B91" w:rsidP="00CA7B91">
      <w:pPr>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813"/>
        <w:gridCol w:w="1932"/>
        <w:gridCol w:w="2007"/>
      </w:tblGrid>
      <w:tr w:rsidR="00CA7B91" w:rsidRPr="00E1614D" w14:paraId="76C17B98" w14:textId="77777777" w:rsidTr="00E9411B">
        <w:tc>
          <w:tcPr>
            <w:tcW w:w="5117" w:type="dxa"/>
            <w:gridSpan w:val="2"/>
            <w:shd w:val="clear" w:color="auto" w:fill="auto"/>
          </w:tcPr>
          <w:p w14:paraId="2B836EC9" w14:textId="77777777" w:rsidR="00CA7B91" w:rsidRPr="00E1614D" w:rsidRDefault="00CA7B91" w:rsidP="00E9411B">
            <w:pPr>
              <w:spacing w:after="0" w:line="480" w:lineRule="auto"/>
              <w:rPr>
                <w:sz w:val="24"/>
                <w:szCs w:val="24"/>
              </w:rPr>
            </w:pPr>
            <w:r w:rsidRPr="00E1614D">
              <w:rPr>
                <w:sz w:val="24"/>
                <w:szCs w:val="24"/>
              </w:rPr>
              <w:t>Quality Control</w:t>
            </w:r>
          </w:p>
        </w:tc>
        <w:tc>
          <w:tcPr>
            <w:tcW w:w="1955" w:type="dxa"/>
            <w:shd w:val="clear" w:color="auto" w:fill="auto"/>
          </w:tcPr>
          <w:p w14:paraId="6C3DDD19" w14:textId="77777777" w:rsidR="00CA7B91" w:rsidRPr="00E1614D" w:rsidRDefault="00CA7B91" w:rsidP="00E9411B">
            <w:pPr>
              <w:spacing w:after="0" w:line="480" w:lineRule="auto"/>
              <w:rPr>
                <w:sz w:val="24"/>
                <w:szCs w:val="24"/>
              </w:rPr>
            </w:pPr>
            <w:r w:rsidRPr="00E1614D">
              <w:rPr>
                <w:sz w:val="24"/>
                <w:szCs w:val="24"/>
              </w:rPr>
              <w:t>Signature</w:t>
            </w:r>
          </w:p>
        </w:tc>
        <w:tc>
          <w:tcPr>
            <w:tcW w:w="2044" w:type="dxa"/>
            <w:shd w:val="clear" w:color="auto" w:fill="auto"/>
          </w:tcPr>
          <w:p w14:paraId="1C57FE3F" w14:textId="77777777" w:rsidR="00CA7B91" w:rsidRPr="00E1614D" w:rsidRDefault="00CA7B91" w:rsidP="00E9411B">
            <w:pPr>
              <w:spacing w:after="0" w:line="480" w:lineRule="auto"/>
              <w:rPr>
                <w:sz w:val="24"/>
                <w:szCs w:val="24"/>
              </w:rPr>
            </w:pPr>
            <w:r w:rsidRPr="00E1614D">
              <w:rPr>
                <w:sz w:val="24"/>
                <w:szCs w:val="24"/>
              </w:rPr>
              <w:t>Date</w:t>
            </w:r>
          </w:p>
        </w:tc>
      </w:tr>
      <w:tr w:rsidR="00CA7B91" w:rsidRPr="00E1614D" w14:paraId="36119BC9" w14:textId="77777777" w:rsidTr="00E9411B">
        <w:trPr>
          <w:trHeight w:val="756"/>
        </w:trPr>
        <w:tc>
          <w:tcPr>
            <w:tcW w:w="2282" w:type="dxa"/>
            <w:shd w:val="clear" w:color="auto" w:fill="auto"/>
            <w:vAlign w:val="center"/>
          </w:tcPr>
          <w:p w14:paraId="77AF65B5" w14:textId="77777777" w:rsidR="00CA7B91" w:rsidRPr="00E1614D" w:rsidRDefault="00CA7B91" w:rsidP="00E9411B">
            <w:pPr>
              <w:spacing w:before="0" w:after="0" w:line="360" w:lineRule="auto"/>
              <w:jc w:val="left"/>
              <w:rPr>
                <w:sz w:val="24"/>
                <w:szCs w:val="24"/>
              </w:rPr>
            </w:pPr>
            <w:r w:rsidRPr="00E1614D">
              <w:rPr>
                <w:sz w:val="24"/>
                <w:szCs w:val="24"/>
              </w:rPr>
              <w:t>Prepared By:</w:t>
            </w:r>
          </w:p>
        </w:tc>
        <w:tc>
          <w:tcPr>
            <w:tcW w:w="2835" w:type="dxa"/>
            <w:shd w:val="clear" w:color="auto" w:fill="auto"/>
            <w:vAlign w:val="center"/>
          </w:tcPr>
          <w:p w14:paraId="61CF4519" w14:textId="70526B73" w:rsidR="00674AAA" w:rsidRPr="00E1614D" w:rsidRDefault="00CA7B91" w:rsidP="00E9411B">
            <w:pPr>
              <w:spacing w:before="0" w:after="0" w:line="360" w:lineRule="auto"/>
              <w:jc w:val="left"/>
              <w:rPr>
                <w:sz w:val="24"/>
                <w:szCs w:val="24"/>
              </w:rPr>
            </w:pPr>
            <w:del w:id="32" w:author="Kumar Baral" w:date="2023-01-25T15:17:00Z">
              <w:r w:rsidRPr="00E1614D" w:rsidDel="00674AAA">
                <w:rPr>
                  <w:sz w:val="24"/>
                  <w:szCs w:val="24"/>
                </w:rPr>
                <w:delText>Saphal Lamichhane</w:delText>
              </w:r>
            </w:del>
            <w:ins w:id="33" w:author="Kumar Baral" w:date="2023-01-25T15:16:00Z">
              <w:r w:rsidR="00674AAA" w:rsidRPr="00E1614D">
                <w:rPr>
                  <w:sz w:val="24"/>
                  <w:szCs w:val="24"/>
                </w:rPr>
                <w:t>Kumar Baral</w:t>
              </w:r>
            </w:ins>
          </w:p>
        </w:tc>
        <w:tc>
          <w:tcPr>
            <w:tcW w:w="1955" w:type="dxa"/>
            <w:shd w:val="clear" w:color="auto" w:fill="auto"/>
            <w:vAlign w:val="center"/>
          </w:tcPr>
          <w:p w14:paraId="679ACD23" w14:textId="77777777" w:rsidR="00CA7B91" w:rsidRPr="00E1614D" w:rsidRDefault="00CA7B91" w:rsidP="00E9411B">
            <w:pPr>
              <w:spacing w:before="0" w:after="0" w:line="360" w:lineRule="auto"/>
              <w:jc w:val="left"/>
              <w:rPr>
                <w:sz w:val="24"/>
                <w:szCs w:val="24"/>
              </w:rPr>
            </w:pPr>
          </w:p>
        </w:tc>
        <w:tc>
          <w:tcPr>
            <w:tcW w:w="2044" w:type="dxa"/>
            <w:shd w:val="clear" w:color="auto" w:fill="auto"/>
            <w:vAlign w:val="center"/>
          </w:tcPr>
          <w:p w14:paraId="38BC97A0" w14:textId="77777777" w:rsidR="00CA7B91" w:rsidRPr="00E1614D" w:rsidRDefault="00CA7B91" w:rsidP="00E9411B">
            <w:pPr>
              <w:spacing w:before="0" w:after="0" w:line="360" w:lineRule="auto"/>
              <w:jc w:val="left"/>
              <w:rPr>
                <w:sz w:val="24"/>
                <w:szCs w:val="24"/>
              </w:rPr>
            </w:pPr>
          </w:p>
        </w:tc>
      </w:tr>
      <w:tr w:rsidR="00CA7B91" w:rsidRPr="00E1614D" w14:paraId="56BA8376" w14:textId="77777777" w:rsidTr="00E9411B">
        <w:trPr>
          <w:trHeight w:val="756"/>
        </w:trPr>
        <w:tc>
          <w:tcPr>
            <w:tcW w:w="2282" w:type="dxa"/>
            <w:shd w:val="clear" w:color="auto" w:fill="auto"/>
            <w:vAlign w:val="center"/>
          </w:tcPr>
          <w:p w14:paraId="540E7B8D" w14:textId="7821878A" w:rsidR="00CA7B91" w:rsidRPr="00E1614D" w:rsidRDefault="00CA7B91" w:rsidP="00E9411B">
            <w:pPr>
              <w:spacing w:before="0" w:after="0" w:line="360" w:lineRule="auto"/>
              <w:jc w:val="left"/>
              <w:rPr>
                <w:sz w:val="24"/>
                <w:szCs w:val="24"/>
              </w:rPr>
            </w:pPr>
            <w:r w:rsidRPr="00E1614D">
              <w:rPr>
                <w:sz w:val="24"/>
                <w:szCs w:val="24"/>
              </w:rPr>
              <w:t>Checked By:</w:t>
            </w:r>
          </w:p>
        </w:tc>
        <w:tc>
          <w:tcPr>
            <w:tcW w:w="2835" w:type="dxa"/>
            <w:shd w:val="clear" w:color="auto" w:fill="auto"/>
            <w:vAlign w:val="center"/>
          </w:tcPr>
          <w:p w14:paraId="3D373F2B" w14:textId="3F426864" w:rsidR="00CA7B91" w:rsidRPr="00E1614D" w:rsidDel="00674AAA" w:rsidRDefault="00CA7B91" w:rsidP="00E9411B">
            <w:pPr>
              <w:spacing w:before="0" w:after="0" w:line="360" w:lineRule="auto"/>
              <w:jc w:val="left"/>
              <w:rPr>
                <w:del w:id="34" w:author="Kumar Baral" w:date="2023-01-25T15:16:00Z"/>
                <w:sz w:val="24"/>
                <w:szCs w:val="24"/>
              </w:rPr>
            </w:pPr>
            <w:del w:id="35" w:author="Kumar Baral" w:date="2023-01-25T15:16:00Z">
              <w:r w:rsidRPr="00E1614D" w:rsidDel="00674AAA">
                <w:rPr>
                  <w:sz w:val="24"/>
                  <w:szCs w:val="24"/>
                </w:rPr>
                <w:delText>Shyam Bhusal</w:delText>
              </w:r>
            </w:del>
          </w:p>
          <w:p w14:paraId="4AA6C3C3" w14:textId="2830FF4D" w:rsidR="00C767C4" w:rsidRPr="00E1614D" w:rsidRDefault="00C767C4" w:rsidP="00E9411B">
            <w:pPr>
              <w:spacing w:before="0" w:after="0" w:line="360" w:lineRule="auto"/>
              <w:jc w:val="left"/>
              <w:rPr>
                <w:sz w:val="24"/>
                <w:szCs w:val="24"/>
              </w:rPr>
            </w:pPr>
            <w:del w:id="36" w:author="Kumar Baral" w:date="2023-01-25T15:16:00Z">
              <w:r w:rsidRPr="00E1614D" w:rsidDel="00674AAA">
                <w:rPr>
                  <w:sz w:val="24"/>
                  <w:szCs w:val="24"/>
                </w:rPr>
                <w:delText>Subas Chandra Sunwar</w:delText>
              </w:r>
            </w:del>
            <w:del w:id="37" w:author="Kumar Baral" w:date="2023-02-12T12:41:00Z">
              <w:r w:rsidR="00157A8B" w:rsidRPr="00E1614D" w:rsidDel="00757369">
                <w:rPr>
                  <w:sz w:val="24"/>
                  <w:szCs w:val="24"/>
                </w:rPr>
                <w:delText>Kumar Baral</w:delText>
              </w:r>
            </w:del>
          </w:p>
        </w:tc>
        <w:tc>
          <w:tcPr>
            <w:tcW w:w="1955" w:type="dxa"/>
            <w:shd w:val="clear" w:color="auto" w:fill="auto"/>
            <w:vAlign w:val="center"/>
          </w:tcPr>
          <w:p w14:paraId="7AB0ED1F" w14:textId="77777777" w:rsidR="00CA7B91" w:rsidRPr="00E1614D" w:rsidRDefault="00CA7B91" w:rsidP="00E9411B">
            <w:pPr>
              <w:spacing w:before="0" w:after="0" w:line="360" w:lineRule="auto"/>
              <w:jc w:val="left"/>
              <w:rPr>
                <w:sz w:val="24"/>
                <w:szCs w:val="24"/>
              </w:rPr>
            </w:pPr>
          </w:p>
        </w:tc>
        <w:tc>
          <w:tcPr>
            <w:tcW w:w="2044" w:type="dxa"/>
            <w:shd w:val="clear" w:color="auto" w:fill="auto"/>
            <w:vAlign w:val="center"/>
          </w:tcPr>
          <w:p w14:paraId="7085C3EE" w14:textId="77777777" w:rsidR="00CA7B91" w:rsidRPr="00E1614D" w:rsidRDefault="00CA7B91" w:rsidP="00E9411B">
            <w:pPr>
              <w:spacing w:before="0" w:after="0" w:line="360" w:lineRule="auto"/>
              <w:jc w:val="left"/>
              <w:rPr>
                <w:sz w:val="24"/>
                <w:szCs w:val="24"/>
              </w:rPr>
            </w:pPr>
          </w:p>
        </w:tc>
      </w:tr>
      <w:tr w:rsidR="00674AAA" w:rsidRPr="00E1614D" w14:paraId="5636D742" w14:textId="77777777" w:rsidTr="00E9411B">
        <w:trPr>
          <w:trHeight w:val="756"/>
          <w:ins w:id="38" w:author="Kumar Baral" w:date="2023-01-25T15:16:00Z"/>
        </w:trPr>
        <w:tc>
          <w:tcPr>
            <w:tcW w:w="2282" w:type="dxa"/>
            <w:shd w:val="clear" w:color="auto" w:fill="auto"/>
            <w:vAlign w:val="center"/>
          </w:tcPr>
          <w:p w14:paraId="40356823" w14:textId="6BAD2FC8" w:rsidR="00674AAA" w:rsidRPr="00E1614D" w:rsidRDefault="00674AAA" w:rsidP="00E9411B">
            <w:pPr>
              <w:spacing w:before="0" w:after="0" w:line="360" w:lineRule="auto"/>
              <w:jc w:val="left"/>
              <w:rPr>
                <w:ins w:id="39" w:author="Kumar Baral" w:date="2023-01-25T15:16:00Z"/>
                <w:sz w:val="24"/>
                <w:szCs w:val="24"/>
              </w:rPr>
            </w:pPr>
            <w:ins w:id="40" w:author="Kumar Baral" w:date="2023-01-25T15:16:00Z">
              <w:r w:rsidRPr="00E1614D">
                <w:rPr>
                  <w:sz w:val="24"/>
                  <w:szCs w:val="24"/>
                </w:rPr>
                <w:t>Recommended By:</w:t>
              </w:r>
            </w:ins>
          </w:p>
        </w:tc>
        <w:tc>
          <w:tcPr>
            <w:tcW w:w="2835" w:type="dxa"/>
            <w:shd w:val="clear" w:color="auto" w:fill="auto"/>
            <w:vAlign w:val="center"/>
          </w:tcPr>
          <w:p w14:paraId="657C0932" w14:textId="63B138C9" w:rsidR="00674AAA" w:rsidRPr="00E1614D" w:rsidDel="00757369" w:rsidRDefault="00F31B28" w:rsidP="00E9411B">
            <w:pPr>
              <w:spacing w:before="0" w:after="0" w:line="360" w:lineRule="auto"/>
              <w:jc w:val="left"/>
              <w:rPr>
                <w:del w:id="41" w:author="Kumar Baral" w:date="2023-02-12T12:41:00Z"/>
                <w:sz w:val="24"/>
                <w:szCs w:val="24"/>
              </w:rPr>
            </w:pPr>
            <w:ins w:id="42" w:author="Kumar Baral" w:date="2023-02-13T11:28:00Z">
              <w:r>
                <w:rPr>
                  <w:sz w:val="24"/>
                  <w:szCs w:val="24"/>
                </w:rPr>
                <w:t>Saroj Lal Shrestha</w:t>
              </w:r>
            </w:ins>
            <w:del w:id="43" w:author="Kumar Baral" w:date="2023-02-12T12:41:00Z">
              <w:r w:rsidR="00943C41" w:rsidRPr="00E1614D" w:rsidDel="00757369">
                <w:rPr>
                  <w:sz w:val="24"/>
                  <w:szCs w:val="24"/>
                </w:rPr>
                <w:delText xml:space="preserve">Prasad </w:delText>
              </w:r>
            </w:del>
          </w:p>
          <w:p w14:paraId="5BE8D803" w14:textId="3439A3EF" w:rsidR="00157A8B" w:rsidRPr="00E1614D" w:rsidRDefault="00157A8B" w:rsidP="00E9411B">
            <w:pPr>
              <w:spacing w:before="0" w:after="0" w:line="360" w:lineRule="auto"/>
              <w:jc w:val="left"/>
              <w:rPr>
                <w:ins w:id="44" w:author="Kumar Baral" w:date="2023-01-25T15:16:00Z"/>
                <w:sz w:val="24"/>
                <w:szCs w:val="24"/>
              </w:rPr>
            </w:pPr>
            <w:del w:id="45" w:author="Kumar Baral" w:date="2023-02-12T12:41:00Z">
              <w:r w:rsidRPr="00E1614D" w:rsidDel="00757369">
                <w:rPr>
                  <w:sz w:val="24"/>
                  <w:szCs w:val="24"/>
                </w:rPr>
                <w:delText>Saroj Lal Shrestha</w:delText>
              </w:r>
            </w:del>
          </w:p>
        </w:tc>
        <w:tc>
          <w:tcPr>
            <w:tcW w:w="1955" w:type="dxa"/>
            <w:shd w:val="clear" w:color="auto" w:fill="auto"/>
            <w:vAlign w:val="center"/>
          </w:tcPr>
          <w:p w14:paraId="0EB3C801" w14:textId="77777777" w:rsidR="00674AAA" w:rsidRPr="00E1614D" w:rsidRDefault="00674AAA" w:rsidP="00E9411B">
            <w:pPr>
              <w:spacing w:before="0" w:after="0" w:line="360" w:lineRule="auto"/>
              <w:jc w:val="left"/>
              <w:rPr>
                <w:ins w:id="46" w:author="Kumar Baral" w:date="2023-01-25T15:16:00Z"/>
                <w:sz w:val="24"/>
                <w:szCs w:val="24"/>
              </w:rPr>
            </w:pPr>
          </w:p>
        </w:tc>
        <w:tc>
          <w:tcPr>
            <w:tcW w:w="2044" w:type="dxa"/>
            <w:shd w:val="clear" w:color="auto" w:fill="auto"/>
            <w:vAlign w:val="center"/>
          </w:tcPr>
          <w:p w14:paraId="220C8AD5" w14:textId="77777777" w:rsidR="00674AAA" w:rsidRPr="00E1614D" w:rsidRDefault="00674AAA" w:rsidP="00E9411B">
            <w:pPr>
              <w:spacing w:before="0" w:after="0" w:line="360" w:lineRule="auto"/>
              <w:jc w:val="left"/>
              <w:rPr>
                <w:ins w:id="47" w:author="Kumar Baral" w:date="2023-01-25T15:16:00Z"/>
                <w:sz w:val="24"/>
                <w:szCs w:val="24"/>
              </w:rPr>
            </w:pPr>
          </w:p>
        </w:tc>
      </w:tr>
      <w:tr w:rsidR="00CA7B91" w:rsidRPr="0066645A" w14:paraId="24D76BA0" w14:textId="77777777" w:rsidTr="00E9411B">
        <w:trPr>
          <w:trHeight w:val="476"/>
        </w:trPr>
        <w:tc>
          <w:tcPr>
            <w:tcW w:w="2282" w:type="dxa"/>
            <w:shd w:val="clear" w:color="auto" w:fill="auto"/>
            <w:vAlign w:val="center"/>
          </w:tcPr>
          <w:p w14:paraId="5C922C82" w14:textId="77777777" w:rsidR="00CA7B91" w:rsidRPr="00E1614D" w:rsidRDefault="00CA7B91" w:rsidP="00E9411B">
            <w:pPr>
              <w:spacing w:before="0" w:after="0" w:line="360" w:lineRule="auto"/>
              <w:jc w:val="left"/>
              <w:rPr>
                <w:sz w:val="24"/>
                <w:szCs w:val="24"/>
              </w:rPr>
            </w:pPr>
            <w:r w:rsidRPr="00E1614D">
              <w:rPr>
                <w:sz w:val="24"/>
                <w:szCs w:val="24"/>
              </w:rPr>
              <w:t>Approved By:</w:t>
            </w:r>
          </w:p>
        </w:tc>
        <w:tc>
          <w:tcPr>
            <w:tcW w:w="2835" w:type="dxa"/>
            <w:shd w:val="clear" w:color="auto" w:fill="auto"/>
            <w:vAlign w:val="center"/>
          </w:tcPr>
          <w:p w14:paraId="6EC263CC" w14:textId="7B7090FC" w:rsidR="00CA7B91" w:rsidRPr="0066645A" w:rsidRDefault="00F31B28" w:rsidP="00E9411B">
            <w:pPr>
              <w:spacing w:before="0" w:after="0" w:line="360" w:lineRule="auto"/>
              <w:jc w:val="left"/>
              <w:rPr>
                <w:sz w:val="24"/>
                <w:szCs w:val="24"/>
              </w:rPr>
            </w:pPr>
            <w:ins w:id="48" w:author="Kumar Baral" w:date="2023-02-13T11:28:00Z">
              <w:r>
                <w:rPr>
                  <w:sz w:val="24"/>
                  <w:szCs w:val="24"/>
                </w:rPr>
                <w:t>Bharat Raj Pandey</w:t>
              </w:r>
            </w:ins>
            <w:del w:id="49" w:author="Kumar Baral" w:date="2023-02-12T12:41:00Z">
              <w:r w:rsidR="00943C41" w:rsidRPr="00E1614D" w:rsidDel="00757369">
                <w:rPr>
                  <w:sz w:val="24"/>
                  <w:szCs w:val="24"/>
                </w:rPr>
                <w:delText>Bharat Raj Pandey</w:delText>
              </w:r>
            </w:del>
          </w:p>
        </w:tc>
        <w:tc>
          <w:tcPr>
            <w:tcW w:w="1955" w:type="dxa"/>
            <w:shd w:val="clear" w:color="auto" w:fill="auto"/>
            <w:vAlign w:val="center"/>
          </w:tcPr>
          <w:p w14:paraId="327B6A84" w14:textId="77777777" w:rsidR="00CA7B91" w:rsidRPr="0066645A" w:rsidRDefault="00CA7B91" w:rsidP="00E9411B">
            <w:pPr>
              <w:spacing w:before="0" w:after="0" w:line="360" w:lineRule="auto"/>
              <w:jc w:val="left"/>
              <w:rPr>
                <w:sz w:val="24"/>
                <w:szCs w:val="24"/>
              </w:rPr>
            </w:pPr>
          </w:p>
        </w:tc>
        <w:tc>
          <w:tcPr>
            <w:tcW w:w="2044" w:type="dxa"/>
            <w:shd w:val="clear" w:color="auto" w:fill="auto"/>
            <w:vAlign w:val="center"/>
          </w:tcPr>
          <w:p w14:paraId="43B228E3" w14:textId="77777777" w:rsidR="00CA7B91" w:rsidRPr="0066645A" w:rsidRDefault="00CA7B91" w:rsidP="00E9411B">
            <w:pPr>
              <w:spacing w:before="0" w:after="0" w:line="360" w:lineRule="auto"/>
              <w:jc w:val="left"/>
              <w:rPr>
                <w:sz w:val="24"/>
                <w:szCs w:val="24"/>
              </w:rPr>
            </w:pPr>
          </w:p>
        </w:tc>
      </w:tr>
    </w:tbl>
    <w:p w14:paraId="7748A6D3" w14:textId="6095A898" w:rsidR="00CA7B91" w:rsidRDefault="00CA7B91" w:rsidP="00CA7B91">
      <w:pPr>
        <w:rPr>
          <w:ins w:id="50" w:author="Kumar Baral" w:date="2023-01-25T15:18:00Z"/>
          <w:b/>
          <w:sz w:val="24"/>
        </w:rPr>
      </w:pPr>
    </w:p>
    <w:p w14:paraId="6871A8E8" w14:textId="77D7BA3A" w:rsidR="00674AAA" w:rsidRDefault="00674AAA" w:rsidP="00CA7B91">
      <w:pPr>
        <w:rPr>
          <w:ins w:id="51" w:author="Kumar Baral" w:date="2023-01-25T15:18:00Z"/>
          <w:b/>
          <w:sz w:val="24"/>
        </w:rPr>
      </w:pPr>
    </w:p>
    <w:p w14:paraId="2A102886" w14:textId="77777777" w:rsidR="00674AAA" w:rsidRDefault="00674AAA" w:rsidP="00CA7B91">
      <w:pPr>
        <w:rPr>
          <w:ins w:id="52" w:author="Kumar Baral" w:date="2023-01-25T15:18:00Z"/>
          <w:b/>
          <w:sz w:val="24"/>
        </w:rPr>
      </w:pPr>
    </w:p>
    <w:p w14:paraId="2BB2E7A6" w14:textId="77777777" w:rsidR="00674AAA" w:rsidRPr="0066645A" w:rsidRDefault="00674AAA" w:rsidP="00CA7B91">
      <w:pPr>
        <w:rPr>
          <w:b/>
          <w:sz w:val="24"/>
        </w:rPr>
      </w:pPr>
    </w:p>
    <w:p w14:paraId="3934D45B" w14:textId="06859F89" w:rsidR="00CA7B91" w:rsidRPr="0066645A" w:rsidRDefault="00952598" w:rsidP="00CA7B91">
      <w:pPr>
        <w:rPr>
          <w:b/>
          <w:sz w:val="24"/>
        </w:rPr>
      </w:pPr>
      <w:del w:id="53" w:author="Kumar Baral" w:date="2023-01-25T15:04:00Z">
        <w:r w:rsidDel="009B11E9">
          <w:rPr>
            <w:b/>
            <w:sz w:val="24"/>
          </w:rPr>
          <w:delText>June</w:delText>
        </w:r>
        <w:r w:rsidR="00CA7B91" w:rsidDel="009B11E9">
          <w:rPr>
            <w:b/>
            <w:sz w:val="24"/>
          </w:rPr>
          <w:delText xml:space="preserve"> </w:delText>
        </w:r>
      </w:del>
      <w:r w:rsidR="004C79A5">
        <w:rPr>
          <w:b/>
          <w:sz w:val="24"/>
        </w:rPr>
        <w:t>Febru</w:t>
      </w:r>
      <w:ins w:id="54" w:author="Kumar Baral" w:date="2023-01-25T15:04:00Z">
        <w:r w:rsidR="009B11E9">
          <w:rPr>
            <w:b/>
            <w:sz w:val="24"/>
          </w:rPr>
          <w:t xml:space="preserve">ary </w:t>
        </w:r>
      </w:ins>
      <w:r w:rsidR="00CA7B91">
        <w:rPr>
          <w:b/>
          <w:sz w:val="24"/>
        </w:rPr>
        <w:t>202</w:t>
      </w:r>
      <w:ins w:id="55" w:author="Kumar Baral" w:date="2023-01-25T15:05:00Z">
        <w:r w:rsidR="009B11E9">
          <w:rPr>
            <w:b/>
            <w:sz w:val="24"/>
          </w:rPr>
          <w:t>3</w:t>
        </w:r>
      </w:ins>
      <w:del w:id="56" w:author="Kumar Baral" w:date="2023-01-25T15:04:00Z">
        <w:r w:rsidR="00DD50CA" w:rsidDel="009B11E9">
          <w:rPr>
            <w:b/>
            <w:sz w:val="24"/>
          </w:rPr>
          <w:delText>1</w:delText>
        </w:r>
      </w:del>
    </w:p>
    <w:tbl>
      <w:tblPr>
        <w:tblW w:w="0" w:type="auto"/>
        <w:tblLook w:val="04A0" w:firstRow="1" w:lastRow="0" w:firstColumn="1" w:lastColumn="0" w:noHBand="0" w:noVBand="1"/>
      </w:tblPr>
      <w:tblGrid>
        <w:gridCol w:w="9027"/>
      </w:tblGrid>
      <w:tr w:rsidR="00CA7B91" w:rsidRPr="0066645A" w14:paraId="0AFC1105" w14:textId="77777777" w:rsidTr="00E9411B">
        <w:trPr>
          <w:trHeight w:val="1107"/>
        </w:trPr>
        <w:tc>
          <w:tcPr>
            <w:tcW w:w="9116" w:type="dxa"/>
            <w:shd w:val="clear" w:color="auto" w:fill="auto"/>
          </w:tcPr>
          <w:p w14:paraId="4E897937" w14:textId="302AF284" w:rsidR="00CA7B91" w:rsidRPr="0066645A" w:rsidRDefault="008F6CE4" w:rsidP="00E9411B">
            <w:pPr>
              <w:rPr>
                <w:b/>
                <w:sz w:val="24"/>
              </w:rPr>
            </w:pPr>
            <w:r>
              <w:rPr>
                <w:noProof/>
                <w:lang w:bidi="ne-NP"/>
              </w:rPr>
              <w:drawing>
                <wp:anchor distT="0" distB="0" distL="114300" distR="114300" simplePos="0" relativeHeight="251701248" behindDoc="0" locked="0" layoutInCell="1" allowOverlap="1" wp14:anchorId="3A60370A" wp14:editId="53AF1103">
                  <wp:simplePos x="0" y="0"/>
                  <wp:positionH relativeFrom="column">
                    <wp:posOffset>-57785</wp:posOffset>
                  </wp:positionH>
                  <wp:positionV relativeFrom="paragraph">
                    <wp:posOffset>25400</wp:posOffset>
                  </wp:positionV>
                  <wp:extent cx="2712085" cy="637540"/>
                  <wp:effectExtent l="0" t="0" r="0" b="0"/>
                  <wp:wrapSquare wrapText="bothSides"/>
                  <wp:docPr id="495" name="Picture 495" descr="logo-option-01-blackshadow_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logo-option-01-blackshadow_001.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2085" cy="637540"/>
                          </a:xfrm>
                          <a:prstGeom prst="rect">
                            <a:avLst/>
                          </a:prstGeom>
                          <a:noFill/>
                        </pic:spPr>
                      </pic:pic>
                    </a:graphicData>
                  </a:graphic>
                  <wp14:sizeRelH relativeFrom="page">
                    <wp14:pctWidth>0</wp14:pctWidth>
                  </wp14:sizeRelH>
                  <wp14:sizeRelV relativeFrom="page">
                    <wp14:pctHeight>0</wp14:pctHeight>
                  </wp14:sizeRelV>
                </wp:anchor>
              </w:drawing>
            </w:r>
          </w:p>
        </w:tc>
      </w:tr>
    </w:tbl>
    <w:p w14:paraId="3DA381AC" w14:textId="03259EB9" w:rsidR="00286DE6" w:rsidRPr="006D015F" w:rsidRDefault="00286DE6">
      <w:pPr>
        <w:spacing w:line="240" w:lineRule="auto"/>
        <w:jc w:val="left"/>
        <w:rPr>
          <w:rFonts w:cs="Mangal"/>
          <w:lang w:val="en-GB" w:eastAsia="en-GB" w:bidi="sa-IN"/>
        </w:rPr>
      </w:pPr>
    </w:p>
    <w:p w14:paraId="0030A0BE" w14:textId="77777777" w:rsidR="00286DE6" w:rsidRPr="006D015F" w:rsidRDefault="00286DE6" w:rsidP="00FC0085">
      <w:pPr>
        <w:spacing w:before="0" w:after="200"/>
        <w:rPr>
          <w:rFonts w:cs="Mangal"/>
          <w:lang w:val="en-GB" w:eastAsia="en-GB" w:bidi="sa-IN"/>
        </w:rPr>
        <w:sectPr w:rsidR="00286DE6" w:rsidRPr="006D015F" w:rsidSect="00BD35AA">
          <w:pgSz w:w="11907" w:h="16839" w:code="9"/>
          <w:pgMar w:top="1584" w:right="1080" w:bottom="1440" w:left="1800" w:header="720" w:footer="432" w:gutter="0"/>
          <w:pgNumType w:fmt="lowerRoman"/>
          <w:cols w:space="720"/>
          <w:docGrid w:linePitch="360"/>
        </w:sectPr>
      </w:pPr>
    </w:p>
    <w:p w14:paraId="6493521E" w14:textId="16C0AF3F" w:rsidR="005B3316" w:rsidRPr="00E1614D" w:rsidRDefault="00D76054" w:rsidP="008D528F">
      <w:pPr>
        <w:pStyle w:val="Heading1"/>
        <w:numPr>
          <w:ilvl w:val="0"/>
          <w:numId w:val="0"/>
        </w:numPr>
        <w:ind w:left="432"/>
      </w:pPr>
      <w:bookmarkStart w:id="57" w:name="_Toc127191604"/>
      <w:r w:rsidRPr="00E1614D">
        <w:rPr>
          <w:caps w:val="0"/>
        </w:rPr>
        <w:lastRenderedPageBreak/>
        <w:t>LIST OF ACRONYMS</w:t>
      </w:r>
      <w:bookmarkEnd w:id="1"/>
      <w:bookmarkEnd w:id="57"/>
    </w:p>
    <w:p w14:paraId="02C2327A" w14:textId="60B5761E" w:rsidR="005B3316" w:rsidRDefault="005B3316" w:rsidP="006D5FCE">
      <w:pPr>
        <w:spacing w:before="0" w:after="0"/>
        <w:jc w:val="left"/>
        <w:rPr>
          <w:szCs w:val="22"/>
        </w:rPr>
      </w:pPr>
      <w:r w:rsidRPr="00E1614D">
        <w:rPr>
          <w:szCs w:val="22"/>
        </w:rPr>
        <w:t>AMSL</w:t>
      </w:r>
      <w:r w:rsidRPr="00E1614D">
        <w:rPr>
          <w:szCs w:val="22"/>
        </w:rPr>
        <w:tab/>
      </w:r>
      <w:r w:rsidRPr="00E1614D">
        <w:rPr>
          <w:szCs w:val="22"/>
        </w:rPr>
        <w:tab/>
      </w:r>
      <w:r w:rsidRPr="00E1614D">
        <w:rPr>
          <w:szCs w:val="22"/>
        </w:rPr>
        <w:tab/>
      </w:r>
      <w:r w:rsidR="00950348" w:rsidRPr="00E1614D">
        <w:rPr>
          <w:szCs w:val="22"/>
        </w:rPr>
        <w:t>above</w:t>
      </w:r>
      <w:r w:rsidRPr="00E1614D">
        <w:rPr>
          <w:szCs w:val="22"/>
        </w:rPr>
        <w:t xml:space="preserve"> Mean Sea Level </w:t>
      </w:r>
    </w:p>
    <w:p w14:paraId="2C814C05" w14:textId="589768B9" w:rsidR="00E973C6" w:rsidRPr="00E1614D" w:rsidRDefault="00E973C6" w:rsidP="00E973C6">
      <w:pPr>
        <w:spacing w:before="0" w:after="0"/>
        <w:jc w:val="left"/>
        <w:rPr>
          <w:szCs w:val="22"/>
        </w:rPr>
      </w:pPr>
      <w:r>
        <w:t>AHREP</w:t>
      </w:r>
      <w:r>
        <w:tab/>
      </w:r>
      <w:r>
        <w:tab/>
      </w:r>
      <w:r>
        <w:tab/>
        <w:t>Andhi Khola hydroelectric and rural electrification Project</w:t>
      </w:r>
    </w:p>
    <w:p w14:paraId="0A7265AB" w14:textId="77777777" w:rsidR="005B3316" w:rsidRPr="00E1614D" w:rsidRDefault="005B3316" w:rsidP="006D5FCE">
      <w:pPr>
        <w:spacing w:before="0" w:after="0"/>
        <w:jc w:val="left"/>
        <w:rPr>
          <w:szCs w:val="22"/>
        </w:rPr>
      </w:pPr>
      <w:r w:rsidRPr="00E1614D">
        <w:rPr>
          <w:szCs w:val="22"/>
        </w:rPr>
        <w:t>DHM</w:t>
      </w:r>
      <w:r w:rsidRPr="00E1614D">
        <w:rPr>
          <w:szCs w:val="22"/>
        </w:rPr>
        <w:tab/>
      </w:r>
      <w:r w:rsidRPr="00E1614D">
        <w:rPr>
          <w:szCs w:val="22"/>
        </w:rPr>
        <w:tab/>
      </w:r>
      <w:r w:rsidRPr="00E1614D">
        <w:rPr>
          <w:szCs w:val="22"/>
        </w:rPr>
        <w:tab/>
        <w:t>Department of Hydrology and Meteorology</w:t>
      </w:r>
    </w:p>
    <w:p w14:paraId="408A62C7" w14:textId="08185F4C" w:rsidR="00D26DAC" w:rsidRPr="00E1614D" w:rsidRDefault="00D26DAC" w:rsidP="006D5FCE">
      <w:pPr>
        <w:spacing w:before="0" w:after="0"/>
        <w:jc w:val="left"/>
        <w:rPr>
          <w:szCs w:val="22"/>
        </w:rPr>
      </w:pPr>
      <w:r w:rsidRPr="00E1614D">
        <w:rPr>
          <w:szCs w:val="22"/>
        </w:rPr>
        <w:t>D/S</w:t>
      </w:r>
      <w:r w:rsidRPr="00E1614D">
        <w:rPr>
          <w:szCs w:val="22"/>
        </w:rPr>
        <w:tab/>
      </w:r>
      <w:r w:rsidRPr="00E1614D">
        <w:rPr>
          <w:szCs w:val="22"/>
        </w:rPr>
        <w:tab/>
      </w:r>
      <w:r w:rsidRPr="00E1614D">
        <w:rPr>
          <w:szCs w:val="22"/>
        </w:rPr>
        <w:tab/>
        <w:t>Downstream</w:t>
      </w:r>
    </w:p>
    <w:p w14:paraId="41FEF1BB" w14:textId="77777777" w:rsidR="005B3316" w:rsidRPr="00E1614D" w:rsidRDefault="005B3316" w:rsidP="006D5FCE">
      <w:pPr>
        <w:spacing w:before="0" w:after="0"/>
        <w:jc w:val="left"/>
        <w:rPr>
          <w:szCs w:val="22"/>
        </w:rPr>
      </w:pPr>
      <w:r w:rsidRPr="00E1614D">
        <w:rPr>
          <w:szCs w:val="22"/>
        </w:rPr>
        <w:t>EIA</w:t>
      </w:r>
      <w:r w:rsidRPr="00E1614D">
        <w:rPr>
          <w:szCs w:val="22"/>
        </w:rPr>
        <w:tab/>
      </w:r>
      <w:r w:rsidRPr="00E1614D">
        <w:rPr>
          <w:szCs w:val="22"/>
        </w:rPr>
        <w:tab/>
      </w:r>
      <w:r w:rsidRPr="00E1614D">
        <w:rPr>
          <w:szCs w:val="22"/>
        </w:rPr>
        <w:tab/>
        <w:t>Environmental Impact Assessment</w:t>
      </w:r>
    </w:p>
    <w:p w14:paraId="092397F5" w14:textId="3443D012" w:rsidR="005B3316" w:rsidRPr="00E1614D" w:rsidDel="00757369" w:rsidRDefault="005B3316" w:rsidP="006D5FCE">
      <w:pPr>
        <w:spacing w:before="0" w:after="0"/>
        <w:jc w:val="left"/>
        <w:rPr>
          <w:del w:id="58" w:author="Kumar Baral" w:date="2023-02-12T12:41:00Z"/>
          <w:szCs w:val="22"/>
        </w:rPr>
      </w:pPr>
      <w:del w:id="59" w:author="Kumar Baral" w:date="2023-02-12T12:41:00Z">
        <w:r w:rsidRPr="00E1614D" w:rsidDel="00757369">
          <w:rPr>
            <w:szCs w:val="22"/>
          </w:rPr>
          <w:delText xml:space="preserve">ERMC </w:delText>
        </w:r>
        <w:r w:rsidRPr="00E1614D" w:rsidDel="00757369">
          <w:rPr>
            <w:szCs w:val="22"/>
          </w:rPr>
          <w:tab/>
        </w:r>
        <w:r w:rsidRPr="00E1614D" w:rsidDel="00757369">
          <w:rPr>
            <w:szCs w:val="22"/>
          </w:rPr>
          <w:tab/>
        </w:r>
        <w:r w:rsidRPr="00E1614D" w:rsidDel="00757369">
          <w:rPr>
            <w:szCs w:val="22"/>
          </w:rPr>
          <w:tab/>
          <w:delText>Environment and Resource Management Consultant</w:delText>
        </w:r>
      </w:del>
    </w:p>
    <w:p w14:paraId="2F8E57F8" w14:textId="77777777" w:rsidR="005B3316" w:rsidRPr="00E1614D" w:rsidRDefault="005B3316" w:rsidP="006D5FCE">
      <w:pPr>
        <w:spacing w:before="0" w:after="0"/>
        <w:jc w:val="left"/>
        <w:rPr>
          <w:szCs w:val="22"/>
        </w:rPr>
      </w:pPr>
      <w:r w:rsidRPr="00E1614D">
        <w:rPr>
          <w:szCs w:val="22"/>
        </w:rPr>
        <w:t>FDC</w:t>
      </w:r>
      <w:r w:rsidRPr="00E1614D">
        <w:rPr>
          <w:szCs w:val="22"/>
        </w:rPr>
        <w:tab/>
      </w:r>
      <w:r w:rsidRPr="00E1614D">
        <w:rPr>
          <w:szCs w:val="22"/>
        </w:rPr>
        <w:tab/>
      </w:r>
      <w:r w:rsidRPr="00E1614D">
        <w:rPr>
          <w:szCs w:val="22"/>
        </w:rPr>
        <w:tab/>
        <w:t xml:space="preserve">Flow Duration Curve </w:t>
      </w:r>
    </w:p>
    <w:p w14:paraId="3F8FE0D6" w14:textId="77777777" w:rsidR="005B3316" w:rsidRPr="00E1614D" w:rsidRDefault="005B3316" w:rsidP="006D5FCE">
      <w:pPr>
        <w:spacing w:before="0" w:after="0"/>
        <w:jc w:val="left"/>
        <w:rPr>
          <w:szCs w:val="22"/>
        </w:rPr>
      </w:pPr>
      <w:r w:rsidRPr="00E1614D">
        <w:rPr>
          <w:szCs w:val="22"/>
        </w:rPr>
        <w:t>GLOF</w:t>
      </w:r>
      <w:r w:rsidRPr="00E1614D">
        <w:rPr>
          <w:szCs w:val="22"/>
        </w:rPr>
        <w:tab/>
      </w:r>
      <w:r w:rsidRPr="00E1614D">
        <w:rPr>
          <w:szCs w:val="22"/>
        </w:rPr>
        <w:tab/>
      </w:r>
      <w:r w:rsidRPr="00E1614D">
        <w:rPr>
          <w:szCs w:val="22"/>
        </w:rPr>
        <w:tab/>
        <w:t xml:space="preserve">Glacial Lake Outburst Floods </w:t>
      </w:r>
    </w:p>
    <w:p w14:paraId="0DB148E3" w14:textId="77777777" w:rsidR="005B3316" w:rsidRPr="00E1614D" w:rsidRDefault="005B3316" w:rsidP="006D5FCE">
      <w:pPr>
        <w:spacing w:before="0" w:after="0"/>
        <w:jc w:val="left"/>
        <w:rPr>
          <w:szCs w:val="22"/>
        </w:rPr>
      </w:pPr>
      <w:r w:rsidRPr="00E1614D">
        <w:rPr>
          <w:szCs w:val="22"/>
        </w:rPr>
        <w:t>GoN</w:t>
      </w:r>
      <w:r w:rsidRPr="00E1614D">
        <w:rPr>
          <w:szCs w:val="22"/>
        </w:rPr>
        <w:tab/>
      </w:r>
      <w:r w:rsidRPr="00E1614D">
        <w:rPr>
          <w:szCs w:val="22"/>
        </w:rPr>
        <w:tab/>
      </w:r>
      <w:r w:rsidRPr="00E1614D">
        <w:rPr>
          <w:szCs w:val="22"/>
        </w:rPr>
        <w:tab/>
        <w:t>Government of Nepal</w:t>
      </w:r>
    </w:p>
    <w:p w14:paraId="461A01CC" w14:textId="77777777" w:rsidR="005B3316" w:rsidRPr="00E1614D" w:rsidRDefault="005B3316" w:rsidP="006D5FCE">
      <w:pPr>
        <w:spacing w:before="0" w:after="0"/>
        <w:jc w:val="left"/>
        <w:rPr>
          <w:szCs w:val="22"/>
        </w:rPr>
      </w:pPr>
      <w:r w:rsidRPr="00E1614D">
        <w:rPr>
          <w:szCs w:val="22"/>
        </w:rPr>
        <w:t>GWh</w:t>
      </w:r>
      <w:r w:rsidRPr="00E1614D">
        <w:rPr>
          <w:szCs w:val="22"/>
        </w:rPr>
        <w:tab/>
      </w:r>
      <w:r w:rsidRPr="00E1614D">
        <w:rPr>
          <w:szCs w:val="22"/>
        </w:rPr>
        <w:tab/>
      </w:r>
      <w:r w:rsidRPr="00E1614D">
        <w:rPr>
          <w:szCs w:val="22"/>
        </w:rPr>
        <w:tab/>
        <w:t>Gigawatt Hour</w:t>
      </w:r>
    </w:p>
    <w:p w14:paraId="43E4F164" w14:textId="77777777" w:rsidR="005B3316" w:rsidRPr="00E1614D" w:rsidRDefault="005B3316" w:rsidP="006D5FCE">
      <w:pPr>
        <w:spacing w:before="0" w:after="0"/>
        <w:jc w:val="left"/>
        <w:rPr>
          <w:szCs w:val="22"/>
        </w:rPr>
      </w:pPr>
      <w:r w:rsidRPr="00E1614D">
        <w:rPr>
          <w:szCs w:val="22"/>
        </w:rPr>
        <w:t xml:space="preserve">HCE </w:t>
      </w:r>
      <w:r w:rsidRPr="00E1614D">
        <w:rPr>
          <w:szCs w:val="22"/>
        </w:rPr>
        <w:tab/>
      </w:r>
      <w:r w:rsidRPr="00E1614D">
        <w:rPr>
          <w:szCs w:val="22"/>
        </w:rPr>
        <w:tab/>
      </w:r>
      <w:r w:rsidRPr="00E1614D">
        <w:rPr>
          <w:szCs w:val="22"/>
        </w:rPr>
        <w:tab/>
        <w:t xml:space="preserve">Hydro-Consult Engineering </w:t>
      </w:r>
    </w:p>
    <w:p w14:paraId="6DBF78A2" w14:textId="77777777" w:rsidR="005B3316" w:rsidRPr="00E1614D" w:rsidRDefault="005B3316" w:rsidP="006D5FCE">
      <w:pPr>
        <w:spacing w:before="0" w:after="0"/>
        <w:jc w:val="left"/>
        <w:rPr>
          <w:szCs w:val="22"/>
        </w:rPr>
      </w:pPr>
      <w:r w:rsidRPr="00E1614D">
        <w:rPr>
          <w:szCs w:val="22"/>
        </w:rPr>
        <w:t>HRT</w:t>
      </w:r>
      <w:r w:rsidRPr="00E1614D">
        <w:rPr>
          <w:szCs w:val="22"/>
        </w:rPr>
        <w:tab/>
      </w:r>
      <w:r w:rsidRPr="00E1614D">
        <w:rPr>
          <w:szCs w:val="22"/>
        </w:rPr>
        <w:tab/>
      </w:r>
      <w:r w:rsidRPr="00E1614D">
        <w:rPr>
          <w:szCs w:val="22"/>
        </w:rPr>
        <w:tab/>
        <w:t>Head Race Tunnel</w:t>
      </w:r>
    </w:p>
    <w:p w14:paraId="6583CF9E" w14:textId="19074EF2" w:rsidR="005B3316" w:rsidRDefault="005B3316" w:rsidP="006D5FCE">
      <w:pPr>
        <w:spacing w:before="0" w:after="0"/>
        <w:jc w:val="left"/>
        <w:rPr>
          <w:szCs w:val="22"/>
        </w:rPr>
      </w:pPr>
      <w:r w:rsidRPr="00E1614D">
        <w:rPr>
          <w:szCs w:val="22"/>
        </w:rPr>
        <w:t xml:space="preserve">H/W </w:t>
      </w:r>
      <w:r w:rsidRPr="00E1614D">
        <w:rPr>
          <w:szCs w:val="22"/>
        </w:rPr>
        <w:tab/>
      </w:r>
      <w:r w:rsidRPr="00E1614D">
        <w:rPr>
          <w:szCs w:val="22"/>
        </w:rPr>
        <w:tab/>
      </w:r>
      <w:r w:rsidRPr="00E1614D">
        <w:rPr>
          <w:szCs w:val="22"/>
        </w:rPr>
        <w:tab/>
        <w:t>Headworks</w:t>
      </w:r>
    </w:p>
    <w:p w14:paraId="486C4FB6" w14:textId="29C89B00" w:rsidR="00E973C6" w:rsidRPr="00E1614D" w:rsidRDefault="00E973C6" w:rsidP="006D5FCE">
      <w:pPr>
        <w:spacing w:before="0" w:after="0"/>
        <w:jc w:val="left"/>
        <w:rPr>
          <w:szCs w:val="22"/>
        </w:rPr>
      </w:pPr>
      <w:r>
        <w:rPr>
          <w:szCs w:val="22"/>
        </w:rPr>
        <w:t>IPCC</w:t>
      </w:r>
      <w:r>
        <w:rPr>
          <w:szCs w:val="22"/>
        </w:rPr>
        <w:tab/>
      </w:r>
      <w:r>
        <w:rPr>
          <w:szCs w:val="22"/>
        </w:rPr>
        <w:tab/>
      </w:r>
      <w:r>
        <w:rPr>
          <w:szCs w:val="22"/>
        </w:rPr>
        <w:tab/>
        <w:t>Intergovernmental Panel on Climate Change</w:t>
      </w:r>
    </w:p>
    <w:p w14:paraId="349350AC" w14:textId="77777777" w:rsidR="005B3316" w:rsidRPr="00E1614D" w:rsidRDefault="005B3316" w:rsidP="006D5FCE">
      <w:pPr>
        <w:spacing w:before="0" w:after="0"/>
        <w:jc w:val="left"/>
        <w:rPr>
          <w:szCs w:val="22"/>
        </w:rPr>
      </w:pPr>
      <w:r w:rsidRPr="00E1614D">
        <w:rPr>
          <w:szCs w:val="22"/>
        </w:rPr>
        <w:t>MW</w:t>
      </w:r>
      <w:r w:rsidRPr="00E1614D">
        <w:rPr>
          <w:szCs w:val="22"/>
        </w:rPr>
        <w:tab/>
      </w:r>
      <w:r w:rsidRPr="00E1614D">
        <w:rPr>
          <w:szCs w:val="22"/>
        </w:rPr>
        <w:tab/>
      </w:r>
      <w:r w:rsidRPr="00E1614D">
        <w:rPr>
          <w:szCs w:val="22"/>
        </w:rPr>
        <w:tab/>
        <w:t>Mega Watt</w:t>
      </w:r>
    </w:p>
    <w:p w14:paraId="6ACC9227" w14:textId="77777777" w:rsidR="005B3316" w:rsidRPr="00E1614D" w:rsidRDefault="005B3316" w:rsidP="006D5FCE">
      <w:pPr>
        <w:spacing w:before="0" w:after="0"/>
        <w:jc w:val="left"/>
        <w:rPr>
          <w:szCs w:val="22"/>
        </w:rPr>
      </w:pPr>
      <w:r w:rsidRPr="00E1614D">
        <w:rPr>
          <w:szCs w:val="22"/>
        </w:rPr>
        <w:t xml:space="preserve">NEA </w:t>
      </w:r>
      <w:r w:rsidRPr="00E1614D">
        <w:rPr>
          <w:szCs w:val="22"/>
        </w:rPr>
        <w:tab/>
      </w:r>
      <w:r w:rsidRPr="00E1614D">
        <w:rPr>
          <w:szCs w:val="22"/>
        </w:rPr>
        <w:tab/>
      </w:r>
      <w:r w:rsidRPr="00E1614D">
        <w:rPr>
          <w:szCs w:val="22"/>
        </w:rPr>
        <w:tab/>
        <w:t xml:space="preserve">Nepal Electricity Authority </w:t>
      </w:r>
    </w:p>
    <w:p w14:paraId="26172758" w14:textId="77777777" w:rsidR="005B3316" w:rsidRPr="00E1614D" w:rsidRDefault="005B3316" w:rsidP="006D5FCE">
      <w:pPr>
        <w:spacing w:before="0" w:after="0"/>
        <w:jc w:val="left"/>
        <w:rPr>
          <w:szCs w:val="22"/>
        </w:rPr>
      </w:pPr>
      <w:r w:rsidRPr="00E1614D">
        <w:rPr>
          <w:szCs w:val="22"/>
        </w:rPr>
        <w:t>PH</w:t>
      </w:r>
      <w:r w:rsidRPr="00E1614D">
        <w:rPr>
          <w:szCs w:val="22"/>
        </w:rPr>
        <w:tab/>
      </w:r>
      <w:r w:rsidRPr="00E1614D">
        <w:rPr>
          <w:szCs w:val="22"/>
        </w:rPr>
        <w:tab/>
      </w:r>
      <w:r w:rsidRPr="00E1614D">
        <w:rPr>
          <w:szCs w:val="22"/>
        </w:rPr>
        <w:tab/>
        <w:t>Powerhouse</w:t>
      </w:r>
    </w:p>
    <w:p w14:paraId="614D24B2" w14:textId="77777777" w:rsidR="005B3316" w:rsidRPr="00E1614D" w:rsidRDefault="005B3316" w:rsidP="006D5FCE">
      <w:pPr>
        <w:spacing w:before="0" w:after="0"/>
        <w:jc w:val="left"/>
        <w:rPr>
          <w:szCs w:val="22"/>
        </w:rPr>
      </w:pPr>
      <w:r w:rsidRPr="00E1614D">
        <w:rPr>
          <w:szCs w:val="22"/>
        </w:rPr>
        <w:t>PPMO</w:t>
      </w:r>
      <w:r w:rsidRPr="00E1614D">
        <w:rPr>
          <w:szCs w:val="22"/>
        </w:rPr>
        <w:tab/>
      </w:r>
      <w:r w:rsidRPr="00E1614D">
        <w:rPr>
          <w:szCs w:val="22"/>
        </w:rPr>
        <w:tab/>
      </w:r>
      <w:r w:rsidRPr="00E1614D">
        <w:rPr>
          <w:szCs w:val="22"/>
        </w:rPr>
        <w:tab/>
        <w:t xml:space="preserve">Public Procurement Monitoring Office </w:t>
      </w:r>
    </w:p>
    <w:p w14:paraId="0376A00D" w14:textId="77777777" w:rsidR="005B3316" w:rsidRPr="00E1614D" w:rsidRDefault="005B3316" w:rsidP="006D5FCE">
      <w:pPr>
        <w:spacing w:before="0" w:after="0"/>
        <w:jc w:val="left"/>
        <w:rPr>
          <w:szCs w:val="22"/>
        </w:rPr>
      </w:pPr>
      <w:r w:rsidRPr="00E1614D">
        <w:rPr>
          <w:szCs w:val="22"/>
        </w:rPr>
        <w:t>RoR</w:t>
      </w:r>
      <w:r w:rsidRPr="00E1614D">
        <w:rPr>
          <w:szCs w:val="22"/>
        </w:rPr>
        <w:tab/>
      </w:r>
      <w:r w:rsidRPr="00E1614D">
        <w:rPr>
          <w:szCs w:val="22"/>
        </w:rPr>
        <w:tab/>
      </w:r>
      <w:r w:rsidRPr="00E1614D">
        <w:rPr>
          <w:szCs w:val="22"/>
        </w:rPr>
        <w:tab/>
        <w:t xml:space="preserve">Run of River </w:t>
      </w:r>
    </w:p>
    <w:p w14:paraId="2CEA08CB" w14:textId="77777777" w:rsidR="005B3316" w:rsidRPr="00E1614D" w:rsidRDefault="005B3316" w:rsidP="006D5FCE">
      <w:pPr>
        <w:spacing w:before="0" w:after="0"/>
        <w:jc w:val="left"/>
        <w:rPr>
          <w:szCs w:val="22"/>
        </w:rPr>
      </w:pPr>
      <w:r w:rsidRPr="00E1614D">
        <w:rPr>
          <w:szCs w:val="22"/>
        </w:rPr>
        <w:t>SRTM</w:t>
      </w:r>
      <w:r w:rsidRPr="00E1614D">
        <w:rPr>
          <w:szCs w:val="22"/>
        </w:rPr>
        <w:tab/>
      </w:r>
      <w:r w:rsidRPr="00E1614D">
        <w:rPr>
          <w:szCs w:val="22"/>
        </w:rPr>
        <w:tab/>
      </w:r>
      <w:r w:rsidRPr="00E1614D">
        <w:rPr>
          <w:szCs w:val="22"/>
        </w:rPr>
        <w:tab/>
        <w:t>Shuttle Radar Topography Mission</w:t>
      </w:r>
    </w:p>
    <w:p w14:paraId="29600E1E" w14:textId="77777777" w:rsidR="005B3316" w:rsidRPr="00E1614D" w:rsidRDefault="005B3316" w:rsidP="006D5FCE">
      <w:pPr>
        <w:spacing w:before="0" w:after="0"/>
        <w:jc w:val="left"/>
        <w:rPr>
          <w:szCs w:val="22"/>
        </w:rPr>
      </w:pPr>
      <w:r w:rsidRPr="00E1614D">
        <w:rPr>
          <w:szCs w:val="22"/>
        </w:rPr>
        <w:t>S/S</w:t>
      </w:r>
      <w:r w:rsidRPr="00E1614D">
        <w:rPr>
          <w:szCs w:val="22"/>
        </w:rPr>
        <w:tab/>
      </w:r>
      <w:r w:rsidRPr="00E1614D">
        <w:rPr>
          <w:szCs w:val="22"/>
        </w:rPr>
        <w:tab/>
      </w:r>
      <w:r w:rsidRPr="00E1614D">
        <w:rPr>
          <w:szCs w:val="22"/>
        </w:rPr>
        <w:tab/>
        <w:t>Substation</w:t>
      </w:r>
    </w:p>
    <w:p w14:paraId="3125CA62" w14:textId="26EADA8C" w:rsidR="00E339E3" w:rsidRDefault="00E339E3" w:rsidP="006D5FCE">
      <w:pPr>
        <w:spacing w:before="0" w:after="0"/>
        <w:jc w:val="left"/>
        <w:rPr>
          <w:szCs w:val="22"/>
        </w:rPr>
      </w:pPr>
      <w:r w:rsidRPr="00E1614D">
        <w:rPr>
          <w:szCs w:val="22"/>
        </w:rPr>
        <w:t>UFSR</w:t>
      </w:r>
      <w:r w:rsidRPr="00E1614D">
        <w:rPr>
          <w:szCs w:val="22"/>
        </w:rPr>
        <w:tab/>
      </w:r>
      <w:r w:rsidRPr="00E1614D">
        <w:rPr>
          <w:szCs w:val="22"/>
        </w:rPr>
        <w:tab/>
      </w:r>
      <w:r w:rsidRPr="00E1614D">
        <w:rPr>
          <w:szCs w:val="22"/>
        </w:rPr>
        <w:tab/>
        <w:t>Updated Feasibility Study Report</w:t>
      </w:r>
    </w:p>
    <w:p w14:paraId="1ACEEB5A" w14:textId="112E5811" w:rsidR="00E973C6" w:rsidRPr="00E1614D" w:rsidRDefault="00E973C6" w:rsidP="00E973C6">
      <w:pPr>
        <w:spacing w:before="0" w:after="0"/>
        <w:jc w:val="left"/>
        <w:rPr>
          <w:szCs w:val="22"/>
        </w:rPr>
      </w:pPr>
      <w:r>
        <w:t>UMN</w:t>
      </w:r>
      <w:r>
        <w:tab/>
      </w:r>
      <w:r>
        <w:tab/>
      </w:r>
      <w:r>
        <w:tab/>
        <w:t>United Mission to Nepal</w:t>
      </w:r>
    </w:p>
    <w:p w14:paraId="480F892E" w14:textId="309AD10F" w:rsidR="005B3316" w:rsidRPr="00E1614D" w:rsidRDefault="00E973C6" w:rsidP="00E973C6">
      <w:pPr>
        <w:spacing w:before="0" w:after="0"/>
        <w:jc w:val="left"/>
        <w:rPr>
          <w:szCs w:val="22"/>
        </w:rPr>
      </w:pPr>
      <w:r>
        <w:rPr>
          <w:szCs w:val="22"/>
        </w:rPr>
        <w:t>U/S</w:t>
      </w:r>
      <w:r>
        <w:rPr>
          <w:szCs w:val="22"/>
        </w:rPr>
        <w:tab/>
      </w:r>
      <w:r>
        <w:rPr>
          <w:szCs w:val="22"/>
        </w:rPr>
        <w:tab/>
      </w:r>
      <w:r>
        <w:rPr>
          <w:szCs w:val="22"/>
        </w:rPr>
        <w:tab/>
        <w:t>Upstream</w:t>
      </w:r>
    </w:p>
    <w:p w14:paraId="170E8C3F" w14:textId="4A7F509B" w:rsidR="005B3316" w:rsidRPr="00E1614D" w:rsidDel="007E52F0" w:rsidRDefault="005B3316" w:rsidP="006D5FCE">
      <w:pPr>
        <w:spacing w:before="0" w:after="0"/>
        <w:jc w:val="left"/>
        <w:rPr>
          <w:del w:id="60" w:author="Kumar Baral" w:date="2023-01-26T11:08:00Z"/>
          <w:szCs w:val="22"/>
        </w:rPr>
      </w:pPr>
      <w:del w:id="61" w:author="Kumar Baral" w:date="2023-01-26T11:08:00Z">
        <w:r w:rsidRPr="00E1614D" w:rsidDel="007E52F0">
          <w:rPr>
            <w:szCs w:val="22"/>
          </w:rPr>
          <w:delText>VDC</w:delText>
        </w:r>
        <w:r w:rsidRPr="00E1614D" w:rsidDel="007E52F0">
          <w:rPr>
            <w:szCs w:val="22"/>
          </w:rPr>
          <w:tab/>
        </w:r>
        <w:r w:rsidRPr="00E1614D" w:rsidDel="007E52F0">
          <w:rPr>
            <w:szCs w:val="22"/>
          </w:rPr>
          <w:tab/>
        </w:r>
        <w:r w:rsidRPr="00E1614D" w:rsidDel="007E52F0">
          <w:rPr>
            <w:szCs w:val="22"/>
          </w:rPr>
          <w:tab/>
          <w:delText>Village Development Committee</w:delText>
        </w:r>
      </w:del>
    </w:p>
    <w:p w14:paraId="2426FAE5" w14:textId="77777777" w:rsidR="005B3316" w:rsidRPr="006D015F" w:rsidRDefault="005B3316" w:rsidP="006D5FCE">
      <w:pPr>
        <w:spacing w:before="0" w:after="0"/>
        <w:jc w:val="left"/>
        <w:rPr>
          <w:szCs w:val="22"/>
        </w:rPr>
      </w:pPr>
      <w:r w:rsidRPr="00E1614D">
        <w:rPr>
          <w:szCs w:val="22"/>
        </w:rPr>
        <w:t>WECS</w:t>
      </w:r>
      <w:r w:rsidRPr="00E1614D">
        <w:rPr>
          <w:szCs w:val="22"/>
        </w:rPr>
        <w:tab/>
      </w:r>
      <w:r w:rsidRPr="00E1614D">
        <w:rPr>
          <w:szCs w:val="22"/>
        </w:rPr>
        <w:tab/>
      </w:r>
      <w:r w:rsidRPr="00E1614D">
        <w:rPr>
          <w:szCs w:val="22"/>
        </w:rPr>
        <w:tab/>
        <w:t>Water and Energy Commission Secretariat</w:t>
      </w:r>
    </w:p>
    <w:p w14:paraId="0673EAE7" w14:textId="2BEEB4DF" w:rsidR="006369C0" w:rsidRPr="000347F9" w:rsidRDefault="006369C0" w:rsidP="000347F9"/>
    <w:p w14:paraId="019A87A3" w14:textId="3C32C21F" w:rsidR="00E01AA2" w:rsidRPr="006D015F" w:rsidRDefault="00E01AA2" w:rsidP="00E01AA2">
      <w:pPr>
        <w:pStyle w:val="BodyText"/>
        <w:rPr>
          <w:rFonts w:ascii="Gill Sans MT" w:hAnsi="Gill Sans MT"/>
          <w:szCs w:val="22"/>
        </w:rPr>
      </w:pPr>
    </w:p>
    <w:p w14:paraId="20521EBB" w14:textId="77777777" w:rsidR="00E01AA2" w:rsidRPr="006D015F" w:rsidRDefault="00E01AA2" w:rsidP="00E01AA2"/>
    <w:p w14:paraId="0971AD5A" w14:textId="4DA3BF51" w:rsidR="00E01AA2" w:rsidRDefault="00E01AA2" w:rsidP="00E01AA2"/>
    <w:p w14:paraId="1DEF53FB" w14:textId="5AE741BC" w:rsidR="000C7DC9" w:rsidRDefault="000C7DC9" w:rsidP="00E01AA2"/>
    <w:p w14:paraId="74D1A6E1" w14:textId="3DCB7693" w:rsidR="000C7DC9" w:rsidRDefault="000C7DC9" w:rsidP="00E01AA2">
      <w:pPr>
        <w:rPr>
          <w:ins w:id="62" w:author="Kumar Baral" w:date="2023-02-13T12:00:00Z"/>
        </w:rPr>
      </w:pPr>
    </w:p>
    <w:p w14:paraId="4190C764" w14:textId="77777777" w:rsidR="009564D9" w:rsidRDefault="009564D9" w:rsidP="00E01AA2"/>
    <w:p w14:paraId="4E4BAF72" w14:textId="490E0280" w:rsidR="009564D9" w:rsidRDefault="009564D9">
      <w:pPr>
        <w:spacing w:before="0" w:after="0" w:line="240" w:lineRule="auto"/>
        <w:jc w:val="left"/>
        <w:rPr>
          <w:ins w:id="63" w:author="Kumar Baral" w:date="2023-02-13T12:00:00Z"/>
        </w:rPr>
      </w:pPr>
      <w:ins w:id="64" w:author="Kumar Baral" w:date="2023-02-13T12:00:00Z">
        <w:r>
          <w:br w:type="page"/>
        </w:r>
      </w:ins>
    </w:p>
    <w:p w14:paraId="3982C26A" w14:textId="77777777" w:rsidR="000C7DC9" w:rsidDel="009564D9" w:rsidRDefault="000C7DC9">
      <w:pPr>
        <w:pStyle w:val="Heading1"/>
        <w:numPr>
          <w:ilvl w:val="0"/>
          <w:numId w:val="0"/>
        </w:numPr>
        <w:ind w:left="432"/>
        <w:rPr>
          <w:del w:id="65" w:author="Kumar Baral" w:date="2023-02-13T12:00:00Z"/>
        </w:rPr>
        <w:pPrChange w:id="66" w:author="Kumar Baral" w:date="2023-02-13T12:00:00Z">
          <w:pPr/>
        </w:pPrChange>
      </w:pPr>
    </w:p>
    <w:p w14:paraId="1F3A3AF5" w14:textId="25D6FA48" w:rsidR="000C7DC9" w:rsidDel="009564D9" w:rsidRDefault="000C7DC9">
      <w:pPr>
        <w:pStyle w:val="Heading1"/>
        <w:numPr>
          <w:ilvl w:val="0"/>
          <w:numId w:val="0"/>
        </w:numPr>
        <w:ind w:left="432"/>
        <w:rPr>
          <w:del w:id="67" w:author="Kumar Baral" w:date="2023-02-13T12:00:00Z"/>
        </w:rPr>
        <w:pPrChange w:id="68" w:author="Kumar Baral" w:date="2023-02-13T12:00:00Z">
          <w:pPr/>
        </w:pPrChange>
      </w:pPr>
    </w:p>
    <w:p w14:paraId="436BBF3F" w14:textId="77777777" w:rsidR="000C7DC9" w:rsidRPr="006D015F" w:rsidRDefault="000C7DC9">
      <w:pPr>
        <w:pStyle w:val="Heading1"/>
        <w:numPr>
          <w:ilvl w:val="0"/>
          <w:numId w:val="0"/>
        </w:numPr>
        <w:ind w:left="432"/>
        <w:pPrChange w:id="69" w:author="Kumar Baral" w:date="2023-02-13T12:00:00Z">
          <w:pPr>
            <w:pStyle w:val="TOC1"/>
          </w:pPr>
        </w:pPrChange>
      </w:pPr>
      <w:bookmarkStart w:id="70" w:name="_Toc127191605"/>
      <w:r w:rsidRPr="006D015F">
        <w:t>TABLE OF CONTENT</w:t>
      </w:r>
      <w:bookmarkEnd w:id="70"/>
    </w:p>
    <w:p w14:paraId="4226C0B4" w14:textId="0BA5A843" w:rsidR="00C172A6" w:rsidRDefault="000C7DC9">
      <w:pPr>
        <w:pStyle w:val="TOC1"/>
        <w:rPr>
          <w:ins w:id="71" w:author="Kumar Baral" w:date="2023-02-13T14:39:00Z"/>
          <w:rFonts w:asciiTheme="minorHAnsi" w:eastAsiaTheme="minorEastAsia" w:hAnsiTheme="minorHAnsi" w:cstheme="minorBidi"/>
          <w:b w:val="0"/>
          <w:sz w:val="22"/>
          <w:lang w:bidi="ne-NP"/>
        </w:rPr>
      </w:pPr>
      <w:r w:rsidRPr="006D015F">
        <w:fldChar w:fldCharType="begin"/>
      </w:r>
      <w:r w:rsidRPr="006D015F">
        <w:instrText xml:space="preserve"> TOC \o "1-3" \h \z \u </w:instrText>
      </w:r>
      <w:r w:rsidRPr="006D015F">
        <w:fldChar w:fldCharType="separate"/>
      </w:r>
      <w:ins w:id="72" w:author="Kumar Baral" w:date="2023-02-13T14:39:00Z">
        <w:r w:rsidR="00C172A6" w:rsidRPr="002A33D7">
          <w:rPr>
            <w:rStyle w:val="Hyperlink"/>
          </w:rPr>
          <w:fldChar w:fldCharType="begin"/>
        </w:r>
        <w:r w:rsidR="00C172A6" w:rsidRPr="002A33D7">
          <w:rPr>
            <w:rStyle w:val="Hyperlink"/>
          </w:rPr>
          <w:instrText xml:space="preserve"> </w:instrText>
        </w:r>
        <w:r w:rsidR="00C172A6">
          <w:instrText>HYPERLINK \l "_Toc127191604"</w:instrText>
        </w:r>
        <w:r w:rsidR="00C172A6" w:rsidRPr="002A33D7">
          <w:rPr>
            <w:rStyle w:val="Hyperlink"/>
          </w:rPr>
          <w:instrText xml:space="preserve"> </w:instrText>
        </w:r>
        <w:r w:rsidR="00C172A6" w:rsidRPr="002A33D7">
          <w:rPr>
            <w:rStyle w:val="Hyperlink"/>
          </w:rPr>
          <w:fldChar w:fldCharType="separate"/>
        </w:r>
        <w:r w:rsidR="00C172A6" w:rsidRPr="002A33D7">
          <w:rPr>
            <w:rStyle w:val="Hyperlink"/>
          </w:rPr>
          <w:t>LIST OF ACRONYMS</w:t>
        </w:r>
        <w:r w:rsidR="00C172A6">
          <w:rPr>
            <w:webHidden/>
          </w:rPr>
          <w:tab/>
        </w:r>
        <w:r w:rsidR="00C172A6">
          <w:rPr>
            <w:webHidden/>
          </w:rPr>
          <w:fldChar w:fldCharType="begin"/>
        </w:r>
        <w:r w:rsidR="00C172A6">
          <w:rPr>
            <w:webHidden/>
          </w:rPr>
          <w:instrText xml:space="preserve"> PAGEREF _Toc127191604 \h </w:instrText>
        </w:r>
      </w:ins>
      <w:r w:rsidR="00C172A6">
        <w:rPr>
          <w:webHidden/>
        </w:rPr>
      </w:r>
      <w:r w:rsidR="00C172A6">
        <w:rPr>
          <w:webHidden/>
        </w:rPr>
        <w:fldChar w:fldCharType="separate"/>
      </w:r>
      <w:r w:rsidR="00851CC9">
        <w:rPr>
          <w:webHidden/>
        </w:rPr>
        <w:t>i</w:t>
      </w:r>
      <w:ins w:id="73" w:author="Kumar Baral" w:date="2023-02-13T14:39:00Z">
        <w:r w:rsidR="00C172A6">
          <w:rPr>
            <w:webHidden/>
          </w:rPr>
          <w:fldChar w:fldCharType="end"/>
        </w:r>
        <w:r w:rsidR="00C172A6" w:rsidRPr="002A33D7">
          <w:rPr>
            <w:rStyle w:val="Hyperlink"/>
          </w:rPr>
          <w:fldChar w:fldCharType="end"/>
        </w:r>
      </w:ins>
    </w:p>
    <w:p w14:paraId="63BB85BE" w14:textId="3FA6E0D9" w:rsidR="00C172A6" w:rsidRDefault="00C172A6">
      <w:pPr>
        <w:pStyle w:val="TOC1"/>
        <w:rPr>
          <w:ins w:id="74" w:author="Kumar Baral" w:date="2023-02-13T14:39:00Z"/>
          <w:rFonts w:asciiTheme="minorHAnsi" w:eastAsiaTheme="minorEastAsia" w:hAnsiTheme="minorHAnsi" w:cstheme="minorBidi"/>
          <w:b w:val="0"/>
          <w:sz w:val="22"/>
          <w:lang w:bidi="ne-NP"/>
        </w:rPr>
      </w:pPr>
      <w:ins w:id="75" w:author="Kumar Baral" w:date="2023-02-13T14:39:00Z">
        <w:r w:rsidRPr="002A33D7">
          <w:rPr>
            <w:rStyle w:val="Hyperlink"/>
          </w:rPr>
          <w:fldChar w:fldCharType="begin"/>
        </w:r>
        <w:r w:rsidRPr="002A33D7">
          <w:rPr>
            <w:rStyle w:val="Hyperlink"/>
          </w:rPr>
          <w:instrText xml:space="preserve"> </w:instrText>
        </w:r>
        <w:r>
          <w:instrText>HYPERLINK \l "_Toc127191605"</w:instrText>
        </w:r>
        <w:r w:rsidRPr="002A33D7">
          <w:rPr>
            <w:rStyle w:val="Hyperlink"/>
          </w:rPr>
          <w:instrText xml:space="preserve"> </w:instrText>
        </w:r>
        <w:r w:rsidRPr="002A33D7">
          <w:rPr>
            <w:rStyle w:val="Hyperlink"/>
          </w:rPr>
          <w:fldChar w:fldCharType="separate"/>
        </w:r>
        <w:r w:rsidRPr="002A33D7">
          <w:rPr>
            <w:rStyle w:val="Hyperlink"/>
          </w:rPr>
          <w:t>TABLE OF CONTENT</w:t>
        </w:r>
        <w:r>
          <w:rPr>
            <w:webHidden/>
          </w:rPr>
          <w:tab/>
        </w:r>
        <w:r>
          <w:rPr>
            <w:webHidden/>
          </w:rPr>
          <w:fldChar w:fldCharType="begin"/>
        </w:r>
        <w:r>
          <w:rPr>
            <w:webHidden/>
          </w:rPr>
          <w:instrText xml:space="preserve"> PAGEREF _Toc127191605 \h </w:instrText>
        </w:r>
      </w:ins>
      <w:r>
        <w:rPr>
          <w:webHidden/>
        </w:rPr>
      </w:r>
      <w:r>
        <w:rPr>
          <w:webHidden/>
        </w:rPr>
        <w:fldChar w:fldCharType="separate"/>
      </w:r>
      <w:r w:rsidR="00851CC9">
        <w:rPr>
          <w:webHidden/>
        </w:rPr>
        <w:t>ii</w:t>
      </w:r>
      <w:ins w:id="76" w:author="Kumar Baral" w:date="2023-02-13T14:39:00Z">
        <w:r>
          <w:rPr>
            <w:webHidden/>
          </w:rPr>
          <w:fldChar w:fldCharType="end"/>
        </w:r>
        <w:r w:rsidRPr="002A33D7">
          <w:rPr>
            <w:rStyle w:val="Hyperlink"/>
          </w:rPr>
          <w:fldChar w:fldCharType="end"/>
        </w:r>
      </w:ins>
    </w:p>
    <w:p w14:paraId="2C06A763" w14:textId="03CDA03B" w:rsidR="00C172A6" w:rsidRDefault="00C172A6">
      <w:pPr>
        <w:pStyle w:val="TOC1"/>
        <w:rPr>
          <w:ins w:id="77" w:author="Kumar Baral" w:date="2023-02-13T14:39:00Z"/>
          <w:rFonts w:asciiTheme="minorHAnsi" w:eastAsiaTheme="minorEastAsia" w:hAnsiTheme="minorHAnsi" w:cstheme="minorBidi"/>
          <w:b w:val="0"/>
          <w:sz w:val="22"/>
          <w:lang w:bidi="ne-NP"/>
        </w:rPr>
      </w:pPr>
      <w:ins w:id="78" w:author="Kumar Baral" w:date="2023-02-13T14:39:00Z">
        <w:r w:rsidRPr="002A33D7">
          <w:rPr>
            <w:rStyle w:val="Hyperlink"/>
          </w:rPr>
          <w:fldChar w:fldCharType="begin"/>
        </w:r>
        <w:r w:rsidRPr="002A33D7">
          <w:rPr>
            <w:rStyle w:val="Hyperlink"/>
          </w:rPr>
          <w:instrText xml:space="preserve"> </w:instrText>
        </w:r>
        <w:r>
          <w:instrText>HYPERLINK \l "_Toc127191606"</w:instrText>
        </w:r>
        <w:r w:rsidRPr="002A33D7">
          <w:rPr>
            <w:rStyle w:val="Hyperlink"/>
          </w:rPr>
          <w:instrText xml:space="preserve"> </w:instrText>
        </w:r>
        <w:r w:rsidRPr="002A33D7">
          <w:rPr>
            <w:rStyle w:val="Hyperlink"/>
          </w:rPr>
          <w:fldChar w:fldCharType="separate"/>
        </w:r>
        <w:r w:rsidRPr="002A33D7">
          <w:rPr>
            <w:rStyle w:val="Hyperlink"/>
          </w:rPr>
          <w:t>LIST OF FIGURES</w:t>
        </w:r>
        <w:r>
          <w:rPr>
            <w:webHidden/>
          </w:rPr>
          <w:tab/>
        </w:r>
        <w:r>
          <w:rPr>
            <w:webHidden/>
          </w:rPr>
          <w:fldChar w:fldCharType="begin"/>
        </w:r>
        <w:r>
          <w:rPr>
            <w:webHidden/>
          </w:rPr>
          <w:instrText xml:space="preserve"> PAGEREF _Toc127191606 \h </w:instrText>
        </w:r>
      </w:ins>
      <w:r>
        <w:rPr>
          <w:webHidden/>
        </w:rPr>
      </w:r>
      <w:r>
        <w:rPr>
          <w:webHidden/>
        </w:rPr>
        <w:fldChar w:fldCharType="separate"/>
      </w:r>
      <w:r w:rsidR="00851CC9">
        <w:rPr>
          <w:webHidden/>
        </w:rPr>
        <w:t>iii</w:t>
      </w:r>
      <w:ins w:id="79" w:author="Kumar Baral" w:date="2023-02-13T14:39:00Z">
        <w:r>
          <w:rPr>
            <w:webHidden/>
          </w:rPr>
          <w:fldChar w:fldCharType="end"/>
        </w:r>
        <w:r w:rsidRPr="002A33D7">
          <w:rPr>
            <w:rStyle w:val="Hyperlink"/>
          </w:rPr>
          <w:fldChar w:fldCharType="end"/>
        </w:r>
      </w:ins>
    </w:p>
    <w:p w14:paraId="165040E2" w14:textId="4E625F5F" w:rsidR="00C172A6" w:rsidRDefault="00C172A6">
      <w:pPr>
        <w:pStyle w:val="TOC1"/>
        <w:rPr>
          <w:ins w:id="80" w:author="Kumar Baral" w:date="2023-02-13T14:39:00Z"/>
          <w:rFonts w:asciiTheme="minorHAnsi" w:eastAsiaTheme="minorEastAsia" w:hAnsiTheme="minorHAnsi" w:cstheme="minorBidi"/>
          <w:b w:val="0"/>
          <w:sz w:val="22"/>
          <w:lang w:bidi="ne-NP"/>
        </w:rPr>
      </w:pPr>
      <w:ins w:id="81" w:author="Kumar Baral" w:date="2023-02-13T14:39:00Z">
        <w:r w:rsidRPr="002A33D7">
          <w:rPr>
            <w:rStyle w:val="Hyperlink"/>
          </w:rPr>
          <w:fldChar w:fldCharType="begin"/>
        </w:r>
        <w:r w:rsidRPr="002A33D7">
          <w:rPr>
            <w:rStyle w:val="Hyperlink"/>
          </w:rPr>
          <w:instrText xml:space="preserve"> </w:instrText>
        </w:r>
        <w:r>
          <w:instrText>HYPERLINK \l "_Toc127191607"</w:instrText>
        </w:r>
        <w:r w:rsidRPr="002A33D7">
          <w:rPr>
            <w:rStyle w:val="Hyperlink"/>
          </w:rPr>
          <w:instrText xml:space="preserve"> </w:instrText>
        </w:r>
        <w:r w:rsidRPr="002A33D7">
          <w:rPr>
            <w:rStyle w:val="Hyperlink"/>
          </w:rPr>
          <w:fldChar w:fldCharType="separate"/>
        </w:r>
        <w:r w:rsidRPr="002A33D7">
          <w:rPr>
            <w:rStyle w:val="Hyperlink"/>
          </w:rPr>
          <w:t>LIST OF TABLES</w:t>
        </w:r>
        <w:r>
          <w:rPr>
            <w:webHidden/>
          </w:rPr>
          <w:tab/>
        </w:r>
        <w:r>
          <w:rPr>
            <w:webHidden/>
          </w:rPr>
          <w:fldChar w:fldCharType="begin"/>
        </w:r>
        <w:r>
          <w:rPr>
            <w:webHidden/>
          </w:rPr>
          <w:instrText xml:space="preserve"> PAGEREF _Toc127191607 \h </w:instrText>
        </w:r>
      </w:ins>
      <w:r>
        <w:rPr>
          <w:webHidden/>
        </w:rPr>
      </w:r>
      <w:r>
        <w:rPr>
          <w:webHidden/>
        </w:rPr>
        <w:fldChar w:fldCharType="separate"/>
      </w:r>
      <w:r w:rsidR="00851CC9">
        <w:rPr>
          <w:webHidden/>
        </w:rPr>
        <w:t>iv</w:t>
      </w:r>
      <w:ins w:id="82" w:author="Kumar Baral" w:date="2023-02-13T14:39:00Z">
        <w:r>
          <w:rPr>
            <w:webHidden/>
          </w:rPr>
          <w:fldChar w:fldCharType="end"/>
        </w:r>
        <w:r w:rsidRPr="002A33D7">
          <w:rPr>
            <w:rStyle w:val="Hyperlink"/>
          </w:rPr>
          <w:fldChar w:fldCharType="end"/>
        </w:r>
      </w:ins>
    </w:p>
    <w:p w14:paraId="1FD5CF42" w14:textId="0553954C" w:rsidR="00C172A6" w:rsidRDefault="00C172A6">
      <w:pPr>
        <w:pStyle w:val="TOC1"/>
        <w:rPr>
          <w:ins w:id="83" w:author="Kumar Baral" w:date="2023-02-13T14:39:00Z"/>
          <w:rFonts w:asciiTheme="minorHAnsi" w:eastAsiaTheme="minorEastAsia" w:hAnsiTheme="minorHAnsi" w:cstheme="minorBidi"/>
          <w:b w:val="0"/>
          <w:sz w:val="22"/>
          <w:lang w:bidi="ne-NP"/>
        </w:rPr>
      </w:pPr>
      <w:ins w:id="84" w:author="Kumar Baral" w:date="2023-02-13T14:39:00Z">
        <w:r w:rsidRPr="002A33D7">
          <w:rPr>
            <w:rStyle w:val="Hyperlink"/>
          </w:rPr>
          <w:fldChar w:fldCharType="begin"/>
        </w:r>
        <w:r w:rsidRPr="002A33D7">
          <w:rPr>
            <w:rStyle w:val="Hyperlink"/>
          </w:rPr>
          <w:instrText xml:space="preserve"> </w:instrText>
        </w:r>
        <w:r>
          <w:instrText>HYPERLINK \l "_Toc127191608"</w:instrText>
        </w:r>
        <w:r w:rsidRPr="002A33D7">
          <w:rPr>
            <w:rStyle w:val="Hyperlink"/>
          </w:rPr>
          <w:instrText xml:space="preserve"> </w:instrText>
        </w:r>
        <w:r w:rsidRPr="002A33D7">
          <w:rPr>
            <w:rStyle w:val="Hyperlink"/>
          </w:rPr>
          <w:fldChar w:fldCharType="separate"/>
        </w:r>
        <w:r w:rsidRPr="002A33D7">
          <w:rPr>
            <w:rStyle w:val="Hyperlink"/>
          </w:rPr>
          <w:t>SALIENT FEATURES</w:t>
        </w:r>
        <w:r>
          <w:rPr>
            <w:webHidden/>
          </w:rPr>
          <w:tab/>
        </w:r>
        <w:r>
          <w:rPr>
            <w:webHidden/>
          </w:rPr>
          <w:fldChar w:fldCharType="begin"/>
        </w:r>
        <w:r>
          <w:rPr>
            <w:webHidden/>
          </w:rPr>
          <w:instrText xml:space="preserve"> PAGEREF _Toc127191608 \h </w:instrText>
        </w:r>
      </w:ins>
      <w:r>
        <w:rPr>
          <w:webHidden/>
        </w:rPr>
      </w:r>
      <w:r>
        <w:rPr>
          <w:webHidden/>
        </w:rPr>
        <w:fldChar w:fldCharType="separate"/>
      </w:r>
      <w:r w:rsidR="00851CC9">
        <w:rPr>
          <w:webHidden/>
        </w:rPr>
        <w:t>v</w:t>
      </w:r>
      <w:ins w:id="85" w:author="Kumar Baral" w:date="2023-02-13T14:39:00Z">
        <w:r>
          <w:rPr>
            <w:webHidden/>
          </w:rPr>
          <w:fldChar w:fldCharType="end"/>
        </w:r>
        <w:r w:rsidRPr="002A33D7">
          <w:rPr>
            <w:rStyle w:val="Hyperlink"/>
          </w:rPr>
          <w:fldChar w:fldCharType="end"/>
        </w:r>
      </w:ins>
    </w:p>
    <w:p w14:paraId="687CD072" w14:textId="15B8CBB5" w:rsidR="00C172A6" w:rsidRDefault="00C172A6">
      <w:pPr>
        <w:pStyle w:val="TOC1"/>
        <w:rPr>
          <w:ins w:id="86" w:author="Kumar Baral" w:date="2023-02-13T14:39:00Z"/>
          <w:rFonts w:asciiTheme="minorHAnsi" w:eastAsiaTheme="minorEastAsia" w:hAnsiTheme="minorHAnsi" w:cstheme="minorBidi"/>
          <w:b w:val="0"/>
          <w:sz w:val="22"/>
          <w:lang w:bidi="ne-NP"/>
        </w:rPr>
      </w:pPr>
      <w:ins w:id="87" w:author="Kumar Baral" w:date="2023-02-13T14:39:00Z">
        <w:r w:rsidRPr="002A33D7">
          <w:rPr>
            <w:rStyle w:val="Hyperlink"/>
          </w:rPr>
          <w:fldChar w:fldCharType="begin"/>
        </w:r>
        <w:r w:rsidRPr="002A33D7">
          <w:rPr>
            <w:rStyle w:val="Hyperlink"/>
          </w:rPr>
          <w:instrText xml:space="preserve"> </w:instrText>
        </w:r>
        <w:r>
          <w:instrText>HYPERLINK \l "_Toc127191609"</w:instrText>
        </w:r>
        <w:r w:rsidRPr="002A33D7">
          <w:rPr>
            <w:rStyle w:val="Hyperlink"/>
          </w:rPr>
          <w:instrText xml:space="preserve"> </w:instrText>
        </w:r>
        <w:r w:rsidRPr="002A33D7">
          <w:rPr>
            <w:rStyle w:val="Hyperlink"/>
          </w:rPr>
          <w:fldChar w:fldCharType="separate"/>
        </w:r>
        <w:r w:rsidRPr="002A33D7">
          <w:rPr>
            <w:rStyle w:val="Hyperlink"/>
          </w:rPr>
          <w:t>1</w:t>
        </w:r>
        <w:r>
          <w:rPr>
            <w:rFonts w:asciiTheme="minorHAnsi" w:eastAsiaTheme="minorEastAsia" w:hAnsiTheme="minorHAnsi" w:cstheme="minorBidi"/>
            <w:b w:val="0"/>
            <w:sz w:val="22"/>
            <w:lang w:bidi="ne-NP"/>
          </w:rPr>
          <w:tab/>
        </w:r>
        <w:r w:rsidRPr="002A33D7">
          <w:rPr>
            <w:rStyle w:val="Hyperlink"/>
          </w:rPr>
          <w:t>HYDROLOGY</w:t>
        </w:r>
        <w:r>
          <w:rPr>
            <w:webHidden/>
          </w:rPr>
          <w:tab/>
        </w:r>
        <w:r>
          <w:rPr>
            <w:webHidden/>
          </w:rPr>
          <w:fldChar w:fldCharType="begin"/>
        </w:r>
        <w:r>
          <w:rPr>
            <w:webHidden/>
          </w:rPr>
          <w:instrText xml:space="preserve"> PAGEREF _Toc127191609 \h </w:instrText>
        </w:r>
      </w:ins>
      <w:r>
        <w:rPr>
          <w:webHidden/>
        </w:rPr>
      </w:r>
      <w:r>
        <w:rPr>
          <w:webHidden/>
        </w:rPr>
        <w:fldChar w:fldCharType="separate"/>
      </w:r>
      <w:r w:rsidR="00851CC9">
        <w:rPr>
          <w:webHidden/>
        </w:rPr>
        <w:t>8</w:t>
      </w:r>
      <w:ins w:id="88" w:author="Kumar Baral" w:date="2023-02-13T14:39:00Z">
        <w:r>
          <w:rPr>
            <w:webHidden/>
          </w:rPr>
          <w:fldChar w:fldCharType="end"/>
        </w:r>
        <w:r w:rsidRPr="002A33D7">
          <w:rPr>
            <w:rStyle w:val="Hyperlink"/>
          </w:rPr>
          <w:fldChar w:fldCharType="end"/>
        </w:r>
      </w:ins>
    </w:p>
    <w:p w14:paraId="17558B78" w14:textId="56F78383" w:rsidR="00C172A6" w:rsidRDefault="00C172A6">
      <w:pPr>
        <w:pStyle w:val="TOC2"/>
        <w:rPr>
          <w:ins w:id="89" w:author="Kumar Baral" w:date="2023-02-13T14:39:00Z"/>
          <w:rFonts w:asciiTheme="minorHAnsi" w:eastAsiaTheme="minorEastAsia" w:hAnsiTheme="minorHAnsi" w:cstheme="minorBidi"/>
          <w:noProof/>
          <w:lang w:bidi="ne-NP"/>
        </w:rPr>
      </w:pPr>
      <w:ins w:id="90"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"_Toc127191610"</w:instrText>
        </w:r>
        <w:r w:rsidRPr="002A33D7">
          <w:rPr>
            <w:rStyle w:val="Hyperlink"/>
            <w:noProof/>
          </w:rPr>
          <w:instrText xml:space="preserve"> </w:instrText>
        </w:r>
        <w:r w:rsidRPr="002A33D7">
          <w:rPr>
            <w:rStyle w:val="Hyperlink"/>
            <w:noProof/>
          </w:rPr>
          <w:fldChar w:fldCharType="separate"/>
        </w:r>
        <w:r w:rsidRPr="002A33D7">
          <w:rPr>
            <w:rStyle w:val="Hyperlink"/>
            <w:noProof/>
          </w:rPr>
          <w:t>1.1</w:t>
        </w:r>
        <w:r>
          <w:rPr>
            <w:rFonts w:asciiTheme="minorHAnsi" w:eastAsiaTheme="minorEastAsia" w:hAnsiTheme="minorHAnsi" w:cstheme="minorBidi"/>
            <w:noProof/>
            <w:lang w:bidi="ne-NP"/>
          </w:rPr>
          <w:tab/>
        </w:r>
        <w:r w:rsidRPr="002A33D7">
          <w:rPr>
            <w:rStyle w:val="Hyperlink"/>
            <w:noProof/>
          </w:rPr>
          <w:t>Introduction of the Project</w:t>
        </w:r>
        <w:r>
          <w:rPr>
            <w:noProof/>
            <w:webHidden/>
          </w:rPr>
          <w:tab/>
        </w:r>
        <w:r>
          <w:rPr>
            <w:noProof/>
            <w:webHidden/>
          </w:rPr>
          <w:fldChar w:fldCharType="begin"/>
        </w:r>
        <w:r>
          <w:rPr>
            <w:noProof/>
            <w:webHidden/>
          </w:rPr>
          <w:instrText xml:space="preserve"> PAGEREF _Toc127191610 \h </w:instrText>
        </w:r>
      </w:ins>
      <w:r>
        <w:rPr>
          <w:noProof/>
          <w:webHidden/>
        </w:rPr>
      </w:r>
      <w:r>
        <w:rPr>
          <w:noProof/>
          <w:webHidden/>
        </w:rPr>
        <w:fldChar w:fldCharType="separate"/>
      </w:r>
      <w:r w:rsidR="00851CC9">
        <w:rPr>
          <w:noProof/>
          <w:webHidden/>
        </w:rPr>
        <w:t>8</w:t>
      </w:r>
      <w:ins w:id="91" w:author="Kumar Baral" w:date="2023-02-13T14:39:00Z">
        <w:r>
          <w:rPr>
            <w:noProof/>
            <w:webHidden/>
          </w:rPr>
          <w:fldChar w:fldCharType="end"/>
        </w:r>
        <w:r w:rsidRPr="002A33D7">
          <w:rPr>
            <w:rStyle w:val="Hyperlink"/>
            <w:noProof/>
          </w:rPr>
          <w:fldChar w:fldCharType="end"/>
        </w:r>
      </w:ins>
    </w:p>
    <w:p w14:paraId="47D43D34" w14:textId="0BDF391E" w:rsidR="00C172A6" w:rsidRDefault="00C172A6">
      <w:pPr>
        <w:pStyle w:val="TOC2"/>
        <w:rPr>
          <w:ins w:id="92" w:author="Kumar Baral" w:date="2023-02-13T14:39:00Z"/>
          <w:rFonts w:asciiTheme="minorHAnsi" w:eastAsiaTheme="minorEastAsia" w:hAnsiTheme="minorHAnsi" w:cstheme="minorBidi"/>
          <w:noProof/>
          <w:lang w:bidi="ne-NP"/>
        </w:rPr>
      </w:pPr>
      <w:ins w:id="93"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"_Toc127191794"</w:instrText>
        </w:r>
        <w:r w:rsidRPr="002A33D7">
          <w:rPr>
            <w:rStyle w:val="Hyperlink"/>
            <w:noProof/>
          </w:rPr>
          <w:instrText xml:space="preserve"> </w:instrText>
        </w:r>
        <w:r w:rsidRPr="002A33D7">
          <w:rPr>
            <w:rStyle w:val="Hyperlink"/>
            <w:noProof/>
          </w:rPr>
          <w:fldChar w:fldCharType="separate"/>
        </w:r>
        <w:r w:rsidRPr="002A33D7">
          <w:rPr>
            <w:rStyle w:val="Hyperlink"/>
            <w:noProof/>
          </w:rPr>
          <w:t>1.2</w:t>
        </w:r>
        <w:r>
          <w:rPr>
            <w:rFonts w:asciiTheme="minorHAnsi" w:eastAsiaTheme="minorEastAsia" w:hAnsiTheme="minorHAnsi" w:cstheme="minorBidi"/>
            <w:noProof/>
            <w:lang w:bidi="ne-NP"/>
          </w:rPr>
          <w:tab/>
        </w:r>
        <w:r w:rsidRPr="002A33D7">
          <w:rPr>
            <w:rStyle w:val="Hyperlink"/>
            <w:noProof/>
          </w:rPr>
          <w:t>Hydrological Study</w:t>
        </w:r>
        <w:r>
          <w:rPr>
            <w:noProof/>
            <w:webHidden/>
          </w:rPr>
          <w:tab/>
        </w:r>
        <w:r>
          <w:rPr>
            <w:noProof/>
            <w:webHidden/>
          </w:rPr>
          <w:fldChar w:fldCharType="begin"/>
        </w:r>
        <w:r>
          <w:rPr>
            <w:noProof/>
            <w:webHidden/>
          </w:rPr>
          <w:instrText xml:space="preserve"> PAGEREF _Toc127191794 \h </w:instrText>
        </w:r>
      </w:ins>
      <w:r>
        <w:rPr>
          <w:noProof/>
          <w:webHidden/>
        </w:rPr>
      </w:r>
      <w:r>
        <w:rPr>
          <w:noProof/>
          <w:webHidden/>
        </w:rPr>
        <w:fldChar w:fldCharType="separate"/>
      </w:r>
      <w:r w:rsidR="00851CC9">
        <w:rPr>
          <w:noProof/>
          <w:webHidden/>
        </w:rPr>
        <w:t>8</w:t>
      </w:r>
      <w:ins w:id="94" w:author="Kumar Baral" w:date="2023-02-13T14:39:00Z">
        <w:r>
          <w:rPr>
            <w:noProof/>
            <w:webHidden/>
          </w:rPr>
          <w:fldChar w:fldCharType="end"/>
        </w:r>
        <w:r w:rsidRPr="002A33D7">
          <w:rPr>
            <w:rStyle w:val="Hyperlink"/>
            <w:noProof/>
          </w:rPr>
          <w:fldChar w:fldCharType="end"/>
        </w:r>
      </w:ins>
    </w:p>
    <w:p w14:paraId="343CE017" w14:textId="220E3758" w:rsidR="00C172A6" w:rsidRDefault="00C172A6">
      <w:pPr>
        <w:pStyle w:val="TOC2"/>
        <w:rPr>
          <w:ins w:id="95" w:author="Kumar Baral" w:date="2023-02-13T14:39:00Z"/>
          <w:rFonts w:asciiTheme="minorHAnsi" w:eastAsiaTheme="minorEastAsia" w:hAnsiTheme="minorHAnsi" w:cstheme="minorBidi"/>
          <w:noProof/>
          <w:lang w:bidi="ne-NP"/>
        </w:rPr>
      </w:pPr>
      <w:ins w:id="96"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"_Toc127191797"</w:instrText>
        </w:r>
        <w:r w:rsidRPr="002A33D7">
          <w:rPr>
            <w:rStyle w:val="Hyperlink"/>
            <w:noProof/>
          </w:rPr>
          <w:instrText xml:space="preserve"> </w:instrText>
        </w:r>
        <w:r w:rsidRPr="002A33D7">
          <w:rPr>
            <w:rStyle w:val="Hyperlink"/>
            <w:noProof/>
          </w:rPr>
          <w:fldChar w:fldCharType="separate"/>
        </w:r>
        <w:r w:rsidRPr="002A33D7">
          <w:rPr>
            <w:rStyle w:val="Hyperlink"/>
            <w:noProof/>
          </w:rPr>
          <w:t>1.3</w:t>
        </w:r>
        <w:r>
          <w:rPr>
            <w:rFonts w:asciiTheme="minorHAnsi" w:eastAsiaTheme="minorEastAsia" w:hAnsiTheme="minorHAnsi" w:cstheme="minorBidi"/>
            <w:noProof/>
            <w:lang w:bidi="ne-NP"/>
          </w:rPr>
          <w:tab/>
        </w:r>
        <w:r w:rsidRPr="002A33D7">
          <w:rPr>
            <w:rStyle w:val="Hyperlink"/>
            <w:noProof/>
          </w:rPr>
          <w:t>Catchment Characteristics</w:t>
        </w:r>
        <w:r>
          <w:rPr>
            <w:noProof/>
            <w:webHidden/>
          </w:rPr>
          <w:tab/>
        </w:r>
        <w:r>
          <w:rPr>
            <w:noProof/>
            <w:webHidden/>
          </w:rPr>
          <w:fldChar w:fldCharType="begin"/>
        </w:r>
        <w:r>
          <w:rPr>
            <w:noProof/>
            <w:webHidden/>
          </w:rPr>
          <w:instrText xml:space="preserve"> PAGEREF _Toc127191797 \h </w:instrText>
        </w:r>
      </w:ins>
      <w:r>
        <w:rPr>
          <w:noProof/>
          <w:webHidden/>
        </w:rPr>
      </w:r>
      <w:r>
        <w:rPr>
          <w:noProof/>
          <w:webHidden/>
        </w:rPr>
        <w:fldChar w:fldCharType="separate"/>
      </w:r>
      <w:r w:rsidR="00851CC9">
        <w:rPr>
          <w:noProof/>
          <w:webHidden/>
        </w:rPr>
        <w:t>8</w:t>
      </w:r>
      <w:ins w:id="97" w:author="Kumar Baral" w:date="2023-02-13T14:39:00Z">
        <w:r>
          <w:rPr>
            <w:noProof/>
            <w:webHidden/>
          </w:rPr>
          <w:fldChar w:fldCharType="end"/>
        </w:r>
        <w:r w:rsidRPr="002A33D7">
          <w:rPr>
            <w:rStyle w:val="Hyperlink"/>
            <w:noProof/>
          </w:rPr>
          <w:fldChar w:fldCharType="end"/>
        </w:r>
      </w:ins>
    </w:p>
    <w:p w14:paraId="1E6D90EC" w14:textId="14511B2B" w:rsidR="00C172A6" w:rsidRDefault="00C172A6">
      <w:pPr>
        <w:pStyle w:val="TOC2"/>
        <w:rPr>
          <w:ins w:id="98" w:author="Kumar Baral" w:date="2023-02-13T14:39:00Z"/>
          <w:rFonts w:asciiTheme="minorHAnsi" w:eastAsiaTheme="minorEastAsia" w:hAnsiTheme="minorHAnsi" w:cstheme="minorBidi"/>
          <w:noProof/>
          <w:lang w:bidi="ne-NP"/>
        </w:rPr>
      </w:pPr>
      <w:ins w:id="99"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"_Toc127191911"</w:instrText>
        </w:r>
        <w:r w:rsidRPr="002A33D7">
          <w:rPr>
            <w:rStyle w:val="Hyperlink"/>
            <w:noProof/>
          </w:rPr>
          <w:instrText xml:space="preserve"> </w:instrText>
        </w:r>
        <w:r w:rsidRPr="002A33D7">
          <w:rPr>
            <w:rStyle w:val="Hyperlink"/>
            <w:noProof/>
          </w:rPr>
          <w:fldChar w:fldCharType="separate"/>
        </w:r>
        <w:r w:rsidRPr="002A33D7">
          <w:rPr>
            <w:rStyle w:val="Hyperlink"/>
            <w:noProof/>
          </w:rPr>
          <w:t>1.4</w:t>
        </w:r>
        <w:r>
          <w:rPr>
            <w:rFonts w:asciiTheme="minorHAnsi" w:eastAsiaTheme="minorEastAsia" w:hAnsiTheme="minorHAnsi" w:cstheme="minorBidi"/>
            <w:noProof/>
            <w:lang w:bidi="ne-NP"/>
          </w:rPr>
          <w:tab/>
        </w:r>
        <w:r w:rsidRPr="002A33D7">
          <w:rPr>
            <w:rStyle w:val="Hyperlink"/>
            <w:noProof/>
          </w:rPr>
          <w:t>Climate</w:t>
        </w:r>
        <w:r>
          <w:rPr>
            <w:noProof/>
            <w:webHidden/>
          </w:rPr>
          <w:tab/>
        </w:r>
        <w:r>
          <w:rPr>
            <w:noProof/>
            <w:webHidden/>
          </w:rPr>
          <w:fldChar w:fldCharType="begin"/>
        </w:r>
        <w:r>
          <w:rPr>
            <w:noProof/>
            <w:webHidden/>
          </w:rPr>
          <w:instrText xml:space="preserve"> PAGEREF _Toc127191911 \h </w:instrText>
        </w:r>
      </w:ins>
      <w:r>
        <w:rPr>
          <w:noProof/>
          <w:webHidden/>
        </w:rPr>
      </w:r>
      <w:r>
        <w:rPr>
          <w:noProof/>
          <w:webHidden/>
        </w:rPr>
        <w:fldChar w:fldCharType="separate"/>
      </w:r>
      <w:r w:rsidR="00851CC9">
        <w:rPr>
          <w:noProof/>
          <w:webHidden/>
        </w:rPr>
        <w:t>10</w:t>
      </w:r>
      <w:ins w:id="100" w:author="Kumar Baral" w:date="2023-02-13T14:39:00Z">
        <w:r>
          <w:rPr>
            <w:noProof/>
            <w:webHidden/>
          </w:rPr>
          <w:fldChar w:fldCharType="end"/>
        </w:r>
        <w:r w:rsidRPr="002A33D7">
          <w:rPr>
            <w:rStyle w:val="Hyperlink"/>
            <w:noProof/>
          </w:rPr>
          <w:fldChar w:fldCharType="end"/>
        </w:r>
      </w:ins>
    </w:p>
    <w:p w14:paraId="6C5D7AE8" w14:textId="45229218" w:rsidR="00C172A6" w:rsidRDefault="00C172A6">
      <w:pPr>
        <w:pStyle w:val="TOC2"/>
        <w:rPr>
          <w:ins w:id="101" w:author="Kumar Baral" w:date="2023-02-13T14:39:00Z"/>
          <w:rFonts w:asciiTheme="minorHAnsi" w:eastAsiaTheme="minorEastAsia" w:hAnsiTheme="minorHAnsi" w:cstheme="minorBidi"/>
          <w:noProof/>
          <w:lang w:bidi="ne-NP"/>
        </w:rPr>
      </w:pPr>
      <w:ins w:id="102"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"_Toc127191912"</w:instrText>
        </w:r>
        <w:r w:rsidRPr="002A33D7">
          <w:rPr>
            <w:rStyle w:val="Hyperlink"/>
            <w:noProof/>
          </w:rPr>
          <w:instrText xml:space="preserve"> </w:instrText>
        </w:r>
        <w:r w:rsidRPr="002A33D7">
          <w:rPr>
            <w:rStyle w:val="Hyperlink"/>
            <w:noProof/>
          </w:rPr>
          <w:fldChar w:fldCharType="separate"/>
        </w:r>
        <w:r w:rsidRPr="002A33D7">
          <w:rPr>
            <w:rStyle w:val="Hyperlink"/>
            <w:noProof/>
          </w:rPr>
          <w:t>1.5</w:t>
        </w:r>
        <w:r>
          <w:rPr>
            <w:rFonts w:asciiTheme="minorHAnsi" w:eastAsiaTheme="minorEastAsia" w:hAnsiTheme="minorHAnsi" w:cstheme="minorBidi"/>
            <w:noProof/>
            <w:lang w:bidi="ne-NP"/>
          </w:rPr>
          <w:tab/>
        </w:r>
        <w:r w:rsidRPr="002A33D7">
          <w:rPr>
            <w:rStyle w:val="Hyperlink"/>
            <w:noProof/>
          </w:rPr>
          <w:t>Basin Rainfall</w:t>
        </w:r>
        <w:r>
          <w:rPr>
            <w:noProof/>
            <w:webHidden/>
          </w:rPr>
          <w:tab/>
        </w:r>
        <w:r>
          <w:rPr>
            <w:noProof/>
            <w:webHidden/>
          </w:rPr>
          <w:fldChar w:fldCharType="begin"/>
        </w:r>
        <w:r>
          <w:rPr>
            <w:noProof/>
            <w:webHidden/>
          </w:rPr>
          <w:instrText xml:space="preserve"> PAGEREF _Toc127191912 \h </w:instrText>
        </w:r>
      </w:ins>
      <w:r>
        <w:rPr>
          <w:noProof/>
          <w:webHidden/>
        </w:rPr>
      </w:r>
      <w:r>
        <w:rPr>
          <w:noProof/>
          <w:webHidden/>
        </w:rPr>
        <w:fldChar w:fldCharType="separate"/>
      </w:r>
      <w:r w:rsidR="00851CC9">
        <w:rPr>
          <w:noProof/>
          <w:webHidden/>
        </w:rPr>
        <w:t>10</w:t>
      </w:r>
      <w:ins w:id="103" w:author="Kumar Baral" w:date="2023-02-13T14:39:00Z">
        <w:r>
          <w:rPr>
            <w:noProof/>
            <w:webHidden/>
          </w:rPr>
          <w:fldChar w:fldCharType="end"/>
        </w:r>
        <w:r w:rsidRPr="002A33D7">
          <w:rPr>
            <w:rStyle w:val="Hyperlink"/>
            <w:noProof/>
          </w:rPr>
          <w:fldChar w:fldCharType="end"/>
        </w:r>
      </w:ins>
    </w:p>
    <w:p w14:paraId="594119EE" w14:textId="1E1B7E6F" w:rsidR="00C172A6" w:rsidRDefault="00C172A6">
      <w:pPr>
        <w:pStyle w:val="TOC2"/>
        <w:rPr>
          <w:ins w:id="104" w:author="Kumar Baral" w:date="2023-02-13T14:39:00Z"/>
          <w:rFonts w:asciiTheme="minorHAnsi" w:eastAsiaTheme="minorEastAsia" w:hAnsiTheme="minorHAnsi" w:cstheme="minorBidi"/>
          <w:noProof/>
          <w:lang w:bidi="ne-NP"/>
        </w:rPr>
      </w:pPr>
      <w:ins w:id="105"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"_Toc127191913"</w:instrText>
        </w:r>
        <w:r w:rsidRPr="002A33D7">
          <w:rPr>
            <w:rStyle w:val="Hyperlink"/>
            <w:noProof/>
          </w:rPr>
          <w:instrText xml:space="preserve"> </w:instrText>
        </w:r>
        <w:r w:rsidRPr="002A33D7">
          <w:rPr>
            <w:rStyle w:val="Hyperlink"/>
            <w:noProof/>
          </w:rPr>
          <w:fldChar w:fldCharType="separate"/>
        </w:r>
        <w:r w:rsidRPr="002A33D7">
          <w:rPr>
            <w:rStyle w:val="Hyperlink"/>
            <w:noProof/>
          </w:rPr>
          <w:t>1.6</w:t>
        </w:r>
        <w:r>
          <w:rPr>
            <w:rFonts w:asciiTheme="minorHAnsi" w:eastAsiaTheme="minorEastAsia" w:hAnsiTheme="minorHAnsi" w:cstheme="minorBidi"/>
            <w:noProof/>
            <w:lang w:bidi="ne-NP"/>
          </w:rPr>
          <w:tab/>
        </w:r>
        <w:r w:rsidRPr="002A33D7">
          <w:rPr>
            <w:rStyle w:val="Hyperlink"/>
            <w:noProof/>
          </w:rPr>
          <w:t>Available Data</w:t>
        </w:r>
        <w:r>
          <w:rPr>
            <w:noProof/>
            <w:webHidden/>
          </w:rPr>
          <w:tab/>
        </w:r>
        <w:r>
          <w:rPr>
            <w:noProof/>
            <w:webHidden/>
          </w:rPr>
          <w:fldChar w:fldCharType="begin"/>
        </w:r>
        <w:r>
          <w:rPr>
            <w:noProof/>
            <w:webHidden/>
          </w:rPr>
          <w:instrText xml:space="preserve"> PAGEREF _Toc127191913 \h </w:instrText>
        </w:r>
      </w:ins>
      <w:r>
        <w:rPr>
          <w:noProof/>
          <w:webHidden/>
        </w:rPr>
      </w:r>
      <w:r>
        <w:rPr>
          <w:noProof/>
          <w:webHidden/>
        </w:rPr>
        <w:fldChar w:fldCharType="separate"/>
      </w:r>
      <w:r w:rsidR="00851CC9">
        <w:rPr>
          <w:noProof/>
          <w:webHidden/>
        </w:rPr>
        <w:t>10</w:t>
      </w:r>
      <w:ins w:id="106" w:author="Kumar Baral" w:date="2023-02-13T14:39:00Z">
        <w:r>
          <w:rPr>
            <w:noProof/>
            <w:webHidden/>
          </w:rPr>
          <w:fldChar w:fldCharType="end"/>
        </w:r>
        <w:r w:rsidRPr="002A33D7">
          <w:rPr>
            <w:rStyle w:val="Hyperlink"/>
            <w:noProof/>
          </w:rPr>
          <w:fldChar w:fldCharType="end"/>
        </w:r>
      </w:ins>
    </w:p>
    <w:p w14:paraId="318C9ED9" w14:textId="413B5713" w:rsidR="00C172A6" w:rsidRDefault="00C172A6">
      <w:pPr>
        <w:pStyle w:val="TOC3"/>
        <w:rPr>
          <w:ins w:id="107" w:author="Kumar Baral" w:date="2023-02-13T14:39:00Z"/>
          <w:rFonts w:asciiTheme="minorHAnsi" w:eastAsiaTheme="minorEastAsia" w:hAnsiTheme="minorHAnsi" w:cstheme="minorBidi"/>
          <w:noProof/>
          <w:lang w:bidi="ne-NP"/>
        </w:rPr>
      </w:pPr>
      <w:ins w:id="108"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"_Toc127191914"</w:instrText>
        </w:r>
        <w:r w:rsidRPr="002A33D7">
          <w:rPr>
            <w:rStyle w:val="Hyperlink"/>
            <w:noProof/>
          </w:rPr>
          <w:instrText xml:space="preserve"> </w:instrText>
        </w:r>
        <w:r w:rsidRPr="002A33D7">
          <w:rPr>
            <w:rStyle w:val="Hyperlink"/>
            <w:noProof/>
          </w:rPr>
          <w:fldChar w:fldCharType="separate"/>
        </w:r>
        <w:r w:rsidRPr="002A33D7">
          <w:rPr>
            <w:rStyle w:val="Hyperlink"/>
            <w:noProof/>
          </w:rPr>
          <w:t>1.6.1</w:t>
        </w:r>
        <w:r>
          <w:rPr>
            <w:rFonts w:asciiTheme="minorHAnsi" w:eastAsiaTheme="minorEastAsia" w:hAnsiTheme="minorHAnsi" w:cstheme="minorBidi"/>
            <w:noProof/>
            <w:lang w:bidi="ne-NP"/>
          </w:rPr>
          <w:tab/>
        </w:r>
        <w:r w:rsidRPr="002A33D7">
          <w:rPr>
            <w:rStyle w:val="Hyperlink"/>
            <w:noProof/>
          </w:rPr>
          <w:t>Hydrological Data</w:t>
        </w:r>
        <w:r>
          <w:rPr>
            <w:noProof/>
            <w:webHidden/>
          </w:rPr>
          <w:tab/>
        </w:r>
        <w:r>
          <w:rPr>
            <w:noProof/>
            <w:webHidden/>
          </w:rPr>
          <w:fldChar w:fldCharType="begin"/>
        </w:r>
        <w:r>
          <w:rPr>
            <w:noProof/>
            <w:webHidden/>
          </w:rPr>
          <w:instrText xml:space="preserve"> PAGEREF _Toc127191914 \h </w:instrText>
        </w:r>
      </w:ins>
      <w:r>
        <w:rPr>
          <w:noProof/>
          <w:webHidden/>
        </w:rPr>
      </w:r>
      <w:r>
        <w:rPr>
          <w:noProof/>
          <w:webHidden/>
        </w:rPr>
        <w:fldChar w:fldCharType="separate"/>
      </w:r>
      <w:r w:rsidR="00851CC9">
        <w:rPr>
          <w:noProof/>
          <w:webHidden/>
        </w:rPr>
        <w:t>10</w:t>
      </w:r>
      <w:ins w:id="109" w:author="Kumar Baral" w:date="2023-02-13T14:39:00Z">
        <w:r>
          <w:rPr>
            <w:noProof/>
            <w:webHidden/>
          </w:rPr>
          <w:fldChar w:fldCharType="end"/>
        </w:r>
        <w:r w:rsidRPr="002A33D7">
          <w:rPr>
            <w:rStyle w:val="Hyperlink"/>
            <w:noProof/>
          </w:rPr>
          <w:fldChar w:fldCharType="end"/>
        </w:r>
      </w:ins>
    </w:p>
    <w:p w14:paraId="7AB6A712" w14:textId="35A7F1D9" w:rsidR="00C172A6" w:rsidRDefault="00C172A6">
      <w:pPr>
        <w:pStyle w:val="TOC2"/>
        <w:rPr>
          <w:ins w:id="110" w:author="Kumar Baral" w:date="2023-02-13T14:39:00Z"/>
          <w:rFonts w:asciiTheme="minorHAnsi" w:eastAsiaTheme="minorEastAsia" w:hAnsiTheme="minorHAnsi" w:cstheme="minorBidi"/>
          <w:noProof/>
          <w:lang w:bidi="ne-NP"/>
        </w:rPr>
      </w:pPr>
      <w:ins w:id="111"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"_Toc127191923"</w:instrText>
        </w:r>
        <w:r w:rsidRPr="002A33D7">
          <w:rPr>
            <w:rStyle w:val="Hyperlink"/>
            <w:noProof/>
          </w:rPr>
          <w:instrText xml:space="preserve"> </w:instrText>
        </w:r>
        <w:r w:rsidRPr="002A33D7">
          <w:rPr>
            <w:rStyle w:val="Hyperlink"/>
            <w:noProof/>
          </w:rPr>
          <w:fldChar w:fldCharType="separate"/>
        </w:r>
        <w:r w:rsidRPr="002A33D7">
          <w:rPr>
            <w:rStyle w:val="Hyperlink"/>
            <w:noProof/>
          </w:rPr>
          <w:t>1.7</w:t>
        </w:r>
        <w:r>
          <w:rPr>
            <w:rFonts w:asciiTheme="minorHAnsi" w:eastAsiaTheme="minorEastAsia" w:hAnsiTheme="minorHAnsi" w:cstheme="minorBidi"/>
            <w:noProof/>
            <w:lang w:bidi="ne-NP"/>
          </w:rPr>
          <w:tab/>
        </w:r>
        <w:r w:rsidRPr="002A33D7">
          <w:rPr>
            <w:rStyle w:val="Hyperlink"/>
            <w:noProof/>
          </w:rPr>
          <w:t>Long Term Mean Monthly Flow</w:t>
        </w:r>
        <w:r>
          <w:rPr>
            <w:noProof/>
            <w:webHidden/>
          </w:rPr>
          <w:tab/>
        </w:r>
        <w:r>
          <w:rPr>
            <w:noProof/>
            <w:webHidden/>
          </w:rPr>
          <w:fldChar w:fldCharType="begin"/>
        </w:r>
        <w:r>
          <w:rPr>
            <w:noProof/>
            <w:webHidden/>
          </w:rPr>
          <w:instrText xml:space="preserve"> PAGEREF _Toc127191923 \h </w:instrText>
        </w:r>
      </w:ins>
      <w:r>
        <w:rPr>
          <w:noProof/>
          <w:webHidden/>
        </w:rPr>
      </w:r>
      <w:r>
        <w:rPr>
          <w:noProof/>
          <w:webHidden/>
        </w:rPr>
        <w:fldChar w:fldCharType="separate"/>
      </w:r>
      <w:r w:rsidR="00851CC9">
        <w:rPr>
          <w:noProof/>
          <w:webHidden/>
        </w:rPr>
        <w:t>11</w:t>
      </w:r>
      <w:ins w:id="112" w:author="Kumar Baral" w:date="2023-02-13T14:39:00Z">
        <w:r>
          <w:rPr>
            <w:noProof/>
            <w:webHidden/>
          </w:rPr>
          <w:fldChar w:fldCharType="end"/>
        </w:r>
        <w:r w:rsidRPr="002A33D7">
          <w:rPr>
            <w:rStyle w:val="Hyperlink"/>
            <w:noProof/>
          </w:rPr>
          <w:fldChar w:fldCharType="end"/>
        </w:r>
      </w:ins>
    </w:p>
    <w:p w14:paraId="4C345F3D" w14:textId="24506C4B" w:rsidR="00C172A6" w:rsidRDefault="00C172A6">
      <w:pPr>
        <w:pStyle w:val="TOC3"/>
        <w:rPr>
          <w:ins w:id="113" w:author="Kumar Baral" w:date="2023-02-13T14:39:00Z"/>
          <w:rFonts w:asciiTheme="minorHAnsi" w:eastAsiaTheme="minorEastAsia" w:hAnsiTheme="minorHAnsi" w:cstheme="minorBidi"/>
          <w:noProof/>
          <w:lang w:bidi="ne-NP"/>
        </w:rPr>
      </w:pPr>
      <w:ins w:id="114"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"_Toc127191924"</w:instrText>
        </w:r>
        <w:r w:rsidRPr="002A33D7">
          <w:rPr>
            <w:rStyle w:val="Hyperlink"/>
            <w:noProof/>
          </w:rPr>
          <w:instrText xml:space="preserve"> </w:instrText>
        </w:r>
        <w:r w:rsidRPr="002A33D7">
          <w:rPr>
            <w:rStyle w:val="Hyperlink"/>
            <w:noProof/>
          </w:rPr>
          <w:fldChar w:fldCharType="separate"/>
        </w:r>
        <w:r w:rsidRPr="002A33D7">
          <w:rPr>
            <w:rStyle w:val="Hyperlink"/>
            <w:noProof/>
          </w:rPr>
          <w:t>1.7.1</w:t>
        </w:r>
        <w:r>
          <w:rPr>
            <w:rFonts w:asciiTheme="minorHAnsi" w:eastAsiaTheme="minorEastAsia" w:hAnsiTheme="minorHAnsi" w:cstheme="minorBidi"/>
            <w:noProof/>
            <w:lang w:bidi="ne-NP"/>
          </w:rPr>
          <w:tab/>
        </w:r>
        <w:r w:rsidRPr="002A33D7">
          <w:rPr>
            <w:rStyle w:val="Hyperlink"/>
            <w:noProof/>
          </w:rPr>
          <w:t>Direct measured data</w:t>
        </w:r>
        <w:r>
          <w:rPr>
            <w:noProof/>
            <w:webHidden/>
          </w:rPr>
          <w:tab/>
        </w:r>
        <w:r>
          <w:rPr>
            <w:noProof/>
            <w:webHidden/>
          </w:rPr>
          <w:fldChar w:fldCharType="begin"/>
        </w:r>
        <w:r>
          <w:rPr>
            <w:noProof/>
            <w:webHidden/>
          </w:rPr>
          <w:instrText xml:space="preserve"> PAGEREF _Toc127191924 \h </w:instrText>
        </w:r>
      </w:ins>
      <w:r>
        <w:rPr>
          <w:noProof/>
          <w:webHidden/>
        </w:rPr>
      </w:r>
      <w:r>
        <w:rPr>
          <w:noProof/>
          <w:webHidden/>
        </w:rPr>
        <w:fldChar w:fldCharType="separate"/>
      </w:r>
      <w:r w:rsidR="00851CC9">
        <w:rPr>
          <w:noProof/>
          <w:webHidden/>
        </w:rPr>
        <w:t>11</w:t>
      </w:r>
      <w:ins w:id="115" w:author="Kumar Baral" w:date="2023-02-13T14:39:00Z">
        <w:r>
          <w:rPr>
            <w:noProof/>
            <w:webHidden/>
          </w:rPr>
          <w:fldChar w:fldCharType="end"/>
        </w:r>
        <w:r w:rsidRPr="002A33D7">
          <w:rPr>
            <w:rStyle w:val="Hyperlink"/>
            <w:noProof/>
          </w:rPr>
          <w:fldChar w:fldCharType="end"/>
        </w:r>
      </w:ins>
    </w:p>
    <w:p w14:paraId="10369130" w14:textId="7CE786FD" w:rsidR="00C172A6" w:rsidRDefault="00C172A6">
      <w:pPr>
        <w:pStyle w:val="TOC3"/>
        <w:rPr>
          <w:ins w:id="116" w:author="Kumar Baral" w:date="2023-02-13T14:39:00Z"/>
          <w:rFonts w:asciiTheme="minorHAnsi" w:eastAsiaTheme="minorEastAsia" w:hAnsiTheme="minorHAnsi" w:cstheme="minorBidi"/>
          <w:noProof/>
          <w:lang w:bidi="ne-NP"/>
        </w:rPr>
      </w:pPr>
      <w:ins w:id="117"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"_Toc127191925"</w:instrText>
        </w:r>
        <w:r w:rsidRPr="002A33D7">
          <w:rPr>
            <w:rStyle w:val="Hyperlink"/>
            <w:noProof/>
          </w:rPr>
          <w:instrText xml:space="preserve"> </w:instrText>
        </w:r>
        <w:r w:rsidRPr="002A33D7">
          <w:rPr>
            <w:rStyle w:val="Hyperlink"/>
            <w:noProof/>
          </w:rPr>
          <w:fldChar w:fldCharType="separate"/>
        </w:r>
        <w:r w:rsidRPr="002A33D7">
          <w:rPr>
            <w:rStyle w:val="Hyperlink"/>
            <w:noProof/>
          </w:rPr>
          <w:t>1.7.2</w:t>
        </w:r>
        <w:r>
          <w:rPr>
            <w:rFonts w:asciiTheme="minorHAnsi" w:eastAsiaTheme="minorEastAsia" w:hAnsiTheme="minorHAnsi" w:cstheme="minorBidi"/>
            <w:noProof/>
            <w:lang w:bidi="ne-NP"/>
          </w:rPr>
          <w:tab/>
        </w:r>
        <w:r w:rsidRPr="002A33D7">
          <w:rPr>
            <w:rStyle w:val="Hyperlink"/>
            <w:noProof/>
          </w:rPr>
          <w:t>Comparison with implemented Mean Monthly Flow</w:t>
        </w:r>
        <w:r>
          <w:rPr>
            <w:noProof/>
            <w:webHidden/>
          </w:rPr>
          <w:tab/>
        </w:r>
        <w:r>
          <w:rPr>
            <w:noProof/>
            <w:webHidden/>
          </w:rPr>
          <w:fldChar w:fldCharType="begin"/>
        </w:r>
        <w:r>
          <w:rPr>
            <w:noProof/>
            <w:webHidden/>
          </w:rPr>
          <w:instrText xml:space="preserve"> PAGEREF _Toc127191925 \h </w:instrText>
        </w:r>
      </w:ins>
      <w:r>
        <w:rPr>
          <w:noProof/>
          <w:webHidden/>
        </w:rPr>
      </w:r>
      <w:r>
        <w:rPr>
          <w:noProof/>
          <w:webHidden/>
        </w:rPr>
        <w:fldChar w:fldCharType="separate"/>
      </w:r>
      <w:r w:rsidR="00851CC9">
        <w:rPr>
          <w:noProof/>
          <w:webHidden/>
        </w:rPr>
        <w:t>13</w:t>
      </w:r>
      <w:ins w:id="118" w:author="Kumar Baral" w:date="2023-02-13T14:39:00Z">
        <w:r>
          <w:rPr>
            <w:noProof/>
            <w:webHidden/>
          </w:rPr>
          <w:fldChar w:fldCharType="end"/>
        </w:r>
        <w:r w:rsidRPr="002A33D7">
          <w:rPr>
            <w:rStyle w:val="Hyperlink"/>
            <w:noProof/>
          </w:rPr>
          <w:fldChar w:fldCharType="end"/>
        </w:r>
      </w:ins>
    </w:p>
    <w:p w14:paraId="186C92BD" w14:textId="048F6775" w:rsidR="00C172A6" w:rsidRDefault="00C172A6">
      <w:pPr>
        <w:pStyle w:val="TOC3"/>
        <w:rPr>
          <w:ins w:id="119" w:author="Kumar Baral" w:date="2023-02-13T14:39:00Z"/>
          <w:rFonts w:asciiTheme="minorHAnsi" w:eastAsiaTheme="minorEastAsia" w:hAnsiTheme="minorHAnsi" w:cstheme="minorBidi"/>
          <w:noProof/>
          <w:lang w:bidi="ne-NP"/>
        </w:rPr>
      </w:pPr>
      <w:ins w:id="120"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"_Toc127191926"</w:instrText>
        </w:r>
        <w:r w:rsidRPr="002A33D7">
          <w:rPr>
            <w:rStyle w:val="Hyperlink"/>
            <w:noProof/>
          </w:rPr>
          <w:instrText xml:space="preserve"> </w:instrText>
        </w:r>
        <w:r w:rsidRPr="002A33D7">
          <w:rPr>
            <w:rStyle w:val="Hyperlink"/>
            <w:noProof/>
          </w:rPr>
          <w:fldChar w:fldCharType="separate"/>
        </w:r>
        <w:r w:rsidRPr="002A33D7">
          <w:rPr>
            <w:rStyle w:val="Hyperlink"/>
            <w:noProof/>
          </w:rPr>
          <w:t>1.7.3</w:t>
        </w:r>
        <w:r>
          <w:rPr>
            <w:rFonts w:asciiTheme="minorHAnsi" w:eastAsiaTheme="minorEastAsia" w:hAnsiTheme="minorHAnsi" w:cstheme="minorBidi"/>
            <w:noProof/>
            <w:lang w:bidi="ne-NP"/>
          </w:rPr>
          <w:tab/>
        </w:r>
        <w:r w:rsidRPr="002A33D7">
          <w:rPr>
            <w:rStyle w:val="Hyperlink"/>
            <w:noProof/>
          </w:rPr>
          <w:t>Water Sharing in Andhi Khola</w:t>
        </w:r>
        <w:r>
          <w:rPr>
            <w:noProof/>
            <w:webHidden/>
          </w:rPr>
          <w:tab/>
        </w:r>
        <w:r>
          <w:rPr>
            <w:noProof/>
            <w:webHidden/>
          </w:rPr>
          <w:fldChar w:fldCharType="begin"/>
        </w:r>
        <w:r>
          <w:rPr>
            <w:noProof/>
            <w:webHidden/>
          </w:rPr>
          <w:instrText xml:space="preserve"> PAGEREF _Toc127191926 \h </w:instrText>
        </w:r>
      </w:ins>
      <w:r>
        <w:rPr>
          <w:noProof/>
          <w:webHidden/>
        </w:rPr>
      </w:r>
      <w:r>
        <w:rPr>
          <w:noProof/>
          <w:webHidden/>
        </w:rPr>
        <w:fldChar w:fldCharType="separate"/>
      </w:r>
      <w:r w:rsidR="00851CC9">
        <w:rPr>
          <w:noProof/>
          <w:webHidden/>
        </w:rPr>
        <w:t>13</w:t>
      </w:r>
      <w:ins w:id="121" w:author="Kumar Baral" w:date="2023-02-13T14:39:00Z">
        <w:r>
          <w:rPr>
            <w:noProof/>
            <w:webHidden/>
          </w:rPr>
          <w:fldChar w:fldCharType="end"/>
        </w:r>
        <w:r w:rsidRPr="002A33D7">
          <w:rPr>
            <w:rStyle w:val="Hyperlink"/>
            <w:noProof/>
          </w:rPr>
          <w:fldChar w:fldCharType="end"/>
        </w:r>
      </w:ins>
    </w:p>
    <w:p w14:paraId="18462E43" w14:textId="4141BDF2" w:rsidR="00C172A6" w:rsidRDefault="00C172A6">
      <w:pPr>
        <w:pStyle w:val="TOC3"/>
        <w:rPr>
          <w:ins w:id="122" w:author="Kumar Baral" w:date="2023-02-13T14:39:00Z"/>
          <w:rFonts w:asciiTheme="minorHAnsi" w:eastAsiaTheme="minorEastAsia" w:hAnsiTheme="minorHAnsi" w:cstheme="minorBidi"/>
          <w:noProof/>
          <w:lang w:bidi="ne-NP"/>
        </w:rPr>
      </w:pPr>
      <w:ins w:id="123"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"_Toc127191927"</w:instrText>
        </w:r>
        <w:r w:rsidRPr="002A33D7">
          <w:rPr>
            <w:rStyle w:val="Hyperlink"/>
            <w:noProof/>
          </w:rPr>
          <w:instrText xml:space="preserve"> </w:instrText>
        </w:r>
        <w:r w:rsidRPr="002A33D7">
          <w:rPr>
            <w:rStyle w:val="Hyperlink"/>
            <w:noProof/>
          </w:rPr>
          <w:fldChar w:fldCharType="separate"/>
        </w:r>
        <w:r w:rsidRPr="002A33D7">
          <w:rPr>
            <w:rStyle w:val="Hyperlink"/>
            <w:noProof/>
          </w:rPr>
          <w:t>1.7.4</w:t>
        </w:r>
        <w:r>
          <w:rPr>
            <w:rFonts w:asciiTheme="minorHAnsi" w:eastAsiaTheme="minorEastAsia" w:hAnsiTheme="minorHAnsi" w:cstheme="minorBidi"/>
            <w:noProof/>
            <w:lang w:bidi="ne-NP"/>
          </w:rPr>
          <w:tab/>
        </w:r>
        <w:r w:rsidRPr="002A33D7">
          <w:rPr>
            <w:rStyle w:val="Hyperlink"/>
            <w:noProof/>
          </w:rPr>
          <w:t>Riparian Release</w:t>
        </w:r>
        <w:r>
          <w:rPr>
            <w:noProof/>
            <w:webHidden/>
          </w:rPr>
          <w:tab/>
        </w:r>
        <w:r>
          <w:rPr>
            <w:noProof/>
            <w:webHidden/>
          </w:rPr>
          <w:fldChar w:fldCharType="begin"/>
        </w:r>
        <w:r>
          <w:rPr>
            <w:noProof/>
            <w:webHidden/>
          </w:rPr>
          <w:instrText xml:space="preserve"> PAGEREF _Toc127191927 \h </w:instrText>
        </w:r>
      </w:ins>
      <w:r>
        <w:rPr>
          <w:noProof/>
          <w:webHidden/>
        </w:rPr>
      </w:r>
      <w:r>
        <w:rPr>
          <w:noProof/>
          <w:webHidden/>
        </w:rPr>
        <w:fldChar w:fldCharType="separate"/>
      </w:r>
      <w:r w:rsidR="00851CC9">
        <w:rPr>
          <w:noProof/>
          <w:webHidden/>
        </w:rPr>
        <w:t>14</w:t>
      </w:r>
      <w:ins w:id="124" w:author="Kumar Baral" w:date="2023-02-13T14:39:00Z">
        <w:r>
          <w:rPr>
            <w:noProof/>
            <w:webHidden/>
          </w:rPr>
          <w:fldChar w:fldCharType="end"/>
        </w:r>
        <w:r w:rsidRPr="002A33D7">
          <w:rPr>
            <w:rStyle w:val="Hyperlink"/>
            <w:noProof/>
          </w:rPr>
          <w:fldChar w:fldCharType="end"/>
        </w:r>
      </w:ins>
    </w:p>
    <w:p w14:paraId="57696C66" w14:textId="104476F8" w:rsidR="00C172A6" w:rsidRDefault="00C172A6">
      <w:pPr>
        <w:pStyle w:val="TOC2"/>
        <w:rPr>
          <w:ins w:id="125" w:author="Kumar Baral" w:date="2023-02-13T14:39:00Z"/>
          <w:rFonts w:asciiTheme="minorHAnsi" w:eastAsiaTheme="minorEastAsia" w:hAnsiTheme="minorHAnsi" w:cstheme="minorBidi"/>
          <w:noProof/>
          <w:lang w:bidi="ne-NP"/>
        </w:rPr>
      </w:pPr>
      <w:ins w:id="126"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"_Toc127191928"</w:instrText>
        </w:r>
        <w:r w:rsidRPr="002A33D7">
          <w:rPr>
            <w:rStyle w:val="Hyperlink"/>
            <w:noProof/>
          </w:rPr>
          <w:instrText xml:space="preserve"> </w:instrText>
        </w:r>
        <w:r w:rsidRPr="002A33D7">
          <w:rPr>
            <w:rStyle w:val="Hyperlink"/>
            <w:noProof/>
          </w:rPr>
          <w:fldChar w:fldCharType="separate"/>
        </w:r>
        <w:r w:rsidRPr="002A33D7">
          <w:rPr>
            <w:rStyle w:val="Hyperlink"/>
            <w:noProof/>
          </w:rPr>
          <w:t>1.8</w:t>
        </w:r>
        <w:r>
          <w:rPr>
            <w:rFonts w:asciiTheme="minorHAnsi" w:eastAsiaTheme="minorEastAsia" w:hAnsiTheme="minorHAnsi" w:cstheme="minorBidi"/>
            <w:noProof/>
            <w:lang w:bidi="ne-NP"/>
          </w:rPr>
          <w:tab/>
        </w:r>
        <w:r w:rsidRPr="002A33D7">
          <w:rPr>
            <w:rStyle w:val="Hyperlink"/>
            <w:noProof/>
          </w:rPr>
          <w:t>Flow Duration Curve (FDC) and Design Discharge</w:t>
        </w:r>
        <w:r>
          <w:rPr>
            <w:noProof/>
            <w:webHidden/>
          </w:rPr>
          <w:tab/>
        </w:r>
        <w:r>
          <w:rPr>
            <w:noProof/>
            <w:webHidden/>
          </w:rPr>
          <w:fldChar w:fldCharType="begin"/>
        </w:r>
        <w:r>
          <w:rPr>
            <w:noProof/>
            <w:webHidden/>
          </w:rPr>
          <w:instrText xml:space="preserve"> PAGEREF _Toc127191928 \h </w:instrText>
        </w:r>
      </w:ins>
      <w:r>
        <w:rPr>
          <w:noProof/>
          <w:webHidden/>
        </w:rPr>
      </w:r>
      <w:r>
        <w:rPr>
          <w:noProof/>
          <w:webHidden/>
        </w:rPr>
        <w:fldChar w:fldCharType="separate"/>
      </w:r>
      <w:r w:rsidR="00851CC9">
        <w:rPr>
          <w:noProof/>
          <w:webHidden/>
        </w:rPr>
        <w:t>14</w:t>
      </w:r>
      <w:ins w:id="127" w:author="Kumar Baral" w:date="2023-02-13T14:39:00Z">
        <w:r>
          <w:rPr>
            <w:noProof/>
            <w:webHidden/>
          </w:rPr>
          <w:fldChar w:fldCharType="end"/>
        </w:r>
        <w:r w:rsidRPr="002A33D7">
          <w:rPr>
            <w:rStyle w:val="Hyperlink"/>
            <w:noProof/>
          </w:rPr>
          <w:fldChar w:fldCharType="end"/>
        </w:r>
      </w:ins>
    </w:p>
    <w:p w14:paraId="02705768" w14:textId="3C295604" w:rsidR="00C172A6" w:rsidRDefault="00C172A6">
      <w:pPr>
        <w:pStyle w:val="TOC2"/>
        <w:rPr>
          <w:ins w:id="128" w:author="Kumar Baral" w:date="2023-02-13T14:39:00Z"/>
          <w:rFonts w:asciiTheme="minorHAnsi" w:eastAsiaTheme="minorEastAsia" w:hAnsiTheme="minorHAnsi" w:cstheme="minorBidi"/>
          <w:noProof/>
          <w:lang w:bidi="ne-NP"/>
        </w:rPr>
      </w:pPr>
      <w:ins w:id="129"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"_Toc127191929"</w:instrText>
        </w:r>
        <w:r w:rsidRPr="002A33D7">
          <w:rPr>
            <w:rStyle w:val="Hyperlink"/>
            <w:noProof/>
          </w:rPr>
          <w:instrText xml:space="preserve"> </w:instrText>
        </w:r>
        <w:r w:rsidRPr="002A33D7">
          <w:rPr>
            <w:rStyle w:val="Hyperlink"/>
            <w:noProof/>
          </w:rPr>
          <w:fldChar w:fldCharType="separate"/>
        </w:r>
        <w:r w:rsidRPr="002A33D7">
          <w:rPr>
            <w:rStyle w:val="Hyperlink"/>
            <w:noProof/>
          </w:rPr>
          <w:t>1.9</w:t>
        </w:r>
        <w:r>
          <w:rPr>
            <w:rFonts w:asciiTheme="minorHAnsi" w:eastAsiaTheme="minorEastAsia" w:hAnsiTheme="minorHAnsi" w:cstheme="minorBidi"/>
            <w:noProof/>
            <w:lang w:bidi="ne-NP"/>
          </w:rPr>
          <w:tab/>
        </w:r>
        <w:r w:rsidRPr="002A33D7">
          <w:rPr>
            <w:rStyle w:val="Hyperlink"/>
            <w:noProof/>
          </w:rPr>
          <w:t>Flood Analysis</w:t>
        </w:r>
        <w:r>
          <w:rPr>
            <w:noProof/>
            <w:webHidden/>
          </w:rPr>
          <w:tab/>
        </w:r>
        <w:r>
          <w:rPr>
            <w:noProof/>
            <w:webHidden/>
          </w:rPr>
          <w:fldChar w:fldCharType="begin"/>
        </w:r>
        <w:r>
          <w:rPr>
            <w:noProof/>
            <w:webHidden/>
          </w:rPr>
          <w:instrText xml:space="preserve"> PAGEREF _Toc127191929 \h </w:instrText>
        </w:r>
      </w:ins>
      <w:r>
        <w:rPr>
          <w:noProof/>
          <w:webHidden/>
        </w:rPr>
      </w:r>
      <w:r>
        <w:rPr>
          <w:noProof/>
          <w:webHidden/>
        </w:rPr>
        <w:fldChar w:fldCharType="separate"/>
      </w:r>
      <w:r w:rsidR="00851CC9">
        <w:rPr>
          <w:noProof/>
          <w:webHidden/>
        </w:rPr>
        <w:t>15</w:t>
      </w:r>
      <w:ins w:id="130" w:author="Kumar Baral" w:date="2023-02-13T14:39:00Z">
        <w:r>
          <w:rPr>
            <w:noProof/>
            <w:webHidden/>
          </w:rPr>
          <w:fldChar w:fldCharType="end"/>
        </w:r>
        <w:r w:rsidRPr="002A33D7">
          <w:rPr>
            <w:rStyle w:val="Hyperlink"/>
            <w:noProof/>
          </w:rPr>
          <w:fldChar w:fldCharType="end"/>
        </w:r>
      </w:ins>
    </w:p>
    <w:p w14:paraId="2AD5D5CC" w14:textId="5827C59E" w:rsidR="00C172A6" w:rsidRDefault="00C172A6">
      <w:pPr>
        <w:pStyle w:val="TOC2"/>
        <w:tabs>
          <w:tab w:val="left" w:pos="1320"/>
        </w:tabs>
        <w:rPr>
          <w:ins w:id="131" w:author="Kumar Baral" w:date="2023-02-13T14:39:00Z"/>
          <w:rFonts w:asciiTheme="minorHAnsi" w:eastAsiaTheme="minorEastAsia" w:hAnsiTheme="minorHAnsi" w:cstheme="minorBidi"/>
          <w:noProof/>
          <w:lang w:bidi="ne-NP"/>
        </w:rPr>
      </w:pPr>
      <w:ins w:id="132"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"_Toc127191930"</w:instrText>
        </w:r>
        <w:r w:rsidRPr="002A33D7">
          <w:rPr>
            <w:rStyle w:val="Hyperlink"/>
            <w:noProof/>
          </w:rPr>
          <w:instrText xml:space="preserve"> </w:instrText>
        </w:r>
        <w:r w:rsidRPr="002A33D7">
          <w:rPr>
            <w:rStyle w:val="Hyperlink"/>
            <w:noProof/>
          </w:rPr>
          <w:fldChar w:fldCharType="separate"/>
        </w:r>
        <w:r w:rsidRPr="002A33D7">
          <w:rPr>
            <w:rStyle w:val="Hyperlink"/>
            <w:noProof/>
          </w:rPr>
          <w:t>1.10</w:t>
        </w:r>
        <w:r>
          <w:rPr>
            <w:rFonts w:asciiTheme="minorHAnsi" w:eastAsiaTheme="minorEastAsia" w:hAnsiTheme="minorHAnsi" w:cstheme="minorBidi"/>
            <w:noProof/>
            <w:lang w:bidi="ne-NP"/>
          </w:rPr>
          <w:tab/>
        </w:r>
        <w:r w:rsidRPr="002A33D7">
          <w:rPr>
            <w:rStyle w:val="Hyperlink"/>
            <w:noProof/>
          </w:rPr>
          <w:t>Low Flow</w:t>
        </w:r>
        <w:r>
          <w:rPr>
            <w:noProof/>
            <w:webHidden/>
          </w:rPr>
          <w:tab/>
        </w:r>
        <w:r>
          <w:rPr>
            <w:noProof/>
            <w:webHidden/>
          </w:rPr>
          <w:fldChar w:fldCharType="begin"/>
        </w:r>
        <w:r>
          <w:rPr>
            <w:noProof/>
            <w:webHidden/>
          </w:rPr>
          <w:instrText xml:space="preserve"> PAGEREF _Toc127191930 \h </w:instrText>
        </w:r>
      </w:ins>
      <w:r>
        <w:rPr>
          <w:noProof/>
          <w:webHidden/>
        </w:rPr>
      </w:r>
      <w:r>
        <w:rPr>
          <w:noProof/>
          <w:webHidden/>
        </w:rPr>
        <w:fldChar w:fldCharType="separate"/>
      </w:r>
      <w:r w:rsidR="00851CC9">
        <w:rPr>
          <w:noProof/>
          <w:webHidden/>
        </w:rPr>
        <w:t>16</w:t>
      </w:r>
      <w:ins w:id="133" w:author="Kumar Baral" w:date="2023-02-13T14:39:00Z">
        <w:r>
          <w:rPr>
            <w:noProof/>
            <w:webHidden/>
          </w:rPr>
          <w:fldChar w:fldCharType="end"/>
        </w:r>
        <w:r w:rsidRPr="002A33D7">
          <w:rPr>
            <w:rStyle w:val="Hyperlink"/>
            <w:noProof/>
          </w:rPr>
          <w:fldChar w:fldCharType="end"/>
        </w:r>
      </w:ins>
    </w:p>
    <w:p w14:paraId="6877C29C" w14:textId="7251CADB" w:rsidR="00C172A6" w:rsidRDefault="00C172A6">
      <w:pPr>
        <w:pStyle w:val="TOC2"/>
        <w:tabs>
          <w:tab w:val="left" w:pos="1320"/>
        </w:tabs>
        <w:rPr>
          <w:ins w:id="134" w:author="Kumar Baral" w:date="2023-02-13T14:39:00Z"/>
          <w:rFonts w:asciiTheme="minorHAnsi" w:eastAsiaTheme="minorEastAsia" w:hAnsiTheme="minorHAnsi" w:cstheme="minorBidi"/>
          <w:noProof/>
          <w:lang w:bidi="ne-NP"/>
        </w:rPr>
      </w:pPr>
      <w:ins w:id="135"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"_Toc127191932"</w:instrText>
        </w:r>
        <w:r w:rsidRPr="002A33D7">
          <w:rPr>
            <w:rStyle w:val="Hyperlink"/>
            <w:noProof/>
          </w:rPr>
          <w:instrText xml:space="preserve"> </w:instrText>
        </w:r>
        <w:r w:rsidRPr="002A33D7">
          <w:rPr>
            <w:rStyle w:val="Hyperlink"/>
            <w:noProof/>
          </w:rPr>
          <w:fldChar w:fldCharType="separate"/>
        </w:r>
        <w:r w:rsidRPr="002A33D7">
          <w:rPr>
            <w:rStyle w:val="Hyperlink"/>
            <w:noProof/>
          </w:rPr>
          <w:t>1.11</w:t>
        </w:r>
        <w:r>
          <w:rPr>
            <w:rFonts w:asciiTheme="minorHAnsi" w:eastAsiaTheme="minorEastAsia" w:hAnsiTheme="minorHAnsi" w:cstheme="minorBidi"/>
            <w:noProof/>
            <w:lang w:bidi="ne-NP"/>
          </w:rPr>
          <w:tab/>
        </w:r>
        <w:r w:rsidRPr="002A33D7">
          <w:rPr>
            <w:rStyle w:val="Hyperlink"/>
            <w:noProof/>
          </w:rPr>
          <w:t>Trend Analysis</w:t>
        </w:r>
        <w:r>
          <w:rPr>
            <w:noProof/>
            <w:webHidden/>
          </w:rPr>
          <w:tab/>
        </w:r>
        <w:r>
          <w:rPr>
            <w:noProof/>
            <w:webHidden/>
          </w:rPr>
          <w:fldChar w:fldCharType="begin"/>
        </w:r>
        <w:r>
          <w:rPr>
            <w:noProof/>
            <w:webHidden/>
          </w:rPr>
          <w:instrText xml:space="preserve"> PAGEREF _Toc127191932 \h </w:instrText>
        </w:r>
      </w:ins>
      <w:r>
        <w:rPr>
          <w:noProof/>
          <w:webHidden/>
        </w:rPr>
      </w:r>
      <w:r>
        <w:rPr>
          <w:noProof/>
          <w:webHidden/>
        </w:rPr>
        <w:fldChar w:fldCharType="separate"/>
      </w:r>
      <w:r w:rsidR="00851CC9">
        <w:rPr>
          <w:noProof/>
          <w:webHidden/>
        </w:rPr>
        <w:t>17</w:t>
      </w:r>
      <w:ins w:id="136" w:author="Kumar Baral" w:date="2023-02-13T14:39:00Z">
        <w:r>
          <w:rPr>
            <w:noProof/>
            <w:webHidden/>
          </w:rPr>
          <w:fldChar w:fldCharType="end"/>
        </w:r>
        <w:r w:rsidRPr="002A33D7">
          <w:rPr>
            <w:rStyle w:val="Hyperlink"/>
            <w:noProof/>
          </w:rPr>
          <w:fldChar w:fldCharType="end"/>
        </w:r>
      </w:ins>
    </w:p>
    <w:p w14:paraId="5571C0CC" w14:textId="1F689175" w:rsidR="00C172A6" w:rsidRDefault="00C172A6">
      <w:pPr>
        <w:pStyle w:val="TOC3"/>
        <w:rPr>
          <w:ins w:id="137" w:author="Kumar Baral" w:date="2023-02-13T14:39:00Z"/>
          <w:rFonts w:asciiTheme="minorHAnsi" w:eastAsiaTheme="minorEastAsia" w:hAnsiTheme="minorHAnsi" w:cstheme="minorBidi"/>
          <w:noProof/>
          <w:lang w:bidi="ne-NP"/>
        </w:rPr>
      </w:pPr>
      <w:ins w:id="138"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"_Toc127191933"</w:instrText>
        </w:r>
        <w:r w:rsidRPr="002A33D7">
          <w:rPr>
            <w:rStyle w:val="Hyperlink"/>
            <w:noProof/>
          </w:rPr>
          <w:instrText xml:space="preserve"> </w:instrText>
        </w:r>
        <w:r w:rsidRPr="002A33D7">
          <w:rPr>
            <w:rStyle w:val="Hyperlink"/>
            <w:noProof/>
          </w:rPr>
          <w:fldChar w:fldCharType="separate"/>
        </w:r>
        <w:r w:rsidRPr="002A33D7">
          <w:rPr>
            <w:rStyle w:val="Hyperlink"/>
            <w:noProof/>
          </w:rPr>
          <w:t>1.11.1</w:t>
        </w:r>
        <w:r>
          <w:rPr>
            <w:rFonts w:asciiTheme="minorHAnsi" w:eastAsiaTheme="minorEastAsia" w:hAnsiTheme="minorHAnsi" w:cstheme="minorBidi"/>
            <w:noProof/>
            <w:lang w:bidi="ne-NP"/>
          </w:rPr>
          <w:tab/>
        </w:r>
        <w:r w:rsidRPr="002A33D7">
          <w:rPr>
            <w:rStyle w:val="Hyperlink"/>
            <w:noProof/>
          </w:rPr>
          <w:t>Methodology</w:t>
        </w:r>
        <w:r>
          <w:rPr>
            <w:noProof/>
            <w:webHidden/>
          </w:rPr>
          <w:tab/>
        </w:r>
        <w:r>
          <w:rPr>
            <w:noProof/>
            <w:webHidden/>
          </w:rPr>
          <w:fldChar w:fldCharType="begin"/>
        </w:r>
        <w:r>
          <w:rPr>
            <w:noProof/>
            <w:webHidden/>
          </w:rPr>
          <w:instrText xml:space="preserve"> PAGEREF _Toc127191933 \h </w:instrText>
        </w:r>
      </w:ins>
      <w:r>
        <w:rPr>
          <w:noProof/>
          <w:webHidden/>
        </w:rPr>
      </w:r>
      <w:r>
        <w:rPr>
          <w:noProof/>
          <w:webHidden/>
        </w:rPr>
        <w:fldChar w:fldCharType="separate"/>
      </w:r>
      <w:r w:rsidR="00851CC9">
        <w:rPr>
          <w:noProof/>
          <w:webHidden/>
        </w:rPr>
        <w:t>17</w:t>
      </w:r>
      <w:ins w:id="139" w:author="Kumar Baral" w:date="2023-02-13T14:39:00Z">
        <w:r>
          <w:rPr>
            <w:noProof/>
            <w:webHidden/>
          </w:rPr>
          <w:fldChar w:fldCharType="end"/>
        </w:r>
        <w:r w:rsidRPr="002A33D7">
          <w:rPr>
            <w:rStyle w:val="Hyperlink"/>
            <w:noProof/>
          </w:rPr>
          <w:fldChar w:fldCharType="end"/>
        </w:r>
      </w:ins>
    </w:p>
    <w:p w14:paraId="07FE420E" w14:textId="00163454" w:rsidR="00C172A6" w:rsidRDefault="00C172A6">
      <w:pPr>
        <w:pStyle w:val="TOC3"/>
        <w:rPr>
          <w:ins w:id="140" w:author="Kumar Baral" w:date="2023-02-13T14:39:00Z"/>
          <w:rFonts w:asciiTheme="minorHAnsi" w:eastAsiaTheme="minorEastAsia" w:hAnsiTheme="minorHAnsi" w:cstheme="minorBidi"/>
          <w:noProof/>
          <w:lang w:bidi="ne-NP"/>
        </w:rPr>
      </w:pPr>
      <w:ins w:id="141"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"_Toc127191934"</w:instrText>
        </w:r>
        <w:r w:rsidRPr="002A33D7">
          <w:rPr>
            <w:rStyle w:val="Hyperlink"/>
            <w:noProof/>
          </w:rPr>
          <w:instrText xml:space="preserve"> </w:instrText>
        </w:r>
        <w:r w:rsidRPr="002A33D7">
          <w:rPr>
            <w:rStyle w:val="Hyperlink"/>
            <w:noProof/>
          </w:rPr>
          <w:fldChar w:fldCharType="separate"/>
        </w:r>
        <w:r w:rsidRPr="002A33D7">
          <w:rPr>
            <w:rStyle w:val="Hyperlink"/>
            <w:noProof/>
          </w:rPr>
          <w:t>1.11.2</w:t>
        </w:r>
        <w:r>
          <w:rPr>
            <w:rFonts w:asciiTheme="minorHAnsi" w:eastAsiaTheme="minorEastAsia" w:hAnsiTheme="minorHAnsi" w:cstheme="minorBidi"/>
            <w:noProof/>
            <w:lang w:bidi="ne-NP"/>
          </w:rPr>
          <w:tab/>
        </w:r>
        <w:r w:rsidRPr="002A33D7">
          <w:rPr>
            <w:rStyle w:val="Hyperlink"/>
            <w:noProof/>
          </w:rPr>
          <w:t>Result</w:t>
        </w:r>
        <w:r>
          <w:rPr>
            <w:noProof/>
            <w:webHidden/>
          </w:rPr>
          <w:tab/>
        </w:r>
        <w:r>
          <w:rPr>
            <w:noProof/>
            <w:webHidden/>
          </w:rPr>
          <w:fldChar w:fldCharType="begin"/>
        </w:r>
        <w:r>
          <w:rPr>
            <w:noProof/>
            <w:webHidden/>
          </w:rPr>
          <w:instrText xml:space="preserve"> PAGEREF _Toc127191934 \h </w:instrText>
        </w:r>
      </w:ins>
      <w:r>
        <w:rPr>
          <w:noProof/>
          <w:webHidden/>
        </w:rPr>
      </w:r>
      <w:r>
        <w:rPr>
          <w:noProof/>
          <w:webHidden/>
        </w:rPr>
        <w:fldChar w:fldCharType="separate"/>
      </w:r>
      <w:r w:rsidR="00851CC9">
        <w:rPr>
          <w:noProof/>
          <w:webHidden/>
        </w:rPr>
        <w:t>18</w:t>
      </w:r>
      <w:ins w:id="142" w:author="Kumar Baral" w:date="2023-02-13T14:39:00Z">
        <w:r>
          <w:rPr>
            <w:noProof/>
            <w:webHidden/>
          </w:rPr>
          <w:fldChar w:fldCharType="end"/>
        </w:r>
        <w:r w:rsidRPr="002A33D7">
          <w:rPr>
            <w:rStyle w:val="Hyperlink"/>
            <w:noProof/>
          </w:rPr>
          <w:fldChar w:fldCharType="end"/>
        </w:r>
      </w:ins>
    </w:p>
    <w:p w14:paraId="4038D4CC" w14:textId="77CE86A4" w:rsidR="00C172A6" w:rsidRDefault="00C172A6">
      <w:pPr>
        <w:pStyle w:val="TOC3"/>
        <w:rPr>
          <w:ins w:id="143" w:author="Kumar Baral" w:date="2023-02-13T14:39:00Z"/>
          <w:rFonts w:asciiTheme="minorHAnsi" w:eastAsiaTheme="minorEastAsia" w:hAnsiTheme="minorHAnsi" w:cstheme="minorBidi"/>
          <w:noProof/>
          <w:lang w:bidi="ne-NP"/>
        </w:rPr>
      </w:pPr>
      <w:ins w:id="144"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"_Toc127191935"</w:instrText>
        </w:r>
        <w:r w:rsidRPr="002A33D7">
          <w:rPr>
            <w:rStyle w:val="Hyperlink"/>
            <w:noProof/>
          </w:rPr>
          <w:instrText xml:space="preserve"> </w:instrText>
        </w:r>
        <w:r w:rsidRPr="002A33D7">
          <w:rPr>
            <w:rStyle w:val="Hyperlink"/>
            <w:noProof/>
          </w:rPr>
          <w:fldChar w:fldCharType="separate"/>
        </w:r>
        <w:r w:rsidRPr="002A33D7">
          <w:rPr>
            <w:rStyle w:val="Hyperlink"/>
            <w:noProof/>
          </w:rPr>
          <w:t>1.11.3</w:t>
        </w:r>
        <w:r>
          <w:rPr>
            <w:rFonts w:asciiTheme="minorHAnsi" w:eastAsiaTheme="minorEastAsia" w:hAnsiTheme="minorHAnsi" w:cstheme="minorBidi"/>
            <w:noProof/>
            <w:lang w:bidi="ne-NP"/>
          </w:rPr>
          <w:tab/>
        </w:r>
        <w:r w:rsidRPr="002A33D7">
          <w:rPr>
            <w:rStyle w:val="Hyperlink"/>
            <w:noProof/>
          </w:rPr>
          <w:t>Discussion</w:t>
        </w:r>
        <w:r>
          <w:rPr>
            <w:noProof/>
            <w:webHidden/>
          </w:rPr>
          <w:tab/>
        </w:r>
        <w:r>
          <w:rPr>
            <w:noProof/>
            <w:webHidden/>
          </w:rPr>
          <w:fldChar w:fldCharType="begin"/>
        </w:r>
        <w:r>
          <w:rPr>
            <w:noProof/>
            <w:webHidden/>
          </w:rPr>
          <w:instrText xml:space="preserve"> PAGEREF _Toc127191935 \h </w:instrText>
        </w:r>
      </w:ins>
      <w:r>
        <w:rPr>
          <w:noProof/>
          <w:webHidden/>
        </w:rPr>
      </w:r>
      <w:r>
        <w:rPr>
          <w:noProof/>
          <w:webHidden/>
        </w:rPr>
        <w:fldChar w:fldCharType="separate"/>
      </w:r>
      <w:r w:rsidR="00851CC9">
        <w:rPr>
          <w:noProof/>
          <w:webHidden/>
        </w:rPr>
        <w:t>21</w:t>
      </w:r>
      <w:ins w:id="145" w:author="Kumar Baral" w:date="2023-02-13T14:39:00Z">
        <w:r>
          <w:rPr>
            <w:noProof/>
            <w:webHidden/>
          </w:rPr>
          <w:fldChar w:fldCharType="end"/>
        </w:r>
        <w:r w:rsidRPr="002A33D7">
          <w:rPr>
            <w:rStyle w:val="Hyperlink"/>
            <w:noProof/>
          </w:rPr>
          <w:fldChar w:fldCharType="end"/>
        </w:r>
      </w:ins>
    </w:p>
    <w:p w14:paraId="5F487B69" w14:textId="0CBBC9CF" w:rsidR="00C172A6" w:rsidRDefault="00C172A6">
      <w:pPr>
        <w:pStyle w:val="TOC2"/>
        <w:tabs>
          <w:tab w:val="left" w:pos="1320"/>
        </w:tabs>
        <w:rPr>
          <w:ins w:id="146" w:author="Kumar Baral" w:date="2023-02-13T14:39:00Z"/>
          <w:rFonts w:asciiTheme="minorHAnsi" w:eastAsiaTheme="minorEastAsia" w:hAnsiTheme="minorHAnsi" w:cstheme="minorBidi"/>
          <w:noProof/>
          <w:lang w:bidi="ne-NP"/>
        </w:rPr>
      </w:pPr>
      <w:ins w:id="147"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"_Toc127191936"</w:instrText>
        </w:r>
        <w:r w:rsidRPr="002A33D7">
          <w:rPr>
            <w:rStyle w:val="Hyperlink"/>
            <w:noProof/>
          </w:rPr>
          <w:instrText xml:space="preserve"> </w:instrText>
        </w:r>
        <w:r w:rsidRPr="002A33D7">
          <w:rPr>
            <w:rStyle w:val="Hyperlink"/>
            <w:noProof/>
          </w:rPr>
          <w:fldChar w:fldCharType="separate"/>
        </w:r>
        <w:r w:rsidRPr="002A33D7">
          <w:rPr>
            <w:rStyle w:val="Hyperlink"/>
            <w:noProof/>
          </w:rPr>
          <w:t>1.12</w:t>
        </w:r>
        <w:r>
          <w:rPr>
            <w:rFonts w:asciiTheme="minorHAnsi" w:eastAsiaTheme="minorEastAsia" w:hAnsiTheme="minorHAnsi" w:cstheme="minorBidi"/>
            <w:noProof/>
            <w:lang w:bidi="ne-NP"/>
          </w:rPr>
          <w:tab/>
        </w:r>
        <w:r w:rsidRPr="002A33D7">
          <w:rPr>
            <w:rStyle w:val="Hyperlink"/>
            <w:noProof/>
          </w:rPr>
          <w:t>Glacier Lake Outburst Flood (GLOF)</w:t>
        </w:r>
        <w:r>
          <w:rPr>
            <w:noProof/>
            <w:webHidden/>
          </w:rPr>
          <w:tab/>
        </w:r>
        <w:r>
          <w:rPr>
            <w:noProof/>
            <w:webHidden/>
          </w:rPr>
          <w:fldChar w:fldCharType="begin"/>
        </w:r>
        <w:r>
          <w:rPr>
            <w:noProof/>
            <w:webHidden/>
          </w:rPr>
          <w:instrText xml:space="preserve"> PAGEREF _Toc127191936 \h </w:instrText>
        </w:r>
      </w:ins>
      <w:r>
        <w:rPr>
          <w:noProof/>
          <w:webHidden/>
        </w:rPr>
      </w:r>
      <w:r>
        <w:rPr>
          <w:noProof/>
          <w:webHidden/>
        </w:rPr>
        <w:fldChar w:fldCharType="separate"/>
      </w:r>
      <w:r w:rsidR="00851CC9">
        <w:rPr>
          <w:noProof/>
          <w:webHidden/>
        </w:rPr>
        <w:t>21</w:t>
      </w:r>
      <w:ins w:id="148" w:author="Kumar Baral" w:date="2023-02-13T14:39:00Z">
        <w:r>
          <w:rPr>
            <w:noProof/>
            <w:webHidden/>
          </w:rPr>
          <w:fldChar w:fldCharType="end"/>
        </w:r>
        <w:r w:rsidRPr="002A33D7">
          <w:rPr>
            <w:rStyle w:val="Hyperlink"/>
            <w:noProof/>
          </w:rPr>
          <w:fldChar w:fldCharType="end"/>
        </w:r>
      </w:ins>
    </w:p>
    <w:p w14:paraId="7AB35B29" w14:textId="0FB5D877" w:rsidR="00C172A6" w:rsidRDefault="00C172A6">
      <w:pPr>
        <w:pStyle w:val="TOC2"/>
        <w:tabs>
          <w:tab w:val="left" w:pos="1320"/>
        </w:tabs>
        <w:rPr>
          <w:ins w:id="149" w:author="Kumar Baral" w:date="2023-02-13T14:39:00Z"/>
          <w:rFonts w:asciiTheme="minorHAnsi" w:eastAsiaTheme="minorEastAsia" w:hAnsiTheme="minorHAnsi" w:cstheme="minorBidi"/>
          <w:noProof/>
          <w:lang w:bidi="ne-NP"/>
        </w:rPr>
      </w:pPr>
      <w:ins w:id="150"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"_Toc127191937"</w:instrText>
        </w:r>
        <w:r w:rsidRPr="002A33D7">
          <w:rPr>
            <w:rStyle w:val="Hyperlink"/>
            <w:noProof/>
          </w:rPr>
          <w:instrText xml:space="preserve"> </w:instrText>
        </w:r>
        <w:r w:rsidRPr="002A33D7">
          <w:rPr>
            <w:rStyle w:val="Hyperlink"/>
            <w:noProof/>
          </w:rPr>
          <w:fldChar w:fldCharType="separate"/>
        </w:r>
        <w:r w:rsidRPr="002A33D7">
          <w:rPr>
            <w:rStyle w:val="Hyperlink"/>
            <w:noProof/>
          </w:rPr>
          <w:t>1.13</w:t>
        </w:r>
        <w:r>
          <w:rPr>
            <w:rFonts w:asciiTheme="minorHAnsi" w:eastAsiaTheme="minorEastAsia" w:hAnsiTheme="minorHAnsi" w:cstheme="minorBidi"/>
            <w:noProof/>
            <w:lang w:bidi="ne-NP"/>
          </w:rPr>
          <w:tab/>
        </w:r>
        <w:r w:rsidRPr="002A33D7">
          <w:rPr>
            <w:rStyle w:val="Hyperlink"/>
            <w:noProof/>
          </w:rPr>
          <w:t>Conclusions</w:t>
        </w:r>
        <w:r>
          <w:rPr>
            <w:noProof/>
            <w:webHidden/>
          </w:rPr>
          <w:tab/>
        </w:r>
        <w:r>
          <w:rPr>
            <w:noProof/>
            <w:webHidden/>
          </w:rPr>
          <w:fldChar w:fldCharType="begin"/>
        </w:r>
        <w:r>
          <w:rPr>
            <w:noProof/>
            <w:webHidden/>
          </w:rPr>
          <w:instrText xml:space="preserve"> PAGEREF _Toc127191937 \h </w:instrText>
        </w:r>
      </w:ins>
      <w:r>
        <w:rPr>
          <w:noProof/>
          <w:webHidden/>
        </w:rPr>
      </w:r>
      <w:r>
        <w:rPr>
          <w:noProof/>
          <w:webHidden/>
        </w:rPr>
        <w:fldChar w:fldCharType="separate"/>
      </w:r>
      <w:r w:rsidR="00851CC9">
        <w:rPr>
          <w:noProof/>
          <w:webHidden/>
        </w:rPr>
        <w:t>21</w:t>
      </w:r>
      <w:ins w:id="151" w:author="Kumar Baral" w:date="2023-02-13T14:39:00Z">
        <w:r>
          <w:rPr>
            <w:noProof/>
            <w:webHidden/>
          </w:rPr>
          <w:fldChar w:fldCharType="end"/>
        </w:r>
        <w:r w:rsidRPr="002A33D7">
          <w:rPr>
            <w:rStyle w:val="Hyperlink"/>
            <w:noProof/>
          </w:rPr>
          <w:fldChar w:fldCharType="end"/>
        </w:r>
      </w:ins>
    </w:p>
    <w:p w14:paraId="4DBD22F0" w14:textId="3C070D6B" w:rsidR="00C172A6" w:rsidRDefault="00C172A6">
      <w:pPr>
        <w:pStyle w:val="TOC2"/>
        <w:tabs>
          <w:tab w:val="left" w:pos="1320"/>
        </w:tabs>
        <w:rPr>
          <w:ins w:id="152" w:author="Kumar Baral" w:date="2023-02-13T14:39:00Z"/>
          <w:rFonts w:asciiTheme="minorHAnsi" w:eastAsiaTheme="minorEastAsia" w:hAnsiTheme="minorHAnsi" w:cstheme="minorBidi"/>
          <w:noProof/>
          <w:lang w:bidi="ne-NP"/>
        </w:rPr>
      </w:pPr>
      <w:ins w:id="153" w:author="Kumar Baral" w:date="2023-02-13T14:39:00Z">
        <w:r w:rsidRPr="002A33D7">
          <w:rPr>
            <w:rStyle w:val="Hyperlink"/>
            <w:noProof/>
          </w:rPr>
          <w:fldChar w:fldCharType="begin"/>
        </w:r>
        <w:r w:rsidRPr="002A33D7">
          <w:rPr>
            <w:rStyle w:val="Hyperlink"/>
            <w:noProof/>
          </w:rPr>
          <w:instrText xml:space="preserve"> </w:instrText>
        </w:r>
        <w:r>
          <w:rPr>
            <w:noProof/>
          </w:rPr>
          <w:instrText>HYPERLINK \l "_Toc127191940"</w:instrText>
        </w:r>
        <w:r w:rsidRPr="002A33D7">
          <w:rPr>
            <w:rStyle w:val="Hyperlink"/>
            <w:noProof/>
          </w:rPr>
          <w:instrText xml:space="preserve"> </w:instrText>
        </w:r>
        <w:r w:rsidRPr="002A33D7">
          <w:rPr>
            <w:rStyle w:val="Hyperlink"/>
            <w:noProof/>
          </w:rPr>
          <w:fldChar w:fldCharType="separate"/>
        </w:r>
        <w:r w:rsidRPr="002A33D7">
          <w:rPr>
            <w:rStyle w:val="Hyperlink"/>
            <w:noProof/>
          </w:rPr>
          <w:t>1.14</w:t>
        </w:r>
        <w:r>
          <w:rPr>
            <w:rFonts w:asciiTheme="minorHAnsi" w:eastAsiaTheme="minorEastAsia" w:hAnsiTheme="minorHAnsi" w:cstheme="minorBidi"/>
            <w:noProof/>
            <w:lang w:bidi="ne-NP"/>
          </w:rPr>
          <w:tab/>
        </w:r>
        <w:r w:rsidRPr="002A33D7">
          <w:rPr>
            <w:rStyle w:val="Hyperlink"/>
            <w:noProof/>
          </w:rPr>
          <w:t>Recommendations</w:t>
        </w:r>
        <w:r>
          <w:rPr>
            <w:noProof/>
            <w:webHidden/>
          </w:rPr>
          <w:tab/>
        </w:r>
        <w:r>
          <w:rPr>
            <w:noProof/>
            <w:webHidden/>
          </w:rPr>
          <w:fldChar w:fldCharType="begin"/>
        </w:r>
        <w:r>
          <w:rPr>
            <w:noProof/>
            <w:webHidden/>
          </w:rPr>
          <w:instrText xml:space="preserve"> PAGEREF _Toc127191940 \h </w:instrText>
        </w:r>
      </w:ins>
      <w:r>
        <w:rPr>
          <w:noProof/>
          <w:webHidden/>
        </w:rPr>
      </w:r>
      <w:r>
        <w:rPr>
          <w:noProof/>
          <w:webHidden/>
        </w:rPr>
        <w:fldChar w:fldCharType="separate"/>
      </w:r>
      <w:r w:rsidR="00851CC9">
        <w:rPr>
          <w:noProof/>
          <w:webHidden/>
        </w:rPr>
        <w:t>21</w:t>
      </w:r>
      <w:ins w:id="154" w:author="Kumar Baral" w:date="2023-02-13T14:39:00Z">
        <w:r>
          <w:rPr>
            <w:noProof/>
            <w:webHidden/>
          </w:rPr>
          <w:fldChar w:fldCharType="end"/>
        </w:r>
        <w:r w:rsidRPr="002A33D7">
          <w:rPr>
            <w:rStyle w:val="Hyperlink"/>
            <w:noProof/>
          </w:rPr>
          <w:fldChar w:fldCharType="end"/>
        </w:r>
      </w:ins>
    </w:p>
    <w:p w14:paraId="6BF23284" w14:textId="455D5D6C" w:rsidR="00C172A6" w:rsidRDefault="00C172A6">
      <w:pPr>
        <w:pStyle w:val="TOC1"/>
        <w:rPr>
          <w:ins w:id="155" w:author="Kumar Baral" w:date="2023-02-13T14:39:00Z"/>
          <w:rFonts w:asciiTheme="minorHAnsi" w:eastAsiaTheme="minorEastAsia" w:hAnsiTheme="minorHAnsi" w:cstheme="minorBidi"/>
          <w:b w:val="0"/>
          <w:sz w:val="22"/>
          <w:lang w:bidi="ne-NP"/>
        </w:rPr>
      </w:pPr>
      <w:ins w:id="156" w:author="Kumar Baral" w:date="2023-02-13T14:39:00Z">
        <w:r w:rsidRPr="002A33D7">
          <w:rPr>
            <w:rStyle w:val="Hyperlink"/>
          </w:rPr>
          <w:fldChar w:fldCharType="begin"/>
        </w:r>
        <w:r w:rsidRPr="002A33D7">
          <w:rPr>
            <w:rStyle w:val="Hyperlink"/>
          </w:rPr>
          <w:instrText xml:space="preserve"> </w:instrText>
        </w:r>
        <w:r>
          <w:instrText>HYPERLINK \l "_Toc127191941"</w:instrText>
        </w:r>
        <w:r w:rsidRPr="002A33D7">
          <w:rPr>
            <w:rStyle w:val="Hyperlink"/>
          </w:rPr>
          <w:instrText xml:space="preserve"> </w:instrText>
        </w:r>
        <w:r w:rsidRPr="002A33D7">
          <w:rPr>
            <w:rStyle w:val="Hyperlink"/>
          </w:rPr>
          <w:fldChar w:fldCharType="separate"/>
        </w:r>
        <w:r w:rsidRPr="002A33D7">
          <w:rPr>
            <w:rStyle w:val="Hyperlink"/>
          </w:rPr>
          <w:t>2</w:t>
        </w:r>
        <w:r>
          <w:rPr>
            <w:rFonts w:asciiTheme="minorHAnsi" w:eastAsiaTheme="minorEastAsia" w:hAnsiTheme="minorHAnsi" w:cstheme="minorBidi"/>
            <w:b w:val="0"/>
            <w:sz w:val="22"/>
            <w:lang w:bidi="ne-NP"/>
          </w:rPr>
          <w:tab/>
        </w:r>
        <w:r w:rsidRPr="002A33D7">
          <w:rPr>
            <w:rStyle w:val="Hyperlink"/>
          </w:rPr>
          <w:t>REFERENCES</w:t>
        </w:r>
        <w:r>
          <w:rPr>
            <w:webHidden/>
          </w:rPr>
          <w:tab/>
        </w:r>
        <w:r>
          <w:rPr>
            <w:webHidden/>
          </w:rPr>
          <w:fldChar w:fldCharType="begin"/>
        </w:r>
        <w:r>
          <w:rPr>
            <w:webHidden/>
          </w:rPr>
          <w:instrText xml:space="preserve"> PAGEREF _Toc127191941 \h </w:instrText>
        </w:r>
      </w:ins>
      <w:r>
        <w:rPr>
          <w:webHidden/>
        </w:rPr>
      </w:r>
      <w:r>
        <w:rPr>
          <w:webHidden/>
        </w:rPr>
        <w:fldChar w:fldCharType="separate"/>
      </w:r>
      <w:r w:rsidR="00851CC9">
        <w:rPr>
          <w:webHidden/>
        </w:rPr>
        <w:t>23</w:t>
      </w:r>
      <w:ins w:id="157" w:author="Kumar Baral" w:date="2023-02-13T14:39:00Z">
        <w:r>
          <w:rPr>
            <w:webHidden/>
          </w:rPr>
          <w:fldChar w:fldCharType="end"/>
        </w:r>
        <w:r w:rsidRPr="002A33D7">
          <w:rPr>
            <w:rStyle w:val="Hyperlink"/>
          </w:rPr>
          <w:fldChar w:fldCharType="end"/>
        </w:r>
      </w:ins>
    </w:p>
    <w:p w14:paraId="2A83A7FC" w14:textId="16B1E83A" w:rsidR="000D028B" w:rsidDel="009564D9" w:rsidRDefault="000D028B">
      <w:pPr>
        <w:pStyle w:val="TOC1"/>
        <w:rPr>
          <w:del w:id="158" w:author="Kumar Baral" w:date="2023-02-13T12:01:00Z"/>
          <w:rFonts w:asciiTheme="minorHAnsi" w:eastAsiaTheme="minorEastAsia" w:hAnsiTheme="minorHAnsi" w:cstheme="minorBidi"/>
          <w:b w:val="0"/>
          <w:sz w:val="22"/>
          <w:lang w:bidi="ne-NP"/>
        </w:rPr>
      </w:pPr>
      <w:del w:id="159" w:author="Kumar Baral" w:date="2023-02-13T12:01:00Z">
        <w:r w:rsidRPr="009564D9" w:rsidDel="009564D9">
          <w:rPr>
            <w:rPrChange w:id="160" w:author="Kumar Baral" w:date="2023-02-13T12:01:00Z">
              <w:rPr>
                <w:rStyle w:val="Hyperlink"/>
                <w:b w:val="0"/>
              </w:rPr>
            </w:rPrChange>
          </w:rPr>
          <w:delText>LIST OF ACRONYMS</w:delText>
        </w:r>
        <w:r w:rsidDel="009564D9">
          <w:rPr>
            <w:webHidden/>
          </w:rPr>
          <w:tab/>
          <w:delText>i</w:delText>
        </w:r>
      </w:del>
    </w:p>
    <w:p w14:paraId="17D0325C" w14:textId="2E8A5654" w:rsidR="000D028B" w:rsidDel="009564D9" w:rsidRDefault="000D028B">
      <w:pPr>
        <w:pStyle w:val="TOC1"/>
        <w:rPr>
          <w:del w:id="161" w:author="Kumar Baral" w:date="2023-02-13T12:01:00Z"/>
          <w:rFonts w:asciiTheme="minorHAnsi" w:eastAsiaTheme="minorEastAsia" w:hAnsiTheme="minorHAnsi" w:cstheme="minorBidi"/>
          <w:b w:val="0"/>
          <w:sz w:val="22"/>
          <w:lang w:bidi="ne-NP"/>
        </w:rPr>
      </w:pPr>
      <w:del w:id="162" w:author="Kumar Baral" w:date="2023-02-13T12:01:00Z">
        <w:r w:rsidRPr="009564D9" w:rsidDel="009564D9">
          <w:rPr>
            <w:rPrChange w:id="163" w:author="Kumar Baral" w:date="2023-02-13T12:01:00Z">
              <w:rPr>
                <w:rStyle w:val="Hyperlink"/>
                <w:b w:val="0"/>
              </w:rPr>
            </w:rPrChange>
          </w:rPr>
          <w:delText>LIST OF FIGURES</w:delText>
        </w:r>
        <w:r w:rsidDel="009564D9">
          <w:rPr>
            <w:webHidden/>
          </w:rPr>
          <w:tab/>
          <w:delText>iv</w:delText>
        </w:r>
      </w:del>
    </w:p>
    <w:p w14:paraId="2928B5A9" w14:textId="2B7EEC15" w:rsidR="000D028B" w:rsidDel="009564D9" w:rsidRDefault="000D028B">
      <w:pPr>
        <w:pStyle w:val="TOC1"/>
        <w:rPr>
          <w:del w:id="164" w:author="Kumar Baral" w:date="2023-02-13T12:01:00Z"/>
          <w:rFonts w:asciiTheme="minorHAnsi" w:eastAsiaTheme="minorEastAsia" w:hAnsiTheme="minorHAnsi" w:cstheme="minorBidi"/>
          <w:b w:val="0"/>
          <w:sz w:val="22"/>
          <w:lang w:bidi="ne-NP"/>
        </w:rPr>
      </w:pPr>
      <w:del w:id="165" w:author="Kumar Baral" w:date="2023-02-13T12:01:00Z">
        <w:r w:rsidRPr="009564D9" w:rsidDel="009564D9">
          <w:rPr>
            <w:rPrChange w:id="166" w:author="Kumar Baral" w:date="2023-02-13T12:01:00Z">
              <w:rPr>
                <w:rStyle w:val="Hyperlink"/>
                <w:b w:val="0"/>
              </w:rPr>
            </w:rPrChange>
          </w:rPr>
          <w:delText>LIST OF TABLES</w:delText>
        </w:r>
        <w:r w:rsidDel="009564D9">
          <w:rPr>
            <w:webHidden/>
          </w:rPr>
          <w:tab/>
          <w:delText>v</w:delText>
        </w:r>
      </w:del>
    </w:p>
    <w:p w14:paraId="19CDDDC1" w14:textId="422B5A26" w:rsidR="000D028B" w:rsidDel="009564D9" w:rsidRDefault="000D028B">
      <w:pPr>
        <w:pStyle w:val="TOC1"/>
        <w:rPr>
          <w:del w:id="167" w:author="Kumar Baral" w:date="2023-02-13T12:01:00Z"/>
          <w:rFonts w:asciiTheme="minorHAnsi" w:eastAsiaTheme="minorEastAsia" w:hAnsiTheme="minorHAnsi" w:cstheme="minorBidi"/>
          <w:b w:val="0"/>
          <w:sz w:val="22"/>
          <w:lang w:bidi="ne-NP"/>
        </w:rPr>
      </w:pPr>
      <w:del w:id="168" w:author="Kumar Baral" w:date="2023-02-13T12:01:00Z">
        <w:r w:rsidRPr="009564D9" w:rsidDel="009564D9">
          <w:rPr>
            <w:rPrChange w:id="169" w:author="Kumar Baral" w:date="2023-02-13T12:01:00Z">
              <w:rPr>
                <w:rStyle w:val="Hyperlink"/>
                <w:b w:val="0"/>
              </w:rPr>
            </w:rPrChange>
          </w:rPr>
          <w:delText>1</w:delText>
        </w:r>
        <w:r w:rsidDel="009564D9">
          <w:rPr>
            <w:rFonts w:asciiTheme="minorHAnsi" w:eastAsiaTheme="minorEastAsia" w:hAnsiTheme="minorHAnsi" w:cstheme="minorBidi"/>
            <w:b w:val="0"/>
            <w:sz w:val="22"/>
            <w:lang w:bidi="ne-NP"/>
          </w:rPr>
          <w:tab/>
        </w:r>
        <w:r w:rsidRPr="009564D9" w:rsidDel="009564D9">
          <w:rPr>
            <w:rPrChange w:id="170" w:author="Kumar Baral" w:date="2023-02-13T12:01:00Z">
              <w:rPr>
                <w:rStyle w:val="Hyperlink"/>
                <w:b w:val="0"/>
              </w:rPr>
            </w:rPrChange>
          </w:rPr>
          <w:delText>HYDROLOGY</w:delText>
        </w:r>
        <w:r w:rsidDel="009564D9">
          <w:rPr>
            <w:webHidden/>
          </w:rPr>
          <w:tab/>
          <w:delText>6</w:delText>
        </w:r>
      </w:del>
    </w:p>
    <w:p w14:paraId="09C0E1ED" w14:textId="4B6E6C7F" w:rsidR="000D028B" w:rsidDel="009564D9" w:rsidRDefault="000D028B">
      <w:pPr>
        <w:pStyle w:val="TOC2"/>
        <w:rPr>
          <w:del w:id="171" w:author="Kumar Baral" w:date="2023-02-13T12:01:00Z"/>
          <w:rFonts w:asciiTheme="minorHAnsi" w:eastAsiaTheme="minorEastAsia" w:hAnsiTheme="minorHAnsi" w:cstheme="minorBidi"/>
          <w:noProof/>
          <w:lang w:bidi="ne-NP"/>
        </w:rPr>
      </w:pPr>
      <w:del w:id="172" w:author="Kumar Baral" w:date="2023-02-13T12:01:00Z">
        <w:r w:rsidRPr="009564D9" w:rsidDel="009564D9">
          <w:rPr>
            <w:rPrChange w:id="173" w:author="Kumar Baral" w:date="2023-02-13T12:01:00Z">
              <w:rPr>
                <w:rStyle w:val="Hyperlink"/>
                <w:noProof/>
              </w:rPr>
            </w:rPrChange>
          </w:rPr>
          <w:delText>1.1</w:delText>
        </w:r>
        <w:r w:rsidDel="009564D9">
          <w:rPr>
            <w:rFonts w:asciiTheme="minorHAnsi" w:eastAsiaTheme="minorEastAsia" w:hAnsiTheme="minorHAnsi" w:cstheme="minorBidi"/>
            <w:noProof/>
            <w:lang w:bidi="ne-NP"/>
          </w:rPr>
          <w:tab/>
        </w:r>
        <w:r w:rsidRPr="009564D9" w:rsidDel="009564D9">
          <w:rPr>
            <w:rPrChange w:id="174" w:author="Kumar Baral" w:date="2023-02-13T12:01:00Z">
              <w:rPr>
                <w:rStyle w:val="Hyperlink"/>
                <w:noProof/>
              </w:rPr>
            </w:rPrChange>
          </w:rPr>
          <w:delText>Introduction</w:delText>
        </w:r>
        <w:r w:rsidDel="009564D9">
          <w:rPr>
            <w:noProof/>
            <w:webHidden/>
          </w:rPr>
          <w:tab/>
          <w:delText>6</w:delText>
        </w:r>
      </w:del>
    </w:p>
    <w:p w14:paraId="47A7E60A" w14:textId="584CB11E" w:rsidR="000D028B" w:rsidDel="009564D9" w:rsidRDefault="000D028B">
      <w:pPr>
        <w:pStyle w:val="TOC2"/>
        <w:rPr>
          <w:del w:id="175" w:author="Kumar Baral" w:date="2023-02-13T12:01:00Z"/>
          <w:rFonts w:asciiTheme="minorHAnsi" w:eastAsiaTheme="minorEastAsia" w:hAnsiTheme="minorHAnsi" w:cstheme="minorBidi"/>
          <w:noProof/>
          <w:lang w:bidi="ne-NP"/>
        </w:rPr>
      </w:pPr>
      <w:del w:id="176" w:author="Kumar Baral" w:date="2023-02-13T12:01:00Z">
        <w:r w:rsidRPr="009564D9" w:rsidDel="009564D9">
          <w:rPr>
            <w:rPrChange w:id="177" w:author="Kumar Baral" w:date="2023-02-13T12:01:00Z">
              <w:rPr>
                <w:rStyle w:val="Hyperlink"/>
                <w:noProof/>
              </w:rPr>
            </w:rPrChange>
          </w:rPr>
          <w:delText>1.2</w:delText>
        </w:r>
        <w:r w:rsidDel="009564D9">
          <w:rPr>
            <w:rFonts w:asciiTheme="minorHAnsi" w:eastAsiaTheme="minorEastAsia" w:hAnsiTheme="minorHAnsi" w:cstheme="minorBidi"/>
            <w:noProof/>
            <w:lang w:bidi="ne-NP"/>
          </w:rPr>
          <w:tab/>
        </w:r>
        <w:r w:rsidRPr="009564D9" w:rsidDel="009564D9">
          <w:rPr>
            <w:rPrChange w:id="178" w:author="Kumar Baral" w:date="2023-02-13T12:01:00Z">
              <w:rPr>
                <w:rStyle w:val="Hyperlink"/>
                <w:noProof/>
              </w:rPr>
            </w:rPrChange>
          </w:rPr>
          <w:delText>Catchment Characteristics</w:delText>
        </w:r>
        <w:r w:rsidDel="009564D9">
          <w:rPr>
            <w:noProof/>
            <w:webHidden/>
          </w:rPr>
          <w:tab/>
          <w:delText>9</w:delText>
        </w:r>
      </w:del>
    </w:p>
    <w:p w14:paraId="0F30D62B" w14:textId="2E3BCDE3" w:rsidR="000D028B" w:rsidDel="009564D9" w:rsidRDefault="000D028B">
      <w:pPr>
        <w:pStyle w:val="TOC2"/>
        <w:rPr>
          <w:del w:id="179" w:author="Kumar Baral" w:date="2023-02-13T12:01:00Z"/>
          <w:rFonts w:asciiTheme="minorHAnsi" w:eastAsiaTheme="minorEastAsia" w:hAnsiTheme="minorHAnsi" w:cstheme="minorBidi"/>
          <w:noProof/>
          <w:lang w:bidi="ne-NP"/>
        </w:rPr>
      </w:pPr>
      <w:del w:id="180" w:author="Kumar Baral" w:date="2023-02-13T12:01:00Z">
        <w:r w:rsidRPr="009564D9" w:rsidDel="009564D9">
          <w:rPr>
            <w:rPrChange w:id="181" w:author="Kumar Baral" w:date="2023-02-13T12:01:00Z">
              <w:rPr>
                <w:rStyle w:val="Hyperlink"/>
                <w:noProof/>
              </w:rPr>
            </w:rPrChange>
          </w:rPr>
          <w:delText>1.3</w:delText>
        </w:r>
        <w:r w:rsidDel="009564D9">
          <w:rPr>
            <w:rFonts w:asciiTheme="minorHAnsi" w:eastAsiaTheme="minorEastAsia" w:hAnsiTheme="minorHAnsi" w:cstheme="minorBidi"/>
            <w:noProof/>
            <w:lang w:bidi="ne-NP"/>
          </w:rPr>
          <w:tab/>
        </w:r>
        <w:r w:rsidRPr="009564D9" w:rsidDel="009564D9">
          <w:rPr>
            <w:rPrChange w:id="182" w:author="Kumar Baral" w:date="2023-02-13T12:01:00Z">
              <w:rPr>
                <w:rStyle w:val="Hyperlink"/>
                <w:noProof/>
              </w:rPr>
            </w:rPrChange>
          </w:rPr>
          <w:delText>Climate</w:delText>
        </w:r>
        <w:r w:rsidDel="009564D9">
          <w:rPr>
            <w:noProof/>
            <w:webHidden/>
          </w:rPr>
          <w:tab/>
          <w:delText>10</w:delText>
        </w:r>
      </w:del>
    </w:p>
    <w:p w14:paraId="5F94DC80" w14:textId="21D5C04A" w:rsidR="000D028B" w:rsidDel="009564D9" w:rsidRDefault="000D028B">
      <w:pPr>
        <w:pStyle w:val="TOC2"/>
        <w:rPr>
          <w:del w:id="183" w:author="Kumar Baral" w:date="2023-02-13T12:01:00Z"/>
          <w:rFonts w:asciiTheme="minorHAnsi" w:eastAsiaTheme="minorEastAsia" w:hAnsiTheme="minorHAnsi" w:cstheme="minorBidi"/>
          <w:noProof/>
          <w:lang w:bidi="ne-NP"/>
        </w:rPr>
      </w:pPr>
      <w:del w:id="184" w:author="Kumar Baral" w:date="2023-02-13T12:01:00Z">
        <w:r w:rsidRPr="009564D9" w:rsidDel="009564D9">
          <w:rPr>
            <w:rPrChange w:id="185" w:author="Kumar Baral" w:date="2023-02-13T12:01:00Z">
              <w:rPr>
                <w:rStyle w:val="Hyperlink"/>
                <w:noProof/>
              </w:rPr>
            </w:rPrChange>
          </w:rPr>
          <w:delText>1.4</w:delText>
        </w:r>
        <w:r w:rsidDel="009564D9">
          <w:rPr>
            <w:rFonts w:asciiTheme="minorHAnsi" w:eastAsiaTheme="minorEastAsia" w:hAnsiTheme="minorHAnsi" w:cstheme="minorBidi"/>
            <w:noProof/>
            <w:lang w:bidi="ne-NP"/>
          </w:rPr>
          <w:tab/>
        </w:r>
        <w:r w:rsidRPr="009564D9" w:rsidDel="009564D9">
          <w:rPr>
            <w:rPrChange w:id="186" w:author="Kumar Baral" w:date="2023-02-13T12:01:00Z">
              <w:rPr>
                <w:rStyle w:val="Hyperlink"/>
                <w:noProof/>
              </w:rPr>
            </w:rPrChange>
          </w:rPr>
          <w:delText>Available Data</w:delText>
        </w:r>
        <w:r w:rsidDel="009564D9">
          <w:rPr>
            <w:noProof/>
            <w:webHidden/>
          </w:rPr>
          <w:tab/>
          <w:delText>11</w:delText>
        </w:r>
      </w:del>
    </w:p>
    <w:p w14:paraId="6CDC1322" w14:textId="1442EB72" w:rsidR="000D028B" w:rsidDel="009564D9" w:rsidRDefault="000D028B">
      <w:pPr>
        <w:pStyle w:val="TOC3"/>
        <w:rPr>
          <w:del w:id="187" w:author="Kumar Baral" w:date="2023-02-13T12:01:00Z"/>
          <w:rFonts w:asciiTheme="minorHAnsi" w:eastAsiaTheme="minorEastAsia" w:hAnsiTheme="minorHAnsi" w:cstheme="minorBidi"/>
          <w:noProof/>
          <w:lang w:bidi="ne-NP"/>
        </w:rPr>
      </w:pPr>
      <w:del w:id="188" w:author="Kumar Baral" w:date="2023-02-13T12:01:00Z">
        <w:r w:rsidRPr="009564D9" w:rsidDel="009564D9">
          <w:rPr>
            <w:rPrChange w:id="189" w:author="Kumar Baral" w:date="2023-02-13T12:01:00Z">
              <w:rPr>
                <w:rStyle w:val="Hyperlink"/>
                <w:noProof/>
              </w:rPr>
            </w:rPrChange>
          </w:rPr>
          <w:delText>1.4.1</w:delText>
        </w:r>
        <w:r w:rsidDel="009564D9">
          <w:rPr>
            <w:rFonts w:asciiTheme="minorHAnsi" w:eastAsiaTheme="minorEastAsia" w:hAnsiTheme="minorHAnsi" w:cstheme="minorBidi"/>
            <w:noProof/>
            <w:lang w:bidi="ne-NP"/>
          </w:rPr>
          <w:tab/>
        </w:r>
        <w:r w:rsidRPr="009564D9" w:rsidDel="009564D9">
          <w:rPr>
            <w:rPrChange w:id="190" w:author="Kumar Baral" w:date="2023-02-13T12:01:00Z">
              <w:rPr>
                <w:rStyle w:val="Hyperlink"/>
                <w:noProof/>
              </w:rPr>
            </w:rPrChange>
          </w:rPr>
          <w:delText>Hydrological Data</w:delText>
        </w:r>
        <w:r w:rsidDel="009564D9">
          <w:rPr>
            <w:noProof/>
            <w:webHidden/>
          </w:rPr>
          <w:tab/>
          <w:delText>11</w:delText>
        </w:r>
      </w:del>
    </w:p>
    <w:p w14:paraId="51D6EA20" w14:textId="2CF4C618" w:rsidR="000D028B" w:rsidDel="009564D9" w:rsidRDefault="000D028B">
      <w:pPr>
        <w:pStyle w:val="TOC3"/>
        <w:rPr>
          <w:del w:id="191" w:author="Kumar Baral" w:date="2023-02-13T12:01:00Z"/>
          <w:rFonts w:asciiTheme="minorHAnsi" w:eastAsiaTheme="minorEastAsia" w:hAnsiTheme="minorHAnsi" w:cstheme="minorBidi"/>
          <w:noProof/>
          <w:lang w:bidi="ne-NP"/>
        </w:rPr>
      </w:pPr>
      <w:del w:id="192" w:author="Kumar Baral" w:date="2023-02-13T12:01:00Z">
        <w:r w:rsidRPr="009564D9" w:rsidDel="009564D9">
          <w:rPr>
            <w:rPrChange w:id="193" w:author="Kumar Baral" w:date="2023-02-13T12:01:00Z">
              <w:rPr>
                <w:rStyle w:val="Hyperlink"/>
                <w:noProof/>
              </w:rPr>
            </w:rPrChange>
          </w:rPr>
          <w:delText>1.4.2</w:delText>
        </w:r>
        <w:r w:rsidDel="009564D9">
          <w:rPr>
            <w:rFonts w:asciiTheme="minorHAnsi" w:eastAsiaTheme="minorEastAsia" w:hAnsiTheme="minorHAnsi" w:cstheme="minorBidi"/>
            <w:noProof/>
            <w:lang w:bidi="ne-NP"/>
          </w:rPr>
          <w:tab/>
        </w:r>
        <w:r w:rsidRPr="009564D9" w:rsidDel="009564D9">
          <w:rPr>
            <w:rPrChange w:id="194" w:author="Kumar Baral" w:date="2023-02-13T12:01:00Z">
              <w:rPr>
                <w:rStyle w:val="Hyperlink"/>
                <w:noProof/>
              </w:rPr>
            </w:rPrChange>
          </w:rPr>
          <w:delText>Gauge Installation and data recording</w:delText>
        </w:r>
        <w:r w:rsidDel="009564D9">
          <w:rPr>
            <w:noProof/>
            <w:webHidden/>
          </w:rPr>
          <w:tab/>
          <w:delText>11</w:delText>
        </w:r>
      </w:del>
    </w:p>
    <w:p w14:paraId="3CE0A152" w14:textId="690B9B24" w:rsidR="000D028B" w:rsidDel="009564D9" w:rsidRDefault="000D028B">
      <w:pPr>
        <w:pStyle w:val="TOC3"/>
        <w:rPr>
          <w:del w:id="195" w:author="Kumar Baral" w:date="2023-02-13T12:01:00Z"/>
          <w:rFonts w:asciiTheme="minorHAnsi" w:eastAsiaTheme="minorEastAsia" w:hAnsiTheme="minorHAnsi" w:cstheme="minorBidi"/>
          <w:noProof/>
          <w:lang w:bidi="ne-NP"/>
        </w:rPr>
      </w:pPr>
      <w:del w:id="196" w:author="Kumar Baral" w:date="2023-02-13T12:01:00Z">
        <w:r w:rsidRPr="009564D9" w:rsidDel="009564D9">
          <w:rPr>
            <w:rPrChange w:id="197" w:author="Kumar Baral" w:date="2023-02-13T12:01:00Z">
              <w:rPr>
                <w:rStyle w:val="Hyperlink"/>
                <w:noProof/>
              </w:rPr>
            </w:rPrChange>
          </w:rPr>
          <w:delText>1.4.3</w:delText>
        </w:r>
        <w:r w:rsidDel="009564D9">
          <w:rPr>
            <w:rFonts w:asciiTheme="minorHAnsi" w:eastAsiaTheme="minorEastAsia" w:hAnsiTheme="minorHAnsi" w:cstheme="minorBidi"/>
            <w:noProof/>
            <w:lang w:bidi="ne-NP"/>
          </w:rPr>
          <w:tab/>
        </w:r>
        <w:r w:rsidRPr="009564D9" w:rsidDel="009564D9">
          <w:rPr>
            <w:rPrChange w:id="198" w:author="Kumar Baral" w:date="2023-02-13T12:01:00Z">
              <w:rPr>
                <w:rStyle w:val="Hyperlink"/>
                <w:noProof/>
              </w:rPr>
            </w:rPrChange>
          </w:rPr>
          <w:delText>Meterological Data</w:delText>
        </w:r>
        <w:r w:rsidDel="009564D9">
          <w:rPr>
            <w:noProof/>
            <w:webHidden/>
          </w:rPr>
          <w:tab/>
          <w:delText>11</w:delText>
        </w:r>
      </w:del>
    </w:p>
    <w:p w14:paraId="10999C83" w14:textId="3EA067D0" w:rsidR="000D028B" w:rsidDel="009564D9" w:rsidRDefault="000D028B">
      <w:pPr>
        <w:pStyle w:val="TOC2"/>
        <w:rPr>
          <w:del w:id="199" w:author="Kumar Baral" w:date="2023-02-13T12:01:00Z"/>
          <w:rFonts w:asciiTheme="minorHAnsi" w:eastAsiaTheme="minorEastAsia" w:hAnsiTheme="minorHAnsi" w:cstheme="minorBidi"/>
          <w:noProof/>
          <w:lang w:bidi="ne-NP"/>
        </w:rPr>
      </w:pPr>
      <w:del w:id="200" w:author="Kumar Baral" w:date="2023-02-13T12:01:00Z">
        <w:r w:rsidRPr="009564D9" w:rsidDel="009564D9">
          <w:rPr>
            <w:rPrChange w:id="201" w:author="Kumar Baral" w:date="2023-02-13T12:01:00Z">
              <w:rPr>
                <w:rStyle w:val="Hyperlink"/>
                <w:noProof/>
              </w:rPr>
            </w:rPrChange>
          </w:rPr>
          <w:delText>1.5</w:delText>
        </w:r>
        <w:r w:rsidDel="009564D9">
          <w:rPr>
            <w:rFonts w:asciiTheme="minorHAnsi" w:eastAsiaTheme="minorEastAsia" w:hAnsiTheme="minorHAnsi" w:cstheme="minorBidi"/>
            <w:noProof/>
            <w:lang w:bidi="ne-NP"/>
          </w:rPr>
          <w:tab/>
        </w:r>
        <w:r w:rsidRPr="009564D9" w:rsidDel="009564D9">
          <w:rPr>
            <w:rPrChange w:id="202" w:author="Kumar Baral" w:date="2023-02-13T12:01:00Z">
              <w:rPr>
                <w:rStyle w:val="Hyperlink"/>
                <w:noProof/>
              </w:rPr>
            </w:rPrChange>
          </w:rPr>
          <w:delText>Basin Rainfall</w:delText>
        </w:r>
        <w:r w:rsidDel="009564D9">
          <w:rPr>
            <w:noProof/>
            <w:webHidden/>
          </w:rPr>
          <w:tab/>
          <w:delText>13</w:delText>
        </w:r>
      </w:del>
    </w:p>
    <w:p w14:paraId="7015F945" w14:textId="279D5824" w:rsidR="000D028B" w:rsidDel="009564D9" w:rsidRDefault="000D028B">
      <w:pPr>
        <w:pStyle w:val="TOC2"/>
        <w:rPr>
          <w:del w:id="203" w:author="Kumar Baral" w:date="2023-02-13T12:01:00Z"/>
          <w:rFonts w:asciiTheme="minorHAnsi" w:eastAsiaTheme="minorEastAsia" w:hAnsiTheme="minorHAnsi" w:cstheme="minorBidi"/>
          <w:noProof/>
          <w:lang w:bidi="ne-NP"/>
        </w:rPr>
      </w:pPr>
      <w:del w:id="204" w:author="Kumar Baral" w:date="2023-02-13T12:01:00Z">
        <w:r w:rsidRPr="009564D9" w:rsidDel="009564D9">
          <w:rPr>
            <w:rPrChange w:id="205" w:author="Kumar Baral" w:date="2023-02-13T12:01:00Z">
              <w:rPr>
                <w:rStyle w:val="Hyperlink"/>
                <w:noProof/>
              </w:rPr>
            </w:rPrChange>
          </w:rPr>
          <w:delText>1.6</w:delText>
        </w:r>
        <w:r w:rsidDel="009564D9">
          <w:rPr>
            <w:rFonts w:asciiTheme="minorHAnsi" w:eastAsiaTheme="minorEastAsia" w:hAnsiTheme="minorHAnsi" w:cstheme="minorBidi"/>
            <w:noProof/>
            <w:lang w:bidi="ne-NP"/>
          </w:rPr>
          <w:tab/>
        </w:r>
        <w:r w:rsidRPr="009564D9" w:rsidDel="009564D9">
          <w:rPr>
            <w:rPrChange w:id="206" w:author="Kumar Baral" w:date="2023-02-13T12:01:00Z">
              <w:rPr>
                <w:rStyle w:val="Hyperlink"/>
                <w:noProof/>
              </w:rPr>
            </w:rPrChange>
          </w:rPr>
          <w:delText>Long Term Mean Monthly Flow</w:delText>
        </w:r>
        <w:r w:rsidDel="009564D9">
          <w:rPr>
            <w:noProof/>
            <w:webHidden/>
          </w:rPr>
          <w:tab/>
          <w:delText>13</w:delText>
        </w:r>
      </w:del>
    </w:p>
    <w:p w14:paraId="1608C84D" w14:textId="5B2C4FBB" w:rsidR="000D028B" w:rsidDel="009564D9" w:rsidRDefault="000D028B">
      <w:pPr>
        <w:pStyle w:val="TOC3"/>
        <w:rPr>
          <w:del w:id="207" w:author="Kumar Baral" w:date="2023-02-13T12:01:00Z"/>
          <w:rFonts w:asciiTheme="minorHAnsi" w:eastAsiaTheme="minorEastAsia" w:hAnsiTheme="minorHAnsi" w:cstheme="minorBidi"/>
          <w:noProof/>
          <w:lang w:bidi="ne-NP"/>
        </w:rPr>
      </w:pPr>
      <w:del w:id="208" w:author="Kumar Baral" w:date="2023-02-13T12:01:00Z">
        <w:r w:rsidRPr="009564D9" w:rsidDel="009564D9">
          <w:rPr>
            <w:rPrChange w:id="209" w:author="Kumar Baral" w:date="2023-02-13T12:01:00Z">
              <w:rPr>
                <w:rStyle w:val="Hyperlink"/>
                <w:noProof/>
              </w:rPr>
            </w:rPrChange>
          </w:rPr>
          <w:delText>1.6.1</w:delText>
        </w:r>
        <w:r w:rsidDel="009564D9">
          <w:rPr>
            <w:rFonts w:asciiTheme="minorHAnsi" w:eastAsiaTheme="minorEastAsia" w:hAnsiTheme="minorHAnsi" w:cstheme="minorBidi"/>
            <w:noProof/>
            <w:lang w:bidi="ne-NP"/>
          </w:rPr>
          <w:tab/>
        </w:r>
        <w:r w:rsidRPr="009564D9" w:rsidDel="009564D9">
          <w:rPr>
            <w:rPrChange w:id="210" w:author="Kumar Baral" w:date="2023-02-13T12:01:00Z">
              <w:rPr>
                <w:rStyle w:val="Hyperlink"/>
                <w:noProof/>
              </w:rPr>
            </w:rPrChange>
          </w:rPr>
          <w:delText>Direct measured data</w:delText>
        </w:r>
        <w:r w:rsidDel="009564D9">
          <w:rPr>
            <w:noProof/>
            <w:webHidden/>
          </w:rPr>
          <w:tab/>
          <w:delText>13</w:delText>
        </w:r>
      </w:del>
    </w:p>
    <w:p w14:paraId="69F8EBBD" w14:textId="6A02636E" w:rsidR="000D028B" w:rsidDel="009564D9" w:rsidRDefault="000D028B">
      <w:pPr>
        <w:pStyle w:val="TOC3"/>
        <w:rPr>
          <w:del w:id="211" w:author="Kumar Baral" w:date="2023-02-13T12:01:00Z"/>
          <w:rFonts w:asciiTheme="minorHAnsi" w:eastAsiaTheme="minorEastAsia" w:hAnsiTheme="minorHAnsi" w:cstheme="minorBidi"/>
          <w:noProof/>
          <w:lang w:bidi="ne-NP"/>
        </w:rPr>
      </w:pPr>
      <w:del w:id="212" w:author="Kumar Baral" w:date="2023-02-13T12:01:00Z">
        <w:r w:rsidRPr="009564D9" w:rsidDel="009564D9">
          <w:rPr>
            <w:rPrChange w:id="213" w:author="Kumar Baral" w:date="2023-02-13T12:01:00Z">
              <w:rPr>
                <w:rStyle w:val="Hyperlink"/>
                <w:noProof/>
              </w:rPr>
            </w:rPrChange>
          </w:rPr>
          <w:delText>1.6.2</w:delText>
        </w:r>
        <w:r w:rsidDel="009564D9">
          <w:rPr>
            <w:rFonts w:asciiTheme="minorHAnsi" w:eastAsiaTheme="minorEastAsia" w:hAnsiTheme="minorHAnsi" w:cstheme="minorBidi"/>
            <w:noProof/>
            <w:lang w:bidi="ne-NP"/>
          </w:rPr>
          <w:tab/>
        </w:r>
        <w:r w:rsidRPr="009564D9" w:rsidDel="009564D9">
          <w:rPr>
            <w:rPrChange w:id="214" w:author="Kumar Baral" w:date="2023-02-13T12:01:00Z">
              <w:rPr>
                <w:rStyle w:val="Hyperlink"/>
                <w:noProof/>
              </w:rPr>
            </w:rPrChange>
          </w:rPr>
          <w:delText>Comparision with implemented Mean Monthly Flow</w:delText>
        </w:r>
        <w:r w:rsidDel="009564D9">
          <w:rPr>
            <w:noProof/>
            <w:webHidden/>
          </w:rPr>
          <w:tab/>
          <w:delText>15</w:delText>
        </w:r>
      </w:del>
    </w:p>
    <w:p w14:paraId="0D78B397" w14:textId="530499EF" w:rsidR="000D028B" w:rsidDel="009564D9" w:rsidRDefault="000D028B">
      <w:pPr>
        <w:pStyle w:val="TOC3"/>
        <w:rPr>
          <w:del w:id="215" w:author="Kumar Baral" w:date="2023-02-13T12:01:00Z"/>
          <w:rFonts w:asciiTheme="minorHAnsi" w:eastAsiaTheme="minorEastAsia" w:hAnsiTheme="minorHAnsi" w:cstheme="minorBidi"/>
          <w:noProof/>
          <w:lang w:bidi="ne-NP"/>
        </w:rPr>
      </w:pPr>
      <w:del w:id="216" w:author="Kumar Baral" w:date="2023-02-13T12:01:00Z">
        <w:r w:rsidRPr="009564D9" w:rsidDel="009564D9">
          <w:rPr>
            <w:rPrChange w:id="217" w:author="Kumar Baral" w:date="2023-02-13T12:01:00Z">
              <w:rPr>
                <w:rStyle w:val="Hyperlink"/>
                <w:noProof/>
              </w:rPr>
            </w:rPrChange>
          </w:rPr>
          <w:delText>1.6.3</w:delText>
        </w:r>
        <w:r w:rsidDel="009564D9">
          <w:rPr>
            <w:rFonts w:asciiTheme="minorHAnsi" w:eastAsiaTheme="minorEastAsia" w:hAnsiTheme="minorHAnsi" w:cstheme="minorBidi"/>
            <w:noProof/>
            <w:lang w:bidi="ne-NP"/>
          </w:rPr>
          <w:tab/>
        </w:r>
        <w:r w:rsidRPr="009564D9" w:rsidDel="009564D9">
          <w:rPr>
            <w:rPrChange w:id="218" w:author="Kumar Baral" w:date="2023-02-13T12:01:00Z">
              <w:rPr>
                <w:rStyle w:val="Hyperlink"/>
                <w:noProof/>
              </w:rPr>
            </w:rPrChange>
          </w:rPr>
          <w:delText>Riparian Release</w:delText>
        </w:r>
        <w:r w:rsidDel="009564D9">
          <w:rPr>
            <w:noProof/>
            <w:webHidden/>
          </w:rPr>
          <w:tab/>
          <w:delText>16</w:delText>
        </w:r>
      </w:del>
    </w:p>
    <w:p w14:paraId="6A8E59FB" w14:textId="6505E954" w:rsidR="000D028B" w:rsidDel="009564D9" w:rsidRDefault="000D028B">
      <w:pPr>
        <w:pStyle w:val="TOC2"/>
        <w:rPr>
          <w:del w:id="219" w:author="Kumar Baral" w:date="2023-02-13T12:01:00Z"/>
          <w:rFonts w:asciiTheme="minorHAnsi" w:eastAsiaTheme="minorEastAsia" w:hAnsiTheme="minorHAnsi" w:cstheme="minorBidi"/>
          <w:noProof/>
          <w:lang w:bidi="ne-NP"/>
        </w:rPr>
      </w:pPr>
      <w:del w:id="220" w:author="Kumar Baral" w:date="2023-02-13T12:01:00Z">
        <w:r w:rsidRPr="009564D9" w:rsidDel="009564D9">
          <w:rPr>
            <w:rPrChange w:id="221" w:author="Kumar Baral" w:date="2023-02-13T12:01:00Z">
              <w:rPr>
                <w:rStyle w:val="Hyperlink"/>
                <w:noProof/>
              </w:rPr>
            </w:rPrChange>
          </w:rPr>
          <w:delText>1.7</w:delText>
        </w:r>
        <w:r w:rsidDel="009564D9">
          <w:rPr>
            <w:rFonts w:asciiTheme="minorHAnsi" w:eastAsiaTheme="minorEastAsia" w:hAnsiTheme="minorHAnsi" w:cstheme="minorBidi"/>
            <w:noProof/>
            <w:lang w:bidi="ne-NP"/>
          </w:rPr>
          <w:tab/>
        </w:r>
        <w:r w:rsidRPr="009564D9" w:rsidDel="009564D9">
          <w:rPr>
            <w:rPrChange w:id="222" w:author="Kumar Baral" w:date="2023-02-13T12:01:00Z">
              <w:rPr>
                <w:rStyle w:val="Hyperlink"/>
                <w:noProof/>
              </w:rPr>
            </w:rPrChange>
          </w:rPr>
          <w:delText>Flow Duration Curve (FDC) and Design Discharge</w:delText>
        </w:r>
        <w:r w:rsidDel="009564D9">
          <w:rPr>
            <w:noProof/>
            <w:webHidden/>
          </w:rPr>
          <w:tab/>
          <w:delText>16</w:delText>
        </w:r>
      </w:del>
    </w:p>
    <w:p w14:paraId="721EDFE0" w14:textId="55B7ABB0" w:rsidR="000D028B" w:rsidDel="009564D9" w:rsidRDefault="000D028B">
      <w:pPr>
        <w:pStyle w:val="TOC3"/>
        <w:rPr>
          <w:del w:id="223" w:author="Kumar Baral" w:date="2023-02-13T12:01:00Z"/>
          <w:rFonts w:asciiTheme="minorHAnsi" w:eastAsiaTheme="minorEastAsia" w:hAnsiTheme="minorHAnsi" w:cstheme="minorBidi"/>
          <w:noProof/>
          <w:lang w:bidi="ne-NP"/>
        </w:rPr>
      </w:pPr>
      <w:del w:id="224" w:author="Kumar Baral" w:date="2023-02-13T12:01:00Z">
        <w:r w:rsidRPr="009564D9" w:rsidDel="009564D9">
          <w:rPr>
            <w:rPrChange w:id="225" w:author="Kumar Baral" w:date="2023-02-13T12:01:00Z">
              <w:rPr>
                <w:rStyle w:val="Hyperlink"/>
                <w:noProof/>
              </w:rPr>
            </w:rPrChange>
          </w:rPr>
          <w:delText>1.7.1</w:delText>
        </w:r>
        <w:r w:rsidDel="009564D9">
          <w:rPr>
            <w:rFonts w:asciiTheme="minorHAnsi" w:eastAsiaTheme="minorEastAsia" w:hAnsiTheme="minorHAnsi" w:cstheme="minorBidi"/>
            <w:noProof/>
            <w:lang w:bidi="ne-NP"/>
          </w:rPr>
          <w:tab/>
        </w:r>
        <w:r w:rsidRPr="009564D9" w:rsidDel="009564D9">
          <w:rPr>
            <w:rPrChange w:id="226" w:author="Kumar Baral" w:date="2023-02-13T12:01:00Z">
              <w:rPr>
                <w:rStyle w:val="Hyperlink"/>
                <w:noProof/>
              </w:rPr>
            </w:rPrChange>
          </w:rPr>
          <w:delText>FDC from the measured data</w:delText>
        </w:r>
        <w:r w:rsidDel="009564D9">
          <w:rPr>
            <w:noProof/>
            <w:webHidden/>
          </w:rPr>
          <w:tab/>
          <w:delText>17</w:delText>
        </w:r>
      </w:del>
    </w:p>
    <w:p w14:paraId="257F9195" w14:textId="00CD17D2" w:rsidR="000D028B" w:rsidDel="009564D9" w:rsidRDefault="000D028B">
      <w:pPr>
        <w:pStyle w:val="TOC3"/>
        <w:rPr>
          <w:del w:id="227" w:author="Kumar Baral" w:date="2023-02-13T12:01:00Z"/>
          <w:rFonts w:asciiTheme="minorHAnsi" w:eastAsiaTheme="minorEastAsia" w:hAnsiTheme="minorHAnsi" w:cstheme="minorBidi"/>
          <w:noProof/>
          <w:lang w:bidi="ne-NP"/>
        </w:rPr>
      </w:pPr>
      <w:del w:id="228" w:author="Kumar Baral" w:date="2023-02-13T12:01:00Z">
        <w:r w:rsidRPr="009564D9" w:rsidDel="009564D9">
          <w:rPr>
            <w:rPrChange w:id="229" w:author="Kumar Baral" w:date="2023-02-13T12:01:00Z">
              <w:rPr>
                <w:rStyle w:val="Hyperlink"/>
                <w:noProof/>
              </w:rPr>
            </w:rPrChange>
          </w:rPr>
          <w:delText>1.7.2</w:delText>
        </w:r>
        <w:r w:rsidDel="009564D9">
          <w:rPr>
            <w:rFonts w:asciiTheme="minorHAnsi" w:eastAsiaTheme="minorEastAsia" w:hAnsiTheme="minorHAnsi" w:cstheme="minorBidi"/>
            <w:noProof/>
            <w:lang w:bidi="ne-NP"/>
          </w:rPr>
          <w:tab/>
        </w:r>
        <w:r w:rsidRPr="009564D9" w:rsidDel="009564D9">
          <w:rPr>
            <w:rPrChange w:id="230" w:author="Kumar Baral" w:date="2023-02-13T12:01:00Z">
              <w:rPr>
                <w:rStyle w:val="Hyperlink"/>
                <w:noProof/>
              </w:rPr>
            </w:rPrChange>
          </w:rPr>
          <w:delText>Comparision of implemented FDC</w:delText>
        </w:r>
        <w:r w:rsidDel="009564D9">
          <w:rPr>
            <w:noProof/>
            <w:webHidden/>
          </w:rPr>
          <w:tab/>
          <w:delText>17</w:delText>
        </w:r>
      </w:del>
    </w:p>
    <w:p w14:paraId="2A00C8B0" w14:textId="4BB7A24F" w:rsidR="000D028B" w:rsidDel="009564D9" w:rsidRDefault="000D028B">
      <w:pPr>
        <w:pStyle w:val="TOC2"/>
        <w:rPr>
          <w:del w:id="231" w:author="Kumar Baral" w:date="2023-02-13T12:01:00Z"/>
          <w:rFonts w:asciiTheme="minorHAnsi" w:eastAsiaTheme="minorEastAsia" w:hAnsiTheme="minorHAnsi" w:cstheme="minorBidi"/>
          <w:noProof/>
          <w:lang w:bidi="ne-NP"/>
        </w:rPr>
      </w:pPr>
      <w:del w:id="232" w:author="Kumar Baral" w:date="2023-02-13T12:01:00Z">
        <w:r w:rsidRPr="009564D9" w:rsidDel="009564D9">
          <w:rPr>
            <w:rPrChange w:id="233" w:author="Kumar Baral" w:date="2023-02-13T12:01:00Z">
              <w:rPr>
                <w:rStyle w:val="Hyperlink"/>
                <w:noProof/>
              </w:rPr>
            </w:rPrChange>
          </w:rPr>
          <w:delText>1.8</w:delText>
        </w:r>
        <w:r w:rsidDel="009564D9">
          <w:rPr>
            <w:rFonts w:asciiTheme="minorHAnsi" w:eastAsiaTheme="minorEastAsia" w:hAnsiTheme="minorHAnsi" w:cstheme="minorBidi"/>
            <w:noProof/>
            <w:lang w:bidi="ne-NP"/>
          </w:rPr>
          <w:tab/>
        </w:r>
        <w:r w:rsidRPr="009564D9" w:rsidDel="009564D9">
          <w:rPr>
            <w:rPrChange w:id="234" w:author="Kumar Baral" w:date="2023-02-13T12:01:00Z">
              <w:rPr>
                <w:rStyle w:val="Hyperlink"/>
                <w:noProof/>
              </w:rPr>
            </w:rPrChange>
          </w:rPr>
          <w:delText>Flood Analysis</w:delText>
        </w:r>
        <w:r w:rsidDel="009564D9">
          <w:rPr>
            <w:noProof/>
            <w:webHidden/>
          </w:rPr>
          <w:tab/>
          <w:delText>17</w:delText>
        </w:r>
      </w:del>
    </w:p>
    <w:p w14:paraId="7B1FCD51" w14:textId="0A434253" w:rsidR="000D028B" w:rsidDel="009564D9" w:rsidRDefault="000D028B">
      <w:pPr>
        <w:pStyle w:val="TOC3"/>
        <w:rPr>
          <w:del w:id="235" w:author="Kumar Baral" w:date="2023-02-13T12:01:00Z"/>
          <w:rFonts w:asciiTheme="minorHAnsi" w:eastAsiaTheme="minorEastAsia" w:hAnsiTheme="minorHAnsi" w:cstheme="minorBidi"/>
          <w:noProof/>
          <w:lang w:bidi="ne-NP"/>
        </w:rPr>
      </w:pPr>
      <w:del w:id="236" w:author="Kumar Baral" w:date="2023-02-13T12:01:00Z">
        <w:r w:rsidRPr="009564D9" w:rsidDel="009564D9">
          <w:rPr>
            <w:rPrChange w:id="237" w:author="Kumar Baral" w:date="2023-02-13T12:01:00Z">
              <w:rPr>
                <w:rStyle w:val="Hyperlink"/>
                <w:noProof/>
              </w:rPr>
            </w:rPrChange>
          </w:rPr>
          <w:delText>1.8.1</w:delText>
        </w:r>
        <w:r w:rsidDel="009564D9">
          <w:rPr>
            <w:rFonts w:asciiTheme="minorHAnsi" w:eastAsiaTheme="minorEastAsia" w:hAnsiTheme="minorHAnsi" w:cstheme="minorBidi"/>
            <w:noProof/>
            <w:lang w:bidi="ne-NP"/>
          </w:rPr>
          <w:tab/>
        </w:r>
        <w:r w:rsidRPr="009564D9" w:rsidDel="009564D9">
          <w:rPr>
            <w:rPrChange w:id="238" w:author="Kumar Baral" w:date="2023-02-13T12:01:00Z">
              <w:rPr>
                <w:rStyle w:val="Hyperlink"/>
                <w:noProof/>
              </w:rPr>
            </w:rPrChange>
          </w:rPr>
          <w:delText>Diversion during Construction Flood</w:delText>
        </w:r>
        <w:r w:rsidDel="009564D9">
          <w:rPr>
            <w:noProof/>
            <w:webHidden/>
          </w:rPr>
          <w:tab/>
          <w:delText>17</w:delText>
        </w:r>
      </w:del>
    </w:p>
    <w:p w14:paraId="0E14A446" w14:textId="4C60DBA9" w:rsidR="000D028B" w:rsidDel="009564D9" w:rsidRDefault="000D028B">
      <w:pPr>
        <w:pStyle w:val="TOC2"/>
        <w:rPr>
          <w:del w:id="239" w:author="Kumar Baral" w:date="2023-02-13T12:01:00Z"/>
          <w:rFonts w:asciiTheme="minorHAnsi" w:eastAsiaTheme="minorEastAsia" w:hAnsiTheme="minorHAnsi" w:cstheme="minorBidi"/>
          <w:noProof/>
          <w:lang w:bidi="ne-NP"/>
        </w:rPr>
      </w:pPr>
      <w:del w:id="240" w:author="Kumar Baral" w:date="2023-02-13T12:01:00Z">
        <w:r w:rsidRPr="009564D9" w:rsidDel="009564D9">
          <w:rPr>
            <w:rPrChange w:id="241" w:author="Kumar Baral" w:date="2023-02-13T12:01:00Z">
              <w:rPr>
                <w:rStyle w:val="Hyperlink"/>
                <w:noProof/>
              </w:rPr>
            </w:rPrChange>
          </w:rPr>
          <w:delText>1.9</w:delText>
        </w:r>
        <w:r w:rsidDel="009564D9">
          <w:rPr>
            <w:rFonts w:asciiTheme="minorHAnsi" w:eastAsiaTheme="minorEastAsia" w:hAnsiTheme="minorHAnsi" w:cstheme="minorBidi"/>
            <w:noProof/>
            <w:lang w:bidi="ne-NP"/>
          </w:rPr>
          <w:tab/>
        </w:r>
        <w:r w:rsidRPr="009564D9" w:rsidDel="009564D9">
          <w:rPr>
            <w:rPrChange w:id="242" w:author="Kumar Baral" w:date="2023-02-13T12:01:00Z">
              <w:rPr>
                <w:rStyle w:val="Hyperlink"/>
                <w:noProof/>
              </w:rPr>
            </w:rPrChange>
          </w:rPr>
          <w:delText>Low Flow</w:delText>
        </w:r>
        <w:r w:rsidDel="009564D9">
          <w:rPr>
            <w:noProof/>
            <w:webHidden/>
          </w:rPr>
          <w:tab/>
          <w:delText>18</w:delText>
        </w:r>
      </w:del>
    </w:p>
    <w:p w14:paraId="48EED10B" w14:textId="656048CA" w:rsidR="000D028B" w:rsidDel="009564D9" w:rsidRDefault="000D028B">
      <w:pPr>
        <w:pStyle w:val="TOC2"/>
        <w:tabs>
          <w:tab w:val="left" w:pos="1320"/>
        </w:tabs>
        <w:rPr>
          <w:del w:id="243" w:author="Kumar Baral" w:date="2023-02-13T12:01:00Z"/>
          <w:rFonts w:asciiTheme="minorHAnsi" w:eastAsiaTheme="minorEastAsia" w:hAnsiTheme="minorHAnsi" w:cstheme="minorBidi"/>
          <w:noProof/>
          <w:lang w:bidi="ne-NP"/>
        </w:rPr>
      </w:pPr>
      <w:del w:id="244" w:author="Kumar Baral" w:date="2023-02-13T12:01:00Z">
        <w:r w:rsidRPr="009564D9" w:rsidDel="009564D9">
          <w:rPr>
            <w:rPrChange w:id="245" w:author="Kumar Baral" w:date="2023-02-13T12:01:00Z">
              <w:rPr>
                <w:rStyle w:val="Hyperlink"/>
                <w:noProof/>
              </w:rPr>
            </w:rPrChange>
          </w:rPr>
          <w:delText>1.10</w:delText>
        </w:r>
        <w:r w:rsidDel="009564D9">
          <w:rPr>
            <w:rFonts w:asciiTheme="minorHAnsi" w:eastAsiaTheme="minorEastAsia" w:hAnsiTheme="minorHAnsi" w:cstheme="minorBidi"/>
            <w:noProof/>
            <w:lang w:bidi="ne-NP"/>
          </w:rPr>
          <w:tab/>
        </w:r>
        <w:r w:rsidRPr="009564D9" w:rsidDel="009564D9">
          <w:rPr>
            <w:rPrChange w:id="246" w:author="Kumar Baral" w:date="2023-02-13T12:01:00Z">
              <w:rPr>
                <w:rStyle w:val="Hyperlink"/>
                <w:noProof/>
              </w:rPr>
            </w:rPrChange>
          </w:rPr>
          <w:delText>Glacier Lake Outburst Flood (GLOF)</w:delText>
        </w:r>
        <w:r w:rsidDel="009564D9">
          <w:rPr>
            <w:noProof/>
            <w:webHidden/>
          </w:rPr>
          <w:tab/>
          <w:delText>18</w:delText>
        </w:r>
      </w:del>
    </w:p>
    <w:p w14:paraId="0CD67501" w14:textId="676086E3" w:rsidR="000D028B" w:rsidDel="009564D9" w:rsidRDefault="000D028B">
      <w:pPr>
        <w:pStyle w:val="TOC2"/>
        <w:tabs>
          <w:tab w:val="left" w:pos="1320"/>
        </w:tabs>
        <w:rPr>
          <w:del w:id="247" w:author="Kumar Baral" w:date="2023-02-13T12:01:00Z"/>
          <w:rFonts w:asciiTheme="minorHAnsi" w:eastAsiaTheme="minorEastAsia" w:hAnsiTheme="minorHAnsi" w:cstheme="minorBidi"/>
          <w:noProof/>
          <w:lang w:bidi="ne-NP"/>
        </w:rPr>
      </w:pPr>
      <w:del w:id="248" w:author="Kumar Baral" w:date="2023-02-13T12:01:00Z">
        <w:r w:rsidRPr="009564D9" w:rsidDel="009564D9">
          <w:rPr>
            <w:rPrChange w:id="249" w:author="Kumar Baral" w:date="2023-02-13T12:01:00Z">
              <w:rPr>
                <w:rStyle w:val="Hyperlink"/>
                <w:noProof/>
              </w:rPr>
            </w:rPrChange>
          </w:rPr>
          <w:delText>1.11</w:delText>
        </w:r>
        <w:r w:rsidDel="009564D9">
          <w:rPr>
            <w:rFonts w:asciiTheme="minorHAnsi" w:eastAsiaTheme="minorEastAsia" w:hAnsiTheme="minorHAnsi" w:cstheme="minorBidi"/>
            <w:noProof/>
            <w:lang w:bidi="ne-NP"/>
          </w:rPr>
          <w:tab/>
        </w:r>
        <w:r w:rsidRPr="009564D9" w:rsidDel="009564D9">
          <w:rPr>
            <w:rPrChange w:id="250" w:author="Kumar Baral" w:date="2023-02-13T12:01:00Z">
              <w:rPr>
                <w:rStyle w:val="Hyperlink"/>
                <w:noProof/>
              </w:rPr>
            </w:rPrChange>
          </w:rPr>
          <w:delText>Trend Analysis</w:delText>
        </w:r>
        <w:r w:rsidDel="009564D9">
          <w:rPr>
            <w:noProof/>
            <w:webHidden/>
          </w:rPr>
          <w:tab/>
          <w:delText>18</w:delText>
        </w:r>
      </w:del>
    </w:p>
    <w:p w14:paraId="1A537152" w14:textId="4E2AACD1" w:rsidR="000D028B" w:rsidDel="009564D9" w:rsidRDefault="000D028B">
      <w:pPr>
        <w:pStyle w:val="TOC3"/>
        <w:rPr>
          <w:del w:id="251" w:author="Kumar Baral" w:date="2023-02-13T12:01:00Z"/>
          <w:rFonts w:asciiTheme="minorHAnsi" w:eastAsiaTheme="minorEastAsia" w:hAnsiTheme="minorHAnsi" w:cstheme="minorBidi"/>
          <w:noProof/>
          <w:lang w:bidi="ne-NP"/>
        </w:rPr>
      </w:pPr>
      <w:del w:id="252" w:author="Kumar Baral" w:date="2023-02-13T12:01:00Z">
        <w:r w:rsidRPr="009564D9" w:rsidDel="009564D9">
          <w:rPr>
            <w:rPrChange w:id="253" w:author="Kumar Baral" w:date="2023-02-13T12:01:00Z">
              <w:rPr>
                <w:rStyle w:val="Hyperlink"/>
                <w:noProof/>
              </w:rPr>
            </w:rPrChange>
          </w:rPr>
          <w:delText>1.11.1</w:delText>
        </w:r>
        <w:r w:rsidDel="009564D9">
          <w:rPr>
            <w:rFonts w:asciiTheme="minorHAnsi" w:eastAsiaTheme="minorEastAsia" w:hAnsiTheme="minorHAnsi" w:cstheme="minorBidi"/>
            <w:noProof/>
            <w:lang w:bidi="ne-NP"/>
          </w:rPr>
          <w:tab/>
        </w:r>
        <w:r w:rsidRPr="009564D9" w:rsidDel="009564D9">
          <w:rPr>
            <w:rPrChange w:id="254" w:author="Kumar Baral" w:date="2023-02-13T12:01:00Z">
              <w:rPr>
                <w:rStyle w:val="Hyperlink"/>
                <w:noProof/>
              </w:rPr>
            </w:rPrChange>
          </w:rPr>
          <w:delText>Methodology</w:delText>
        </w:r>
        <w:r w:rsidDel="009564D9">
          <w:rPr>
            <w:noProof/>
            <w:webHidden/>
          </w:rPr>
          <w:tab/>
          <w:delText>18</w:delText>
        </w:r>
      </w:del>
    </w:p>
    <w:p w14:paraId="0E2F14FC" w14:textId="0E125912" w:rsidR="000D028B" w:rsidDel="009564D9" w:rsidRDefault="000D028B">
      <w:pPr>
        <w:pStyle w:val="TOC2"/>
        <w:tabs>
          <w:tab w:val="left" w:pos="1320"/>
        </w:tabs>
        <w:rPr>
          <w:del w:id="255" w:author="Kumar Baral" w:date="2023-02-13T12:01:00Z"/>
          <w:rFonts w:asciiTheme="minorHAnsi" w:eastAsiaTheme="minorEastAsia" w:hAnsiTheme="minorHAnsi" w:cstheme="minorBidi"/>
          <w:noProof/>
          <w:lang w:bidi="ne-NP"/>
        </w:rPr>
      </w:pPr>
      <w:del w:id="256" w:author="Kumar Baral" w:date="2023-02-13T12:01:00Z">
        <w:r w:rsidRPr="009564D9" w:rsidDel="009564D9">
          <w:rPr>
            <w:rPrChange w:id="257" w:author="Kumar Baral" w:date="2023-02-13T12:01:00Z">
              <w:rPr>
                <w:rStyle w:val="Hyperlink"/>
                <w:noProof/>
              </w:rPr>
            </w:rPrChange>
          </w:rPr>
          <w:delText>1.12</w:delText>
        </w:r>
        <w:r w:rsidDel="009564D9">
          <w:rPr>
            <w:rFonts w:asciiTheme="minorHAnsi" w:eastAsiaTheme="minorEastAsia" w:hAnsiTheme="minorHAnsi" w:cstheme="minorBidi"/>
            <w:noProof/>
            <w:lang w:bidi="ne-NP"/>
          </w:rPr>
          <w:tab/>
        </w:r>
        <w:r w:rsidRPr="009564D9" w:rsidDel="009564D9">
          <w:rPr>
            <w:rPrChange w:id="258" w:author="Kumar Baral" w:date="2023-02-13T12:01:00Z">
              <w:rPr>
                <w:rStyle w:val="Hyperlink"/>
                <w:noProof/>
              </w:rPr>
            </w:rPrChange>
          </w:rPr>
          <w:delText>Glacier Lake Outburst Flood (GLOF)</w:delText>
        </w:r>
        <w:r w:rsidDel="009564D9">
          <w:rPr>
            <w:noProof/>
            <w:webHidden/>
          </w:rPr>
          <w:tab/>
          <w:delText>19</w:delText>
        </w:r>
      </w:del>
    </w:p>
    <w:p w14:paraId="3F44B1E2" w14:textId="39B8BFC2" w:rsidR="000D028B" w:rsidDel="009564D9" w:rsidRDefault="000D028B">
      <w:pPr>
        <w:pStyle w:val="TOC2"/>
        <w:tabs>
          <w:tab w:val="left" w:pos="1320"/>
        </w:tabs>
        <w:rPr>
          <w:del w:id="259" w:author="Kumar Baral" w:date="2023-02-13T12:01:00Z"/>
          <w:rFonts w:asciiTheme="minorHAnsi" w:eastAsiaTheme="minorEastAsia" w:hAnsiTheme="minorHAnsi" w:cstheme="minorBidi"/>
          <w:noProof/>
          <w:lang w:bidi="ne-NP"/>
        </w:rPr>
      </w:pPr>
      <w:del w:id="260" w:author="Kumar Baral" w:date="2023-02-13T12:01:00Z">
        <w:r w:rsidRPr="009564D9" w:rsidDel="009564D9">
          <w:rPr>
            <w:rPrChange w:id="261" w:author="Kumar Baral" w:date="2023-02-13T12:01:00Z">
              <w:rPr>
                <w:rStyle w:val="Hyperlink"/>
                <w:noProof/>
              </w:rPr>
            </w:rPrChange>
          </w:rPr>
          <w:delText>1.13</w:delText>
        </w:r>
        <w:r w:rsidDel="009564D9">
          <w:rPr>
            <w:rFonts w:asciiTheme="minorHAnsi" w:eastAsiaTheme="minorEastAsia" w:hAnsiTheme="minorHAnsi" w:cstheme="minorBidi"/>
            <w:noProof/>
            <w:lang w:bidi="ne-NP"/>
          </w:rPr>
          <w:tab/>
        </w:r>
        <w:r w:rsidRPr="009564D9" w:rsidDel="009564D9">
          <w:rPr>
            <w:rPrChange w:id="262" w:author="Kumar Baral" w:date="2023-02-13T12:01:00Z">
              <w:rPr>
                <w:rStyle w:val="Hyperlink"/>
                <w:noProof/>
              </w:rPr>
            </w:rPrChange>
          </w:rPr>
          <w:delText>Conclusions</w:delText>
        </w:r>
        <w:r w:rsidDel="009564D9">
          <w:rPr>
            <w:noProof/>
            <w:webHidden/>
          </w:rPr>
          <w:tab/>
          <w:delText>19</w:delText>
        </w:r>
      </w:del>
    </w:p>
    <w:p w14:paraId="4968F6A1" w14:textId="1DD058A2" w:rsidR="000D028B" w:rsidDel="009564D9" w:rsidRDefault="000D028B">
      <w:pPr>
        <w:pStyle w:val="TOC2"/>
        <w:tabs>
          <w:tab w:val="left" w:pos="1320"/>
        </w:tabs>
        <w:rPr>
          <w:del w:id="263" w:author="Kumar Baral" w:date="2023-02-13T12:01:00Z"/>
          <w:rFonts w:asciiTheme="minorHAnsi" w:eastAsiaTheme="minorEastAsia" w:hAnsiTheme="minorHAnsi" w:cstheme="minorBidi"/>
          <w:noProof/>
          <w:lang w:bidi="ne-NP"/>
        </w:rPr>
      </w:pPr>
      <w:del w:id="264" w:author="Kumar Baral" w:date="2023-02-13T12:01:00Z">
        <w:r w:rsidRPr="009564D9" w:rsidDel="009564D9">
          <w:rPr>
            <w:rPrChange w:id="265" w:author="Kumar Baral" w:date="2023-02-13T12:01:00Z">
              <w:rPr>
                <w:rStyle w:val="Hyperlink"/>
                <w:noProof/>
              </w:rPr>
            </w:rPrChange>
          </w:rPr>
          <w:delText>1.14</w:delText>
        </w:r>
        <w:r w:rsidDel="009564D9">
          <w:rPr>
            <w:rFonts w:asciiTheme="minorHAnsi" w:eastAsiaTheme="minorEastAsia" w:hAnsiTheme="minorHAnsi" w:cstheme="minorBidi"/>
            <w:noProof/>
            <w:lang w:bidi="ne-NP"/>
          </w:rPr>
          <w:tab/>
        </w:r>
        <w:r w:rsidRPr="009564D9" w:rsidDel="009564D9">
          <w:rPr>
            <w:rPrChange w:id="266" w:author="Kumar Baral" w:date="2023-02-13T12:01:00Z">
              <w:rPr>
                <w:rStyle w:val="Hyperlink"/>
                <w:noProof/>
              </w:rPr>
            </w:rPrChange>
          </w:rPr>
          <w:delText>Recommendations</w:delText>
        </w:r>
        <w:r w:rsidDel="009564D9">
          <w:rPr>
            <w:noProof/>
            <w:webHidden/>
          </w:rPr>
          <w:tab/>
          <w:delText>20</w:delText>
        </w:r>
      </w:del>
    </w:p>
    <w:p w14:paraId="5ACA5BEC" w14:textId="75F4BA75" w:rsidR="000D028B" w:rsidDel="009564D9" w:rsidRDefault="000D028B">
      <w:pPr>
        <w:pStyle w:val="TOC1"/>
        <w:rPr>
          <w:del w:id="267" w:author="Kumar Baral" w:date="2023-02-13T12:01:00Z"/>
          <w:rFonts w:asciiTheme="minorHAnsi" w:eastAsiaTheme="minorEastAsia" w:hAnsiTheme="minorHAnsi" w:cstheme="minorBidi"/>
          <w:b w:val="0"/>
          <w:sz w:val="22"/>
          <w:lang w:bidi="ne-NP"/>
        </w:rPr>
      </w:pPr>
      <w:del w:id="268" w:author="Kumar Baral" w:date="2023-02-13T12:01:00Z">
        <w:r w:rsidRPr="009564D9" w:rsidDel="009564D9">
          <w:rPr>
            <w:rPrChange w:id="269" w:author="Kumar Baral" w:date="2023-02-13T12:01:00Z">
              <w:rPr>
                <w:rStyle w:val="Hyperlink"/>
                <w:b w:val="0"/>
              </w:rPr>
            </w:rPrChange>
          </w:rPr>
          <w:delText>2</w:delText>
        </w:r>
        <w:r w:rsidDel="009564D9">
          <w:rPr>
            <w:rFonts w:asciiTheme="minorHAnsi" w:eastAsiaTheme="minorEastAsia" w:hAnsiTheme="minorHAnsi" w:cstheme="minorBidi"/>
            <w:b w:val="0"/>
            <w:sz w:val="22"/>
            <w:lang w:bidi="ne-NP"/>
          </w:rPr>
          <w:tab/>
        </w:r>
        <w:r w:rsidRPr="009564D9" w:rsidDel="009564D9">
          <w:rPr>
            <w:rPrChange w:id="270" w:author="Kumar Baral" w:date="2023-02-13T12:01:00Z">
              <w:rPr>
                <w:rStyle w:val="Hyperlink"/>
                <w:b w:val="0"/>
              </w:rPr>
            </w:rPrChange>
          </w:rPr>
          <w:delText>REFERENCES</w:delText>
        </w:r>
        <w:r w:rsidDel="009564D9">
          <w:rPr>
            <w:webHidden/>
          </w:rPr>
          <w:tab/>
          <w:delText>21</w:delText>
        </w:r>
      </w:del>
    </w:p>
    <w:p w14:paraId="5DF0316D" w14:textId="7DB52CC6" w:rsidR="000C7DC9" w:rsidRPr="006D015F" w:rsidRDefault="000C7DC9" w:rsidP="000C7DC9">
      <w:pPr>
        <w:rPr>
          <w:noProof/>
          <w:sz w:val="24"/>
        </w:rPr>
      </w:pPr>
      <w:r w:rsidRPr="006D015F">
        <w:rPr>
          <w:b/>
          <w:noProof/>
          <w:sz w:val="24"/>
        </w:rPr>
        <w:fldChar w:fldCharType="end"/>
      </w:r>
    </w:p>
    <w:p w14:paraId="03B3D08E" w14:textId="5457055B" w:rsidR="00A134BC" w:rsidRPr="000C7DC9" w:rsidRDefault="000C7DC9" w:rsidP="00E01AA2">
      <w:pPr>
        <w:rPr>
          <w:ins w:id="271" w:author="Kumar Baral" w:date="2023-01-25T15:48:00Z"/>
          <w:b/>
          <w:caps/>
          <w:sz w:val="24"/>
          <w:szCs w:val="24"/>
        </w:rPr>
      </w:pPr>
      <w:r w:rsidRPr="006D015F">
        <w:rPr>
          <w:noProof/>
          <w:sz w:val="24"/>
        </w:rPr>
        <w:br w:type="page"/>
      </w:r>
    </w:p>
    <w:p w14:paraId="30A82AB9" w14:textId="3D407677" w:rsidR="0097644B" w:rsidRPr="006D015F" w:rsidRDefault="00D76054" w:rsidP="008D528F">
      <w:pPr>
        <w:pStyle w:val="Heading1"/>
        <w:numPr>
          <w:ilvl w:val="0"/>
          <w:numId w:val="0"/>
        </w:numPr>
        <w:ind w:left="432"/>
      </w:pPr>
      <w:bookmarkStart w:id="272" w:name="_Toc435601561"/>
      <w:bookmarkStart w:id="273" w:name="_Toc127191606"/>
      <w:r w:rsidRPr="006D015F">
        <w:rPr>
          <w:caps w:val="0"/>
        </w:rPr>
        <w:lastRenderedPageBreak/>
        <w:t>LIST OF FIGURES</w:t>
      </w:r>
      <w:bookmarkEnd w:id="272"/>
      <w:bookmarkEnd w:id="273"/>
    </w:p>
    <w:p w14:paraId="739B2ED9" w14:textId="2F5B2AB3" w:rsidR="00A2565C" w:rsidRDefault="00495F96">
      <w:pPr>
        <w:pStyle w:val="TableofFigures"/>
        <w:tabs>
          <w:tab w:val="right" w:leader="dot" w:pos="9170"/>
        </w:tabs>
        <w:rPr>
          <w:ins w:id="274" w:author="Kumar Baral" w:date="2023-02-13T12:06:00Z"/>
          <w:rFonts w:asciiTheme="minorHAnsi" w:eastAsiaTheme="minorEastAsia" w:hAnsiTheme="minorHAnsi" w:cstheme="minorBidi"/>
          <w:noProof/>
          <w:lang w:bidi="ne-NP"/>
        </w:rPr>
      </w:pPr>
      <w:r w:rsidRPr="006D015F">
        <w:rPr>
          <w:b/>
          <w:bCs/>
          <w:sz w:val="24"/>
        </w:rPr>
        <w:fldChar w:fldCharType="begin"/>
      </w:r>
      <w:r w:rsidR="0097644B" w:rsidRPr="006D015F">
        <w:rPr>
          <w:b/>
          <w:bCs/>
          <w:sz w:val="24"/>
        </w:rPr>
        <w:instrText xml:space="preserve"> TOC \h \z \c "Figure" </w:instrText>
      </w:r>
      <w:r w:rsidRPr="006D015F">
        <w:rPr>
          <w:b/>
          <w:bCs/>
          <w:sz w:val="24"/>
        </w:rPr>
        <w:fldChar w:fldCharType="separate"/>
      </w:r>
      <w:ins w:id="275" w:author="Kumar Baral" w:date="2023-02-13T12:06:00Z">
        <w:r w:rsidR="00A2565C" w:rsidRPr="005B1E58">
          <w:rPr>
            <w:rStyle w:val="Hyperlink"/>
            <w:noProof/>
          </w:rPr>
          <w:fldChar w:fldCharType="begin"/>
        </w:r>
        <w:r w:rsidR="00A2565C" w:rsidRPr="005B1E58">
          <w:rPr>
            <w:rStyle w:val="Hyperlink"/>
            <w:noProof/>
          </w:rPr>
          <w:instrText xml:space="preserve"> </w:instrText>
        </w:r>
        <w:r w:rsidR="00A2565C">
          <w:rPr>
            <w:noProof/>
          </w:rPr>
          <w:instrText>HYPERLINK \l "_Toc127182766"</w:instrText>
        </w:r>
        <w:r w:rsidR="00A2565C" w:rsidRPr="005B1E58">
          <w:rPr>
            <w:rStyle w:val="Hyperlink"/>
            <w:noProof/>
          </w:rPr>
          <w:instrText xml:space="preserve"> </w:instrText>
        </w:r>
        <w:r w:rsidR="00A2565C" w:rsidRPr="005B1E58">
          <w:rPr>
            <w:rStyle w:val="Hyperlink"/>
            <w:noProof/>
          </w:rPr>
          <w:fldChar w:fldCharType="separate"/>
        </w:r>
        <w:r w:rsidR="00A2565C" w:rsidRPr="005B1E58">
          <w:rPr>
            <w:rStyle w:val="Hyperlink"/>
            <w:noProof/>
          </w:rPr>
          <w:t>Figure 1</w:t>
        </w:r>
        <w:r w:rsidR="00A2565C" w:rsidRPr="005B1E58">
          <w:rPr>
            <w:rStyle w:val="Hyperlink"/>
            <w:noProof/>
          </w:rPr>
          <w:noBreakHyphen/>
          <w:t>1: Hydrographical representation of Mean Monthly flow of Jhimruk River</w:t>
        </w:r>
        <w:r w:rsidR="00A2565C">
          <w:rPr>
            <w:noProof/>
            <w:webHidden/>
          </w:rPr>
          <w:tab/>
        </w:r>
        <w:r w:rsidR="00A2565C">
          <w:rPr>
            <w:noProof/>
            <w:webHidden/>
          </w:rPr>
          <w:fldChar w:fldCharType="begin"/>
        </w:r>
        <w:r w:rsidR="00A2565C">
          <w:rPr>
            <w:noProof/>
            <w:webHidden/>
          </w:rPr>
          <w:instrText xml:space="preserve"> PAGEREF _Toc127182766 \h </w:instrText>
        </w:r>
      </w:ins>
      <w:r w:rsidR="00A2565C">
        <w:rPr>
          <w:noProof/>
          <w:webHidden/>
        </w:rPr>
      </w:r>
      <w:r w:rsidR="00A2565C">
        <w:rPr>
          <w:noProof/>
          <w:webHidden/>
        </w:rPr>
        <w:fldChar w:fldCharType="separate"/>
      </w:r>
      <w:r w:rsidR="00851CC9">
        <w:rPr>
          <w:noProof/>
          <w:webHidden/>
        </w:rPr>
        <w:t>13</w:t>
      </w:r>
      <w:ins w:id="276" w:author="Kumar Baral" w:date="2023-02-13T12:06:00Z">
        <w:r w:rsidR="00A2565C">
          <w:rPr>
            <w:noProof/>
            <w:webHidden/>
          </w:rPr>
          <w:fldChar w:fldCharType="end"/>
        </w:r>
        <w:r w:rsidR="00A2565C" w:rsidRPr="005B1E58">
          <w:rPr>
            <w:rStyle w:val="Hyperlink"/>
            <w:noProof/>
          </w:rPr>
          <w:fldChar w:fldCharType="end"/>
        </w:r>
      </w:ins>
    </w:p>
    <w:p w14:paraId="23611F63" w14:textId="2E315245" w:rsidR="00A2565C" w:rsidRDefault="00A2565C">
      <w:pPr>
        <w:pStyle w:val="TableofFigures"/>
        <w:tabs>
          <w:tab w:val="right" w:leader="dot" w:pos="9170"/>
        </w:tabs>
        <w:rPr>
          <w:ins w:id="277" w:author="Kumar Baral" w:date="2023-02-13T12:06:00Z"/>
          <w:rFonts w:asciiTheme="minorHAnsi" w:eastAsiaTheme="minorEastAsia" w:hAnsiTheme="minorHAnsi" w:cstheme="minorBidi"/>
          <w:noProof/>
          <w:lang w:bidi="ne-NP"/>
        </w:rPr>
      </w:pPr>
      <w:ins w:id="278" w:author="Kumar Baral" w:date="2023-02-13T12:06:00Z">
        <w:r w:rsidRPr="005B1E58">
          <w:rPr>
            <w:rStyle w:val="Hyperlink"/>
            <w:noProof/>
          </w:rPr>
          <w:fldChar w:fldCharType="begin"/>
        </w:r>
        <w:r w:rsidRPr="005B1E58">
          <w:rPr>
            <w:rStyle w:val="Hyperlink"/>
            <w:noProof/>
          </w:rPr>
          <w:instrText xml:space="preserve"> </w:instrText>
        </w:r>
        <w:r>
          <w:rPr>
            <w:noProof/>
          </w:rPr>
          <w:instrText>HYPERLINK \l "_Toc127182767"</w:instrText>
        </w:r>
        <w:r w:rsidRPr="005B1E58">
          <w:rPr>
            <w:rStyle w:val="Hyperlink"/>
            <w:noProof/>
          </w:rPr>
          <w:instrText xml:space="preserve"> </w:instrText>
        </w:r>
        <w:r w:rsidRPr="005B1E58">
          <w:rPr>
            <w:rStyle w:val="Hyperlink"/>
            <w:noProof/>
          </w:rPr>
          <w:fldChar w:fldCharType="separate"/>
        </w:r>
        <w:r w:rsidRPr="005B1E58">
          <w:rPr>
            <w:rStyle w:val="Hyperlink"/>
            <w:noProof/>
          </w:rPr>
          <w:t>Figure 1</w:t>
        </w:r>
        <w:r w:rsidRPr="005B1E58">
          <w:rPr>
            <w:rStyle w:val="Hyperlink"/>
            <w:noProof/>
          </w:rPr>
          <w:noBreakHyphen/>
          <w:t>2: Comparison of implemented mean monthly flow and measured mean monthly flow</w:t>
        </w:r>
        <w:r>
          <w:rPr>
            <w:noProof/>
            <w:webHidden/>
          </w:rPr>
          <w:tab/>
        </w:r>
        <w:r>
          <w:rPr>
            <w:noProof/>
            <w:webHidden/>
          </w:rPr>
          <w:fldChar w:fldCharType="begin"/>
        </w:r>
        <w:r>
          <w:rPr>
            <w:noProof/>
            <w:webHidden/>
          </w:rPr>
          <w:instrText xml:space="preserve"> PAGEREF _Toc127182767 \h </w:instrText>
        </w:r>
      </w:ins>
      <w:r>
        <w:rPr>
          <w:noProof/>
          <w:webHidden/>
        </w:rPr>
      </w:r>
      <w:r>
        <w:rPr>
          <w:noProof/>
          <w:webHidden/>
        </w:rPr>
        <w:fldChar w:fldCharType="separate"/>
      </w:r>
      <w:r w:rsidR="00851CC9">
        <w:rPr>
          <w:noProof/>
          <w:webHidden/>
        </w:rPr>
        <w:t>13</w:t>
      </w:r>
      <w:ins w:id="279" w:author="Kumar Baral" w:date="2023-02-13T12:06:00Z">
        <w:r>
          <w:rPr>
            <w:noProof/>
            <w:webHidden/>
          </w:rPr>
          <w:fldChar w:fldCharType="end"/>
        </w:r>
        <w:r w:rsidRPr="005B1E58">
          <w:rPr>
            <w:rStyle w:val="Hyperlink"/>
            <w:noProof/>
          </w:rPr>
          <w:fldChar w:fldCharType="end"/>
        </w:r>
      </w:ins>
    </w:p>
    <w:p w14:paraId="5FFDE9D0" w14:textId="3F97EC9C" w:rsidR="00A2565C" w:rsidRDefault="00A2565C">
      <w:pPr>
        <w:pStyle w:val="TableofFigures"/>
        <w:tabs>
          <w:tab w:val="right" w:leader="dot" w:pos="9170"/>
        </w:tabs>
        <w:rPr>
          <w:ins w:id="280" w:author="Kumar Baral" w:date="2023-02-13T12:06:00Z"/>
          <w:rFonts w:asciiTheme="minorHAnsi" w:eastAsiaTheme="minorEastAsia" w:hAnsiTheme="minorHAnsi" w:cstheme="minorBidi"/>
          <w:noProof/>
          <w:lang w:bidi="ne-NP"/>
        </w:rPr>
      </w:pPr>
      <w:ins w:id="281" w:author="Kumar Baral" w:date="2023-02-13T12:06:00Z">
        <w:r w:rsidRPr="005B1E58">
          <w:rPr>
            <w:rStyle w:val="Hyperlink"/>
            <w:noProof/>
          </w:rPr>
          <w:fldChar w:fldCharType="begin"/>
        </w:r>
        <w:r w:rsidRPr="005B1E58">
          <w:rPr>
            <w:rStyle w:val="Hyperlink"/>
            <w:noProof/>
          </w:rPr>
          <w:instrText xml:space="preserve"> </w:instrText>
        </w:r>
        <w:r>
          <w:rPr>
            <w:noProof/>
          </w:rPr>
          <w:instrText>HYPERLINK \l "_Toc127182768"</w:instrText>
        </w:r>
        <w:r w:rsidRPr="005B1E58">
          <w:rPr>
            <w:rStyle w:val="Hyperlink"/>
            <w:noProof/>
          </w:rPr>
          <w:instrText xml:space="preserve"> </w:instrText>
        </w:r>
        <w:r w:rsidRPr="005B1E58">
          <w:rPr>
            <w:rStyle w:val="Hyperlink"/>
            <w:noProof/>
          </w:rPr>
          <w:fldChar w:fldCharType="separate"/>
        </w:r>
        <w:r w:rsidRPr="005B1E58">
          <w:rPr>
            <w:rStyle w:val="Hyperlink"/>
            <w:noProof/>
          </w:rPr>
          <w:t>Figure 1</w:t>
        </w:r>
        <w:r w:rsidRPr="005B1E58">
          <w:rPr>
            <w:rStyle w:val="Hyperlink"/>
            <w:noProof/>
          </w:rPr>
          <w:noBreakHyphen/>
          <w:t>3: Flow duration Curve of Andhi Khola</w:t>
        </w:r>
        <w:r>
          <w:rPr>
            <w:noProof/>
            <w:webHidden/>
          </w:rPr>
          <w:tab/>
        </w:r>
        <w:r>
          <w:rPr>
            <w:noProof/>
            <w:webHidden/>
          </w:rPr>
          <w:fldChar w:fldCharType="begin"/>
        </w:r>
        <w:r>
          <w:rPr>
            <w:noProof/>
            <w:webHidden/>
          </w:rPr>
          <w:instrText xml:space="preserve"> PAGEREF _Toc127182768 \h </w:instrText>
        </w:r>
      </w:ins>
      <w:r>
        <w:rPr>
          <w:noProof/>
          <w:webHidden/>
        </w:rPr>
      </w:r>
      <w:r>
        <w:rPr>
          <w:noProof/>
          <w:webHidden/>
        </w:rPr>
        <w:fldChar w:fldCharType="separate"/>
      </w:r>
      <w:r w:rsidR="00851CC9">
        <w:rPr>
          <w:noProof/>
          <w:webHidden/>
        </w:rPr>
        <w:t>15</w:t>
      </w:r>
      <w:ins w:id="282" w:author="Kumar Baral" w:date="2023-02-13T12:06:00Z">
        <w:r>
          <w:rPr>
            <w:noProof/>
            <w:webHidden/>
          </w:rPr>
          <w:fldChar w:fldCharType="end"/>
        </w:r>
        <w:r w:rsidRPr="005B1E58">
          <w:rPr>
            <w:rStyle w:val="Hyperlink"/>
            <w:noProof/>
          </w:rPr>
          <w:fldChar w:fldCharType="end"/>
        </w:r>
      </w:ins>
    </w:p>
    <w:p w14:paraId="2AFFAA07" w14:textId="02951AD6" w:rsidR="00A2565C" w:rsidRDefault="00A2565C">
      <w:pPr>
        <w:pStyle w:val="TableofFigures"/>
        <w:tabs>
          <w:tab w:val="right" w:leader="dot" w:pos="9170"/>
        </w:tabs>
        <w:rPr>
          <w:ins w:id="283" w:author="Kumar Baral" w:date="2023-02-13T12:06:00Z"/>
          <w:rFonts w:asciiTheme="minorHAnsi" w:eastAsiaTheme="minorEastAsia" w:hAnsiTheme="minorHAnsi" w:cstheme="minorBidi"/>
          <w:noProof/>
          <w:lang w:bidi="ne-NP"/>
        </w:rPr>
      </w:pPr>
      <w:ins w:id="284" w:author="Kumar Baral" w:date="2023-02-13T12:06:00Z">
        <w:r w:rsidRPr="005B1E58">
          <w:rPr>
            <w:rStyle w:val="Hyperlink"/>
            <w:noProof/>
          </w:rPr>
          <w:fldChar w:fldCharType="begin"/>
        </w:r>
        <w:r w:rsidRPr="005B1E58">
          <w:rPr>
            <w:rStyle w:val="Hyperlink"/>
            <w:noProof/>
          </w:rPr>
          <w:instrText xml:space="preserve"> </w:instrText>
        </w:r>
        <w:r>
          <w:rPr>
            <w:noProof/>
          </w:rPr>
          <w:instrText>HYPERLINK \l "_Toc127182769"</w:instrText>
        </w:r>
        <w:r w:rsidRPr="005B1E58">
          <w:rPr>
            <w:rStyle w:val="Hyperlink"/>
            <w:noProof/>
          </w:rPr>
          <w:instrText xml:space="preserve"> </w:instrText>
        </w:r>
        <w:r w:rsidRPr="005B1E58">
          <w:rPr>
            <w:rStyle w:val="Hyperlink"/>
            <w:noProof/>
          </w:rPr>
          <w:fldChar w:fldCharType="separate"/>
        </w:r>
        <w:r w:rsidRPr="005B1E58">
          <w:rPr>
            <w:rStyle w:val="Hyperlink"/>
            <w:noProof/>
          </w:rPr>
          <w:t>Figure 1</w:t>
        </w:r>
        <w:r w:rsidRPr="005B1E58">
          <w:rPr>
            <w:rStyle w:val="Hyperlink"/>
            <w:noProof/>
          </w:rPr>
          <w:noBreakHyphen/>
          <w:t>4: Plot of Mean annual discharge, 5-years moving average, 10-years moving average</w:t>
        </w:r>
        <w:r>
          <w:rPr>
            <w:noProof/>
            <w:webHidden/>
          </w:rPr>
          <w:tab/>
        </w:r>
        <w:r>
          <w:rPr>
            <w:noProof/>
            <w:webHidden/>
          </w:rPr>
          <w:fldChar w:fldCharType="begin"/>
        </w:r>
        <w:r>
          <w:rPr>
            <w:noProof/>
            <w:webHidden/>
          </w:rPr>
          <w:instrText xml:space="preserve"> PAGEREF _Toc127182769 \h </w:instrText>
        </w:r>
      </w:ins>
      <w:r>
        <w:rPr>
          <w:noProof/>
          <w:webHidden/>
        </w:rPr>
      </w:r>
      <w:r>
        <w:rPr>
          <w:noProof/>
          <w:webHidden/>
        </w:rPr>
        <w:fldChar w:fldCharType="separate"/>
      </w:r>
      <w:r w:rsidR="00851CC9">
        <w:rPr>
          <w:noProof/>
          <w:webHidden/>
        </w:rPr>
        <w:t>19</w:t>
      </w:r>
      <w:ins w:id="285" w:author="Kumar Baral" w:date="2023-02-13T12:06:00Z">
        <w:r>
          <w:rPr>
            <w:noProof/>
            <w:webHidden/>
          </w:rPr>
          <w:fldChar w:fldCharType="end"/>
        </w:r>
        <w:r w:rsidRPr="005B1E58">
          <w:rPr>
            <w:rStyle w:val="Hyperlink"/>
            <w:noProof/>
          </w:rPr>
          <w:fldChar w:fldCharType="end"/>
        </w:r>
      </w:ins>
    </w:p>
    <w:p w14:paraId="2D2AA3BD" w14:textId="207E3529" w:rsidR="00A2565C" w:rsidRDefault="00A2565C">
      <w:pPr>
        <w:pStyle w:val="TableofFigures"/>
        <w:tabs>
          <w:tab w:val="right" w:leader="dot" w:pos="9170"/>
        </w:tabs>
        <w:rPr>
          <w:ins w:id="286" w:author="Kumar Baral" w:date="2023-02-13T12:06:00Z"/>
          <w:rFonts w:asciiTheme="minorHAnsi" w:eastAsiaTheme="minorEastAsia" w:hAnsiTheme="minorHAnsi" w:cstheme="minorBidi"/>
          <w:noProof/>
          <w:lang w:bidi="ne-NP"/>
        </w:rPr>
      </w:pPr>
      <w:ins w:id="287" w:author="Kumar Baral" w:date="2023-02-13T12:06:00Z">
        <w:r w:rsidRPr="005B1E58">
          <w:rPr>
            <w:rStyle w:val="Hyperlink"/>
            <w:noProof/>
          </w:rPr>
          <w:fldChar w:fldCharType="begin"/>
        </w:r>
        <w:r w:rsidRPr="005B1E58">
          <w:rPr>
            <w:rStyle w:val="Hyperlink"/>
            <w:noProof/>
          </w:rPr>
          <w:instrText xml:space="preserve"> </w:instrText>
        </w:r>
        <w:r>
          <w:rPr>
            <w:noProof/>
          </w:rPr>
          <w:instrText>HYPERLINK \l "_Toc127182770"</w:instrText>
        </w:r>
        <w:r w:rsidRPr="005B1E58">
          <w:rPr>
            <w:rStyle w:val="Hyperlink"/>
            <w:noProof/>
          </w:rPr>
          <w:instrText xml:space="preserve"> </w:instrText>
        </w:r>
        <w:r w:rsidRPr="005B1E58">
          <w:rPr>
            <w:rStyle w:val="Hyperlink"/>
            <w:noProof/>
          </w:rPr>
          <w:fldChar w:fldCharType="separate"/>
        </w:r>
        <w:r w:rsidRPr="005B1E58">
          <w:rPr>
            <w:rStyle w:val="Hyperlink"/>
            <w:noProof/>
          </w:rPr>
          <w:t>Figure 1</w:t>
        </w:r>
        <w:r w:rsidRPr="005B1E58">
          <w:rPr>
            <w:rStyle w:val="Hyperlink"/>
            <w:noProof/>
          </w:rPr>
          <w:noBreakHyphen/>
          <w:t>5: Auto correlation function of mean annual discharge series of Andhikhola.</w:t>
        </w:r>
        <w:r>
          <w:rPr>
            <w:noProof/>
            <w:webHidden/>
          </w:rPr>
          <w:tab/>
        </w:r>
        <w:r>
          <w:rPr>
            <w:noProof/>
            <w:webHidden/>
          </w:rPr>
          <w:fldChar w:fldCharType="begin"/>
        </w:r>
        <w:r>
          <w:rPr>
            <w:noProof/>
            <w:webHidden/>
          </w:rPr>
          <w:instrText xml:space="preserve"> PAGEREF _Toc127182770 \h </w:instrText>
        </w:r>
      </w:ins>
      <w:r>
        <w:rPr>
          <w:noProof/>
          <w:webHidden/>
        </w:rPr>
      </w:r>
      <w:r>
        <w:rPr>
          <w:noProof/>
          <w:webHidden/>
        </w:rPr>
        <w:fldChar w:fldCharType="separate"/>
      </w:r>
      <w:r w:rsidR="00851CC9">
        <w:rPr>
          <w:noProof/>
          <w:webHidden/>
        </w:rPr>
        <w:t>20</w:t>
      </w:r>
      <w:ins w:id="288" w:author="Kumar Baral" w:date="2023-02-13T12:06:00Z">
        <w:r>
          <w:rPr>
            <w:noProof/>
            <w:webHidden/>
          </w:rPr>
          <w:fldChar w:fldCharType="end"/>
        </w:r>
        <w:r w:rsidRPr="005B1E58">
          <w:rPr>
            <w:rStyle w:val="Hyperlink"/>
            <w:noProof/>
          </w:rPr>
          <w:fldChar w:fldCharType="end"/>
        </w:r>
      </w:ins>
    </w:p>
    <w:p w14:paraId="181CF73F" w14:textId="19A54029" w:rsidR="000D028B" w:rsidDel="009564D9" w:rsidRDefault="000D028B">
      <w:pPr>
        <w:pStyle w:val="TableofFigures"/>
        <w:tabs>
          <w:tab w:val="right" w:leader="dot" w:pos="9170"/>
        </w:tabs>
        <w:rPr>
          <w:del w:id="289" w:author="Kumar Baral" w:date="2023-02-13T12:01:00Z"/>
          <w:rFonts w:asciiTheme="minorHAnsi" w:eastAsiaTheme="minorEastAsia" w:hAnsiTheme="minorHAnsi" w:cstheme="minorBidi"/>
          <w:noProof/>
          <w:lang w:bidi="ne-NP"/>
        </w:rPr>
      </w:pPr>
      <w:del w:id="290" w:author="Kumar Baral" w:date="2023-02-13T12:01:00Z">
        <w:r w:rsidRPr="009564D9" w:rsidDel="009564D9">
          <w:rPr>
            <w:rPrChange w:id="291" w:author="Kumar Baral" w:date="2023-02-13T12:01:00Z">
              <w:rPr>
                <w:rStyle w:val="Hyperlink"/>
                <w:noProof/>
              </w:rPr>
            </w:rPrChange>
          </w:rPr>
          <w:delText>Figure 1</w:delText>
        </w:r>
        <w:r w:rsidRPr="009564D9" w:rsidDel="009564D9">
          <w:rPr>
            <w:rPrChange w:id="292" w:author="Kumar Baral" w:date="2023-02-13T12:01:00Z">
              <w:rPr>
                <w:rStyle w:val="Hyperlink"/>
                <w:noProof/>
              </w:rPr>
            </w:rPrChange>
          </w:rPr>
          <w:noBreakHyphen/>
          <w:delText>1: Hydrographical representation of Mean Monthly flow of Jhimruk River</w:delText>
        </w:r>
        <w:r w:rsidDel="009564D9">
          <w:rPr>
            <w:noProof/>
            <w:webHidden/>
          </w:rPr>
          <w:tab/>
          <w:delText>15</w:delText>
        </w:r>
      </w:del>
    </w:p>
    <w:p w14:paraId="2A45E463" w14:textId="06D75A32" w:rsidR="000D028B" w:rsidDel="009564D9" w:rsidRDefault="000D028B">
      <w:pPr>
        <w:pStyle w:val="TableofFigures"/>
        <w:tabs>
          <w:tab w:val="right" w:leader="dot" w:pos="9170"/>
        </w:tabs>
        <w:rPr>
          <w:del w:id="293" w:author="Kumar Baral" w:date="2023-02-13T12:01:00Z"/>
          <w:rFonts w:asciiTheme="minorHAnsi" w:eastAsiaTheme="minorEastAsia" w:hAnsiTheme="minorHAnsi" w:cstheme="minorBidi"/>
          <w:noProof/>
          <w:lang w:bidi="ne-NP"/>
        </w:rPr>
      </w:pPr>
      <w:del w:id="294" w:author="Kumar Baral" w:date="2023-02-13T12:01:00Z">
        <w:r w:rsidRPr="009564D9" w:rsidDel="009564D9">
          <w:rPr>
            <w:rPrChange w:id="295" w:author="Kumar Baral" w:date="2023-02-13T12:01:00Z">
              <w:rPr>
                <w:rStyle w:val="Hyperlink"/>
                <w:noProof/>
              </w:rPr>
            </w:rPrChange>
          </w:rPr>
          <w:delText>Figure 1</w:delText>
        </w:r>
        <w:r w:rsidRPr="009564D9" w:rsidDel="009564D9">
          <w:rPr>
            <w:rPrChange w:id="296" w:author="Kumar Baral" w:date="2023-02-13T12:01:00Z">
              <w:rPr>
                <w:rStyle w:val="Hyperlink"/>
                <w:noProof/>
              </w:rPr>
            </w:rPrChange>
          </w:rPr>
          <w:noBreakHyphen/>
          <w:delText>2: Comparison of implemented mean monthly flow and measured mean monthly flow</w:delText>
        </w:r>
        <w:r w:rsidDel="009564D9">
          <w:rPr>
            <w:noProof/>
            <w:webHidden/>
          </w:rPr>
          <w:tab/>
          <w:delText>15</w:delText>
        </w:r>
      </w:del>
    </w:p>
    <w:p w14:paraId="7AF6C440" w14:textId="032AB2E0" w:rsidR="00E44B38" w:rsidRPr="006D015F" w:rsidRDefault="00495F96" w:rsidP="000C2F84">
      <w:pPr>
        <w:pStyle w:val="TableofFigures"/>
        <w:tabs>
          <w:tab w:val="right" w:leader="dot" w:pos="9170"/>
        </w:tabs>
        <w:rPr>
          <w:b/>
          <w:bCs/>
          <w:sz w:val="24"/>
        </w:rPr>
      </w:pPr>
      <w:r w:rsidRPr="006D015F">
        <w:rPr>
          <w:b/>
          <w:bCs/>
          <w:sz w:val="24"/>
        </w:rPr>
        <w:fldChar w:fldCharType="end"/>
      </w:r>
    </w:p>
    <w:p w14:paraId="67D3B2CC" w14:textId="77777777" w:rsidR="005833F5" w:rsidRPr="006D015F" w:rsidRDefault="005833F5">
      <w:pPr>
        <w:spacing w:line="240" w:lineRule="auto"/>
        <w:jc w:val="left"/>
        <w:rPr>
          <w:b/>
          <w:bCs/>
          <w:caps/>
          <w:kern w:val="32"/>
          <w:sz w:val="28"/>
          <w:szCs w:val="32"/>
        </w:rPr>
      </w:pPr>
      <w:r w:rsidRPr="006D015F">
        <w:br w:type="page"/>
      </w:r>
    </w:p>
    <w:p w14:paraId="079312B9" w14:textId="5F64A18E" w:rsidR="0097644B" w:rsidRPr="006D015F" w:rsidRDefault="00D76054" w:rsidP="008D528F">
      <w:pPr>
        <w:pStyle w:val="Heading1"/>
        <w:numPr>
          <w:ilvl w:val="0"/>
          <w:numId w:val="0"/>
        </w:numPr>
        <w:ind w:left="720"/>
      </w:pPr>
      <w:bookmarkStart w:id="297" w:name="_Toc127191607"/>
      <w:r w:rsidRPr="006D015F">
        <w:rPr>
          <w:caps w:val="0"/>
        </w:rPr>
        <w:lastRenderedPageBreak/>
        <w:t>LIST OF TABLES</w:t>
      </w:r>
      <w:bookmarkEnd w:id="297"/>
    </w:p>
    <w:p w14:paraId="48B29F02" w14:textId="78618180" w:rsidR="009564D9" w:rsidRDefault="00495F96">
      <w:pPr>
        <w:pStyle w:val="TableofFigures"/>
        <w:tabs>
          <w:tab w:val="right" w:leader="dot" w:pos="9170"/>
        </w:tabs>
        <w:rPr>
          <w:ins w:id="298" w:author="Kumar Baral" w:date="2023-02-13T12:01:00Z"/>
          <w:rFonts w:asciiTheme="minorHAnsi" w:eastAsiaTheme="minorEastAsia" w:hAnsiTheme="minorHAnsi" w:cstheme="minorBidi"/>
          <w:noProof/>
          <w:lang w:bidi="ne-NP"/>
        </w:rPr>
      </w:pPr>
      <w:r w:rsidRPr="004548FE">
        <w:rPr>
          <w:rStyle w:val="Hyperlink"/>
          <w:noProof/>
        </w:rPr>
        <w:fldChar w:fldCharType="begin"/>
      </w:r>
      <w:r w:rsidR="0097644B" w:rsidRPr="004548FE">
        <w:rPr>
          <w:rStyle w:val="Hyperlink"/>
          <w:noProof/>
        </w:rPr>
        <w:instrText xml:space="preserve"> TOC \h \z \c "Table" </w:instrText>
      </w:r>
      <w:r w:rsidRPr="004548FE">
        <w:rPr>
          <w:rStyle w:val="Hyperlink"/>
          <w:noProof/>
        </w:rPr>
        <w:fldChar w:fldCharType="separate"/>
      </w:r>
      <w:ins w:id="299" w:author="Kumar Baral" w:date="2023-02-13T12:01:00Z">
        <w:r w:rsidR="009564D9" w:rsidRPr="00D60BCA">
          <w:rPr>
            <w:rStyle w:val="Hyperlink"/>
            <w:noProof/>
          </w:rPr>
          <w:fldChar w:fldCharType="begin"/>
        </w:r>
        <w:r w:rsidR="009564D9" w:rsidRPr="00D60BCA">
          <w:rPr>
            <w:rStyle w:val="Hyperlink"/>
            <w:noProof/>
          </w:rPr>
          <w:instrText xml:space="preserve"> </w:instrText>
        </w:r>
        <w:r w:rsidR="009564D9">
          <w:rPr>
            <w:noProof/>
          </w:rPr>
          <w:instrText>HYPERLINK \l "_Toc127182762"</w:instrText>
        </w:r>
        <w:r w:rsidR="009564D9" w:rsidRPr="00D60BCA">
          <w:rPr>
            <w:rStyle w:val="Hyperlink"/>
            <w:noProof/>
          </w:rPr>
          <w:instrText xml:space="preserve"> </w:instrText>
        </w:r>
        <w:r w:rsidR="009564D9" w:rsidRPr="00D60BCA">
          <w:rPr>
            <w:rStyle w:val="Hyperlink"/>
            <w:noProof/>
          </w:rPr>
          <w:fldChar w:fldCharType="separate"/>
        </w:r>
        <w:r w:rsidR="009564D9" w:rsidRPr="00D60BCA">
          <w:rPr>
            <w:rStyle w:val="Hyperlink"/>
            <w:noProof/>
          </w:rPr>
          <w:t>Table 1</w:t>
        </w:r>
        <w:r w:rsidR="009564D9" w:rsidRPr="00D60BCA">
          <w:rPr>
            <w:rStyle w:val="Hyperlink"/>
            <w:noProof/>
          </w:rPr>
          <w:noBreakHyphen/>
          <w:t>1: Salient features of the project</w:t>
        </w:r>
        <w:r w:rsidR="009564D9">
          <w:rPr>
            <w:noProof/>
            <w:webHidden/>
          </w:rPr>
          <w:tab/>
        </w:r>
        <w:r w:rsidR="009564D9">
          <w:rPr>
            <w:noProof/>
            <w:webHidden/>
          </w:rPr>
          <w:fldChar w:fldCharType="begin"/>
        </w:r>
        <w:r w:rsidR="009564D9">
          <w:rPr>
            <w:noProof/>
            <w:webHidden/>
          </w:rPr>
          <w:instrText xml:space="preserve"> PAGEREF _Toc127182762 \h </w:instrText>
        </w:r>
      </w:ins>
      <w:r w:rsidR="009564D9">
        <w:rPr>
          <w:noProof/>
          <w:webHidden/>
        </w:rPr>
      </w:r>
      <w:r w:rsidR="009564D9">
        <w:rPr>
          <w:noProof/>
          <w:webHidden/>
        </w:rPr>
        <w:fldChar w:fldCharType="separate"/>
      </w:r>
      <w:r w:rsidR="00851CC9">
        <w:rPr>
          <w:noProof/>
          <w:webHidden/>
        </w:rPr>
        <w:t>v</w:t>
      </w:r>
      <w:ins w:id="300" w:author="Kumar Baral" w:date="2023-02-13T12:01:00Z">
        <w:r w:rsidR="009564D9">
          <w:rPr>
            <w:noProof/>
            <w:webHidden/>
          </w:rPr>
          <w:fldChar w:fldCharType="end"/>
        </w:r>
        <w:r w:rsidR="009564D9" w:rsidRPr="00D60BCA">
          <w:rPr>
            <w:rStyle w:val="Hyperlink"/>
            <w:noProof/>
          </w:rPr>
          <w:fldChar w:fldCharType="end"/>
        </w:r>
      </w:ins>
    </w:p>
    <w:p w14:paraId="078AE24D" w14:textId="7A1F053D" w:rsidR="009564D9" w:rsidRDefault="009564D9">
      <w:pPr>
        <w:pStyle w:val="TableofFigures"/>
        <w:tabs>
          <w:tab w:val="right" w:leader="dot" w:pos="9170"/>
        </w:tabs>
        <w:rPr>
          <w:ins w:id="301" w:author="Kumar Baral" w:date="2023-02-13T12:01:00Z"/>
          <w:rFonts w:asciiTheme="minorHAnsi" w:eastAsiaTheme="minorEastAsia" w:hAnsiTheme="minorHAnsi" w:cstheme="minorBidi"/>
          <w:noProof/>
          <w:lang w:bidi="ne-NP"/>
        </w:rPr>
      </w:pPr>
      <w:ins w:id="302" w:author="Kumar Baral" w:date="2023-02-13T12:01:00Z">
        <w:r w:rsidRPr="00D60BCA">
          <w:rPr>
            <w:rStyle w:val="Hyperlink"/>
            <w:noProof/>
          </w:rPr>
          <w:fldChar w:fldCharType="begin"/>
        </w:r>
        <w:r w:rsidRPr="00D60BCA">
          <w:rPr>
            <w:rStyle w:val="Hyperlink"/>
            <w:noProof/>
          </w:rPr>
          <w:instrText xml:space="preserve"> </w:instrText>
        </w:r>
        <w:r>
          <w:rPr>
            <w:noProof/>
          </w:rPr>
          <w:instrText>HYPERLINK \l "_Toc127182763"</w:instrText>
        </w:r>
        <w:r w:rsidRPr="00D60BCA">
          <w:rPr>
            <w:rStyle w:val="Hyperlink"/>
            <w:noProof/>
          </w:rPr>
          <w:instrText xml:space="preserve"> </w:instrText>
        </w:r>
        <w:r w:rsidRPr="00D60BCA">
          <w:rPr>
            <w:rStyle w:val="Hyperlink"/>
            <w:noProof/>
          </w:rPr>
          <w:fldChar w:fldCharType="separate"/>
        </w:r>
        <w:r w:rsidRPr="00D60BCA">
          <w:rPr>
            <w:rStyle w:val="Hyperlink"/>
            <w:noProof/>
          </w:rPr>
          <w:t>Table 1</w:t>
        </w:r>
        <w:r w:rsidRPr="00D60BCA">
          <w:rPr>
            <w:rStyle w:val="Hyperlink"/>
            <w:noProof/>
          </w:rPr>
          <w:noBreakHyphen/>
          <w:t>2: Mean Monthly Flow of Andhikhola River</w:t>
        </w:r>
        <w:r>
          <w:rPr>
            <w:noProof/>
            <w:webHidden/>
          </w:rPr>
          <w:tab/>
        </w:r>
        <w:r>
          <w:rPr>
            <w:noProof/>
            <w:webHidden/>
          </w:rPr>
          <w:fldChar w:fldCharType="begin"/>
        </w:r>
        <w:r>
          <w:rPr>
            <w:noProof/>
            <w:webHidden/>
          </w:rPr>
          <w:instrText xml:space="preserve"> PAGEREF _Toc127182763 \h </w:instrText>
        </w:r>
      </w:ins>
      <w:r>
        <w:rPr>
          <w:noProof/>
          <w:webHidden/>
        </w:rPr>
      </w:r>
      <w:r>
        <w:rPr>
          <w:noProof/>
          <w:webHidden/>
        </w:rPr>
        <w:fldChar w:fldCharType="separate"/>
      </w:r>
      <w:r w:rsidR="00851CC9">
        <w:rPr>
          <w:noProof/>
          <w:webHidden/>
        </w:rPr>
        <w:t>12</w:t>
      </w:r>
      <w:ins w:id="303" w:author="Kumar Baral" w:date="2023-02-13T12:01:00Z">
        <w:r>
          <w:rPr>
            <w:noProof/>
            <w:webHidden/>
          </w:rPr>
          <w:fldChar w:fldCharType="end"/>
        </w:r>
        <w:r w:rsidRPr="00D60BCA">
          <w:rPr>
            <w:rStyle w:val="Hyperlink"/>
            <w:noProof/>
          </w:rPr>
          <w:fldChar w:fldCharType="end"/>
        </w:r>
      </w:ins>
    </w:p>
    <w:p w14:paraId="76185DE4" w14:textId="3E676FAB" w:rsidR="009564D9" w:rsidRDefault="009564D9">
      <w:pPr>
        <w:pStyle w:val="TableofFigures"/>
        <w:tabs>
          <w:tab w:val="right" w:leader="dot" w:pos="9170"/>
        </w:tabs>
        <w:rPr>
          <w:ins w:id="304" w:author="Kumar Baral" w:date="2023-02-13T12:01:00Z"/>
          <w:rFonts w:asciiTheme="minorHAnsi" w:eastAsiaTheme="minorEastAsia" w:hAnsiTheme="minorHAnsi" w:cstheme="minorBidi"/>
          <w:noProof/>
          <w:lang w:bidi="ne-NP"/>
        </w:rPr>
      </w:pPr>
      <w:ins w:id="305" w:author="Kumar Baral" w:date="2023-02-13T12:01:00Z">
        <w:r w:rsidRPr="00D60BCA">
          <w:rPr>
            <w:rStyle w:val="Hyperlink"/>
            <w:noProof/>
          </w:rPr>
          <w:fldChar w:fldCharType="begin"/>
        </w:r>
        <w:r w:rsidRPr="00D60BCA">
          <w:rPr>
            <w:rStyle w:val="Hyperlink"/>
            <w:noProof/>
          </w:rPr>
          <w:instrText xml:space="preserve"> </w:instrText>
        </w:r>
        <w:r>
          <w:rPr>
            <w:noProof/>
          </w:rPr>
          <w:instrText>HYPERLINK \l "_Toc127182764"</w:instrText>
        </w:r>
        <w:r w:rsidRPr="00D60BCA">
          <w:rPr>
            <w:rStyle w:val="Hyperlink"/>
            <w:noProof/>
          </w:rPr>
          <w:instrText xml:space="preserve"> </w:instrText>
        </w:r>
        <w:r w:rsidRPr="00D60BCA">
          <w:rPr>
            <w:rStyle w:val="Hyperlink"/>
            <w:noProof/>
          </w:rPr>
          <w:fldChar w:fldCharType="separate"/>
        </w:r>
        <w:r w:rsidRPr="00D60BCA">
          <w:rPr>
            <w:rStyle w:val="Hyperlink"/>
            <w:noProof/>
          </w:rPr>
          <w:t>Table 1</w:t>
        </w:r>
        <w:r w:rsidRPr="00D60BCA">
          <w:rPr>
            <w:rStyle w:val="Hyperlink"/>
            <w:noProof/>
          </w:rPr>
          <w:noBreakHyphen/>
          <w:t>3: Mean annual discharge, 5-years moving average, 10-years moving average</w:t>
        </w:r>
        <w:r>
          <w:rPr>
            <w:noProof/>
            <w:webHidden/>
          </w:rPr>
          <w:tab/>
        </w:r>
        <w:r>
          <w:rPr>
            <w:noProof/>
            <w:webHidden/>
          </w:rPr>
          <w:fldChar w:fldCharType="begin"/>
        </w:r>
        <w:r>
          <w:rPr>
            <w:noProof/>
            <w:webHidden/>
          </w:rPr>
          <w:instrText xml:space="preserve"> PAGEREF _Toc127182764 \h </w:instrText>
        </w:r>
      </w:ins>
      <w:r>
        <w:rPr>
          <w:noProof/>
          <w:webHidden/>
        </w:rPr>
      </w:r>
      <w:r>
        <w:rPr>
          <w:noProof/>
          <w:webHidden/>
        </w:rPr>
        <w:fldChar w:fldCharType="separate"/>
      </w:r>
      <w:r w:rsidR="00851CC9">
        <w:rPr>
          <w:noProof/>
          <w:webHidden/>
        </w:rPr>
        <w:t>18</w:t>
      </w:r>
      <w:ins w:id="306" w:author="Kumar Baral" w:date="2023-02-13T12:01:00Z">
        <w:r>
          <w:rPr>
            <w:noProof/>
            <w:webHidden/>
          </w:rPr>
          <w:fldChar w:fldCharType="end"/>
        </w:r>
        <w:r w:rsidRPr="00D60BCA">
          <w:rPr>
            <w:rStyle w:val="Hyperlink"/>
            <w:noProof/>
          </w:rPr>
          <w:fldChar w:fldCharType="end"/>
        </w:r>
      </w:ins>
    </w:p>
    <w:p w14:paraId="1FD6DD54" w14:textId="5C72DDB8" w:rsidR="009564D9" w:rsidRDefault="009564D9">
      <w:pPr>
        <w:pStyle w:val="TableofFigures"/>
        <w:tabs>
          <w:tab w:val="right" w:leader="dot" w:pos="9170"/>
        </w:tabs>
        <w:rPr>
          <w:ins w:id="307" w:author="Kumar Baral" w:date="2023-02-13T12:01:00Z"/>
          <w:rFonts w:asciiTheme="minorHAnsi" w:eastAsiaTheme="minorEastAsia" w:hAnsiTheme="minorHAnsi" w:cstheme="minorBidi"/>
          <w:noProof/>
          <w:lang w:bidi="ne-NP"/>
        </w:rPr>
      </w:pPr>
      <w:ins w:id="308" w:author="Kumar Baral" w:date="2023-02-13T12:01:00Z">
        <w:r w:rsidRPr="00D60BCA">
          <w:rPr>
            <w:rStyle w:val="Hyperlink"/>
            <w:noProof/>
          </w:rPr>
          <w:fldChar w:fldCharType="begin"/>
        </w:r>
        <w:r w:rsidRPr="00D60BCA">
          <w:rPr>
            <w:rStyle w:val="Hyperlink"/>
            <w:noProof/>
          </w:rPr>
          <w:instrText xml:space="preserve"> </w:instrText>
        </w:r>
        <w:r>
          <w:rPr>
            <w:noProof/>
          </w:rPr>
          <w:instrText>HYPERLINK \l "_Toc127182765"</w:instrText>
        </w:r>
        <w:r w:rsidRPr="00D60BCA">
          <w:rPr>
            <w:rStyle w:val="Hyperlink"/>
            <w:noProof/>
          </w:rPr>
          <w:instrText xml:space="preserve"> </w:instrText>
        </w:r>
        <w:r w:rsidRPr="00D60BCA">
          <w:rPr>
            <w:rStyle w:val="Hyperlink"/>
            <w:noProof/>
          </w:rPr>
          <w:fldChar w:fldCharType="separate"/>
        </w:r>
        <w:r w:rsidRPr="00D60BCA">
          <w:rPr>
            <w:rStyle w:val="Hyperlink"/>
            <w:noProof/>
          </w:rPr>
          <w:t>Table 1</w:t>
        </w:r>
        <w:r w:rsidRPr="00D60BCA">
          <w:rPr>
            <w:rStyle w:val="Hyperlink"/>
            <w:noProof/>
          </w:rPr>
          <w:noBreakHyphen/>
          <w:t>4: Result of Man-Kendall test for different discharge series</w:t>
        </w:r>
        <w:r>
          <w:rPr>
            <w:noProof/>
            <w:webHidden/>
          </w:rPr>
          <w:tab/>
        </w:r>
        <w:r>
          <w:rPr>
            <w:noProof/>
            <w:webHidden/>
          </w:rPr>
          <w:fldChar w:fldCharType="begin"/>
        </w:r>
        <w:r>
          <w:rPr>
            <w:noProof/>
            <w:webHidden/>
          </w:rPr>
          <w:instrText xml:space="preserve"> PAGEREF _Toc127182765 \h </w:instrText>
        </w:r>
      </w:ins>
      <w:r>
        <w:rPr>
          <w:noProof/>
          <w:webHidden/>
        </w:rPr>
      </w:r>
      <w:r>
        <w:rPr>
          <w:noProof/>
          <w:webHidden/>
        </w:rPr>
        <w:fldChar w:fldCharType="separate"/>
      </w:r>
      <w:r w:rsidR="00851CC9">
        <w:rPr>
          <w:noProof/>
          <w:webHidden/>
        </w:rPr>
        <w:t>20</w:t>
      </w:r>
      <w:ins w:id="309" w:author="Kumar Baral" w:date="2023-02-13T12:01:00Z">
        <w:r>
          <w:rPr>
            <w:noProof/>
            <w:webHidden/>
          </w:rPr>
          <w:fldChar w:fldCharType="end"/>
        </w:r>
        <w:r w:rsidRPr="00D60BCA">
          <w:rPr>
            <w:rStyle w:val="Hyperlink"/>
            <w:noProof/>
          </w:rPr>
          <w:fldChar w:fldCharType="end"/>
        </w:r>
      </w:ins>
    </w:p>
    <w:p w14:paraId="54B77473" w14:textId="2C9E1C5B" w:rsidR="00E1614D" w:rsidDel="009564D9" w:rsidRDefault="00E1614D">
      <w:pPr>
        <w:pStyle w:val="TableofFigures"/>
        <w:tabs>
          <w:tab w:val="right" w:leader="dot" w:pos="9170"/>
        </w:tabs>
        <w:rPr>
          <w:del w:id="310" w:author="Kumar Baral" w:date="2023-02-13T12:01:00Z"/>
          <w:rFonts w:asciiTheme="minorHAnsi" w:eastAsiaTheme="minorEastAsia" w:hAnsiTheme="minorHAnsi" w:cstheme="minorBidi"/>
          <w:noProof/>
          <w:lang w:bidi="ne-NP"/>
        </w:rPr>
      </w:pPr>
      <w:del w:id="311" w:author="Kumar Baral" w:date="2023-02-13T12:01:00Z">
        <w:r w:rsidRPr="009564D9" w:rsidDel="009564D9">
          <w:rPr>
            <w:rPrChange w:id="312" w:author="Kumar Baral" w:date="2023-02-13T12:01:00Z">
              <w:rPr>
                <w:rStyle w:val="Hyperlink"/>
                <w:noProof/>
              </w:rPr>
            </w:rPrChange>
          </w:rPr>
          <w:delText>Table 1</w:delText>
        </w:r>
        <w:r w:rsidRPr="009564D9" w:rsidDel="009564D9">
          <w:rPr>
            <w:rPrChange w:id="313" w:author="Kumar Baral" w:date="2023-02-13T12:01:00Z">
              <w:rPr>
                <w:rStyle w:val="Hyperlink"/>
                <w:noProof/>
              </w:rPr>
            </w:rPrChange>
          </w:rPr>
          <w:noBreakHyphen/>
          <w:delText>1: Salient features of the project</w:delText>
        </w:r>
        <w:r w:rsidDel="009564D9">
          <w:rPr>
            <w:noProof/>
            <w:webHidden/>
          </w:rPr>
          <w:tab/>
          <w:delText>6</w:delText>
        </w:r>
      </w:del>
    </w:p>
    <w:p w14:paraId="1CFB50FF" w14:textId="2361CF9A" w:rsidR="00E1614D" w:rsidDel="009564D9" w:rsidRDefault="00E1614D">
      <w:pPr>
        <w:pStyle w:val="TableofFigures"/>
        <w:tabs>
          <w:tab w:val="right" w:leader="dot" w:pos="9170"/>
        </w:tabs>
        <w:rPr>
          <w:del w:id="314" w:author="Kumar Baral" w:date="2023-02-13T12:01:00Z"/>
          <w:rFonts w:asciiTheme="minorHAnsi" w:eastAsiaTheme="minorEastAsia" w:hAnsiTheme="minorHAnsi" w:cstheme="minorBidi"/>
          <w:noProof/>
          <w:lang w:bidi="ne-NP"/>
        </w:rPr>
      </w:pPr>
      <w:del w:id="315" w:author="Kumar Baral" w:date="2023-02-13T12:01:00Z">
        <w:r w:rsidRPr="009564D9" w:rsidDel="009564D9">
          <w:rPr>
            <w:rPrChange w:id="316" w:author="Kumar Baral" w:date="2023-02-13T12:01:00Z">
              <w:rPr>
                <w:rStyle w:val="Hyperlink"/>
                <w:noProof/>
              </w:rPr>
            </w:rPrChange>
          </w:rPr>
          <w:delText>Table 1</w:delText>
        </w:r>
        <w:r w:rsidRPr="009564D9" w:rsidDel="009564D9">
          <w:rPr>
            <w:rPrChange w:id="317" w:author="Kumar Baral" w:date="2023-02-13T12:01:00Z">
              <w:rPr>
                <w:rStyle w:val="Hyperlink"/>
                <w:noProof/>
              </w:rPr>
            </w:rPrChange>
          </w:rPr>
          <w:noBreakHyphen/>
          <w:delText>2: Mean Monthly Flow of Jhimruk River</w:delText>
        </w:r>
        <w:r w:rsidDel="009564D9">
          <w:rPr>
            <w:noProof/>
            <w:webHidden/>
          </w:rPr>
          <w:tab/>
          <w:delText>14</w:delText>
        </w:r>
      </w:del>
    </w:p>
    <w:p w14:paraId="12313743" w14:textId="6E6FC0BC" w:rsidR="007C4B44" w:rsidRDefault="00495F96" w:rsidP="007C4B44">
      <w:pPr>
        <w:pStyle w:val="TableofFigures"/>
        <w:tabs>
          <w:tab w:val="right" w:leader="dot" w:pos="9170"/>
        </w:tabs>
        <w:rPr>
          <w:ins w:id="318" w:author="Kumar Baral" w:date="2023-02-13T11:13:00Z"/>
          <w:rStyle w:val="Hyperlink"/>
          <w:noProof/>
        </w:rPr>
      </w:pPr>
      <w:r w:rsidRPr="004548FE">
        <w:rPr>
          <w:rStyle w:val="Hyperlink"/>
          <w:noProof/>
        </w:rPr>
        <w:fldChar w:fldCharType="end"/>
      </w:r>
    </w:p>
    <w:p w14:paraId="5041D977" w14:textId="77777777" w:rsidR="007C4B44" w:rsidRDefault="007C4B44">
      <w:pPr>
        <w:spacing w:before="0" w:after="0" w:line="240" w:lineRule="auto"/>
        <w:jc w:val="left"/>
        <w:rPr>
          <w:ins w:id="319" w:author="Kumar Baral" w:date="2023-02-13T11:13:00Z"/>
          <w:rStyle w:val="Hyperlink"/>
          <w:noProof/>
        </w:rPr>
      </w:pPr>
      <w:ins w:id="320" w:author="Kumar Baral" w:date="2023-02-13T11:13:00Z">
        <w:r>
          <w:rPr>
            <w:rStyle w:val="Hyperlink"/>
            <w:noProof/>
          </w:rPr>
          <w:br w:type="page"/>
        </w:r>
      </w:ins>
    </w:p>
    <w:p w14:paraId="6A5ED1F4" w14:textId="39C44C2E" w:rsidR="007C4B44" w:rsidRPr="006D015F" w:rsidRDefault="007C4B44" w:rsidP="007C4B44">
      <w:pPr>
        <w:pStyle w:val="Heading1"/>
        <w:numPr>
          <w:ilvl w:val="0"/>
          <w:numId w:val="0"/>
        </w:numPr>
        <w:ind w:left="720"/>
        <w:rPr>
          <w:ins w:id="321" w:author="Kumar Baral" w:date="2023-02-13T11:14:00Z"/>
        </w:rPr>
      </w:pPr>
      <w:bookmarkStart w:id="322" w:name="_Toc127191608"/>
      <w:ins w:id="323" w:author="Kumar Baral" w:date="2023-02-13T11:14:00Z">
        <w:r>
          <w:rPr>
            <w:caps w:val="0"/>
          </w:rPr>
          <w:lastRenderedPageBreak/>
          <w:t>S</w:t>
        </w:r>
        <w:r w:rsidR="00D834E2">
          <w:rPr>
            <w:caps w:val="0"/>
          </w:rPr>
          <w:t>ALIENT FEATURES</w:t>
        </w:r>
        <w:bookmarkEnd w:id="322"/>
      </w:ins>
    </w:p>
    <w:p w14:paraId="64372F62" w14:textId="23BE7AAB" w:rsidR="00D834E2" w:rsidRDefault="00D834E2" w:rsidP="00D834E2">
      <w:pPr>
        <w:pStyle w:val="Caption"/>
        <w:rPr>
          <w:ins w:id="324" w:author="Kumar Baral" w:date="2023-02-13T11:15:00Z"/>
        </w:rPr>
      </w:pPr>
      <w:bookmarkStart w:id="325" w:name="_Toc127182762"/>
      <w:ins w:id="326" w:author="Kumar Baral" w:date="2023-02-13T11:15:00Z">
        <w:r>
          <w:t xml:space="preserve">Table </w:t>
        </w:r>
      </w:ins>
      <w:ins w:id="327" w:author="Kumar Baral" w:date="2023-02-13T14:27:00Z">
        <w:r w:rsidR="00B132C2">
          <w:fldChar w:fldCharType="begin"/>
        </w:r>
        <w:r w:rsidR="00B132C2">
          <w:instrText xml:space="preserve"> STYLEREF 1 \s </w:instrText>
        </w:r>
      </w:ins>
      <w:r w:rsidR="00B132C2">
        <w:fldChar w:fldCharType="separate"/>
      </w:r>
      <w:r w:rsidR="00851CC9">
        <w:rPr>
          <w:noProof/>
        </w:rPr>
        <w:t>0</w:t>
      </w:r>
      <w:ins w:id="328"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851CC9">
        <w:rPr>
          <w:noProof/>
        </w:rPr>
        <w:t>1</w:t>
      </w:r>
      <w:ins w:id="329" w:author="Kumar Baral" w:date="2023-02-13T14:27:00Z">
        <w:r w:rsidR="00B132C2">
          <w:fldChar w:fldCharType="end"/>
        </w:r>
      </w:ins>
      <w:ins w:id="330" w:author="Kumar Baral" w:date="2023-02-13T11:15:00Z">
        <w:r>
          <w:t>: Salient features of the project</w:t>
        </w:r>
      </w:ins>
      <w:bookmarkEnd w:id="325"/>
      <w:ins w:id="331" w:author="Kumar Baral" w:date="2023-02-13T15:00:00Z">
        <w:r w:rsidR="00E44CBF">
          <w:t xml:space="preserve"> as per (UFSR,2008)</w:t>
        </w:r>
      </w:ins>
    </w:p>
    <w:tbl>
      <w:tblPr>
        <w:tblStyle w:val="TableGrid"/>
        <w:tblW w:w="8648" w:type="dxa"/>
        <w:tblLook w:val="04A0" w:firstRow="1" w:lastRow="0" w:firstColumn="1" w:lastColumn="0" w:noHBand="0" w:noVBand="1"/>
        <w:tblPrChange w:id="332" w:author="Kumar Baral" w:date="2023-02-13T11:26:00Z">
          <w:tblPr>
            <w:tblStyle w:val="TableGrid"/>
            <w:tblW w:w="9436" w:type="dxa"/>
            <w:tblLook w:val="04A0" w:firstRow="1" w:lastRow="0" w:firstColumn="1" w:lastColumn="0" w:noHBand="0" w:noVBand="1"/>
          </w:tblPr>
        </w:tblPrChange>
      </w:tblPr>
      <w:tblGrid>
        <w:gridCol w:w="4324"/>
        <w:gridCol w:w="4324"/>
        <w:tblGridChange w:id="333">
          <w:tblGrid>
            <w:gridCol w:w="4718"/>
            <w:gridCol w:w="4718"/>
          </w:tblGrid>
        </w:tblGridChange>
      </w:tblGrid>
      <w:tr w:rsidR="00D834E2" w14:paraId="1CE581B5" w14:textId="77777777" w:rsidTr="00F23E72">
        <w:trPr>
          <w:trHeight w:val="334"/>
          <w:tblHeader/>
          <w:ins w:id="334" w:author="Kumar Baral" w:date="2023-02-13T11:15:00Z"/>
          <w:trPrChange w:id="335" w:author="Kumar Baral" w:date="2023-02-13T11:26:00Z">
            <w:trPr>
              <w:trHeight w:val="476"/>
              <w:tblHeader/>
            </w:trPr>
          </w:trPrChange>
        </w:trPr>
        <w:tc>
          <w:tcPr>
            <w:tcW w:w="4324" w:type="dxa"/>
            <w:shd w:val="clear" w:color="auto" w:fill="BFBFBF" w:themeFill="background1" w:themeFillShade="BF"/>
            <w:tcPrChange w:id="336" w:author="Kumar Baral" w:date="2023-02-13T11:26:00Z">
              <w:tcPr>
                <w:tcW w:w="4718" w:type="dxa"/>
                <w:shd w:val="clear" w:color="auto" w:fill="BFBFBF" w:themeFill="background1" w:themeFillShade="BF"/>
              </w:tcPr>
            </w:tcPrChange>
          </w:tcPr>
          <w:p w14:paraId="3421B877" w14:textId="77777777" w:rsidR="00D834E2" w:rsidRPr="000C5A61" w:rsidRDefault="00D834E2" w:rsidP="009564D9">
            <w:pPr>
              <w:ind w:right="-46"/>
              <w:rPr>
                <w:ins w:id="337" w:author="Kumar Baral" w:date="2023-02-13T11:15:00Z"/>
                <w:b/>
                <w:bCs/>
              </w:rPr>
            </w:pPr>
            <w:ins w:id="338" w:author="Kumar Baral" w:date="2023-02-13T11:15:00Z">
              <w:r w:rsidRPr="000C5A61">
                <w:rPr>
                  <w:b/>
                  <w:bCs/>
                </w:rPr>
                <w:t>Descriptions</w:t>
              </w:r>
            </w:ins>
          </w:p>
        </w:tc>
        <w:tc>
          <w:tcPr>
            <w:tcW w:w="4324" w:type="dxa"/>
            <w:shd w:val="clear" w:color="auto" w:fill="BFBFBF" w:themeFill="background1" w:themeFillShade="BF"/>
            <w:tcPrChange w:id="339" w:author="Kumar Baral" w:date="2023-02-13T11:26:00Z">
              <w:tcPr>
                <w:tcW w:w="4718" w:type="dxa"/>
                <w:shd w:val="clear" w:color="auto" w:fill="BFBFBF" w:themeFill="background1" w:themeFillShade="BF"/>
              </w:tcPr>
            </w:tcPrChange>
          </w:tcPr>
          <w:p w14:paraId="0CAE7C5C" w14:textId="77777777" w:rsidR="00D834E2" w:rsidRPr="000C5A61" w:rsidRDefault="00D834E2" w:rsidP="009564D9">
            <w:pPr>
              <w:ind w:right="-46"/>
              <w:rPr>
                <w:ins w:id="340" w:author="Kumar Baral" w:date="2023-02-13T11:15:00Z"/>
                <w:b/>
                <w:bCs/>
              </w:rPr>
            </w:pPr>
            <w:ins w:id="341" w:author="Kumar Baral" w:date="2023-02-13T11:15:00Z">
              <w:r w:rsidRPr="000C5A61">
                <w:rPr>
                  <w:b/>
                  <w:bCs/>
                </w:rPr>
                <w:t>Parameters</w:t>
              </w:r>
            </w:ins>
          </w:p>
        </w:tc>
      </w:tr>
      <w:tr w:rsidR="00D834E2" w14:paraId="1A9084A1" w14:textId="77777777" w:rsidTr="00F23E72">
        <w:trPr>
          <w:trHeight w:val="324"/>
          <w:ins w:id="342" w:author="Kumar Baral" w:date="2023-02-13T11:15:00Z"/>
          <w:trPrChange w:id="343" w:author="Kumar Baral" w:date="2023-02-13T11:26:00Z">
            <w:trPr>
              <w:trHeight w:val="462"/>
            </w:trPr>
          </w:trPrChange>
        </w:trPr>
        <w:tc>
          <w:tcPr>
            <w:tcW w:w="4324" w:type="dxa"/>
            <w:tcPrChange w:id="344" w:author="Kumar Baral" w:date="2023-02-13T11:26:00Z">
              <w:tcPr>
                <w:tcW w:w="4718" w:type="dxa"/>
              </w:tcPr>
            </w:tcPrChange>
          </w:tcPr>
          <w:p w14:paraId="2BADBDA5" w14:textId="77777777" w:rsidR="00D834E2" w:rsidRDefault="00D834E2" w:rsidP="009564D9">
            <w:pPr>
              <w:ind w:right="-46"/>
              <w:rPr>
                <w:ins w:id="345" w:author="Kumar Baral" w:date="2023-02-13T11:15:00Z"/>
              </w:rPr>
            </w:pPr>
            <w:ins w:id="346" w:author="Kumar Baral" w:date="2023-02-13T11:15:00Z">
              <w:r>
                <w:t>Catchment area</w:t>
              </w:r>
            </w:ins>
          </w:p>
        </w:tc>
        <w:tc>
          <w:tcPr>
            <w:tcW w:w="4324" w:type="dxa"/>
            <w:tcPrChange w:id="347" w:author="Kumar Baral" w:date="2023-02-13T11:26:00Z">
              <w:tcPr>
                <w:tcW w:w="4718" w:type="dxa"/>
              </w:tcPr>
            </w:tcPrChange>
          </w:tcPr>
          <w:p w14:paraId="435121F5" w14:textId="77777777" w:rsidR="00D834E2" w:rsidRDefault="00D834E2" w:rsidP="009564D9">
            <w:pPr>
              <w:ind w:right="-46"/>
              <w:rPr>
                <w:ins w:id="348" w:author="Kumar Baral" w:date="2023-02-13T11:15:00Z"/>
              </w:rPr>
            </w:pPr>
            <w:ins w:id="349" w:author="Kumar Baral" w:date="2023-02-13T11:15:00Z">
              <w:r>
                <w:t>444 km</w:t>
              </w:r>
              <w:r w:rsidRPr="00AE3520">
                <w:rPr>
                  <w:vertAlign w:val="superscript"/>
                </w:rPr>
                <w:t>2</w:t>
              </w:r>
            </w:ins>
          </w:p>
        </w:tc>
      </w:tr>
      <w:tr w:rsidR="00D834E2" w14:paraId="3D2E37E1" w14:textId="77777777" w:rsidTr="00F23E72">
        <w:trPr>
          <w:trHeight w:val="334"/>
          <w:ins w:id="350" w:author="Kumar Baral" w:date="2023-02-13T11:15:00Z"/>
          <w:trPrChange w:id="351" w:author="Kumar Baral" w:date="2023-02-13T11:26:00Z">
            <w:trPr>
              <w:trHeight w:val="476"/>
            </w:trPr>
          </w:trPrChange>
        </w:trPr>
        <w:tc>
          <w:tcPr>
            <w:tcW w:w="4324" w:type="dxa"/>
            <w:tcPrChange w:id="352" w:author="Kumar Baral" w:date="2023-02-13T11:26:00Z">
              <w:tcPr>
                <w:tcW w:w="4718" w:type="dxa"/>
              </w:tcPr>
            </w:tcPrChange>
          </w:tcPr>
          <w:p w14:paraId="353CD90C" w14:textId="77777777" w:rsidR="00D834E2" w:rsidRDefault="00D834E2" w:rsidP="009564D9">
            <w:pPr>
              <w:ind w:right="-46"/>
              <w:rPr>
                <w:ins w:id="353" w:author="Kumar Baral" w:date="2023-02-13T11:15:00Z"/>
              </w:rPr>
            </w:pPr>
            <w:ins w:id="354" w:author="Kumar Baral" w:date="2023-02-13T11:15:00Z">
              <w:r>
                <w:t>Type of power plant</w:t>
              </w:r>
            </w:ins>
          </w:p>
        </w:tc>
        <w:tc>
          <w:tcPr>
            <w:tcW w:w="4324" w:type="dxa"/>
            <w:tcPrChange w:id="355" w:author="Kumar Baral" w:date="2023-02-13T11:26:00Z">
              <w:tcPr>
                <w:tcW w:w="4718" w:type="dxa"/>
              </w:tcPr>
            </w:tcPrChange>
          </w:tcPr>
          <w:p w14:paraId="7A5F82EA" w14:textId="77777777" w:rsidR="00D834E2" w:rsidRDefault="00D834E2" w:rsidP="009564D9">
            <w:pPr>
              <w:ind w:right="-46"/>
              <w:rPr>
                <w:ins w:id="356" w:author="Kumar Baral" w:date="2023-02-13T11:15:00Z"/>
              </w:rPr>
            </w:pPr>
            <w:ins w:id="357" w:author="Kumar Baral" w:date="2023-02-13T11:15:00Z">
              <w:r>
                <w:t>Run-of the-river</w:t>
              </w:r>
            </w:ins>
          </w:p>
        </w:tc>
      </w:tr>
      <w:tr w:rsidR="00D834E2" w14:paraId="53B6793B" w14:textId="77777777" w:rsidTr="00F23E72">
        <w:trPr>
          <w:trHeight w:val="334"/>
          <w:ins w:id="358" w:author="Kumar Baral" w:date="2023-02-13T11:15:00Z"/>
          <w:trPrChange w:id="359" w:author="Kumar Baral" w:date="2023-02-13T11:26:00Z">
            <w:trPr>
              <w:trHeight w:val="476"/>
            </w:trPr>
          </w:trPrChange>
        </w:trPr>
        <w:tc>
          <w:tcPr>
            <w:tcW w:w="4324" w:type="dxa"/>
            <w:tcPrChange w:id="360" w:author="Kumar Baral" w:date="2023-02-13T11:26:00Z">
              <w:tcPr>
                <w:tcW w:w="4718" w:type="dxa"/>
              </w:tcPr>
            </w:tcPrChange>
          </w:tcPr>
          <w:p w14:paraId="312289BB" w14:textId="77777777" w:rsidR="00D834E2" w:rsidRDefault="00D834E2" w:rsidP="009564D9">
            <w:pPr>
              <w:ind w:right="-46"/>
              <w:rPr>
                <w:ins w:id="361" w:author="Kumar Baral" w:date="2023-02-13T11:15:00Z"/>
              </w:rPr>
            </w:pPr>
            <w:ins w:id="362" w:author="Kumar Baral" w:date="2023-02-13T11:15:00Z">
              <w:r>
                <w:t>Design Discharge</w:t>
              </w:r>
            </w:ins>
          </w:p>
        </w:tc>
        <w:tc>
          <w:tcPr>
            <w:tcW w:w="4324" w:type="dxa"/>
            <w:tcPrChange w:id="363" w:author="Kumar Baral" w:date="2023-02-13T11:26:00Z">
              <w:tcPr>
                <w:tcW w:w="4718" w:type="dxa"/>
              </w:tcPr>
            </w:tcPrChange>
          </w:tcPr>
          <w:p w14:paraId="150AA05B" w14:textId="54EC343C" w:rsidR="00D834E2" w:rsidRDefault="00D834E2" w:rsidP="009564D9">
            <w:pPr>
              <w:ind w:right="-46"/>
              <w:rPr>
                <w:ins w:id="364" w:author="Kumar Baral" w:date="2023-02-13T11:15:00Z"/>
              </w:rPr>
            </w:pPr>
            <w:ins w:id="365" w:author="Kumar Baral" w:date="2023-02-13T11:15:00Z">
              <w:del w:id="366" w:author="Kumar Baral" w:date="2023-02-13T15:02:00Z">
                <w:r w:rsidDel="00E44CBF">
                  <w:delText>7</w:delText>
                </w:r>
              </w:del>
            </w:ins>
            <w:ins w:id="367" w:author="Kumar Baral" w:date="2023-02-13T15:02:00Z">
              <w:r w:rsidR="00E44CBF">
                <w:t>4.87</w:t>
              </w:r>
            </w:ins>
            <w:ins w:id="368" w:author="Kumar Baral" w:date="2023-02-13T11:15:00Z">
              <w:r>
                <w:t xml:space="preserve"> m3/s</w:t>
              </w:r>
            </w:ins>
          </w:p>
        </w:tc>
      </w:tr>
      <w:tr w:rsidR="00D834E2" w14:paraId="1AFEDB94" w14:textId="77777777" w:rsidTr="00F23E72">
        <w:trPr>
          <w:trHeight w:val="334"/>
          <w:ins w:id="369" w:author="Kumar Baral" w:date="2023-02-13T11:15:00Z"/>
          <w:trPrChange w:id="370" w:author="Kumar Baral" w:date="2023-02-13T11:26:00Z">
            <w:trPr>
              <w:trHeight w:val="476"/>
            </w:trPr>
          </w:trPrChange>
        </w:trPr>
        <w:tc>
          <w:tcPr>
            <w:tcW w:w="4324" w:type="dxa"/>
            <w:tcPrChange w:id="371" w:author="Kumar Baral" w:date="2023-02-13T11:26:00Z">
              <w:tcPr>
                <w:tcW w:w="4718" w:type="dxa"/>
              </w:tcPr>
            </w:tcPrChange>
          </w:tcPr>
          <w:p w14:paraId="1A55B2CA" w14:textId="77777777" w:rsidR="00D834E2" w:rsidRDefault="00D834E2" w:rsidP="009564D9">
            <w:pPr>
              <w:ind w:right="-46"/>
              <w:rPr>
                <w:ins w:id="372" w:author="Kumar Baral" w:date="2023-02-13T11:15:00Z"/>
              </w:rPr>
            </w:pPr>
            <w:ins w:id="373" w:author="Kumar Baral" w:date="2023-02-13T11:15:00Z">
              <w:r>
                <w:t>Low flow( 1 in 2 years period)</w:t>
              </w:r>
            </w:ins>
          </w:p>
        </w:tc>
        <w:tc>
          <w:tcPr>
            <w:tcW w:w="4324" w:type="dxa"/>
            <w:tcPrChange w:id="374" w:author="Kumar Baral" w:date="2023-02-13T11:26:00Z">
              <w:tcPr>
                <w:tcW w:w="4718" w:type="dxa"/>
              </w:tcPr>
            </w:tcPrChange>
          </w:tcPr>
          <w:p w14:paraId="64B8A781" w14:textId="77777777" w:rsidR="00D834E2" w:rsidRDefault="00D834E2" w:rsidP="009564D9">
            <w:pPr>
              <w:ind w:right="-46"/>
              <w:rPr>
                <w:ins w:id="375" w:author="Kumar Baral" w:date="2023-02-13T11:15:00Z"/>
              </w:rPr>
            </w:pPr>
            <w:ins w:id="376" w:author="Kumar Baral" w:date="2023-02-13T11:15:00Z">
              <w:r>
                <w:t>1.4 m3/s</w:t>
              </w:r>
            </w:ins>
          </w:p>
        </w:tc>
      </w:tr>
      <w:tr w:rsidR="00D834E2" w14:paraId="290BF130" w14:textId="77777777" w:rsidTr="00F23E72">
        <w:trPr>
          <w:trHeight w:val="324"/>
          <w:ins w:id="377" w:author="Kumar Baral" w:date="2023-02-13T11:15:00Z"/>
          <w:trPrChange w:id="378" w:author="Kumar Baral" w:date="2023-02-13T11:26:00Z">
            <w:trPr>
              <w:trHeight w:val="462"/>
            </w:trPr>
          </w:trPrChange>
        </w:trPr>
        <w:tc>
          <w:tcPr>
            <w:tcW w:w="4324" w:type="dxa"/>
            <w:tcPrChange w:id="379" w:author="Kumar Baral" w:date="2023-02-13T11:26:00Z">
              <w:tcPr>
                <w:tcW w:w="4718" w:type="dxa"/>
              </w:tcPr>
            </w:tcPrChange>
          </w:tcPr>
          <w:p w14:paraId="3E3A7CD4" w14:textId="77777777" w:rsidR="00D834E2" w:rsidRDefault="00D834E2" w:rsidP="009564D9">
            <w:pPr>
              <w:ind w:right="-46"/>
              <w:rPr>
                <w:ins w:id="380" w:author="Kumar Baral" w:date="2023-02-13T11:15:00Z"/>
              </w:rPr>
            </w:pPr>
            <w:ins w:id="381" w:author="Kumar Baral" w:date="2023-02-13T11:15:00Z">
              <w:r>
                <w:t>Capacity</w:t>
              </w:r>
            </w:ins>
          </w:p>
        </w:tc>
        <w:tc>
          <w:tcPr>
            <w:tcW w:w="4324" w:type="dxa"/>
            <w:tcPrChange w:id="382" w:author="Kumar Baral" w:date="2023-02-13T11:26:00Z">
              <w:tcPr>
                <w:tcW w:w="4718" w:type="dxa"/>
              </w:tcPr>
            </w:tcPrChange>
          </w:tcPr>
          <w:p w14:paraId="64D3B677" w14:textId="77777777" w:rsidR="00D834E2" w:rsidRDefault="00D834E2" w:rsidP="009564D9">
            <w:pPr>
              <w:ind w:right="-46"/>
              <w:rPr>
                <w:ins w:id="383" w:author="Kumar Baral" w:date="2023-02-13T11:15:00Z"/>
              </w:rPr>
            </w:pPr>
            <w:ins w:id="384" w:author="Kumar Baral" w:date="2023-02-13T11:15:00Z">
              <w:r>
                <w:t>9.4 MW</w:t>
              </w:r>
            </w:ins>
          </w:p>
        </w:tc>
      </w:tr>
      <w:tr w:rsidR="00D834E2" w14:paraId="6F234EAF" w14:textId="77777777" w:rsidTr="00F23E72">
        <w:trPr>
          <w:trHeight w:val="334"/>
          <w:ins w:id="385" w:author="Kumar Baral" w:date="2023-02-13T11:15:00Z"/>
          <w:trPrChange w:id="386" w:author="Kumar Baral" w:date="2023-02-13T11:26:00Z">
            <w:trPr>
              <w:trHeight w:val="476"/>
            </w:trPr>
          </w:trPrChange>
        </w:trPr>
        <w:tc>
          <w:tcPr>
            <w:tcW w:w="4324" w:type="dxa"/>
            <w:tcPrChange w:id="387" w:author="Kumar Baral" w:date="2023-02-13T11:26:00Z">
              <w:tcPr>
                <w:tcW w:w="4718" w:type="dxa"/>
              </w:tcPr>
            </w:tcPrChange>
          </w:tcPr>
          <w:p w14:paraId="4A307EE0" w14:textId="77777777" w:rsidR="00D834E2" w:rsidRPr="000C5A61" w:rsidRDefault="00D834E2" w:rsidP="009564D9">
            <w:pPr>
              <w:ind w:right="-46"/>
              <w:rPr>
                <w:ins w:id="388" w:author="Kumar Baral" w:date="2023-02-13T11:15:00Z"/>
                <w:b/>
                <w:bCs/>
              </w:rPr>
            </w:pPr>
            <w:ins w:id="389" w:author="Kumar Baral" w:date="2023-02-13T11:15:00Z">
              <w:r w:rsidRPr="000C5A61">
                <w:rPr>
                  <w:b/>
                  <w:bCs/>
                </w:rPr>
                <w:t>Diversion weir</w:t>
              </w:r>
            </w:ins>
          </w:p>
        </w:tc>
        <w:tc>
          <w:tcPr>
            <w:tcW w:w="4324" w:type="dxa"/>
            <w:tcPrChange w:id="390" w:author="Kumar Baral" w:date="2023-02-13T11:26:00Z">
              <w:tcPr>
                <w:tcW w:w="4718" w:type="dxa"/>
              </w:tcPr>
            </w:tcPrChange>
          </w:tcPr>
          <w:p w14:paraId="4180394E" w14:textId="77777777" w:rsidR="00D834E2" w:rsidRDefault="00D834E2" w:rsidP="009564D9">
            <w:pPr>
              <w:ind w:right="-46"/>
              <w:rPr>
                <w:ins w:id="391" w:author="Kumar Baral" w:date="2023-02-13T11:15:00Z"/>
              </w:rPr>
            </w:pPr>
          </w:p>
        </w:tc>
      </w:tr>
      <w:tr w:rsidR="00D834E2" w14:paraId="64075952" w14:textId="77777777" w:rsidTr="00F23E72">
        <w:trPr>
          <w:trHeight w:val="334"/>
          <w:ins w:id="392" w:author="Kumar Baral" w:date="2023-02-13T11:15:00Z"/>
          <w:trPrChange w:id="393" w:author="Kumar Baral" w:date="2023-02-13T11:26:00Z">
            <w:trPr>
              <w:trHeight w:val="476"/>
            </w:trPr>
          </w:trPrChange>
        </w:trPr>
        <w:tc>
          <w:tcPr>
            <w:tcW w:w="4324" w:type="dxa"/>
            <w:tcPrChange w:id="394" w:author="Kumar Baral" w:date="2023-02-13T11:26:00Z">
              <w:tcPr>
                <w:tcW w:w="4718" w:type="dxa"/>
              </w:tcPr>
            </w:tcPrChange>
          </w:tcPr>
          <w:p w14:paraId="388E7840" w14:textId="77777777" w:rsidR="00D834E2" w:rsidRDefault="00D834E2" w:rsidP="009564D9">
            <w:pPr>
              <w:ind w:right="-46"/>
              <w:rPr>
                <w:ins w:id="395" w:author="Kumar Baral" w:date="2023-02-13T11:15:00Z"/>
              </w:rPr>
            </w:pPr>
            <w:ins w:id="396" w:author="Kumar Baral" w:date="2023-02-13T11:15:00Z">
              <w:r>
                <w:t>Diverion weir type</w:t>
              </w:r>
            </w:ins>
          </w:p>
        </w:tc>
        <w:tc>
          <w:tcPr>
            <w:tcW w:w="4324" w:type="dxa"/>
            <w:tcPrChange w:id="397" w:author="Kumar Baral" w:date="2023-02-13T11:26:00Z">
              <w:tcPr>
                <w:tcW w:w="4718" w:type="dxa"/>
              </w:tcPr>
            </w:tcPrChange>
          </w:tcPr>
          <w:p w14:paraId="4CA7FFA6" w14:textId="77777777" w:rsidR="00D834E2" w:rsidRDefault="00D834E2" w:rsidP="009564D9">
            <w:pPr>
              <w:ind w:right="-46"/>
              <w:rPr>
                <w:ins w:id="398" w:author="Kumar Baral" w:date="2023-02-13T11:15:00Z"/>
              </w:rPr>
            </w:pPr>
            <w:ins w:id="399" w:author="Kumar Baral" w:date="2023-02-13T11:15:00Z">
              <w:r>
                <w:t>Concrete gravity with obermeyer crest gate</w:t>
              </w:r>
            </w:ins>
          </w:p>
        </w:tc>
      </w:tr>
      <w:tr w:rsidR="00D834E2" w14:paraId="6461FAFB" w14:textId="77777777" w:rsidTr="00F23E72">
        <w:trPr>
          <w:trHeight w:val="324"/>
          <w:ins w:id="400" w:author="Kumar Baral" w:date="2023-02-13T11:15:00Z"/>
          <w:trPrChange w:id="401" w:author="Kumar Baral" w:date="2023-02-13T11:26:00Z">
            <w:trPr>
              <w:trHeight w:val="462"/>
            </w:trPr>
          </w:trPrChange>
        </w:trPr>
        <w:tc>
          <w:tcPr>
            <w:tcW w:w="4324" w:type="dxa"/>
            <w:tcPrChange w:id="402" w:author="Kumar Baral" w:date="2023-02-13T11:26:00Z">
              <w:tcPr>
                <w:tcW w:w="4718" w:type="dxa"/>
              </w:tcPr>
            </w:tcPrChange>
          </w:tcPr>
          <w:p w14:paraId="08FA8CB6" w14:textId="77777777" w:rsidR="00D834E2" w:rsidRDefault="00D834E2" w:rsidP="009564D9">
            <w:pPr>
              <w:ind w:right="-46"/>
              <w:rPr>
                <w:ins w:id="403" w:author="Kumar Baral" w:date="2023-02-13T11:15:00Z"/>
              </w:rPr>
            </w:pPr>
            <w:ins w:id="404" w:author="Kumar Baral" w:date="2023-02-13T11:15:00Z">
              <w:r>
                <w:t>Weir Length/Height</w:t>
              </w:r>
            </w:ins>
          </w:p>
        </w:tc>
        <w:tc>
          <w:tcPr>
            <w:tcW w:w="4324" w:type="dxa"/>
            <w:tcPrChange w:id="405" w:author="Kumar Baral" w:date="2023-02-13T11:26:00Z">
              <w:tcPr>
                <w:tcW w:w="4718" w:type="dxa"/>
              </w:tcPr>
            </w:tcPrChange>
          </w:tcPr>
          <w:p w14:paraId="0EF4E781" w14:textId="77777777" w:rsidR="00D834E2" w:rsidDel="009734A5" w:rsidRDefault="00D834E2" w:rsidP="009564D9">
            <w:pPr>
              <w:ind w:right="-46"/>
              <w:rPr>
                <w:ins w:id="406" w:author="Kumar Baral" w:date="2023-02-13T11:15:00Z"/>
              </w:rPr>
            </w:pPr>
            <w:ins w:id="407" w:author="Kumar Baral" w:date="2023-02-13T11:15:00Z">
              <w:r>
                <w:t>60 m /6.5 m above natural bed (0.5 m concrete added on top of the existing weir and 1.2 m inflatable dam (Obermeyer Spillway Gates)</w:t>
              </w:r>
            </w:ins>
          </w:p>
        </w:tc>
      </w:tr>
      <w:tr w:rsidR="00D834E2" w14:paraId="474FE8FB" w14:textId="77777777" w:rsidTr="00F23E72">
        <w:trPr>
          <w:trHeight w:val="334"/>
          <w:ins w:id="408" w:author="Kumar Baral" w:date="2023-02-13T11:15:00Z"/>
          <w:trPrChange w:id="409" w:author="Kumar Baral" w:date="2023-02-13T11:26:00Z">
            <w:trPr>
              <w:trHeight w:val="476"/>
            </w:trPr>
          </w:trPrChange>
        </w:trPr>
        <w:tc>
          <w:tcPr>
            <w:tcW w:w="4324" w:type="dxa"/>
            <w:tcPrChange w:id="410" w:author="Kumar Baral" w:date="2023-02-13T11:26:00Z">
              <w:tcPr>
                <w:tcW w:w="4718" w:type="dxa"/>
              </w:tcPr>
            </w:tcPrChange>
          </w:tcPr>
          <w:p w14:paraId="1DE65517" w14:textId="77777777" w:rsidR="00D834E2" w:rsidRPr="000C5A61" w:rsidRDefault="00D834E2" w:rsidP="009564D9">
            <w:pPr>
              <w:ind w:right="-46"/>
              <w:rPr>
                <w:ins w:id="411" w:author="Kumar Baral" w:date="2023-02-13T11:15:00Z"/>
                <w:b/>
                <w:bCs/>
              </w:rPr>
            </w:pPr>
            <w:ins w:id="412" w:author="Kumar Baral" w:date="2023-02-13T11:15:00Z">
              <w:r w:rsidRPr="000C5A61">
                <w:rPr>
                  <w:b/>
                  <w:bCs/>
                </w:rPr>
                <w:t>Intake chamber/gravel trap</w:t>
              </w:r>
            </w:ins>
          </w:p>
        </w:tc>
        <w:tc>
          <w:tcPr>
            <w:tcW w:w="4324" w:type="dxa"/>
            <w:tcPrChange w:id="413" w:author="Kumar Baral" w:date="2023-02-13T11:26:00Z">
              <w:tcPr>
                <w:tcW w:w="4718" w:type="dxa"/>
              </w:tcPr>
            </w:tcPrChange>
          </w:tcPr>
          <w:p w14:paraId="285B0808" w14:textId="77777777" w:rsidR="00D834E2" w:rsidDel="009734A5" w:rsidRDefault="00D834E2" w:rsidP="009564D9">
            <w:pPr>
              <w:ind w:right="-46"/>
              <w:rPr>
                <w:ins w:id="414" w:author="Kumar Baral" w:date="2023-02-13T11:15:00Z"/>
              </w:rPr>
            </w:pPr>
          </w:p>
        </w:tc>
      </w:tr>
      <w:tr w:rsidR="00D834E2" w14:paraId="59920B7F" w14:textId="77777777" w:rsidTr="00F23E72">
        <w:trPr>
          <w:trHeight w:val="324"/>
          <w:ins w:id="415" w:author="Kumar Baral" w:date="2023-02-13T11:15:00Z"/>
          <w:trPrChange w:id="416" w:author="Kumar Baral" w:date="2023-02-13T11:26:00Z">
            <w:trPr>
              <w:trHeight w:val="462"/>
            </w:trPr>
          </w:trPrChange>
        </w:trPr>
        <w:tc>
          <w:tcPr>
            <w:tcW w:w="4324" w:type="dxa"/>
            <w:tcPrChange w:id="417" w:author="Kumar Baral" w:date="2023-02-13T11:26:00Z">
              <w:tcPr>
                <w:tcW w:w="4718" w:type="dxa"/>
              </w:tcPr>
            </w:tcPrChange>
          </w:tcPr>
          <w:p w14:paraId="5FA9C95C" w14:textId="77777777" w:rsidR="00D834E2" w:rsidRDefault="00D834E2" w:rsidP="009564D9">
            <w:pPr>
              <w:ind w:right="-46"/>
              <w:rPr>
                <w:ins w:id="418" w:author="Kumar Baral" w:date="2023-02-13T11:15:00Z"/>
              </w:rPr>
            </w:pPr>
            <w:ins w:id="419" w:author="Kumar Baral" w:date="2023-02-13T11:15:00Z">
              <w:r>
                <w:t>Length</w:t>
              </w:r>
            </w:ins>
          </w:p>
        </w:tc>
        <w:tc>
          <w:tcPr>
            <w:tcW w:w="4324" w:type="dxa"/>
            <w:tcPrChange w:id="420" w:author="Kumar Baral" w:date="2023-02-13T11:26:00Z">
              <w:tcPr>
                <w:tcW w:w="4718" w:type="dxa"/>
              </w:tcPr>
            </w:tcPrChange>
          </w:tcPr>
          <w:p w14:paraId="0F9EC902" w14:textId="77777777" w:rsidR="00D834E2" w:rsidDel="009734A5" w:rsidRDefault="00D834E2" w:rsidP="009564D9">
            <w:pPr>
              <w:ind w:right="-46"/>
              <w:rPr>
                <w:ins w:id="421" w:author="Kumar Baral" w:date="2023-02-13T11:15:00Z"/>
              </w:rPr>
            </w:pPr>
            <w:ins w:id="422" w:author="Kumar Baral" w:date="2023-02-13T11:15:00Z">
              <w:r>
                <w:t>10 m</w:t>
              </w:r>
            </w:ins>
          </w:p>
        </w:tc>
      </w:tr>
      <w:tr w:rsidR="00D834E2" w14:paraId="78FE46A5" w14:textId="77777777" w:rsidTr="00F23E72">
        <w:trPr>
          <w:trHeight w:val="334"/>
          <w:ins w:id="423" w:author="Kumar Baral" w:date="2023-02-13T11:15:00Z"/>
          <w:trPrChange w:id="424" w:author="Kumar Baral" w:date="2023-02-13T11:26:00Z">
            <w:trPr>
              <w:trHeight w:val="476"/>
            </w:trPr>
          </w:trPrChange>
        </w:trPr>
        <w:tc>
          <w:tcPr>
            <w:tcW w:w="4324" w:type="dxa"/>
            <w:tcPrChange w:id="425" w:author="Kumar Baral" w:date="2023-02-13T11:26:00Z">
              <w:tcPr>
                <w:tcW w:w="4718" w:type="dxa"/>
              </w:tcPr>
            </w:tcPrChange>
          </w:tcPr>
          <w:p w14:paraId="52CFE2B3" w14:textId="77777777" w:rsidR="00D834E2" w:rsidRDefault="00D834E2" w:rsidP="009564D9">
            <w:pPr>
              <w:ind w:right="-46"/>
              <w:rPr>
                <w:ins w:id="426" w:author="Kumar Baral" w:date="2023-02-13T11:15:00Z"/>
              </w:rPr>
            </w:pPr>
            <w:ins w:id="427" w:author="Kumar Baral" w:date="2023-02-13T11:15:00Z">
              <w:r>
                <w:t>Trash rack opening sixe, width x height</w:t>
              </w:r>
            </w:ins>
          </w:p>
        </w:tc>
        <w:tc>
          <w:tcPr>
            <w:tcW w:w="4324" w:type="dxa"/>
            <w:tcPrChange w:id="428" w:author="Kumar Baral" w:date="2023-02-13T11:26:00Z">
              <w:tcPr>
                <w:tcW w:w="4718" w:type="dxa"/>
              </w:tcPr>
            </w:tcPrChange>
          </w:tcPr>
          <w:p w14:paraId="0C38C585" w14:textId="77777777" w:rsidR="00D834E2" w:rsidDel="009734A5" w:rsidRDefault="00D834E2" w:rsidP="009564D9">
            <w:pPr>
              <w:ind w:right="-46"/>
              <w:rPr>
                <w:ins w:id="429" w:author="Kumar Baral" w:date="2023-02-13T11:15:00Z"/>
              </w:rPr>
            </w:pPr>
            <w:ins w:id="430" w:author="Kumar Baral" w:date="2023-02-13T11:15:00Z">
              <w:r>
                <w:t>2 m x 3 m ( Three Opening width 6 m)</w:t>
              </w:r>
            </w:ins>
          </w:p>
        </w:tc>
      </w:tr>
      <w:tr w:rsidR="00D834E2" w14:paraId="1625B72C" w14:textId="77777777" w:rsidTr="00F23E72">
        <w:trPr>
          <w:trHeight w:val="334"/>
          <w:ins w:id="431" w:author="Kumar Baral" w:date="2023-02-13T11:15:00Z"/>
          <w:trPrChange w:id="432" w:author="Kumar Baral" w:date="2023-02-13T11:26:00Z">
            <w:trPr>
              <w:trHeight w:val="476"/>
            </w:trPr>
          </w:trPrChange>
        </w:trPr>
        <w:tc>
          <w:tcPr>
            <w:tcW w:w="4324" w:type="dxa"/>
            <w:tcPrChange w:id="433" w:author="Kumar Baral" w:date="2023-02-13T11:26:00Z">
              <w:tcPr>
                <w:tcW w:w="4718" w:type="dxa"/>
              </w:tcPr>
            </w:tcPrChange>
          </w:tcPr>
          <w:p w14:paraId="4DE92525" w14:textId="77777777" w:rsidR="00D834E2" w:rsidRDefault="00D834E2" w:rsidP="009564D9">
            <w:pPr>
              <w:ind w:right="-46"/>
              <w:rPr>
                <w:ins w:id="434" w:author="Kumar Baral" w:date="2023-02-13T11:15:00Z"/>
              </w:rPr>
            </w:pPr>
            <w:ins w:id="435" w:author="Kumar Baral" w:date="2023-02-13T11:15:00Z">
              <w:r>
                <w:t>Intake gate opeing size, width x width x height</w:t>
              </w:r>
            </w:ins>
          </w:p>
        </w:tc>
        <w:tc>
          <w:tcPr>
            <w:tcW w:w="4324" w:type="dxa"/>
            <w:tcPrChange w:id="436" w:author="Kumar Baral" w:date="2023-02-13T11:26:00Z">
              <w:tcPr>
                <w:tcW w:w="4718" w:type="dxa"/>
              </w:tcPr>
            </w:tcPrChange>
          </w:tcPr>
          <w:p w14:paraId="0442EA5D" w14:textId="77777777" w:rsidR="00D834E2" w:rsidDel="009734A5" w:rsidRDefault="00D834E2" w:rsidP="009564D9">
            <w:pPr>
              <w:ind w:right="-46"/>
              <w:rPr>
                <w:ins w:id="437" w:author="Kumar Baral" w:date="2023-02-13T11:15:00Z"/>
              </w:rPr>
            </w:pPr>
            <w:ins w:id="438" w:author="Kumar Baral" w:date="2023-02-13T11:15:00Z">
              <w:r>
                <w:t>1.5 m x 2 m, 2 nos</w:t>
              </w:r>
            </w:ins>
          </w:p>
        </w:tc>
      </w:tr>
      <w:tr w:rsidR="00D834E2" w14:paraId="1C7DAE5F" w14:textId="77777777" w:rsidTr="00F23E72">
        <w:trPr>
          <w:trHeight w:val="510"/>
          <w:ins w:id="439" w:author="Kumar Baral" w:date="2023-02-13T11:15:00Z"/>
          <w:trPrChange w:id="440" w:author="Kumar Baral" w:date="2023-02-13T11:26:00Z">
            <w:trPr>
              <w:trHeight w:val="726"/>
            </w:trPr>
          </w:trPrChange>
        </w:trPr>
        <w:tc>
          <w:tcPr>
            <w:tcW w:w="4324" w:type="dxa"/>
            <w:tcPrChange w:id="441" w:author="Kumar Baral" w:date="2023-02-13T11:26:00Z">
              <w:tcPr>
                <w:tcW w:w="4718" w:type="dxa"/>
              </w:tcPr>
            </w:tcPrChange>
          </w:tcPr>
          <w:p w14:paraId="3FF0CE1A" w14:textId="77777777" w:rsidR="00D834E2" w:rsidRDefault="00D834E2" w:rsidP="009564D9">
            <w:pPr>
              <w:ind w:right="-46"/>
              <w:rPr>
                <w:ins w:id="442" w:author="Kumar Baral" w:date="2023-02-13T11:15:00Z"/>
              </w:rPr>
            </w:pPr>
            <w:ins w:id="443" w:author="Kumar Baral" w:date="2023-02-13T11:15:00Z">
              <w:r>
                <w:t>Intake canal size, length x width x height (river side wall)</w:t>
              </w:r>
            </w:ins>
          </w:p>
        </w:tc>
        <w:tc>
          <w:tcPr>
            <w:tcW w:w="4324" w:type="dxa"/>
            <w:tcPrChange w:id="444" w:author="Kumar Baral" w:date="2023-02-13T11:26:00Z">
              <w:tcPr>
                <w:tcW w:w="4718" w:type="dxa"/>
              </w:tcPr>
            </w:tcPrChange>
          </w:tcPr>
          <w:p w14:paraId="141FA15A" w14:textId="77777777" w:rsidR="00D834E2" w:rsidDel="009734A5" w:rsidRDefault="00D834E2" w:rsidP="009564D9">
            <w:pPr>
              <w:ind w:right="-46"/>
              <w:rPr>
                <w:ins w:id="445" w:author="Kumar Baral" w:date="2023-02-13T11:15:00Z"/>
              </w:rPr>
            </w:pPr>
            <w:ins w:id="446" w:author="Kumar Baral" w:date="2023-02-13T11:15:00Z">
              <w:r>
                <w:t>20 m x 1.5 m x 5.2 m (max. ), 2 nos</w:t>
              </w:r>
            </w:ins>
          </w:p>
        </w:tc>
      </w:tr>
      <w:tr w:rsidR="00D834E2" w14:paraId="13F500B5" w14:textId="77777777" w:rsidTr="00F23E72">
        <w:trPr>
          <w:trHeight w:val="334"/>
          <w:ins w:id="447" w:author="Kumar Baral" w:date="2023-02-13T11:15:00Z"/>
          <w:trPrChange w:id="448" w:author="Kumar Baral" w:date="2023-02-13T11:26:00Z">
            <w:trPr>
              <w:trHeight w:val="476"/>
            </w:trPr>
          </w:trPrChange>
        </w:trPr>
        <w:tc>
          <w:tcPr>
            <w:tcW w:w="4324" w:type="dxa"/>
            <w:tcPrChange w:id="449" w:author="Kumar Baral" w:date="2023-02-13T11:26:00Z">
              <w:tcPr>
                <w:tcW w:w="4718" w:type="dxa"/>
              </w:tcPr>
            </w:tcPrChange>
          </w:tcPr>
          <w:p w14:paraId="1C974097" w14:textId="77777777" w:rsidR="00D834E2" w:rsidRPr="000C5A61" w:rsidRDefault="00D834E2" w:rsidP="009564D9">
            <w:pPr>
              <w:ind w:right="-46"/>
              <w:rPr>
                <w:ins w:id="450" w:author="Kumar Baral" w:date="2023-02-13T11:15:00Z"/>
                <w:b/>
                <w:bCs/>
              </w:rPr>
            </w:pPr>
            <w:ins w:id="451" w:author="Kumar Baral" w:date="2023-02-13T11:15:00Z">
              <w:r w:rsidRPr="000C5A61">
                <w:rPr>
                  <w:b/>
                  <w:bCs/>
                </w:rPr>
                <w:t>Settling Basin</w:t>
              </w:r>
            </w:ins>
          </w:p>
        </w:tc>
        <w:tc>
          <w:tcPr>
            <w:tcW w:w="4324" w:type="dxa"/>
            <w:tcPrChange w:id="452" w:author="Kumar Baral" w:date="2023-02-13T11:26:00Z">
              <w:tcPr>
                <w:tcW w:w="4718" w:type="dxa"/>
              </w:tcPr>
            </w:tcPrChange>
          </w:tcPr>
          <w:p w14:paraId="71959EAB" w14:textId="77777777" w:rsidR="00D834E2" w:rsidDel="009734A5" w:rsidRDefault="00D834E2" w:rsidP="009564D9">
            <w:pPr>
              <w:ind w:right="-46"/>
              <w:rPr>
                <w:ins w:id="453" w:author="Kumar Baral" w:date="2023-02-13T11:15:00Z"/>
              </w:rPr>
            </w:pPr>
          </w:p>
        </w:tc>
      </w:tr>
      <w:tr w:rsidR="00D834E2" w14:paraId="49F4B403" w14:textId="77777777" w:rsidTr="00F23E72">
        <w:trPr>
          <w:trHeight w:val="334"/>
          <w:ins w:id="454" w:author="Kumar Baral" w:date="2023-02-13T11:15:00Z"/>
          <w:trPrChange w:id="455" w:author="Kumar Baral" w:date="2023-02-13T11:26:00Z">
            <w:trPr>
              <w:trHeight w:val="476"/>
            </w:trPr>
          </w:trPrChange>
        </w:trPr>
        <w:tc>
          <w:tcPr>
            <w:tcW w:w="4324" w:type="dxa"/>
            <w:tcPrChange w:id="456" w:author="Kumar Baral" w:date="2023-02-13T11:26:00Z">
              <w:tcPr>
                <w:tcW w:w="4718" w:type="dxa"/>
              </w:tcPr>
            </w:tcPrChange>
          </w:tcPr>
          <w:p w14:paraId="3928D986" w14:textId="77777777" w:rsidR="00D834E2" w:rsidRDefault="00D834E2" w:rsidP="009564D9">
            <w:pPr>
              <w:ind w:right="-46"/>
              <w:rPr>
                <w:ins w:id="457" w:author="Kumar Baral" w:date="2023-02-13T11:15:00Z"/>
              </w:rPr>
            </w:pPr>
            <w:ins w:id="458" w:author="Kumar Baral" w:date="2023-02-13T11:15:00Z">
              <w:r>
                <w:t>No. of bays</w:t>
              </w:r>
            </w:ins>
          </w:p>
        </w:tc>
        <w:tc>
          <w:tcPr>
            <w:tcW w:w="4324" w:type="dxa"/>
            <w:tcPrChange w:id="459" w:author="Kumar Baral" w:date="2023-02-13T11:26:00Z">
              <w:tcPr>
                <w:tcW w:w="4718" w:type="dxa"/>
              </w:tcPr>
            </w:tcPrChange>
          </w:tcPr>
          <w:p w14:paraId="6F2DC53D" w14:textId="77777777" w:rsidR="00D834E2" w:rsidDel="009734A5" w:rsidRDefault="00D834E2" w:rsidP="009564D9">
            <w:pPr>
              <w:ind w:right="-46"/>
              <w:rPr>
                <w:ins w:id="460" w:author="Kumar Baral" w:date="2023-02-13T11:15:00Z"/>
              </w:rPr>
            </w:pPr>
            <w:ins w:id="461" w:author="Kumar Baral" w:date="2023-02-13T11:15:00Z">
              <w:r>
                <w:t>4 nos</w:t>
              </w:r>
            </w:ins>
          </w:p>
        </w:tc>
      </w:tr>
      <w:tr w:rsidR="00D834E2" w14:paraId="003534A9" w14:textId="77777777" w:rsidTr="00F23E72">
        <w:trPr>
          <w:trHeight w:val="324"/>
          <w:ins w:id="462" w:author="Kumar Baral" w:date="2023-02-13T11:15:00Z"/>
          <w:trPrChange w:id="463" w:author="Kumar Baral" w:date="2023-02-13T11:26:00Z">
            <w:trPr>
              <w:trHeight w:val="462"/>
            </w:trPr>
          </w:trPrChange>
        </w:trPr>
        <w:tc>
          <w:tcPr>
            <w:tcW w:w="4324" w:type="dxa"/>
            <w:tcPrChange w:id="464" w:author="Kumar Baral" w:date="2023-02-13T11:26:00Z">
              <w:tcPr>
                <w:tcW w:w="4718" w:type="dxa"/>
              </w:tcPr>
            </w:tcPrChange>
          </w:tcPr>
          <w:p w14:paraId="4BAAC4DC" w14:textId="77777777" w:rsidR="00D834E2" w:rsidRDefault="00D834E2" w:rsidP="009564D9">
            <w:pPr>
              <w:ind w:right="-46"/>
              <w:rPr>
                <w:ins w:id="465" w:author="Kumar Baral" w:date="2023-02-13T11:15:00Z"/>
              </w:rPr>
            </w:pPr>
            <w:ins w:id="466" w:author="Kumar Baral" w:date="2023-02-13T11:15:00Z">
              <w:r>
                <w:t>Flushing system</w:t>
              </w:r>
            </w:ins>
          </w:p>
        </w:tc>
        <w:tc>
          <w:tcPr>
            <w:tcW w:w="4324" w:type="dxa"/>
            <w:tcPrChange w:id="467" w:author="Kumar Baral" w:date="2023-02-13T11:26:00Z">
              <w:tcPr>
                <w:tcW w:w="4718" w:type="dxa"/>
              </w:tcPr>
            </w:tcPrChange>
          </w:tcPr>
          <w:p w14:paraId="714F09BB" w14:textId="77777777" w:rsidR="00D834E2" w:rsidDel="009734A5" w:rsidRDefault="00D834E2" w:rsidP="009564D9">
            <w:pPr>
              <w:ind w:right="-46"/>
              <w:rPr>
                <w:ins w:id="468" w:author="Kumar Baral" w:date="2023-02-13T11:15:00Z"/>
              </w:rPr>
            </w:pPr>
            <w:ins w:id="469" w:author="Kumar Baral" w:date="2023-02-13T11:15:00Z">
              <w:r>
                <w:t>Serpent sediment sluicing system (S4)</w:t>
              </w:r>
            </w:ins>
          </w:p>
        </w:tc>
      </w:tr>
      <w:tr w:rsidR="00D834E2" w14:paraId="1C9C86B7" w14:textId="77777777" w:rsidTr="00F23E72">
        <w:trPr>
          <w:trHeight w:val="334"/>
          <w:ins w:id="470" w:author="Kumar Baral" w:date="2023-02-13T11:15:00Z"/>
          <w:trPrChange w:id="471" w:author="Kumar Baral" w:date="2023-02-13T11:26:00Z">
            <w:trPr>
              <w:trHeight w:val="476"/>
            </w:trPr>
          </w:trPrChange>
        </w:trPr>
        <w:tc>
          <w:tcPr>
            <w:tcW w:w="4324" w:type="dxa"/>
            <w:tcPrChange w:id="472" w:author="Kumar Baral" w:date="2023-02-13T11:26:00Z">
              <w:tcPr>
                <w:tcW w:w="4718" w:type="dxa"/>
              </w:tcPr>
            </w:tcPrChange>
          </w:tcPr>
          <w:p w14:paraId="1431F643" w14:textId="77777777" w:rsidR="00D834E2" w:rsidRDefault="00D834E2" w:rsidP="009564D9">
            <w:pPr>
              <w:ind w:right="-46"/>
              <w:rPr>
                <w:ins w:id="473" w:author="Kumar Baral" w:date="2023-02-13T11:15:00Z"/>
              </w:rPr>
            </w:pPr>
            <w:ins w:id="474" w:author="Kumar Baral" w:date="2023-02-13T11:15:00Z">
              <w:r>
                <w:t>Length</w:t>
              </w:r>
            </w:ins>
          </w:p>
        </w:tc>
        <w:tc>
          <w:tcPr>
            <w:tcW w:w="4324" w:type="dxa"/>
            <w:tcPrChange w:id="475" w:author="Kumar Baral" w:date="2023-02-13T11:26:00Z">
              <w:tcPr>
                <w:tcW w:w="4718" w:type="dxa"/>
              </w:tcPr>
            </w:tcPrChange>
          </w:tcPr>
          <w:p w14:paraId="5BC12B07" w14:textId="77777777" w:rsidR="00D834E2" w:rsidDel="009734A5" w:rsidRDefault="00D834E2" w:rsidP="009564D9">
            <w:pPr>
              <w:ind w:right="-46"/>
              <w:rPr>
                <w:ins w:id="476" w:author="Kumar Baral" w:date="2023-02-13T11:15:00Z"/>
              </w:rPr>
            </w:pPr>
            <w:ins w:id="477" w:author="Kumar Baral" w:date="2023-02-13T11:15:00Z">
              <w:r>
                <w:t xml:space="preserve">Inlet transiton 23.68 m, uniform section 30 m </w:t>
              </w:r>
            </w:ins>
          </w:p>
        </w:tc>
      </w:tr>
      <w:tr w:rsidR="00D834E2" w14:paraId="5D95A21B" w14:textId="77777777" w:rsidTr="00F23E72">
        <w:trPr>
          <w:trHeight w:val="594"/>
          <w:ins w:id="478" w:author="Kumar Baral" w:date="2023-02-13T11:15:00Z"/>
          <w:trPrChange w:id="479" w:author="Kumar Baral" w:date="2023-02-13T11:26:00Z">
            <w:trPr>
              <w:trHeight w:val="846"/>
            </w:trPr>
          </w:trPrChange>
        </w:trPr>
        <w:tc>
          <w:tcPr>
            <w:tcW w:w="4324" w:type="dxa"/>
            <w:tcPrChange w:id="480" w:author="Kumar Baral" w:date="2023-02-13T11:26:00Z">
              <w:tcPr>
                <w:tcW w:w="4718" w:type="dxa"/>
              </w:tcPr>
            </w:tcPrChange>
          </w:tcPr>
          <w:p w14:paraId="3BE8D7FF" w14:textId="77777777" w:rsidR="00D834E2" w:rsidRDefault="00D834E2" w:rsidP="009564D9">
            <w:pPr>
              <w:ind w:right="-46"/>
              <w:rPr>
                <w:ins w:id="481" w:author="Kumar Baral" w:date="2023-02-13T11:15:00Z"/>
              </w:rPr>
            </w:pPr>
            <w:ins w:id="482" w:author="Kumar Baral" w:date="2023-02-13T11:15:00Z">
              <w:r>
                <w:t xml:space="preserve">Width of inlet transition, start </w:t>
              </w:r>
            </w:ins>
          </w:p>
          <w:p w14:paraId="6EB33058" w14:textId="77777777" w:rsidR="00D834E2" w:rsidRDefault="00D834E2" w:rsidP="009564D9">
            <w:pPr>
              <w:ind w:right="-46"/>
              <w:rPr>
                <w:ins w:id="483" w:author="Kumar Baral" w:date="2023-02-13T11:15:00Z"/>
              </w:rPr>
            </w:pPr>
            <w:ins w:id="484" w:author="Kumar Baral" w:date="2023-02-13T11:15:00Z">
              <w:r>
                <w:t>Width of uniform section</w:t>
              </w:r>
            </w:ins>
          </w:p>
        </w:tc>
        <w:tc>
          <w:tcPr>
            <w:tcW w:w="4324" w:type="dxa"/>
            <w:tcPrChange w:id="485" w:author="Kumar Baral" w:date="2023-02-13T11:26:00Z">
              <w:tcPr>
                <w:tcW w:w="4718" w:type="dxa"/>
              </w:tcPr>
            </w:tcPrChange>
          </w:tcPr>
          <w:p w14:paraId="6B529095" w14:textId="77777777" w:rsidR="00D834E2" w:rsidRDefault="00D834E2" w:rsidP="009564D9">
            <w:pPr>
              <w:ind w:right="-46"/>
              <w:rPr>
                <w:ins w:id="486" w:author="Kumar Baral" w:date="2023-02-13T11:15:00Z"/>
              </w:rPr>
            </w:pPr>
            <w:ins w:id="487" w:author="Kumar Baral" w:date="2023-02-13T11:15:00Z">
              <w:r>
                <w:t>1.5 m 2 nos (3 m total)</w:t>
              </w:r>
            </w:ins>
          </w:p>
          <w:p w14:paraId="5981A4A1" w14:textId="77777777" w:rsidR="00D834E2" w:rsidDel="009734A5" w:rsidRDefault="00D834E2" w:rsidP="009564D9">
            <w:pPr>
              <w:ind w:right="-46"/>
              <w:rPr>
                <w:ins w:id="488" w:author="Kumar Baral" w:date="2023-02-13T11:15:00Z"/>
              </w:rPr>
            </w:pPr>
            <w:ins w:id="489" w:author="Kumar Baral" w:date="2023-02-13T11:15:00Z">
              <w:r>
                <w:t>4.0 m (width of one bay)</w:t>
              </w:r>
            </w:ins>
          </w:p>
        </w:tc>
      </w:tr>
      <w:tr w:rsidR="00D834E2" w14:paraId="273958C6" w14:textId="77777777" w:rsidTr="00F23E72">
        <w:trPr>
          <w:trHeight w:val="324"/>
          <w:ins w:id="490" w:author="Kumar Baral" w:date="2023-02-13T11:15:00Z"/>
          <w:trPrChange w:id="491" w:author="Kumar Baral" w:date="2023-02-13T11:26:00Z">
            <w:trPr>
              <w:trHeight w:val="462"/>
            </w:trPr>
          </w:trPrChange>
        </w:trPr>
        <w:tc>
          <w:tcPr>
            <w:tcW w:w="4324" w:type="dxa"/>
            <w:tcPrChange w:id="492" w:author="Kumar Baral" w:date="2023-02-13T11:26:00Z">
              <w:tcPr>
                <w:tcW w:w="4718" w:type="dxa"/>
              </w:tcPr>
            </w:tcPrChange>
          </w:tcPr>
          <w:p w14:paraId="5078DC0B" w14:textId="77777777" w:rsidR="00D834E2" w:rsidRDefault="00D834E2" w:rsidP="009564D9">
            <w:pPr>
              <w:ind w:right="-46"/>
              <w:rPr>
                <w:ins w:id="493" w:author="Kumar Baral" w:date="2023-02-13T11:15:00Z"/>
              </w:rPr>
            </w:pPr>
            <w:ins w:id="494" w:author="Kumar Baral" w:date="2023-02-13T11:15:00Z">
              <w:r>
                <w:t>Total depth (including hopper)</w:t>
              </w:r>
            </w:ins>
          </w:p>
        </w:tc>
        <w:tc>
          <w:tcPr>
            <w:tcW w:w="4324" w:type="dxa"/>
            <w:tcPrChange w:id="495" w:author="Kumar Baral" w:date="2023-02-13T11:26:00Z">
              <w:tcPr>
                <w:tcW w:w="4718" w:type="dxa"/>
              </w:tcPr>
            </w:tcPrChange>
          </w:tcPr>
          <w:p w14:paraId="479E83F6" w14:textId="77777777" w:rsidR="00D834E2" w:rsidDel="009734A5" w:rsidRDefault="00D834E2" w:rsidP="009564D9">
            <w:pPr>
              <w:ind w:right="-46"/>
              <w:rPr>
                <w:ins w:id="496" w:author="Kumar Baral" w:date="2023-02-13T11:15:00Z"/>
              </w:rPr>
            </w:pPr>
            <w:ins w:id="497" w:author="Kumar Baral" w:date="2023-02-13T11:15:00Z">
              <w:r>
                <w:t>6.9 m</w:t>
              </w:r>
            </w:ins>
          </w:p>
        </w:tc>
      </w:tr>
      <w:tr w:rsidR="00D834E2" w14:paraId="221C573A" w14:textId="77777777" w:rsidTr="00F23E72">
        <w:trPr>
          <w:trHeight w:val="324"/>
          <w:ins w:id="498" w:author="Kumar Baral" w:date="2023-02-13T11:15:00Z"/>
          <w:trPrChange w:id="499" w:author="Kumar Baral" w:date="2023-02-13T11:26:00Z">
            <w:trPr>
              <w:trHeight w:val="462"/>
            </w:trPr>
          </w:trPrChange>
        </w:trPr>
        <w:tc>
          <w:tcPr>
            <w:tcW w:w="4324" w:type="dxa"/>
            <w:tcPrChange w:id="500" w:author="Kumar Baral" w:date="2023-02-13T11:26:00Z">
              <w:tcPr>
                <w:tcW w:w="4718" w:type="dxa"/>
              </w:tcPr>
            </w:tcPrChange>
          </w:tcPr>
          <w:p w14:paraId="5E0F66B0" w14:textId="77777777" w:rsidR="00D834E2" w:rsidRDefault="00D834E2" w:rsidP="009564D9">
            <w:pPr>
              <w:ind w:right="-46"/>
              <w:rPr>
                <w:ins w:id="501" w:author="Kumar Baral" w:date="2023-02-13T11:15:00Z"/>
              </w:rPr>
            </w:pPr>
            <w:ins w:id="502" w:author="Kumar Baral" w:date="2023-02-13T11:15:00Z">
              <w:r>
                <w:lastRenderedPageBreak/>
                <w:t>Hopper Depth</w:t>
              </w:r>
            </w:ins>
          </w:p>
        </w:tc>
        <w:tc>
          <w:tcPr>
            <w:tcW w:w="4324" w:type="dxa"/>
            <w:tcPrChange w:id="503" w:author="Kumar Baral" w:date="2023-02-13T11:26:00Z">
              <w:tcPr>
                <w:tcW w:w="4718" w:type="dxa"/>
              </w:tcPr>
            </w:tcPrChange>
          </w:tcPr>
          <w:p w14:paraId="0FE36813" w14:textId="77777777" w:rsidR="00D834E2" w:rsidRDefault="00D834E2" w:rsidP="009564D9">
            <w:pPr>
              <w:ind w:right="-46"/>
              <w:rPr>
                <w:ins w:id="504" w:author="Kumar Baral" w:date="2023-02-13T11:15:00Z"/>
              </w:rPr>
            </w:pPr>
            <w:ins w:id="505" w:author="Kumar Baral" w:date="2023-02-13T11:15:00Z">
              <w:r>
                <w:t>1.7 m</w:t>
              </w:r>
            </w:ins>
          </w:p>
        </w:tc>
      </w:tr>
      <w:tr w:rsidR="00D834E2" w14:paraId="37ED9133" w14:textId="77777777" w:rsidTr="00F23E72">
        <w:trPr>
          <w:trHeight w:val="520"/>
          <w:ins w:id="506" w:author="Kumar Baral" w:date="2023-02-13T11:15:00Z"/>
          <w:trPrChange w:id="507" w:author="Kumar Baral" w:date="2023-02-13T11:26:00Z">
            <w:trPr>
              <w:trHeight w:val="740"/>
            </w:trPr>
          </w:trPrChange>
        </w:trPr>
        <w:tc>
          <w:tcPr>
            <w:tcW w:w="4324" w:type="dxa"/>
            <w:tcPrChange w:id="508" w:author="Kumar Baral" w:date="2023-02-13T11:26:00Z">
              <w:tcPr>
                <w:tcW w:w="4718" w:type="dxa"/>
              </w:tcPr>
            </w:tcPrChange>
          </w:tcPr>
          <w:p w14:paraId="344B19FF" w14:textId="77777777" w:rsidR="00D834E2" w:rsidRDefault="00D834E2" w:rsidP="009564D9">
            <w:pPr>
              <w:ind w:right="-46"/>
              <w:rPr>
                <w:ins w:id="509" w:author="Kumar Baral" w:date="2023-02-13T11:15:00Z"/>
              </w:rPr>
            </w:pPr>
            <w:ins w:id="510" w:author="Kumar Baral" w:date="2023-02-13T11:15:00Z">
              <w:r>
                <w:t>Transition section between the settling basin outlet and the headrace tunnel portal</w:t>
              </w:r>
            </w:ins>
          </w:p>
        </w:tc>
        <w:tc>
          <w:tcPr>
            <w:tcW w:w="4324" w:type="dxa"/>
            <w:tcPrChange w:id="511" w:author="Kumar Baral" w:date="2023-02-13T11:26:00Z">
              <w:tcPr>
                <w:tcW w:w="4718" w:type="dxa"/>
              </w:tcPr>
            </w:tcPrChange>
          </w:tcPr>
          <w:p w14:paraId="403121E1" w14:textId="77777777" w:rsidR="00D834E2" w:rsidDel="009734A5" w:rsidRDefault="00D834E2" w:rsidP="009564D9">
            <w:pPr>
              <w:ind w:right="-46"/>
              <w:rPr>
                <w:ins w:id="512" w:author="Kumar Baral" w:date="2023-02-13T11:15:00Z"/>
              </w:rPr>
            </w:pPr>
            <w:ins w:id="513" w:author="Kumar Baral" w:date="2023-02-13T11:15:00Z">
              <w:r>
                <w:t>18.5 m long and 6.0 m wide side channel</w:t>
              </w:r>
            </w:ins>
          </w:p>
        </w:tc>
      </w:tr>
      <w:tr w:rsidR="00D834E2" w14:paraId="6C9F9B96" w14:textId="77777777" w:rsidTr="00F23E72">
        <w:trPr>
          <w:trHeight w:val="334"/>
          <w:ins w:id="514" w:author="Kumar Baral" w:date="2023-02-13T11:15:00Z"/>
          <w:trPrChange w:id="515" w:author="Kumar Baral" w:date="2023-02-13T11:26:00Z">
            <w:trPr>
              <w:trHeight w:val="476"/>
            </w:trPr>
          </w:trPrChange>
        </w:trPr>
        <w:tc>
          <w:tcPr>
            <w:tcW w:w="4324" w:type="dxa"/>
            <w:tcPrChange w:id="516" w:author="Kumar Baral" w:date="2023-02-13T11:26:00Z">
              <w:tcPr>
                <w:tcW w:w="4718" w:type="dxa"/>
              </w:tcPr>
            </w:tcPrChange>
          </w:tcPr>
          <w:p w14:paraId="2FE830EA" w14:textId="77777777" w:rsidR="00D834E2" w:rsidRPr="000C5A61" w:rsidRDefault="00D834E2" w:rsidP="009564D9">
            <w:pPr>
              <w:ind w:right="-46"/>
              <w:rPr>
                <w:ins w:id="517" w:author="Kumar Baral" w:date="2023-02-13T11:15:00Z"/>
                <w:b/>
                <w:bCs/>
              </w:rPr>
            </w:pPr>
            <w:ins w:id="518" w:author="Kumar Baral" w:date="2023-02-13T11:15:00Z">
              <w:r w:rsidRPr="000C5A61">
                <w:rPr>
                  <w:b/>
                  <w:bCs/>
                </w:rPr>
                <w:t>Headrace tunnel</w:t>
              </w:r>
            </w:ins>
          </w:p>
        </w:tc>
        <w:tc>
          <w:tcPr>
            <w:tcW w:w="4324" w:type="dxa"/>
            <w:tcPrChange w:id="519" w:author="Kumar Baral" w:date="2023-02-13T11:26:00Z">
              <w:tcPr>
                <w:tcW w:w="4718" w:type="dxa"/>
              </w:tcPr>
            </w:tcPrChange>
          </w:tcPr>
          <w:p w14:paraId="79A93D3F" w14:textId="77777777" w:rsidR="00D834E2" w:rsidDel="009734A5" w:rsidRDefault="00D834E2" w:rsidP="009564D9">
            <w:pPr>
              <w:ind w:right="-46"/>
              <w:rPr>
                <w:ins w:id="520" w:author="Kumar Baral" w:date="2023-02-13T11:15:00Z"/>
              </w:rPr>
            </w:pPr>
          </w:p>
        </w:tc>
      </w:tr>
      <w:tr w:rsidR="00D834E2" w14:paraId="6AE1C3DD" w14:textId="77777777" w:rsidTr="00F23E72">
        <w:trPr>
          <w:trHeight w:val="324"/>
          <w:ins w:id="521" w:author="Kumar Baral" w:date="2023-02-13T11:15:00Z"/>
          <w:trPrChange w:id="522" w:author="Kumar Baral" w:date="2023-02-13T11:26:00Z">
            <w:trPr>
              <w:trHeight w:val="462"/>
            </w:trPr>
          </w:trPrChange>
        </w:trPr>
        <w:tc>
          <w:tcPr>
            <w:tcW w:w="4324" w:type="dxa"/>
            <w:tcPrChange w:id="523" w:author="Kumar Baral" w:date="2023-02-13T11:26:00Z">
              <w:tcPr>
                <w:tcW w:w="4718" w:type="dxa"/>
              </w:tcPr>
            </w:tcPrChange>
          </w:tcPr>
          <w:p w14:paraId="4220B384" w14:textId="77777777" w:rsidR="00D834E2" w:rsidRDefault="00D834E2" w:rsidP="009564D9">
            <w:pPr>
              <w:ind w:right="-46"/>
              <w:rPr>
                <w:ins w:id="524" w:author="Kumar Baral" w:date="2023-02-13T11:15:00Z"/>
              </w:rPr>
            </w:pPr>
            <w:ins w:id="525" w:author="Kumar Baral" w:date="2023-02-13T11:15:00Z">
              <w:r>
                <w:t>Shape</w:t>
              </w:r>
            </w:ins>
          </w:p>
        </w:tc>
        <w:tc>
          <w:tcPr>
            <w:tcW w:w="4324" w:type="dxa"/>
            <w:tcPrChange w:id="526" w:author="Kumar Baral" w:date="2023-02-13T11:26:00Z">
              <w:tcPr>
                <w:tcW w:w="4718" w:type="dxa"/>
              </w:tcPr>
            </w:tcPrChange>
          </w:tcPr>
          <w:p w14:paraId="7B93A9B0" w14:textId="77777777" w:rsidR="00D834E2" w:rsidDel="009734A5" w:rsidRDefault="00D834E2" w:rsidP="009564D9">
            <w:pPr>
              <w:ind w:right="-46"/>
              <w:rPr>
                <w:ins w:id="527" w:author="Kumar Baral" w:date="2023-02-13T11:15:00Z"/>
              </w:rPr>
            </w:pPr>
            <w:ins w:id="528" w:author="Kumar Baral" w:date="2023-02-13T11:15:00Z">
              <w:r>
                <w:t>D-shped fully lined (concrete /stone Masonry)</w:t>
              </w:r>
            </w:ins>
          </w:p>
        </w:tc>
      </w:tr>
      <w:tr w:rsidR="00D834E2" w14:paraId="1FC49596" w14:textId="77777777" w:rsidTr="00F23E72">
        <w:trPr>
          <w:trHeight w:val="334"/>
          <w:ins w:id="529" w:author="Kumar Baral" w:date="2023-02-13T11:15:00Z"/>
          <w:trPrChange w:id="530" w:author="Kumar Baral" w:date="2023-02-13T11:26:00Z">
            <w:trPr>
              <w:trHeight w:val="476"/>
            </w:trPr>
          </w:trPrChange>
        </w:trPr>
        <w:tc>
          <w:tcPr>
            <w:tcW w:w="4324" w:type="dxa"/>
            <w:tcPrChange w:id="531" w:author="Kumar Baral" w:date="2023-02-13T11:26:00Z">
              <w:tcPr>
                <w:tcW w:w="4718" w:type="dxa"/>
              </w:tcPr>
            </w:tcPrChange>
          </w:tcPr>
          <w:p w14:paraId="7223EA18" w14:textId="77777777" w:rsidR="00D834E2" w:rsidRDefault="00D834E2" w:rsidP="009564D9">
            <w:pPr>
              <w:ind w:right="-46"/>
              <w:rPr>
                <w:ins w:id="532" w:author="Kumar Baral" w:date="2023-02-13T11:15:00Z"/>
              </w:rPr>
            </w:pPr>
            <w:ins w:id="533" w:author="Kumar Baral" w:date="2023-02-13T11:15:00Z">
              <w:r>
                <w:t>Length</w:t>
              </w:r>
            </w:ins>
          </w:p>
        </w:tc>
        <w:tc>
          <w:tcPr>
            <w:tcW w:w="4324" w:type="dxa"/>
            <w:tcPrChange w:id="534" w:author="Kumar Baral" w:date="2023-02-13T11:26:00Z">
              <w:tcPr>
                <w:tcW w:w="4718" w:type="dxa"/>
              </w:tcPr>
            </w:tcPrChange>
          </w:tcPr>
          <w:p w14:paraId="66D8A1D0" w14:textId="77777777" w:rsidR="00D834E2" w:rsidDel="009734A5" w:rsidRDefault="00D834E2" w:rsidP="009564D9">
            <w:pPr>
              <w:ind w:right="-46"/>
              <w:rPr>
                <w:ins w:id="535" w:author="Kumar Baral" w:date="2023-02-13T11:15:00Z"/>
              </w:rPr>
            </w:pPr>
            <w:ins w:id="536" w:author="Kumar Baral" w:date="2023-02-13T11:15:00Z">
              <w:r>
                <w:t>1284 m</w:t>
              </w:r>
            </w:ins>
          </w:p>
        </w:tc>
      </w:tr>
      <w:tr w:rsidR="00D834E2" w14:paraId="16197386" w14:textId="77777777" w:rsidTr="00F23E72">
        <w:trPr>
          <w:trHeight w:val="334"/>
          <w:ins w:id="537" w:author="Kumar Baral" w:date="2023-02-13T11:15:00Z"/>
          <w:trPrChange w:id="538" w:author="Kumar Baral" w:date="2023-02-13T11:26:00Z">
            <w:trPr>
              <w:trHeight w:val="476"/>
            </w:trPr>
          </w:trPrChange>
        </w:trPr>
        <w:tc>
          <w:tcPr>
            <w:tcW w:w="4324" w:type="dxa"/>
            <w:tcPrChange w:id="539" w:author="Kumar Baral" w:date="2023-02-13T11:26:00Z">
              <w:tcPr>
                <w:tcW w:w="4718" w:type="dxa"/>
              </w:tcPr>
            </w:tcPrChange>
          </w:tcPr>
          <w:p w14:paraId="53AB59FB" w14:textId="77777777" w:rsidR="00D834E2" w:rsidRDefault="00D834E2" w:rsidP="009564D9">
            <w:pPr>
              <w:ind w:right="-46"/>
              <w:rPr>
                <w:ins w:id="540" w:author="Kumar Baral" w:date="2023-02-13T11:15:00Z"/>
              </w:rPr>
            </w:pPr>
            <w:ins w:id="541" w:author="Kumar Baral" w:date="2023-02-13T11:15:00Z">
              <w:r>
                <w:t>Corss sectional area</w:t>
              </w:r>
            </w:ins>
          </w:p>
        </w:tc>
        <w:tc>
          <w:tcPr>
            <w:tcW w:w="4324" w:type="dxa"/>
            <w:tcPrChange w:id="542" w:author="Kumar Baral" w:date="2023-02-13T11:26:00Z">
              <w:tcPr>
                <w:tcW w:w="4718" w:type="dxa"/>
              </w:tcPr>
            </w:tcPrChange>
          </w:tcPr>
          <w:p w14:paraId="6FA7DEC1" w14:textId="77777777" w:rsidR="00D834E2" w:rsidDel="009734A5" w:rsidRDefault="00D834E2" w:rsidP="009564D9">
            <w:pPr>
              <w:ind w:right="-46"/>
              <w:rPr>
                <w:ins w:id="543" w:author="Kumar Baral" w:date="2023-02-13T11:15:00Z"/>
              </w:rPr>
            </w:pPr>
            <w:ins w:id="544" w:author="Kumar Baral" w:date="2023-02-13T11:15:00Z">
              <w:r>
                <w:t>4.25 m</w:t>
              </w:r>
              <w:r w:rsidRPr="00CF6510">
                <w:rPr>
                  <w:vertAlign w:val="superscript"/>
                </w:rPr>
                <w:t>2</w:t>
              </w:r>
            </w:ins>
          </w:p>
        </w:tc>
      </w:tr>
      <w:tr w:rsidR="00D834E2" w14:paraId="583A9BD8" w14:textId="77777777" w:rsidTr="00F23E72">
        <w:trPr>
          <w:trHeight w:val="324"/>
          <w:ins w:id="545" w:author="Kumar Baral" w:date="2023-02-13T11:15:00Z"/>
          <w:trPrChange w:id="546" w:author="Kumar Baral" w:date="2023-02-13T11:26:00Z">
            <w:trPr>
              <w:trHeight w:val="462"/>
            </w:trPr>
          </w:trPrChange>
        </w:trPr>
        <w:tc>
          <w:tcPr>
            <w:tcW w:w="4324" w:type="dxa"/>
            <w:tcPrChange w:id="547" w:author="Kumar Baral" w:date="2023-02-13T11:26:00Z">
              <w:tcPr>
                <w:tcW w:w="4718" w:type="dxa"/>
              </w:tcPr>
            </w:tcPrChange>
          </w:tcPr>
          <w:p w14:paraId="69719440" w14:textId="77777777" w:rsidR="00D834E2" w:rsidRPr="000C5A61" w:rsidRDefault="00D834E2" w:rsidP="009564D9">
            <w:pPr>
              <w:ind w:right="-46"/>
              <w:rPr>
                <w:ins w:id="548" w:author="Kumar Baral" w:date="2023-02-13T11:15:00Z"/>
                <w:b/>
                <w:bCs/>
              </w:rPr>
            </w:pPr>
            <w:ins w:id="549" w:author="Kumar Baral" w:date="2023-02-13T11:15:00Z">
              <w:r w:rsidRPr="000C5A61">
                <w:rPr>
                  <w:b/>
                  <w:bCs/>
                </w:rPr>
                <w:t>Irrigation system</w:t>
              </w:r>
            </w:ins>
          </w:p>
        </w:tc>
        <w:tc>
          <w:tcPr>
            <w:tcW w:w="4324" w:type="dxa"/>
            <w:tcPrChange w:id="550" w:author="Kumar Baral" w:date="2023-02-13T11:26:00Z">
              <w:tcPr>
                <w:tcW w:w="4718" w:type="dxa"/>
              </w:tcPr>
            </w:tcPrChange>
          </w:tcPr>
          <w:p w14:paraId="45513A69" w14:textId="77777777" w:rsidR="00D834E2" w:rsidDel="009734A5" w:rsidRDefault="00D834E2" w:rsidP="009564D9">
            <w:pPr>
              <w:ind w:right="-46"/>
              <w:rPr>
                <w:ins w:id="551" w:author="Kumar Baral" w:date="2023-02-13T11:15:00Z"/>
              </w:rPr>
            </w:pPr>
          </w:p>
        </w:tc>
      </w:tr>
      <w:tr w:rsidR="00D834E2" w14:paraId="10F8A2AD" w14:textId="77777777" w:rsidTr="00F23E72">
        <w:trPr>
          <w:trHeight w:val="334"/>
          <w:ins w:id="552" w:author="Kumar Baral" w:date="2023-02-13T11:15:00Z"/>
          <w:trPrChange w:id="553" w:author="Kumar Baral" w:date="2023-02-13T11:26:00Z">
            <w:trPr>
              <w:trHeight w:val="476"/>
            </w:trPr>
          </w:trPrChange>
        </w:trPr>
        <w:tc>
          <w:tcPr>
            <w:tcW w:w="4324" w:type="dxa"/>
            <w:tcPrChange w:id="554" w:author="Kumar Baral" w:date="2023-02-13T11:26:00Z">
              <w:tcPr>
                <w:tcW w:w="4718" w:type="dxa"/>
              </w:tcPr>
            </w:tcPrChange>
          </w:tcPr>
          <w:p w14:paraId="5B79952B" w14:textId="77777777" w:rsidR="00D834E2" w:rsidRDefault="00D834E2" w:rsidP="009564D9">
            <w:pPr>
              <w:ind w:right="-46"/>
              <w:rPr>
                <w:ins w:id="555" w:author="Kumar Baral" w:date="2023-02-13T11:15:00Z"/>
              </w:rPr>
            </w:pPr>
            <w:ins w:id="556" w:author="Kumar Baral" w:date="2023-02-13T11:15:00Z">
              <w:r>
                <w:t>Pump irrigation system</w:t>
              </w:r>
            </w:ins>
          </w:p>
        </w:tc>
        <w:tc>
          <w:tcPr>
            <w:tcW w:w="4324" w:type="dxa"/>
            <w:tcPrChange w:id="557" w:author="Kumar Baral" w:date="2023-02-13T11:26:00Z">
              <w:tcPr>
                <w:tcW w:w="4718" w:type="dxa"/>
              </w:tcPr>
            </w:tcPrChange>
          </w:tcPr>
          <w:p w14:paraId="625C7B72" w14:textId="77777777" w:rsidR="00D834E2" w:rsidDel="009734A5" w:rsidRDefault="00D834E2" w:rsidP="009564D9">
            <w:pPr>
              <w:ind w:right="-46"/>
              <w:rPr>
                <w:ins w:id="558" w:author="Kumar Baral" w:date="2023-02-13T11:15:00Z"/>
              </w:rPr>
            </w:pPr>
            <w:ins w:id="559" w:author="Kumar Baral" w:date="2023-02-13T11:15:00Z">
              <w:r>
                <w:t>350 mm dia, propeller pump, Max head 1.2 m located at intake</w:t>
              </w:r>
            </w:ins>
          </w:p>
        </w:tc>
      </w:tr>
      <w:tr w:rsidR="00D834E2" w14:paraId="24D496D6" w14:textId="77777777" w:rsidTr="00F23E72">
        <w:trPr>
          <w:trHeight w:val="334"/>
          <w:ins w:id="560" w:author="Kumar Baral" w:date="2023-02-13T11:15:00Z"/>
          <w:trPrChange w:id="561" w:author="Kumar Baral" w:date="2023-02-13T11:26:00Z">
            <w:trPr>
              <w:trHeight w:val="476"/>
            </w:trPr>
          </w:trPrChange>
        </w:trPr>
        <w:tc>
          <w:tcPr>
            <w:tcW w:w="4324" w:type="dxa"/>
            <w:tcPrChange w:id="562" w:author="Kumar Baral" w:date="2023-02-13T11:26:00Z">
              <w:tcPr>
                <w:tcW w:w="4718" w:type="dxa"/>
              </w:tcPr>
            </w:tcPrChange>
          </w:tcPr>
          <w:p w14:paraId="2D858DA8" w14:textId="77777777" w:rsidR="00D834E2" w:rsidRDefault="00D834E2" w:rsidP="009564D9">
            <w:pPr>
              <w:ind w:right="-46"/>
              <w:rPr>
                <w:ins w:id="563" w:author="Kumar Baral" w:date="2023-02-13T11:15:00Z"/>
              </w:rPr>
            </w:pPr>
            <w:ins w:id="564" w:author="Kumar Baral" w:date="2023-02-13T11:15:00Z">
              <w:r>
                <w:t>Irrigation water supply pipe for pump</w:t>
              </w:r>
            </w:ins>
          </w:p>
        </w:tc>
        <w:tc>
          <w:tcPr>
            <w:tcW w:w="4324" w:type="dxa"/>
            <w:tcPrChange w:id="565" w:author="Kumar Baral" w:date="2023-02-13T11:26:00Z">
              <w:tcPr>
                <w:tcW w:w="4718" w:type="dxa"/>
              </w:tcPr>
            </w:tcPrChange>
          </w:tcPr>
          <w:p w14:paraId="77983274" w14:textId="77777777" w:rsidR="00D834E2" w:rsidDel="009734A5" w:rsidRDefault="00D834E2" w:rsidP="009564D9">
            <w:pPr>
              <w:ind w:right="-46"/>
              <w:rPr>
                <w:ins w:id="566" w:author="Kumar Baral" w:date="2023-02-13T11:15:00Z"/>
              </w:rPr>
            </w:pPr>
            <w:ins w:id="567" w:author="Kumar Baral" w:date="2023-02-13T11:15:00Z">
              <w:r>
                <w:t>350 mm dia, 4 mm thick, located close to the irrigation outlet.</w:t>
              </w:r>
            </w:ins>
          </w:p>
        </w:tc>
      </w:tr>
      <w:tr w:rsidR="00D834E2" w14:paraId="2482FF99" w14:textId="77777777" w:rsidTr="00F23E72">
        <w:trPr>
          <w:trHeight w:val="324"/>
          <w:ins w:id="568" w:author="Kumar Baral" w:date="2023-02-13T11:15:00Z"/>
          <w:trPrChange w:id="569" w:author="Kumar Baral" w:date="2023-02-13T11:26:00Z">
            <w:trPr>
              <w:trHeight w:val="462"/>
            </w:trPr>
          </w:trPrChange>
        </w:trPr>
        <w:tc>
          <w:tcPr>
            <w:tcW w:w="4324" w:type="dxa"/>
            <w:tcPrChange w:id="570" w:author="Kumar Baral" w:date="2023-02-13T11:26:00Z">
              <w:tcPr>
                <w:tcW w:w="4718" w:type="dxa"/>
              </w:tcPr>
            </w:tcPrChange>
          </w:tcPr>
          <w:p w14:paraId="0AAB4B9D" w14:textId="77777777" w:rsidR="00D834E2" w:rsidRPr="000C5A61" w:rsidRDefault="00D834E2" w:rsidP="009564D9">
            <w:pPr>
              <w:ind w:right="-46"/>
              <w:rPr>
                <w:ins w:id="571" w:author="Kumar Baral" w:date="2023-02-13T11:15:00Z"/>
                <w:b/>
                <w:bCs/>
              </w:rPr>
            </w:pPr>
            <w:ins w:id="572" w:author="Kumar Baral" w:date="2023-02-13T11:15:00Z">
              <w:r w:rsidRPr="000C5A61">
                <w:rPr>
                  <w:b/>
                  <w:bCs/>
                </w:rPr>
                <w:t>Surge shaft</w:t>
              </w:r>
            </w:ins>
          </w:p>
        </w:tc>
        <w:tc>
          <w:tcPr>
            <w:tcW w:w="4324" w:type="dxa"/>
            <w:tcPrChange w:id="573" w:author="Kumar Baral" w:date="2023-02-13T11:26:00Z">
              <w:tcPr>
                <w:tcW w:w="4718" w:type="dxa"/>
              </w:tcPr>
            </w:tcPrChange>
          </w:tcPr>
          <w:p w14:paraId="68807E87" w14:textId="77777777" w:rsidR="00D834E2" w:rsidDel="009734A5" w:rsidRDefault="00D834E2" w:rsidP="009564D9">
            <w:pPr>
              <w:ind w:right="-46"/>
              <w:rPr>
                <w:ins w:id="574" w:author="Kumar Baral" w:date="2023-02-13T11:15:00Z"/>
              </w:rPr>
            </w:pPr>
            <w:ins w:id="575" w:author="Kumar Baral" w:date="2023-02-13T11:15:00Z">
              <w:r>
                <w:t>Addition of 1.5 m height in the existing surge tank with c/s area 12 m</w:t>
              </w:r>
              <w:r w:rsidRPr="00CF6510">
                <w:rPr>
                  <w:vertAlign w:val="superscript"/>
                </w:rPr>
                <w:t>2</w:t>
              </w:r>
              <w:r>
                <w:t xml:space="preserve"> </w:t>
              </w:r>
            </w:ins>
          </w:p>
        </w:tc>
      </w:tr>
      <w:tr w:rsidR="00D834E2" w14:paraId="7E96A062" w14:textId="77777777" w:rsidTr="00F23E72">
        <w:trPr>
          <w:trHeight w:val="594"/>
          <w:ins w:id="576" w:author="Kumar Baral" w:date="2023-02-13T11:15:00Z"/>
          <w:trPrChange w:id="577" w:author="Kumar Baral" w:date="2023-02-13T11:26:00Z">
            <w:trPr>
              <w:trHeight w:val="846"/>
            </w:trPr>
          </w:trPrChange>
        </w:trPr>
        <w:tc>
          <w:tcPr>
            <w:tcW w:w="4324" w:type="dxa"/>
            <w:tcPrChange w:id="578" w:author="Kumar Baral" w:date="2023-02-13T11:26:00Z">
              <w:tcPr>
                <w:tcW w:w="4718" w:type="dxa"/>
              </w:tcPr>
            </w:tcPrChange>
          </w:tcPr>
          <w:p w14:paraId="50946267" w14:textId="77777777" w:rsidR="00D834E2" w:rsidRPr="000C5A61" w:rsidRDefault="00D834E2" w:rsidP="009564D9">
            <w:pPr>
              <w:ind w:right="-46"/>
              <w:rPr>
                <w:ins w:id="579" w:author="Kumar Baral" w:date="2023-02-13T11:15:00Z"/>
                <w:b/>
                <w:bCs/>
              </w:rPr>
            </w:pPr>
            <w:ins w:id="580" w:author="Kumar Baral" w:date="2023-02-13T11:15:00Z">
              <w:r w:rsidRPr="000C5A61">
                <w:rPr>
                  <w:b/>
                  <w:bCs/>
                </w:rPr>
                <w:t>Penstock</w:t>
              </w:r>
            </w:ins>
          </w:p>
          <w:p w14:paraId="678FF0BE" w14:textId="77777777" w:rsidR="00D834E2" w:rsidRDefault="00D834E2" w:rsidP="009564D9">
            <w:pPr>
              <w:ind w:right="-46"/>
              <w:rPr>
                <w:ins w:id="581" w:author="Kumar Baral" w:date="2023-02-13T11:15:00Z"/>
              </w:rPr>
            </w:pPr>
            <w:ins w:id="582" w:author="Kumar Baral" w:date="2023-02-13T11:15:00Z">
              <w:r>
                <w:t>-diameter</w:t>
              </w:r>
            </w:ins>
          </w:p>
        </w:tc>
        <w:tc>
          <w:tcPr>
            <w:tcW w:w="4324" w:type="dxa"/>
            <w:tcPrChange w:id="583" w:author="Kumar Baral" w:date="2023-02-13T11:26:00Z">
              <w:tcPr>
                <w:tcW w:w="4718" w:type="dxa"/>
              </w:tcPr>
            </w:tcPrChange>
          </w:tcPr>
          <w:p w14:paraId="1813955F" w14:textId="77777777" w:rsidR="00D834E2" w:rsidRDefault="00D834E2" w:rsidP="009564D9">
            <w:pPr>
              <w:ind w:right="-46"/>
              <w:rPr>
                <w:ins w:id="584" w:author="Kumar Baral" w:date="2023-02-13T11:15:00Z"/>
              </w:rPr>
            </w:pPr>
          </w:p>
          <w:p w14:paraId="42562A04" w14:textId="77777777" w:rsidR="00D834E2" w:rsidDel="009734A5" w:rsidRDefault="00D834E2" w:rsidP="009564D9">
            <w:pPr>
              <w:ind w:right="-46"/>
              <w:rPr>
                <w:ins w:id="585" w:author="Kumar Baral" w:date="2023-02-13T11:15:00Z"/>
              </w:rPr>
            </w:pPr>
            <w:ins w:id="586" w:author="Kumar Baral" w:date="2023-02-13T11:15:00Z">
              <w:r>
                <w:t>1000-900 mm twin steel pipe (vertical, not embedded)</w:t>
              </w:r>
            </w:ins>
          </w:p>
        </w:tc>
      </w:tr>
      <w:tr w:rsidR="00D834E2" w14:paraId="6569D570" w14:textId="77777777" w:rsidTr="00F23E72">
        <w:trPr>
          <w:trHeight w:val="324"/>
          <w:ins w:id="587" w:author="Kumar Baral" w:date="2023-02-13T11:15:00Z"/>
          <w:trPrChange w:id="588" w:author="Kumar Baral" w:date="2023-02-13T11:26:00Z">
            <w:trPr>
              <w:trHeight w:val="462"/>
            </w:trPr>
          </w:trPrChange>
        </w:trPr>
        <w:tc>
          <w:tcPr>
            <w:tcW w:w="4324" w:type="dxa"/>
            <w:tcPrChange w:id="589" w:author="Kumar Baral" w:date="2023-02-13T11:26:00Z">
              <w:tcPr>
                <w:tcW w:w="4718" w:type="dxa"/>
              </w:tcPr>
            </w:tcPrChange>
          </w:tcPr>
          <w:p w14:paraId="7393D3FF" w14:textId="77777777" w:rsidR="00D834E2" w:rsidRDefault="00D834E2" w:rsidP="009564D9">
            <w:pPr>
              <w:ind w:right="-46"/>
              <w:rPr>
                <w:ins w:id="590" w:author="Kumar Baral" w:date="2023-02-13T11:15:00Z"/>
              </w:rPr>
            </w:pPr>
            <w:ins w:id="591" w:author="Kumar Baral" w:date="2023-02-13T11:15:00Z">
              <w:r>
                <w:t>-length</w:t>
              </w:r>
            </w:ins>
          </w:p>
        </w:tc>
        <w:tc>
          <w:tcPr>
            <w:tcW w:w="4324" w:type="dxa"/>
            <w:tcPrChange w:id="592" w:author="Kumar Baral" w:date="2023-02-13T11:26:00Z">
              <w:tcPr>
                <w:tcW w:w="4718" w:type="dxa"/>
              </w:tcPr>
            </w:tcPrChange>
          </w:tcPr>
          <w:p w14:paraId="0938DC58" w14:textId="77777777" w:rsidR="00D834E2" w:rsidDel="009734A5" w:rsidRDefault="00D834E2" w:rsidP="009564D9">
            <w:pPr>
              <w:ind w:right="-46"/>
              <w:rPr>
                <w:ins w:id="593" w:author="Kumar Baral" w:date="2023-02-13T11:15:00Z"/>
              </w:rPr>
            </w:pPr>
            <w:ins w:id="594" w:author="Kumar Baral" w:date="2023-02-13T11:15:00Z">
              <w:r>
                <w:t>Vertical 244 m, Horizontal 32 m</w:t>
              </w:r>
            </w:ins>
          </w:p>
        </w:tc>
      </w:tr>
      <w:tr w:rsidR="00D834E2" w14:paraId="0619A210" w14:textId="77777777" w:rsidTr="00F23E72">
        <w:trPr>
          <w:trHeight w:val="594"/>
          <w:ins w:id="595" w:author="Kumar Baral" w:date="2023-02-13T11:15:00Z"/>
          <w:trPrChange w:id="596" w:author="Kumar Baral" w:date="2023-02-13T11:26:00Z">
            <w:trPr>
              <w:trHeight w:val="846"/>
            </w:trPr>
          </w:trPrChange>
        </w:trPr>
        <w:tc>
          <w:tcPr>
            <w:tcW w:w="4324" w:type="dxa"/>
            <w:tcPrChange w:id="597" w:author="Kumar Baral" w:date="2023-02-13T11:26:00Z">
              <w:tcPr>
                <w:tcW w:w="4718" w:type="dxa"/>
              </w:tcPr>
            </w:tcPrChange>
          </w:tcPr>
          <w:p w14:paraId="282E0FBE" w14:textId="77777777" w:rsidR="00D834E2" w:rsidRPr="000C5A61" w:rsidRDefault="00D834E2" w:rsidP="009564D9">
            <w:pPr>
              <w:ind w:right="-46"/>
              <w:rPr>
                <w:ins w:id="598" w:author="Kumar Baral" w:date="2023-02-13T11:15:00Z"/>
                <w:b/>
                <w:bCs/>
              </w:rPr>
            </w:pPr>
            <w:ins w:id="599" w:author="Kumar Baral" w:date="2023-02-13T11:15:00Z">
              <w:r w:rsidRPr="000C5A61">
                <w:rPr>
                  <w:b/>
                  <w:bCs/>
                </w:rPr>
                <w:t>Entrance shaft to powerhouse</w:t>
              </w:r>
            </w:ins>
          </w:p>
          <w:p w14:paraId="0A1EAEA3" w14:textId="77777777" w:rsidR="00D834E2" w:rsidRDefault="00D834E2" w:rsidP="009564D9">
            <w:pPr>
              <w:ind w:right="-46"/>
              <w:rPr>
                <w:ins w:id="600" w:author="Kumar Baral" w:date="2023-02-13T11:15:00Z"/>
              </w:rPr>
            </w:pPr>
            <w:ins w:id="601" w:author="Kumar Baral" w:date="2023-02-13T11:15:00Z">
              <w:r>
                <w:t>-length</w:t>
              </w:r>
            </w:ins>
          </w:p>
        </w:tc>
        <w:tc>
          <w:tcPr>
            <w:tcW w:w="4324" w:type="dxa"/>
            <w:tcPrChange w:id="602" w:author="Kumar Baral" w:date="2023-02-13T11:26:00Z">
              <w:tcPr>
                <w:tcW w:w="4718" w:type="dxa"/>
              </w:tcPr>
            </w:tcPrChange>
          </w:tcPr>
          <w:p w14:paraId="561E690C" w14:textId="77777777" w:rsidR="00D834E2" w:rsidRDefault="00D834E2" w:rsidP="009564D9">
            <w:pPr>
              <w:ind w:right="-46"/>
              <w:rPr>
                <w:ins w:id="603" w:author="Kumar Baral" w:date="2023-02-13T11:15:00Z"/>
              </w:rPr>
            </w:pPr>
          </w:p>
          <w:p w14:paraId="67B0D649" w14:textId="77777777" w:rsidR="00D834E2" w:rsidDel="009734A5" w:rsidRDefault="00D834E2" w:rsidP="009564D9">
            <w:pPr>
              <w:ind w:right="-46"/>
              <w:rPr>
                <w:ins w:id="604" w:author="Kumar Baral" w:date="2023-02-13T11:15:00Z"/>
              </w:rPr>
            </w:pPr>
            <w:ins w:id="605" w:author="Kumar Baral" w:date="2023-02-13T11:15:00Z">
              <w:r>
                <w:t>234 m</w:t>
              </w:r>
            </w:ins>
          </w:p>
        </w:tc>
      </w:tr>
      <w:tr w:rsidR="00D834E2" w14:paraId="06483AF3" w14:textId="77777777" w:rsidTr="00F23E72">
        <w:trPr>
          <w:trHeight w:val="250"/>
          <w:ins w:id="606" w:author="Kumar Baral" w:date="2023-02-13T11:15:00Z"/>
          <w:trPrChange w:id="607" w:author="Kumar Baral" w:date="2023-02-13T11:26:00Z">
            <w:trPr>
              <w:trHeight w:val="357"/>
            </w:trPr>
          </w:trPrChange>
        </w:trPr>
        <w:tc>
          <w:tcPr>
            <w:tcW w:w="4324" w:type="dxa"/>
            <w:tcPrChange w:id="608" w:author="Kumar Baral" w:date="2023-02-13T11:26:00Z">
              <w:tcPr>
                <w:tcW w:w="4718" w:type="dxa"/>
              </w:tcPr>
            </w:tcPrChange>
          </w:tcPr>
          <w:p w14:paraId="206AF6BD" w14:textId="77777777" w:rsidR="00D834E2" w:rsidRDefault="00D834E2" w:rsidP="009564D9">
            <w:pPr>
              <w:ind w:right="-46"/>
              <w:rPr>
                <w:ins w:id="609" w:author="Kumar Baral" w:date="2023-02-13T11:15:00Z"/>
              </w:rPr>
            </w:pPr>
            <w:ins w:id="610" w:author="Kumar Baral" w:date="2023-02-13T11:15:00Z">
              <w:r>
                <w:t>-diameter</w:t>
              </w:r>
            </w:ins>
          </w:p>
        </w:tc>
        <w:tc>
          <w:tcPr>
            <w:tcW w:w="4324" w:type="dxa"/>
            <w:tcPrChange w:id="611" w:author="Kumar Baral" w:date="2023-02-13T11:26:00Z">
              <w:tcPr>
                <w:tcW w:w="4718" w:type="dxa"/>
              </w:tcPr>
            </w:tcPrChange>
          </w:tcPr>
          <w:p w14:paraId="4288699B" w14:textId="77777777" w:rsidR="00D834E2" w:rsidDel="009734A5" w:rsidRDefault="00D834E2" w:rsidP="009564D9">
            <w:pPr>
              <w:ind w:right="-46"/>
              <w:rPr>
                <w:ins w:id="612" w:author="Kumar Baral" w:date="2023-02-13T11:15:00Z"/>
              </w:rPr>
            </w:pPr>
            <w:ins w:id="613" w:author="Kumar Baral" w:date="2023-02-13T11:15:00Z">
              <w:r>
                <w:t>4 m</w:t>
              </w:r>
            </w:ins>
          </w:p>
        </w:tc>
      </w:tr>
      <w:tr w:rsidR="00D834E2" w14:paraId="7F9B0AEF" w14:textId="77777777" w:rsidTr="00F23E72">
        <w:trPr>
          <w:trHeight w:val="594"/>
          <w:ins w:id="614" w:author="Kumar Baral" w:date="2023-02-13T11:15:00Z"/>
          <w:trPrChange w:id="615" w:author="Kumar Baral" w:date="2023-02-13T11:26:00Z">
            <w:trPr>
              <w:trHeight w:val="846"/>
            </w:trPr>
          </w:trPrChange>
        </w:trPr>
        <w:tc>
          <w:tcPr>
            <w:tcW w:w="4324" w:type="dxa"/>
            <w:tcPrChange w:id="616" w:author="Kumar Baral" w:date="2023-02-13T11:26:00Z">
              <w:tcPr>
                <w:tcW w:w="4718" w:type="dxa"/>
              </w:tcPr>
            </w:tcPrChange>
          </w:tcPr>
          <w:p w14:paraId="1C0A3560" w14:textId="77777777" w:rsidR="00D834E2" w:rsidRPr="000C5A61" w:rsidRDefault="00D834E2" w:rsidP="009564D9">
            <w:pPr>
              <w:ind w:right="-46"/>
              <w:rPr>
                <w:ins w:id="617" w:author="Kumar Baral" w:date="2023-02-13T11:15:00Z"/>
                <w:b/>
                <w:bCs/>
              </w:rPr>
            </w:pPr>
            <w:ins w:id="618" w:author="Kumar Baral" w:date="2023-02-13T11:15:00Z">
              <w:r w:rsidRPr="000C5A61">
                <w:rPr>
                  <w:b/>
                  <w:bCs/>
                </w:rPr>
                <w:t>Powerhouse</w:t>
              </w:r>
            </w:ins>
          </w:p>
          <w:p w14:paraId="4EAE6716" w14:textId="77777777" w:rsidR="00D834E2" w:rsidRDefault="00D834E2" w:rsidP="009564D9">
            <w:pPr>
              <w:ind w:right="-46"/>
              <w:rPr>
                <w:ins w:id="619" w:author="Kumar Baral" w:date="2023-02-13T11:15:00Z"/>
              </w:rPr>
            </w:pPr>
            <w:ins w:id="620" w:author="Kumar Baral" w:date="2023-02-13T11:15:00Z">
              <w:r>
                <w:t>-type</w:t>
              </w:r>
            </w:ins>
          </w:p>
        </w:tc>
        <w:tc>
          <w:tcPr>
            <w:tcW w:w="4324" w:type="dxa"/>
            <w:tcPrChange w:id="621" w:author="Kumar Baral" w:date="2023-02-13T11:26:00Z">
              <w:tcPr>
                <w:tcW w:w="4718" w:type="dxa"/>
              </w:tcPr>
            </w:tcPrChange>
          </w:tcPr>
          <w:p w14:paraId="13B58E36" w14:textId="77777777" w:rsidR="00D834E2" w:rsidRDefault="00D834E2" w:rsidP="009564D9">
            <w:pPr>
              <w:ind w:right="-46"/>
              <w:rPr>
                <w:ins w:id="622" w:author="Kumar Baral" w:date="2023-02-13T11:15:00Z"/>
              </w:rPr>
            </w:pPr>
          </w:p>
          <w:p w14:paraId="371D7194" w14:textId="77777777" w:rsidR="00D834E2" w:rsidDel="009734A5" w:rsidRDefault="00D834E2" w:rsidP="009564D9">
            <w:pPr>
              <w:ind w:right="-46"/>
              <w:rPr>
                <w:ins w:id="623" w:author="Kumar Baral" w:date="2023-02-13T11:15:00Z"/>
              </w:rPr>
            </w:pPr>
            <w:ins w:id="624" w:author="Kumar Baral" w:date="2023-02-13T11:15:00Z">
              <w:r>
                <w:t>Underground</w:t>
              </w:r>
            </w:ins>
          </w:p>
        </w:tc>
      </w:tr>
      <w:tr w:rsidR="00D834E2" w14:paraId="129D306B" w14:textId="77777777" w:rsidTr="00F23E72">
        <w:trPr>
          <w:trHeight w:val="334"/>
          <w:ins w:id="625" w:author="Kumar Baral" w:date="2023-02-13T11:15:00Z"/>
          <w:trPrChange w:id="626" w:author="Kumar Baral" w:date="2023-02-13T11:26:00Z">
            <w:trPr>
              <w:trHeight w:val="476"/>
            </w:trPr>
          </w:trPrChange>
        </w:trPr>
        <w:tc>
          <w:tcPr>
            <w:tcW w:w="4324" w:type="dxa"/>
            <w:tcPrChange w:id="627" w:author="Kumar Baral" w:date="2023-02-13T11:26:00Z">
              <w:tcPr>
                <w:tcW w:w="4718" w:type="dxa"/>
              </w:tcPr>
            </w:tcPrChange>
          </w:tcPr>
          <w:p w14:paraId="79FF80A9" w14:textId="77777777" w:rsidR="00D834E2" w:rsidRDefault="00D834E2" w:rsidP="009564D9">
            <w:pPr>
              <w:ind w:right="-46"/>
              <w:rPr>
                <w:ins w:id="628" w:author="Kumar Baral" w:date="2023-02-13T11:15:00Z"/>
              </w:rPr>
            </w:pPr>
            <w:ins w:id="629" w:author="Kumar Baral" w:date="2023-02-13T11:15:00Z">
              <w:r>
                <w:t>-size</w:t>
              </w:r>
            </w:ins>
          </w:p>
        </w:tc>
        <w:tc>
          <w:tcPr>
            <w:tcW w:w="4324" w:type="dxa"/>
            <w:tcPrChange w:id="630" w:author="Kumar Baral" w:date="2023-02-13T11:26:00Z">
              <w:tcPr>
                <w:tcW w:w="4718" w:type="dxa"/>
              </w:tcPr>
            </w:tcPrChange>
          </w:tcPr>
          <w:p w14:paraId="59F7CDC0" w14:textId="77777777" w:rsidR="00D834E2" w:rsidDel="009734A5" w:rsidRDefault="00D834E2" w:rsidP="009564D9">
            <w:pPr>
              <w:ind w:right="-46"/>
              <w:rPr>
                <w:ins w:id="631" w:author="Kumar Baral" w:date="2023-02-13T11:15:00Z"/>
              </w:rPr>
            </w:pPr>
            <w:ins w:id="632" w:author="Kumar Baral" w:date="2023-02-13T11:15:00Z">
              <w:r>
                <w:t>37 m long, 6.6 m wide and 11 m high with semicircular shape above the spring line</w:t>
              </w:r>
            </w:ins>
          </w:p>
        </w:tc>
      </w:tr>
      <w:tr w:rsidR="00D834E2" w14:paraId="7383B90B" w14:textId="77777777" w:rsidTr="00F23E72">
        <w:trPr>
          <w:trHeight w:val="585"/>
          <w:ins w:id="633" w:author="Kumar Baral" w:date="2023-02-13T11:15:00Z"/>
          <w:trPrChange w:id="634" w:author="Kumar Baral" w:date="2023-02-13T11:26:00Z">
            <w:trPr>
              <w:trHeight w:val="833"/>
            </w:trPr>
          </w:trPrChange>
        </w:trPr>
        <w:tc>
          <w:tcPr>
            <w:tcW w:w="4324" w:type="dxa"/>
            <w:tcPrChange w:id="635" w:author="Kumar Baral" w:date="2023-02-13T11:26:00Z">
              <w:tcPr>
                <w:tcW w:w="4718" w:type="dxa"/>
              </w:tcPr>
            </w:tcPrChange>
          </w:tcPr>
          <w:p w14:paraId="33574167" w14:textId="77777777" w:rsidR="00D834E2" w:rsidRPr="000C5A61" w:rsidRDefault="00D834E2" w:rsidP="009564D9">
            <w:pPr>
              <w:ind w:right="-46"/>
              <w:rPr>
                <w:ins w:id="636" w:author="Kumar Baral" w:date="2023-02-13T11:15:00Z"/>
                <w:b/>
                <w:bCs/>
              </w:rPr>
            </w:pPr>
            <w:ins w:id="637" w:author="Kumar Baral" w:date="2023-02-13T11:15:00Z">
              <w:r w:rsidRPr="000C5A61">
                <w:rPr>
                  <w:b/>
                  <w:bCs/>
                </w:rPr>
                <w:t>Head</w:t>
              </w:r>
            </w:ins>
          </w:p>
          <w:p w14:paraId="3574DFAA" w14:textId="77777777" w:rsidR="00D834E2" w:rsidRDefault="00D834E2" w:rsidP="009564D9">
            <w:pPr>
              <w:ind w:right="-46"/>
              <w:rPr>
                <w:ins w:id="638" w:author="Kumar Baral" w:date="2023-02-13T11:15:00Z"/>
              </w:rPr>
            </w:pPr>
            <w:ins w:id="639" w:author="Kumar Baral" w:date="2023-02-13T11:15:00Z">
              <w:r>
                <w:t>-gross</w:t>
              </w:r>
            </w:ins>
          </w:p>
        </w:tc>
        <w:tc>
          <w:tcPr>
            <w:tcW w:w="4324" w:type="dxa"/>
            <w:tcPrChange w:id="640" w:author="Kumar Baral" w:date="2023-02-13T11:26:00Z">
              <w:tcPr>
                <w:tcW w:w="4718" w:type="dxa"/>
              </w:tcPr>
            </w:tcPrChange>
          </w:tcPr>
          <w:p w14:paraId="5FB54F07" w14:textId="77777777" w:rsidR="00D834E2" w:rsidRDefault="00D834E2" w:rsidP="009564D9">
            <w:pPr>
              <w:ind w:right="-46"/>
              <w:rPr>
                <w:ins w:id="641" w:author="Kumar Baral" w:date="2023-02-13T11:15:00Z"/>
              </w:rPr>
            </w:pPr>
          </w:p>
          <w:p w14:paraId="49A5AA51" w14:textId="77777777" w:rsidR="00D834E2" w:rsidDel="009734A5" w:rsidRDefault="00D834E2" w:rsidP="009564D9">
            <w:pPr>
              <w:ind w:right="-46"/>
              <w:rPr>
                <w:ins w:id="642" w:author="Kumar Baral" w:date="2023-02-13T11:15:00Z"/>
              </w:rPr>
            </w:pPr>
            <w:ins w:id="643" w:author="Kumar Baral" w:date="2023-02-13T11:15:00Z">
              <w:r>
                <w:t>247. 25 m</w:t>
              </w:r>
            </w:ins>
          </w:p>
        </w:tc>
      </w:tr>
      <w:tr w:rsidR="00D834E2" w14:paraId="487DF6F8" w14:textId="77777777" w:rsidTr="00F23E72">
        <w:trPr>
          <w:trHeight w:val="334"/>
          <w:ins w:id="644" w:author="Kumar Baral" w:date="2023-02-13T11:15:00Z"/>
          <w:trPrChange w:id="645" w:author="Kumar Baral" w:date="2023-02-13T11:26:00Z">
            <w:trPr>
              <w:trHeight w:val="476"/>
            </w:trPr>
          </w:trPrChange>
        </w:trPr>
        <w:tc>
          <w:tcPr>
            <w:tcW w:w="4324" w:type="dxa"/>
            <w:tcPrChange w:id="646" w:author="Kumar Baral" w:date="2023-02-13T11:26:00Z">
              <w:tcPr>
                <w:tcW w:w="4718" w:type="dxa"/>
              </w:tcPr>
            </w:tcPrChange>
          </w:tcPr>
          <w:p w14:paraId="1F5ED01D" w14:textId="77777777" w:rsidR="00D834E2" w:rsidRDefault="00D834E2" w:rsidP="009564D9">
            <w:pPr>
              <w:ind w:right="-46"/>
              <w:rPr>
                <w:ins w:id="647" w:author="Kumar Baral" w:date="2023-02-13T11:15:00Z"/>
              </w:rPr>
            </w:pPr>
            <w:ins w:id="648" w:author="Kumar Baral" w:date="2023-02-13T11:15:00Z">
              <w:r>
                <w:lastRenderedPageBreak/>
                <w:t>-net</w:t>
              </w:r>
            </w:ins>
          </w:p>
        </w:tc>
        <w:tc>
          <w:tcPr>
            <w:tcW w:w="4324" w:type="dxa"/>
            <w:tcPrChange w:id="649" w:author="Kumar Baral" w:date="2023-02-13T11:26:00Z">
              <w:tcPr>
                <w:tcW w:w="4718" w:type="dxa"/>
              </w:tcPr>
            </w:tcPrChange>
          </w:tcPr>
          <w:p w14:paraId="1362986B" w14:textId="77777777" w:rsidR="00D834E2" w:rsidDel="009734A5" w:rsidRDefault="00D834E2" w:rsidP="009564D9">
            <w:pPr>
              <w:ind w:right="-46"/>
              <w:rPr>
                <w:ins w:id="650" w:author="Kumar Baral" w:date="2023-02-13T11:15:00Z"/>
              </w:rPr>
            </w:pPr>
            <w:ins w:id="651" w:author="Kumar Baral" w:date="2023-02-13T11:15:00Z">
              <w:r>
                <w:t>239.60m</w:t>
              </w:r>
            </w:ins>
          </w:p>
        </w:tc>
      </w:tr>
      <w:tr w:rsidR="00D834E2" w14:paraId="2C528070" w14:textId="77777777" w:rsidTr="00F23E72">
        <w:trPr>
          <w:trHeight w:val="334"/>
          <w:ins w:id="652" w:author="Kumar Baral" w:date="2023-02-13T11:15:00Z"/>
          <w:trPrChange w:id="653" w:author="Kumar Baral" w:date="2023-02-13T11:26:00Z">
            <w:trPr>
              <w:trHeight w:val="476"/>
            </w:trPr>
          </w:trPrChange>
        </w:trPr>
        <w:tc>
          <w:tcPr>
            <w:tcW w:w="4324" w:type="dxa"/>
            <w:tcPrChange w:id="654" w:author="Kumar Baral" w:date="2023-02-13T11:26:00Z">
              <w:tcPr>
                <w:tcW w:w="4718" w:type="dxa"/>
              </w:tcPr>
            </w:tcPrChange>
          </w:tcPr>
          <w:p w14:paraId="2378677B" w14:textId="77777777" w:rsidR="00D834E2" w:rsidRDefault="00D834E2" w:rsidP="009564D9">
            <w:pPr>
              <w:ind w:right="-46"/>
              <w:rPr>
                <w:ins w:id="655" w:author="Kumar Baral" w:date="2023-02-13T11:15:00Z"/>
              </w:rPr>
            </w:pPr>
            <w:ins w:id="656" w:author="Kumar Baral" w:date="2023-02-13T11:15:00Z">
              <w:r>
                <w:t>Design Flow</w:t>
              </w:r>
            </w:ins>
          </w:p>
        </w:tc>
        <w:tc>
          <w:tcPr>
            <w:tcW w:w="4324" w:type="dxa"/>
            <w:tcPrChange w:id="657" w:author="Kumar Baral" w:date="2023-02-13T11:26:00Z">
              <w:tcPr>
                <w:tcW w:w="4718" w:type="dxa"/>
              </w:tcPr>
            </w:tcPrChange>
          </w:tcPr>
          <w:p w14:paraId="5D2695ED" w14:textId="77777777" w:rsidR="00D834E2" w:rsidDel="009734A5" w:rsidRDefault="00D834E2" w:rsidP="009564D9">
            <w:pPr>
              <w:ind w:right="-46"/>
              <w:rPr>
                <w:ins w:id="658" w:author="Kumar Baral" w:date="2023-02-13T11:15:00Z"/>
              </w:rPr>
            </w:pPr>
            <w:ins w:id="659" w:author="Kumar Baral" w:date="2023-02-13T11:15:00Z">
              <w:r>
                <w:t>4.87 m</w:t>
              </w:r>
              <w:r w:rsidRPr="000C5A61">
                <w:rPr>
                  <w:vertAlign w:val="superscript"/>
                </w:rPr>
                <w:t>3</w:t>
              </w:r>
              <w:r>
                <w:t>/s</w:t>
              </w:r>
            </w:ins>
          </w:p>
        </w:tc>
      </w:tr>
      <w:tr w:rsidR="00D834E2" w14:paraId="48575D36" w14:textId="77777777" w:rsidTr="00F23E72">
        <w:trPr>
          <w:trHeight w:val="585"/>
          <w:ins w:id="660" w:author="Kumar Baral" w:date="2023-02-13T11:15:00Z"/>
          <w:trPrChange w:id="661" w:author="Kumar Baral" w:date="2023-02-13T11:26:00Z">
            <w:trPr>
              <w:trHeight w:val="833"/>
            </w:trPr>
          </w:trPrChange>
        </w:trPr>
        <w:tc>
          <w:tcPr>
            <w:tcW w:w="4324" w:type="dxa"/>
            <w:tcPrChange w:id="662" w:author="Kumar Baral" w:date="2023-02-13T11:26:00Z">
              <w:tcPr>
                <w:tcW w:w="4718" w:type="dxa"/>
              </w:tcPr>
            </w:tcPrChange>
          </w:tcPr>
          <w:p w14:paraId="74160C45" w14:textId="77777777" w:rsidR="00D834E2" w:rsidRPr="000C5A61" w:rsidRDefault="00D834E2" w:rsidP="009564D9">
            <w:pPr>
              <w:ind w:right="-46"/>
              <w:rPr>
                <w:ins w:id="663" w:author="Kumar Baral" w:date="2023-02-13T11:15:00Z"/>
                <w:b/>
                <w:bCs/>
              </w:rPr>
            </w:pPr>
            <w:ins w:id="664" w:author="Kumar Baral" w:date="2023-02-13T11:15:00Z">
              <w:r w:rsidRPr="000C5A61">
                <w:rPr>
                  <w:b/>
                  <w:bCs/>
                </w:rPr>
                <w:t>Tailrace tunnel</w:t>
              </w:r>
            </w:ins>
          </w:p>
          <w:p w14:paraId="0CE1AD21" w14:textId="77777777" w:rsidR="00D834E2" w:rsidRDefault="00D834E2" w:rsidP="009564D9">
            <w:pPr>
              <w:ind w:right="-46"/>
              <w:rPr>
                <w:ins w:id="665" w:author="Kumar Baral" w:date="2023-02-13T11:15:00Z"/>
              </w:rPr>
            </w:pPr>
            <w:ins w:id="666" w:author="Kumar Baral" w:date="2023-02-13T11:15:00Z">
              <w:r>
                <w:t>-Shape</w:t>
              </w:r>
            </w:ins>
          </w:p>
        </w:tc>
        <w:tc>
          <w:tcPr>
            <w:tcW w:w="4324" w:type="dxa"/>
            <w:tcPrChange w:id="667" w:author="Kumar Baral" w:date="2023-02-13T11:26:00Z">
              <w:tcPr>
                <w:tcW w:w="4718" w:type="dxa"/>
              </w:tcPr>
            </w:tcPrChange>
          </w:tcPr>
          <w:p w14:paraId="48BB7A6B" w14:textId="77777777" w:rsidR="00D834E2" w:rsidRDefault="00D834E2" w:rsidP="009564D9">
            <w:pPr>
              <w:ind w:right="-46"/>
              <w:rPr>
                <w:ins w:id="668" w:author="Kumar Baral" w:date="2023-02-13T11:15:00Z"/>
              </w:rPr>
            </w:pPr>
          </w:p>
          <w:p w14:paraId="5B5433E2" w14:textId="77777777" w:rsidR="00D834E2" w:rsidDel="009734A5" w:rsidRDefault="00D834E2" w:rsidP="009564D9">
            <w:pPr>
              <w:ind w:right="-46"/>
              <w:rPr>
                <w:ins w:id="669" w:author="Kumar Baral" w:date="2023-02-13T11:15:00Z"/>
              </w:rPr>
            </w:pPr>
            <w:ins w:id="670" w:author="Kumar Baral" w:date="2023-02-13T11:15:00Z">
              <w:r>
                <w:t>D-shaped fully lined ( concrete /stone masonry), with 600 mm deep cut in the existing tunnel bed</w:t>
              </w:r>
            </w:ins>
          </w:p>
        </w:tc>
      </w:tr>
      <w:tr w:rsidR="00D834E2" w14:paraId="4A1F5039" w14:textId="77777777" w:rsidTr="00F23E72">
        <w:trPr>
          <w:trHeight w:val="334"/>
          <w:ins w:id="671" w:author="Kumar Baral" w:date="2023-02-13T11:15:00Z"/>
          <w:trPrChange w:id="672" w:author="Kumar Baral" w:date="2023-02-13T11:26:00Z">
            <w:trPr>
              <w:trHeight w:val="476"/>
            </w:trPr>
          </w:trPrChange>
        </w:trPr>
        <w:tc>
          <w:tcPr>
            <w:tcW w:w="4324" w:type="dxa"/>
            <w:tcPrChange w:id="673" w:author="Kumar Baral" w:date="2023-02-13T11:26:00Z">
              <w:tcPr>
                <w:tcW w:w="4718" w:type="dxa"/>
              </w:tcPr>
            </w:tcPrChange>
          </w:tcPr>
          <w:p w14:paraId="5A9FC0F9" w14:textId="77777777" w:rsidR="00D834E2" w:rsidRDefault="00D834E2" w:rsidP="009564D9">
            <w:pPr>
              <w:ind w:right="-46"/>
              <w:rPr>
                <w:ins w:id="674" w:author="Kumar Baral" w:date="2023-02-13T11:15:00Z"/>
              </w:rPr>
            </w:pPr>
            <w:ins w:id="675" w:author="Kumar Baral" w:date="2023-02-13T11:15:00Z">
              <w:r>
                <w:t>-length</w:t>
              </w:r>
            </w:ins>
          </w:p>
        </w:tc>
        <w:tc>
          <w:tcPr>
            <w:tcW w:w="4324" w:type="dxa"/>
            <w:tcPrChange w:id="676" w:author="Kumar Baral" w:date="2023-02-13T11:26:00Z">
              <w:tcPr>
                <w:tcW w:w="4718" w:type="dxa"/>
              </w:tcPr>
            </w:tcPrChange>
          </w:tcPr>
          <w:p w14:paraId="3DBB00ED" w14:textId="77777777" w:rsidR="00D834E2" w:rsidDel="009734A5" w:rsidRDefault="00D834E2" w:rsidP="009564D9">
            <w:pPr>
              <w:ind w:right="-46"/>
              <w:rPr>
                <w:ins w:id="677" w:author="Kumar Baral" w:date="2023-02-13T11:15:00Z"/>
              </w:rPr>
            </w:pPr>
            <w:ins w:id="678" w:author="Kumar Baral" w:date="2023-02-13T11:15:00Z">
              <w:r>
                <w:t>1087 m</w:t>
              </w:r>
            </w:ins>
          </w:p>
        </w:tc>
      </w:tr>
      <w:tr w:rsidR="00D834E2" w14:paraId="1B703C2F" w14:textId="77777777" w:rsidTr="00F23E72">
        <w:trPr>
          <w:trHeight w:val="334"/>
          <w:ins w:id="679" w:author="Kumar Baral" w:date="2023-02-13T11:15:00Z"/>
          <w:trPrChange w:id="680" w:author="Kumar Baral" w:date="2023-02-13T11:26:00Z">
            <w:trPr>
              <w:trHeight w:val="476"/>
            </w:trPr>
          </w:trPrChange>
        </w:trPr>
        <w:tc>
          <w:tcPr>
            <w:tcW w:w="4324" w:type="dxa"/>
            <w:tcPrChange w:id="681" w:author="Kumar Baral" w:date="2023-02-13T11:26:00Z">
              <w:tcPr>
                <w:tcW w:w="4718" w:type="dxa"/>
              </w:tcPr>
            </w:tcPrChange>
          </w:tcPr>
          <w:p w14:paraId="2E558987" w14:textId="77777777" w:rsidR="00D834E2" w:rsidRDefault="00D834E2" w:rsidP="009564D9">
            <w:pPr>
              <w:ind w:right="-46"/>
              <w:rPr>
                <w:ins w:id="682" w:author="Kumar Baral" w:date="2023-02-13T11:15:00Z"/>
              </w:rPr>
            </w:pPr>
            <w:ins w:id="683" w:author="Kumar Baral" w:date="2023-02-13T11:15:00Z">
              <w:r>
                <w:t>-cross-sectional area</w:t>
              </w:r>
            </w:ins>
          </w:p>
        </w:tc>
        <w:tc>
          <w:tcPr>
            <w:tcW w:w="4324" w:type="dxa"/>
            <w:tcPrChange w:id="684" w:author="Kumar Baral" w:date="2023-02-13T11:26:00Z">
              <w:tcPr>
                <w:tcW w:w="4718" w:type="dxa"/>
              </w:tcPr>
            </w:tcPrChange>
          </w:tcPr>
          <w:p w14:paraId="2289CC52" w14:textId="77777777" w:rsidR="00D834E2" w:rsidDel="009734A5" w:rsidRDefault="00D834E2" w:rsidP="009564D9">
            <w:pPr>
              <w:ind w:right="-46"/>
              <w:rPr>
                <w:ins w:id="685" w:author="Kumar Baral" w:date="2023-02-13T11:15:00Z"/>
              </w:rPr>
            </w:pPr>
            <w:ins w:id="686" w:author="Kumar Baral" w:date="2023-02-13T11:15:00Z">
              <w:r>
                <w:t>5.25 m</w:t>
              </w:r>
              <w:r w:rsidRPr="000C5A61">
                <w:rPr>
                  <w:vertAlign w:val="superscript"/>
                </w:rPr>
                <w:t>2</w:t>
              </w:r>
            </w:ins>
          </w:p>
        </w:tc>
      </w:tr>
      <w:tr w:rsidR="00D834E2" w14:paraId="510F136F" w14:textId="77777777" w:rsidTr="00F23E72">
        <w:trPr>
          <w:trHeight w:val="585"/>
          <w:ins w:id="687" w:author="Kumar Baral" w:date="2023-02-13T11:15:00Z"/>
          <w:trPrChange w:id="688" w:author="Kumar Baral" w:date="2023-02-13T11:26:00Z">
            <w:trPr>
              <w:trHeight w:val="833"/>
            </w:trPr>
          </w:trPrChange>
        </w:trPr>
        <w:tc>
          <w:tcPr>
            <w:tcW w:w="4324" w:type="dxa"/>
            <w:tcPrChange w:id="689" w:author="Kumar Baral" w:date="2023-02-13T11:26:00Z">
              <w:tcPr>
                <w:tcW w:w="4718" w:type="dxa"/>
              </w:tcPr>
            </w:tcPrChange>
          </w:tcPr>
          <w:p w14:paraId="3BC19B1C" w14:textId="77777777" w:rsidR="00D834E2" w:rsidRPr="000C5A61" w:rsidRDefault="00D834E2" w:rsidP="009564D9">
            <w:pPr>
              <w:ind w:right="-46"/>
              <w:rPr>
                <w:ins w:id="690" w:author="Kumar Baral" w:date="2023-02-13T11:15:00Z"/>
                <w:b/>
                <w:bCs/>
              </w:rPr>
            </w:pPr>
            <w:ins w:id="691" w:author="Kumar Baral" w:date="2023-02-13T11:15:00Z">
              <w:r w:rsidRPr="000C5A61">
                <w:rPr>
                  <w:b/>
                  <w:bCs/>
                </w:rPr>
                <w:t>Turbines</w:t>
              </w:r>
            </w:ins>
          </w:p>
          <w:p w14:paraId="0D685851" w14:textId="77777777" w:rsidR="00D834E2" w:rsidRDefault="00D834E2" w:rsidP="009564D9">
            <w:pPr>
              <w:ind w:right="-46"/>
              <w:rPr>
                <w:ins w:id="692" w:author="Kumar Baral" w:date="2023-02-13T11:15:00Z"/>
              </w:rPr>
            </w:pPr>
            <w:ins w:id="693" w:author="Kumar Baral" w:date="2023-02-13T11:15:00Z">
              <w:r>
                <w:t>-type</w:t>
              </w:r>
            </w:ins>
          </w:p>
        </w:tc>
        <w:tc>
          <w:tcPr>
            <w:tcW w:w="4324" w:type="dxa"/>
            <w:tcPrChange w:id="694" w:author="Kumar Baral" w:date="2023-02-13T11:26:00Z">
              <w:tcPr>
                <w:tcW w:w="4718" w:type="dxa"/>
              </w:tcPr>
            </w:tcPrChange>
          </w:tcPr>
          <w:p w14:paraId="7710D86A" w14:textId="77777777" w:rsidR="00D834E2" w:rsidRDefault="00D834E2" w:rsidP="009564D9">
            <w:pPr>
              <w:ind w:right="-46"/>
              <w:rPr>
                <w:ins w:id="695" w:author="Kumar Baral" w:date="2023-02-13T11:15:00Z"/>
              </w:rPr>
            </w:pPr>
          </w:p>
          <w:p w14:paraId="5C4B552A" w14:textId="77777777" w:rsidR="00D834E2" w:rsidDel="009734A5" w:rsidRDefault="00D834E2" w:rsidP="009564D9">
            <w:pPr>
              <w:ind w:right="-46"/>
              <w:rPr>
                <w:ins w:id="696" w:author="Kumar Baral" w:date="2023-02-13T11:15:00Z"/>
              </w:rPr>
            </w:pPr>
            <w:ins w:id="697" w:author="Kumar Baral" w:date="2023-02-13T11:15:00Z">
              <w:r>
                <w:t>Pelton (3 jets horizontal shaft arrangement)</w:t>
              </w:r>
            </w:ins>
          </w:p>
        </w:tc>
      </w:tr>
      <w:tr w:rsidR="00D834E2" w14:paraId="25E6A62F" w14:textId="77777777" w:rsidTr="00F23E72">
        <w:trPr>
          <w:trHeight w:val="334"/>
          <w:ins w:id="698" w:author="Kumar Baral" w:date="2023-02-13T11:15:00Z"/>
          <w:trPrChange w:id="699" w:author="Kumar Baral" w:date="2023-02-13T11:26:00Z">
            <w:trPr>
              <w:trHeight w:val="476"/>
            </w:trPr>
          </w:trPrChange>
        </w:trPr>
        <w:tc>
          <w:tcPr>
            <w:tcW w:w="4324" w:type="dxa"/>
            <w:tcPrChange w:id="700" w:author="Kumar Baral" w:date="2023-02-13T11:26:00Z">
              <w:tcPr>
                <w:tcW w:w="4718" w:type="dxa"/>
              </w:tcPr>
            </w:tcPrChange>
          </w:tcPr>
          <w:p w14:paraId="4A6967BC" w14:textId="77777777" w:rsidR="00D834E2" w:rsidRDefault="00D834E2" w:rsidP="009564D9">
            <w:pPr>
              <w:ind w:right="-46"/>
              <w:rPr>
                <w:ins w:id="701" w:author="Kumar Baral" w:date="2023-02-13T11:15:00Z"/>
              </w:rPr>
            </w:pPr>
            <w:ins w:id="702" w:author="Kumar Baral" w:date="2023-02-13T11:15:00Z">
              <w:r>
                <w:t>-no of units</w:t>
              </w:r>
            </w:ins>
          </w:p>
        </w:tc>
        <w:tc>
          <w:tcPr>
            <w:tcW w:w="4324" w:type="dxa"/>
            <w:tcPrChange w:id="703" w:author="Kumar Baral" w:date="2023-02-13T11:26:00Z">
              <w:tcPr>
                <w:tcW w:w="4718" w:type="dxa"/>
              </w:tcPr>
            </w:tcPrChange>
          </w:tcPr>
          <w:p w14:paraId="48BD6C0A" w14:textId="77777777" w:rsidR="00D834E2" w:rsidDel="009734A5" w:rsidRDefault="00D834E2" w:rsidP="009564D9">
            <w:pPr>
              <w:ind w:right="-46"/>
              <w:rPr>
                <w:ins w:id="704" w:author="Kumar Baral" w:date="2023-02-13T11:15:00Z"/>
              </w:rPr>
            </w:pPr>
            <w:ins w:id="705" w:author="Kumar Baral" w:date="2023-02-13T11:15:00Z">
              <w:r>
                <w:t>3 nos</w:t>
              </w:r>
            </w:ins>
          </w:p>
        </w:tc>
      </w:tr>
      <w:tr w:rsidR="00D834E2" w14:paraId="2BEB7A50" w14:textId="77777777" w:rsidTr="00F23E72">
        <w:trPr>
          <w:trHeight w:val="594"/>
          <w:ins w:id="706" w:author="Kumar Baral" w:date="2023-02-13T11:15:00Z"/>
          <w:trPrChange w:id="707" w:author="Kumar Baral" w:date="2023-02-13T11:26:00Z">
            <w:trPr>
              <w:trHeight w:val="846"/>
            </w:trPr>
          </w:trPrChange>
        </w:trPr>
        <w:tc>
          <w:tcPr>
            <w:tcW w:w="4324" w:type="dxa"/>
            <w:tcPrChange w:id="708" w:author="Kumar Baral" w:date="2023-02-13T11:26:00Z">
              <w:tcPr>
                <w:tcW w:w="4718" w:type="dxa"/>
              </w:tcPr>
            </w:tcPrChange>
          </w:tcPr>
          <w:p w14:paraId="1C8217CB" w14:textId="77777777" w:rsidR="00D834E2" w:rsidRPr="000C5A61" w:rsidRDefault="00D834E2" w:rsidP="009564D9">
            <w:pPr>
              <w:ind w:right="-46"/>
              <w:rPr>
                <w:ins w:id="709" w:author="Kumar Baral" w:date="2023-02-13T11:15:00Z"/>
                <w:b/>
                <w:bCs/>
              </w:rPr>
            </w:pPr>
            <w:ins w:id="710" w:author="Kumar Baral" w:date="2023-02-13T11:15:00Z">
              <w:r w:rsidRPr="000C5A61">
                <w:rPr>
                  <w:b/>
                  <w:bCs/>
                </w:rPr>
                <w:t>Generators</w:t>
              </w:r>
            </w:ins>
          </w:p>
          <w:p w14:paraId="45D77B7F" w14:textId="77777777" w:rsidR="00D834E2" w:rsidRDefault="00D834E2" w:rsidP="009564D9">
            <w:pPr>
              <w:ind w:right="-46"/>
              <w:rPr>
                <w:ins w:id="711" w:author="Kumar Baral" w:date="2023-02-13T11:15:00Z"/>
              </w:rPr>
            </w:pPr>
            <w:ins w:id="712" w:author="Kumar Baral" w:date="2023-02-13T11:15:00Z">
              <w:r>
                <w:t>-type</w:t>
              </w:r>
            </w:ins>
          </w:p>
        </w:tc>
        <w:tc>
          <w:tcPr>
            <w:tcW w:w="4324" w:type="dxa"/>
            <w:tcPrChange w:id="713" w:author="Kumar Baral" w:date="2023-02-13T11:26:00Z">
              <w:tcPr>
                <w:tcW w:w="4718" w:type="dxa"/>
              </w:tcPr>
            </w:tcPrChange>
          </w:tcPr>
          <w:p w14:paraId="76A98C2D" w14:textId="77777777" w:rsidR="00D834E2" w:rsidRDefault="00D834E2" w:rsidP="009564D9">
            <w:pPr>
              <w:ind w:right="-46"/>
              <w:rPr>
                <w:ins w:id="714" w:author="Kumar Baral" w:date="2023-02-13T11:15:00Z"/>
              </w:rPr>
            </w:pPr>
          </w:p>
          <w:p w14:paraId="6173A0C4" w14:textId="77777777" w:rsidR="00D834E2" w:rsidDel="009734A5" w:rsidRDefault="00D834E2" w:rsidP="009564D9">
            <w:pPr>
              <w:ind w:right="-46"/>
              <w:rPr>
                <w:ins w:id="715" w:author="Kumar Baral" w:date="2023-02-13T11:15:00Z"/>
              </w:rPr>
            </w:pPr>
            <w:ins w:id="716" w:author="Kumar Baral" w:date="2023-02-13T11:15:00Z">
              <w:r>
                <w:t>Synchronous, brushless, self excited</w:t>
              </w:r>
            </w:ins>
          </w:p>
        </w:tc>
      </w:tr>
      <w:tr w:rsidR="00D834E2" w14:paraId="2FC2AAD8" w14:textId="77777777" w:rsidTr="00F23E72">
        <w:trPr>
          <w:trHeight w:val="324"/>
          <w:ins w:id="717" w:author="Kumar Baral" w:date="2023-02-13T11:15:00Z"/>
          <w:trPrChange w:id="718" w:author="Kumar Baral" w:date="2023-02-13T11:26:00Z">
            <w:trPr>
              <w:trHeight w:val="462"/>
            </w:trPr>
          </w:trPrChange>
        </w:trPr>
        <w:tc>
          <w:tcPr>
            <w:tcW w:w="4324" w:type="dxa"/>
            <w:tcPrChange w:id="719" w:author="Kumar Baral" w:date="2023-02-13T11:26:00Z">
              <w:tcPr>
                <w:tcW w:w="4718" w:type="dxa"/>
              </w:tcPr>
            </w:tcPrChange>
          </w:tcPr>
          <w:p w14:paraId="03C01340" w14:textId="77777777" w:rsidR="00D834E2" w:rsidRDefault="00D834E2" w:rsidP="009564D9">
            <w:pPr>
              <w:ind w:right="-46"/>
              <w:rPr>
                <w:ins w:id="720" w:author="Kumar Baral" w:date="2023-02-13T11:15:00Z"/>
              </w:rPr>
            </w:pPr>
            <w:ins w:id="721" w:author="Kumar Baral" w:date="2023-02-13T11:15:00Z">
              <w:r>
                <w:t>No of units</w:t>
              </w:r>
            </w:ins>
          </w:p>
        </w:tc>
        <w:tc>
          <w:tcPr>
            <w:tcW w:w="4324" w:type="dxa"/>
            <w:tcPrChange w:id="722" w:author="Kumar Baral" w:date="2023-02-13T11:26:00Z">
              <w:tcPr>
                <w:tcW w:w="4718" w:type="dxa"/>
              </w:tcPr>
            </w:tcPrChange>
          </w:tcPr>
          <w:p w14:paraId="7AAF3CF6" w14:textId="77777777" w:rsidR="00D834E2" w:rsidDel="009734A5" w:rsidRDefault="00D834E2" w:rsidP="009564D9">
            <w:pPr>
              <w:ind w:right="-46"/>
              <w:rPr>
                <w:ins w:id="723" w:author="Kumar Baral" w:date="2023-02-13T11:15:00Z"/>
              </w:rPr>
            </w:pPr>
            <w:ins w:id="724" w:author="Kumar Baral" w:date="2023-02-13T11:15:00Z">
              <w:r>
                <w:t>3 nos</w:t>
              </w:r>
            </w:ins>
          </w:p>
        </w:tc>
      </w:tr>
      <w:tr w:rsidR="00D834E2" w14:paraId="2CDBEEE6" w14:textId="77777777" w:rsidTr="00F23E72">
        <w:trPr>
          <w:trHeight w:val="334"/>
          <w:ins w:id="725" w:author="Kumar Baral" w:date="2023-02-13T11:15:00Z"/>
          <w:trPrChange w:id="726" w:author="Kumar Baral" w:date="2023-02-13T11:26:00Z">
            <w:trPr>
              <w:trHeight w:val="476"/>
            </w:trPr>
          </w:trPrChange>
        </w:trPr>
        <w:tc>
          <w:tcPr>
            <w:tcW w:w="4324" w:type="dxa"/>
            <w:tcPrChange w:id="727" w:author="Kumar Baral" w:date="2023-02-13T11:26:00Z">
              <w:tcPr>
                <w:tcW w:w="4718" w:type="dxa"/>
              </w:tcPr>
            </w:tcPrChange>
          </w:tcPr>
          <w:p w14:paraId="5A20F583" w14:textId="77777777" w:rsidR="00D834E2" w:rsidRDefault="00D834E2" w:rsidP="009564D9">
            <w:pPr>
              <w:ind w:right="-46"/>
              <w:rPr>
                <w:ins w:id="728" w:author="Kumar Baral" w:date="2023-02-13T11:15:00Z"/>
              </w:rPr>
            </w:pPr>
            <w:ins w:id="729" w:author="Kumar Baral" w:date="2023-02-13T11:15:00Z">
              <w:r>
                <w:t>Capacity</w:t>
              </w:r>
            </w:ins>
          </w:p>
        </w:tc>
        <w:tc>
          <w:tcPr>
            <w:tcW w:w="4324" w:type="dxa"/>
            <w:tcPrChange w:id="730" w:author="Kumar Baral" w:date="2023-02-13T11:26:00Z">
              <w:tcPr>
                <w:tcW w:w="4718" w:type="dxa"/>
              </w:tcPr>
            </w:tcPrChange>
          </w:tcPr>
          <w:p w14:paraId="3D7782A6" w14:textId="77777777" w:rsidR="00D834E2" w:rsidDel="009734A5" w:rsidRDefault="00D834E2" w:rsidP="009564D9">
            <w:pPr>
              <w:ind w:right="-46"/>
              <w:rPr>
                <w:ins w:id="731" w:author="Kumar Baral" w:date="2023-02-13T11:15:00Z"/>
              </w:rPr>
            </w:pPr>
            <w:ins w:id="732" w:author="Kumar Baral" w:date="2023-02-13T11:15:00Z">
              <w:r>
                <w:t>5 MVA</w:t>
              </w:r>
            </w:ins>
          </w:p>
        </w:tc>
      </w:tr>
      <w:tr w:rsidR="00D834E2" w14:paraId="1CD6FA22" w14:textId="77777777" w:rsidTr="00F23E72">
        <w:trPr>
          <w:trHeight w:val="334"/>
          <w:ins w:id="733" w:author="Kumar Baral" w:date="2023-02-13T11:15:00Z"/>
          <w:trPrChange w:id="734" w:author="Kumar Baral" w:date="2023-02-13T11:26:00Z">
            <w:trPr>
              <w:trHeight w:val="476"/>
            </w:trPr>
          </w:trPrChange>
        </w:trPr>
        <w:tc>
          <w:tcPr>
            <w:tcW w:w="4324" w:type="dxa"/>
            <w:tcPrChange w:id="735" w:author="Kumar Baral" w:date="2023-02-13T11:26:00Z">
              <w:tcPr>
                <w:tcW w:w="4718" w:type="dxa"/>
              </w:tcPr>
            </w:tcPrChange>
          </w:tcPr>
          <w:p w14:paraId="0C68CA2B" w14:textId="77777777" w:rsidR="00D834E2" w:rsidRDefault="00D834E2" w:rsidP="009564D9">
            <w:pPr>
              <w:ind w:right="-46"/>
              <w:rPr>
                <w:ins w:id="736" w:author="Kumar Baral" w:date="2023-02-13T11:15:00Z"/>
              </w:rPr>
            </w:pPr>
            <w:ins w:id="737" w:author="Kumar Baral" w:date="2023-02-13T11:15:00Z">
              <w:r>
                <w:t>Voltage</w:t>
              </w:r>
            </w:ins>
          </w:p>
        </w:tc>
        <w:tc>
          <w:tcPr>
            <w:tcW w:w="4324" w:type="dxa"/>
            <w:tcPrChange w:id="738" w:author="Kumar Baral" w:date="2023-02-13T11:26:00Z">
              <w:tcPr>
                <w:tcW w:w="4718" w:type="dxa"/>
              </w:tcPr>
            </w:tcPrChange>
          </w:tcPr>
          <w:p w14:paraId="2B209A94" w14:textId="77777777" w:rsidR="00D834E2" w:rsidDel="009734A5" w:rsidRDefault="00D834E2" w:rsidP="009564D9">
            <w:pPr>
              <w:ind w:right="-46"/>
              <w:rPr>
                <w:ins w:id="739" w:author="Kumar Baral" w:date="2023-02-13T11:15:00Z"/>
              </w:rPr>
            </w:pPr>
            <w:ins w:id="740" w:author="Kumar Baral" w:date="2023-02-13T11:15:00Z">
              <w:r>
                <w:t>6.6 kV</w:t>
              </w:r>
            </w:ins>
          </w:p>
        </w:tc>
      </w:tr>
      <w:tr w:rsidR="00D834E2" w14:paraId="6F38650B" w14:textId="77777777" w:rsidTr="00F23E72">
        <w:trPr>
          <w:trHeight w:val="324"/>
          <w:ins w:id="741" w:author="Kumar Baral" w:date="2023-02-13T11:15:00Z"/>
          <w:trPrChange w:id="742" w:author="Kumar Baral" w:date="2023-02-13T11:26:00Z">
            <w:trPr>
              <w:trHeight w:val="462"/>
            </w:trPr>
          </w:trPrChange>
        </w:trPr>
        <w:tc>
          <w:tcPr>
            <w:tcW w:w="4324" w:type="dxa"/>
            <w:tcPrChange w:id="743" w:author="Kumar Baral" w:date="2023-02-13T11:26:00Z">
              <w:tcPr>
                <w:tcW w:w="4718" w:type="dxa"/>
              </w:tcPr>
            </w:tcPrChange>
          </w:tcPr>
          <w:p w14:paraId="7E46A012" w14:textId="77777777" w:rsidR="00D834E2" w:rsidRPr="000C5A61" w:rsidRDefault="00D834E2" w:rsidP="009564D9">
            <w:pPr>
              <w:ind w:right="-46"/>
              <w:rPr>
                <w:ins w:id="744" w:author="Kumar Baral" w:date="2023-02-13T11:15:00Z"/>
                <w:b/>
                <w:bCs/>
              </w:rPr>
            </w:pPr>
            <w:ins w:id="745" w:author="Kumar Baral" w:date="2023-02-13T11:15:00Z">
              <w:r w:rsidRPr="000C5A61">
                <w:rPr>
                  <w:b/>
                  <w:bCs/>
                </w:rPr>
                <w:t>Transmission Line</w:t>
              </w:r>
            </w:ins>
          </w:p>
        </w:tc>
        <w:tc>
          <w:tcPr>
            <w:tcW w:w="4324" w:type="dxa"/>
            <w:tcPrChange w:id="746" w:author="Kumar Baral" w:date="2023-02-13T11:26:00Z">
              <w:tcPr>
                <w:tcW w:w="4718" w:type="dxa"/>
              </w:tcPr>
            </w:tcPrChange>
          </w:tcPr>
          <w:p w14:paraId="7677DBCE" w14:textId="77777777" w:rsidR="00D834E2" w:rsidDel="009734A5" w:rsidRDefault="00D834E2" w:rsidP="009564D9">
            <w:pPr>
              <w:ind w:right="-46"/>
              <w:rPr>
                <w:ins w:id="747" w:author="Kumar Baral" w:date="2023-02-13T11:15:00Z"/>
              </w:rPr>
            </w:pPr>
          </w:p>
        </w:tc>
      </w:tr>
      <w:tr w:rsidR="00D834E2" w14:paraId="2500E33A" w14:textId="77777777" w:rsidTr="00F23E72">
        <w:trPr>
          <w:trHeight w:val="334"/>
          <w:ins w:id="748" w:author="Kumar Baral" w:date="2023-02-13T11:15:00Z"/>
          <w:trPrChange w:id="749" w:author="Kumar Baral" w:date="2023-02-13T11:26:00Z">
            <w:trPr>
              <w:trHeight w:val="476"/>
            </w:trPr>
          </w:trPrChange>
        </w:trPr>
        <w:tc>
          <w:tcPr>
            <w:tcW w:w="4324" w:type="dxa"/>
            <w:tcPrChange w:id="750" w:author="Kumar Baral" w:date="2023-02-13T11:26:00Z">
              <w:tcPr>
                <w:tcW w:w="4718" w:type="dxa"/>
              </w:tcPr>
            </w:tcPrChange>
          </w:tcPr>
          <w:p w14:paraId="618956E6" w14:textId="77777777" w:rsidR="00D834E2" w:rsidRDefault="00D834E2" w:rsidP="009564D9">
            <w:pPr>
              <w:ind w:right="-46"/>
              <w:rPr>
                <w:ins w:id="751" w:author="Kumar Baral" w:date="2023-02-13T11:15:00Z"/>
              </w:rPr>
            </w:pPr>
            <w:ins w:id="752" w:author="Kumar Baral" w:date="2023-02-13T11:15:00Z">
              <w:r>
                <w:t>-length</w:t>
              </w:r>
            </w:ins>
          </w:p>
        </w:tc>
        <w:tc>
          <w:tcPr>
            <w:tcW w:w="4324" w:type="dxa"/>
            <w:tcPrChange w:id="753" w:author="Kumar Baral" w:date="2023-02-13T11:26:00Z">
              <w:tcPr>
                <w:tcW w:w="4718" w:type="dxa"/>
              </w:tcPr>
            </w:tcPrChange>
          </w:tcPr>
          <w:p w14:paraId="6CD791CA" w14:textId="77777777" w:rsidR="00D834E2" w:rsidDel="009734A5" w:rsidRDefault="00D834E2" w:rsidP="009564D9">
            <w:pPr>
              <w:ind w:right="-46"/>
              <w:rPr>
                <w:ins w:id="754" w:author="Kumar Baral" w:date="2023-02-13T11:15:00Z"/>
              </w:rPr>
            </w:pPr>
            <w:ins w:id="755" w:author="Kumar Baral" w:date="2023-02-13T11:15:00Z">
              <w:r>
                <w:t>0.5 km</w:t>
              </w:r>
            </w:ins>
          </w:p>
        </w:tc>
      </w:tr>
      <w:tr w:rsidR="00D834E2" w14:paraId="7EC9C2BE" w14:textId="77777777" w:rsidTr="00F23E72">
        <w:trPr>
          <w:trHeight w:val="334"/>
          <w:ins w:id="756" w:author="Kumar Baral" w:date="2023-02-13T11:15:00Z"/>
          <w:trPrChange w:id="757" w:author="Kumar Baral" w:date="2023-02-13T11:26:00Z">
            <w:trPr>
              <w:trHeight w:val="476"/>
            </w:trPr>
          </w:trPrChange>
        </w:trPr>
        <w:tc>
          <w:tcPr>
            <w:tcW w:w="4324" w:type="dxa"/>
            <w:tcPrChange w:id="758" w:author="Kumar Baral" w:date="2023-02-13T11:26:00Z">
              <w:tcPr>
                <w:tcW w:w="4718" w:type="dxa"/>
              </w:tcPr>
            </w:tcPrChange>
          </w:tcPr>
          <w:p w14:paraId="2E19F0D4" w14:textId="77777777" w:rsidR="00D834E2" w:rsidRDefault="00D834E2" w:rsidP="009564D9">
            <w:pPr>
              <w:ind w:right="-46"/>
              <w:rPr>
                <w:ins w:id="759" w:author="Kumar Baral" w:date="2023-02-13T11:15:00Z"/>
              </w:rPr>
            </w:pPr>
            <w:ins w:id="760" w:author="Kumar Baral" w:date="2023-02-13T11:15:00Z">
              <w:r>
                <w:t>-voltage</w:t>
              </w:r>
            </w:ins>
          </w:p>
        </w:tc>
        <w:tc>
          <w:tcPr>
            <w:tcW w:w="4324" w:type="dxa"/>
            <w:tcPrChange w:id="761" w:author="Kumar Baral" w:date="2023-02-13T11:26:00Z">
              <w:tcPr>
                <w:tcW w:w="4718" w:type="dxa"/>
              </w:tcPr>
            </w:tcPrChange>
          </w:tcPr>
          <w:p w14:paraId="3438B6CE" w14:textId="77777777" w:rsidR="00D834E2" w:rsidDel="009734A5" w:rsidRDefault="00D834E2" w:rsidP="009564D9">
            <w:pPr>
              <w:ind w:right="-46"/>
              <w:rPr>
                <w:ins w:id="762" w:author="Kumar Baral" w:date="2023-02-13T11:15:00Z"/>
              </w:rPr>
            </w:pPr>
            <w:ins w:id="763" w:author="Kumar Baral" w:date="2023-02-13T11:15:00Z">
              <w:r>
                <w:t>132 kV</w:t>
              </w:r>
            </w:ins>
          </w:p>
        </w:tc>
      </w:tr>
      <w:tr w:rsidR="00D834E2" w14:paraId="1F213F0C" w14:textId="77777777" w:rsidTr="00F23E72">
        <w:trPr>
          <w:trHeight w:val="324"/>
          <w:ins w:id="764" w:author="Kumar Baral" w:date="2023-02-13T11:15:00Z"/>
          <w:trPrChange w:id="765" w:author="Kumar Baral" w:date="2023-02-13T11:26:00Z">
            <w:trPr>
              <w:trHeight w:val="462"/>
            </w:trPr>
          </w:trPrChange>
        </w:trPr>
        <w:tc>
          <w:tcPr>
            <w:tcW w:w="4324" w:type="dxa"/>
            <w:tcPrChange w:id="766" w:author="Kumar Baral" w:date="2023-02-13T11:26:00Z">
              <w:tcPr>
                <w:tcW w:w="4718" w:type="dxa"/>
              </w:tcPr>
            </w:tcPrChange>
          </w:tcPr>
          <w:p w14:paraId="1D40DEEC" w14:textId="77777777" w:rsidR="00D834E2" w:rsidRPr="000C5A61" w:rsidRDefault="00D834E2" w:rsidP="009564D9">
            <w:pPr>
              <w:ind w:right="-46"/>
              <w:rPr>
                <w:ins w:id="767" w:author="Kumar Baral" w:date="2023-02-13T11:15:00Z"/>
                <w:b/>
                <w:bCs/>
              </w:rPr>
            </w:pPr>
            <w:ins w:id="768" w:author="Kumar Baral" w:date="2023-02-13T11:15:00Z">
              <w:r w:rsidRPr="000C5A61">
                <w:rPr>
                  <w:b/>
                  <w:bCs/>
                </w:rPr>
                <w:t>Mean annual saleable energy Production</w:t>
              </w:r>
            </w:ins>
          </w:p>
        </w:tc>
        <w:tc>
          <w:tcPr>
            <w:tcW w:w="4324" w:type="dxa"/>
            <w:tcPrChange w:id="769" w:author="Kumar Baral" w:date="2023-02-13T11:26:00Z">
              <w:tcPr>
                <w:tcW w:w="4718" w:type="dxa"/>
              </w:tcPr>
            </w:tcPrChange>
          </w:tcPr>
          <w:p w14:paraId="5CB4CCCA" w14:textId="77777777" w:rsidR="00D834E2" w:rsidDel="009734A5" w:rsidRDefault="00D834E2" w:rsidP="009564D9">
            <w:pPr>
              <w:ind w:right="-46"/>
              <w:rPr>
                <w:ins w:id="770" w:author="Kumar Baral" w:date="2023-02-13T11:15:00Z"/>
              </w:rPr>
            </w:pPr>
            <w:ins w:id="771" w:author="Kumar Baral" w:date="2023-02-13T11:15:00Z">
              <w:r>
                <w:t>66.23 GWh in a normal year</w:t>
              </w:r>
            </w:ins>
          </w:p>
        </w:tc>
      </w:tr>
      <w:tr w:rsidR="00D834E2" w14:paraId="0C46E60F" w14:textId="77777777" w:rsidTr="00F23E72">
        <w:trPr>
          <w:trHeight w:val="334"/>
          <w:ins w:id="772" w:author="Kumar Baral" w:date="2023-02-13T11:15:00Z"/>
          <w:trPrChange w:id="773" w:author="Kumar Baral" w:date="2023-02-13T11:26:00Z">
            <w:trPr>
              <w:trHeight w:val="476"/>
            </w:trPr>
          </w:trPrChange>
        </w:trPr>
        <w:tc>
          <w:tcPr>
            <w:tcW w:w="4324" w:type="dxa"/>
            <w:tcPrChange w:id="774" w:author="Kumar Baral" w:date="2023-02-13T11:26:00Z">
              <w:tcPr>
                <w:tcW w:w="4718" w:type="dxa"/>
              </w:tcPr>
            </w:tcPrChange>
          </w:tcPr>
          <w:p w14:paraId="597C64C8" w14:textId="77777777" w:rsidR="00D834E2" w:rsidRDefault="00D834E2" w:rsidP="009564D9">
            <w:pPr>
              <w:ind w:right="-46"/>
              <w:rPr>
                <w:ins w:id="775" w:author="Kumar Baral" w:date="2023-02-13T11:15:00Z"/>
              </w:rPr>
            </w:pPr>
            <w:ins w:id="776" w:author="Kumar Baral" w:date="2023-02-13T11:15:00Z">
              <w:r>
                <w:t>Dry Energy ( Mid December-mid April)</w:t>
              </w:r>
            </w:ins>
          </w:p>
        </w:tc>
        <w:tc>
          <w:tcPr>
            <w:tcW w:w="4324" w:type="dxa"/>
            <w:tcPrChange w:id="777" w:author="Kumar Baral" w:date="2023-02-13T11:26:00Z">
              <w:tcPr>
                <w:tcW w:w="4718" w:type="dxa"/>
              </w:tcPr>
            </w:tcPrChange>
          </w:tcPr>
          <w:p w14:paraId="14333A0E" w14:textId="77777777" w:rsidR="00D834E2" w:rsidDel="009734A5" w:rsidRDefault="00D834E2" w:rsidP="009564D9">
            <w:pPr>
              <w:ind w:right="-46"/>
              <w:rPr>
                <w:ins w:id="778" w:author="Kumar Baral" w:date="2023-02-13T11:15:00Z"/>
              </w:rPr>
            </w:pPr>
            <w:ins w:id="779" w:author="Kumar Baral" w:date="2023-02-13T11:15:00Z">
              <w:r>
                <w:t>16.60 GWh</w:t>
              </w:r>
            </w:ins>
          </w:p>
        </w:tc>
      </w:tr>
      <w:tr w:rsidR="00D834E2" w14:paraId="6BEF68B0" w14:textId="77777777" w:rsidTr="00F23E72">
        <w:trPr>
          <w:trHeight w:val="334"/>
          <w:ins w:id="780" w:author="Kumar Baral" w:date="2023-02-13T11:15:00Z"/>
          <w:trPrChange w:id="781" w:author="Kumar Baral" w:date="2023-02-13T11:26:00Z">
            <w:trPr>
              <w:trHeight w:val="476"/>
            </w:trPr>
          </w:trPrChange>
        </w:trPr>
        <w:tc>
          <w:tcPr>
            <w:tcW w:w="4324" w:type="dxa"/>
            <w:tcPrChange w:id="782" w:author="Kumar Baral" w:date="2023-02-13T11:26:00Z">
              <w:tcPr>
                <w:tcW w:w="4718" w:type="dxa"/>
              </w:tcPr>
            </w:tcPrChange>
          </w:tcPr>
          <w:p w14:paraId="16F47F0E" w14:textId="77777777" w:rsidR="00D834E2" w:rsidRDefault="00D834E2" w:rsidP="009564D9">
            <w:pPr>
              <w:ind w:right="-46"/>
              <w:rPr>
                <w:ins w:id="783" w:author="Kumar Baral" w:date="2023-02-13T11:15:00Z"/>
              </w:rPr>
            </w:pPr>
            <w:ins w:id="784" w:author="Kumar Baral" w:date="2023-02-13T11:15:00Z">
              <w:r>
                <w:t>Wer Energy ( mid April-mid December)</w:t>
              </w:r>
            </w:ins>
          </w:p>
        </w:tc>
        <w:tc>
          <w:tcPr>
            <w:tcW w:w="4324" w:type="dxa"/>
            <w:tcPrChange w:id="785" w:author="Kumar Baral" w:date="2023-02-13T11:26:00Z">
              <w:tcPr>
                <w:tcW w:w="4718" w:type="dxa"/>
              </w:tcPr>
            </w:tcPrChange>
          </w:tcPr>
          <w:p w14:paraId="3CBAF901" w14:textId="77777777" w:rsidR="00D834E2" w:rsidDel="009734A5" w:rsidRDefault="00D834E2" w:rsidP="009564D9">
            <w:pPr>
              <w:ind w:right="-46"/>
              <w:rPr>
                <w:ins w:id="786" w:author="Kumar Baral" w:date="2023-02-13T11:15:00Z"/>
              </w:rPr>
            </w:pPr>
            <w:ins w:id="787" w:author="Kumar Baral" w:date="2023-02-13T11:15:00Z">
              <w:r>
                <w:t>49.63 GWh</w:t>
              </w:r>
            </w:ins>
          </w:p>
        </w:tc>
      </w:tr>
      <w:tr w:rsidR="00D834E2" w14:paraId="6881B39F" w14:textId="77777777" w:rsidTr="00F23E72">
        <w:trPr>
          <w:trHeight w:val="324"/>
          <w:ins w:id="788" w:author="Kumar Baral" w:date="2023-02-13T11:15:00Z"/>
          <w:trPrChange w:id="789" w:author="Kumar Baral" w:date="2023-02-13T11:26:00Z">
            <w:trPr>
              <w:trHeight w:val="462"/>
            </w:trPr>
          </w:trPrChange>
        </w:trPr>
        <w:tc>
          <w:tcPr>
            <w:tcW w:w="4324" w:type="dxa"/>
            <w:tcPrChange w:id="790" w:author="Kumar Baral" w:date="2023-02-13T11:26:00Z">
              <w:tcPr>
                <w:tcW w:w="4718" w:type="dxa"/>
              </w:tcPr>
            </w:tcPrChange>
          </w:tcPr>
          <w:p w14:paraId="5A901329" w14:textId="77777777" w:rsidR="00D834E2" w:rsidRDefault="00D834E2" w:rsidP="009564D9">
            <w:pPr>
              <w:ind w:right="-46"/>
              <w:rPr>
                <w:ins w:id="791" w:author="Kumar Baral" w:date="2023-02-13T11:15:00Z"/>
              </w:rPr>
            </w:pPr>
            <w:ins w:id="792" w:author="Kumar Baral" w:date="2023-02-13T11:15:00Z">
              <w:r>
                <w:t>Commissioned date</w:t>
              </w:r>
            </w:ins>
          </w:p>
        </w:tc>
        <w:tc>
          <w:tcPr>
            <w:tcW w:w="4324" w:type="dxa"/>
            <w:tcPrChange w:id="793" w:author="Kumar Baral" w:date="2023-02-13T11:26:00Z">
              <w:tcPr>
                <w:tcW w:w="4718" w:type="dxa"/>
              </w:tcPr>
            </w:tcPrChange>
          </w:tcPr>
          <w:p w14:paraId="643BE309" w14:textId="77777777" w:rsidR="00D834E2" w:rsidDel="009734A5" w:rsidRDefault="00D834E2" w:rsidP="009564D9">
            <w:pPr>
              <w:ind w:right="-46"/>
              <w:rPr>
                <w:ins w:id="794" w:author="Kumar Baral" w:date="2023-02-13T11:15:00Z"/>
              </w:rPr>
            </w:pPr>
            <w:ins w:id="795" w:author="Kumar Baral" w:date="2023-02-13T11:15:00Z">
              <w:r w:rsidRPr="000C5A61">
                <w:t>22</w:t>
              </w:r>
              <w:r w:rsidRPr="003F3DFF">
                <w:rPr>
                  <w:vertAlign w:val="superscript"/>
                </w:rPr>
                <w:t>nd</w:t>
              </w:r>
              <w:r w:rsidRPr="000C5A61">
                <w:t xml:space="preserve"> of Chaitra 2072</w:t>
              </w:r>
            </w:ins>
          </w:p>
        </w:tc>
      </w:tr>
    </w:tbl>
    <w:p w14:paraId="466010C2" w14:textId="77777777" w:rsidR="004E4200" w:rsidRPr="006D015F" w:rsidDel="007C4B44" w:rsidRDefault="004E4200" w:rsidP="004548FE">
      <w:pPr>
        <w:pStyle w:val="TableofFigures"/>
        <w:tabs>
          <w:tab w:val="right" w:leader="dot" w:pos="9170"/>
        </w:tabs>
        <w:rPr>
          <w:del w:id="796" w:author="Kumar Baral" w:date="2023-02-13T11:13:00Z"/>
          <w:b/>
        </w:rPr>
      </w:pPr>
    </w:p>
    <w:p w14:paraId="0521D0DF" w14:textId="7820A937" w:rsidR="00C17D1D" w:rsidRDefault="00C17D1D">
      <w:pPr>
        <w:pStyle w:val="TableofFigures"/>
        <w:tabs>
          <w:tab w:val="right" w:leader="dot" w:pos="9170"/>
        </w:tabs>
        <w:rPr>
          <w:ins w:id="797" w:author="Kumar Baral" w:date="2023-02-13T11:13:00Z"/>
        </w:rPr>
        <w:pPrChange w:id="798" w:author="Kumar Baral" w:date="2023-02-13T11:13:00Z">
          <w:pPr>
            <w:tabs>
              <w:tab w:val="left" w:pos="5130"/>
            </w:tabs>
            <w:spacing w:before="0" w:after="0"/>
            <w:ind w:left="5130" w:hanging="5130"/>
          </w:pPr>
        </w:pPrChange>
      </w:pPr>
    </w:p>
    <w:p w14:paraId="18088A62" w14:textId="5F6AC3E2" w:rsidR="007C4B44" w:rsidRDefault="007C4B44" w:rsidP="00C17D1D">
      <w:pPr>
        <w:tabs>
          <w:tab w:val="left" w:pos="5130"/>
        </w:tabs>
        <w:spacing w:before="0" w:after="0"/>
        <w:ind w:left="5130" w:hanging="5130"/>
        <w:rPr>
          <w:ins w:id="799" w:author="Kumar Baral" w:date="2023-02-13T11:13:00Z"/>
        </w:rPr>
      </w:pPr>
    </w:p>
    <w:p w14:paraId="1DE9B169" w14:textId="77777777" w:rsidR="007C4B44" w:rsidRPr="006D015F" w:rsidRDefault="007C4B44" w:rsidP="00C17D1D">
      <w:pPr>
        <w:tabs>
          <w:tab w:val="left" w:pos="5130"/>
        </w:tabs>
        <w:spacing w:before="0" w:after="0"/>
        <w:ind w:left="5130" w:hanging="5130"/>
        <w:sectPr w:rsidR="007C4B44" w:rsidRPr="006D015F" w:rsidSect="00C21236">
          <w:headerReference w:type="default" r:id="rId12"/>
          <w:footerReference w:type="default" r:id="rId13"/>
          <w:pgSz w:w="11907" w:h="16839" w:code="9"/>
          <w:pgMar w:top="1584" w:right="927" w:bottom="1440" w:left="1800" w:header="720" w:footer="432" w:gutter="0"/>
          <w:pgNumType w:fmt="lowerRoman" w:start="1"/>
          <w:cols w:space="720"/>
          <w:docGrid w:linePitch="360"/>
        </w:sectPr>
      </w:pPr>
    </w:p>
    <w:p w14:paraId="0078E58E" w14:textId="73E064C4" w:rsidR="006238CC" w:rsidRPr="008D528F" w:rsidRDefault="006238CC" w:rsidP="00F05DCB">
      <w:pPr>
        <w:pStyle w:val="Heading1"/>
      </w:pPr>
      <w:bookmarkStart w:id="805" w:name="_Ref68876457"/>
      <w:bookmarkStart w:id="806" w:name="_Toc68879951"/>
      <w:bookmarkStart w:id="807" w:name="_Toc127191609"/>
      <w:bookmarkEnd w:id="2"/>
      <w:r w:rsidRPr="008D528F">
        <w:lastRenderedPageBreak/>
        <w:t>HYDROLOGY</w:t>
      </w:r>
      <w:bookmarkEnd w:id="805"/>
      <w:bookmarkEnd w:id="806"/>
      <w:bookmarkEnd w:id="807"/>
    </w:p>
    <w:p w14:paraId="115C71AC" w14:textId="1DF10DA9" w:rsidR="00BE56FB" w:rsidRDefault="00BE56FB" w:rsidP="00BE56FB">
      <w:pPr>
        <w:pStyle w:val="Heading2"/>
      </w:pPr>
      <w:bookmarkStart w:id="808" w:name="_Toc127191610"/>
      <w:bookmarkStart w:id="809" w:name="_Toc434844264"/>
      <w:bookmarkStart w:id="810" w:name="_Toc25316034"/>
      <w:bookmarkStart w:id="811" w:name="_Toc68879952"/>
      <w:ins w:id="812" w:author="Kumar Baral" w:date="2023-01-25T17:07:00Z">
        <w:r w:rsidRPr="001F4328">
          <w:t>Introduction</w:t>
        </w:r>
      </w:ins>
      <w:ins w:id="813" w:author="Kumar Baral" w:date="2023-02-13T11:17:00Z">
        <w:r w:rsidR="00F23E72">
          <w:t xml:space="preserve"> of the Project</w:t>
        </w:r>
      </w:ins>
      <w:bookmarkEnd w:id="808"/>
    </w:p>
    <w:p w14:paraId="3609E986" w14:textId="7E88FFA0" w:rsidR="001977F9" w:rsidRDefault="001977F9" w:rsidP="000C7DC9">
      <w:pPr>
        <w:ind w:right="-46"/>
      </w:pPr>
      <w:r>
        <w:t xml:space="preserve">Andhi Khola hydroelectric and rural electrification Project (AHREP) is located near Galyang Bazar, about 80km south-west from Pokhara on the </w:t>
      </w:r>
      <w:del w:id="814" w:author="Kumar Baral" w:date="2023-02-13T11:09:00Z">
        <w:r w:rsidDel="007C4B44">
          <w:delText xml:space="preserve">siddhartha </w:delText>
        </w:r>
      </w:del>
      <w:ins w:id="815" w:author="Kumar Baral" w:date="2023-02-13T11:09:00Z">
        <w:r w:rsidR="007C4B44">
          <w:t xml:space="preserve">Siddhartha </w:t>
        </w:r>
      </w:ins>
      <w:del w:id="816" w:author="Kumar Baral" w:date="2023-02-13T11:09:00Z">
        <w:r w:rsidDel="007C4B44">
          <w:delText xml:space="preserve">rajmarga </w:delText>
        </w:r>
      </w:del>
      <w:ins w:id="817" w:author="Kumar Baral" w:date="2023-02-13T11:09:00Z">
        <w:r w:rsidR="007C4B44">
          <w:t xml:space="preserve">Rajmarga </w:t>
        </w:r>
      </w:ins>
      <w:r w:rsidR="00833336">
        <w:t xml:space="preserve">in Syangja District, Gandaki </w:t>
      </w:r>
      <w:del w:id="818" w:author="Kumar Baral" w:date="2023-02-13T11:10:00Z">
        <w:r w:rsidR="00833336" w:rsidDel="007C4B44">
          <w:delText>Zone</w:delText>
        </w:r>
      </w:del>
      <w:ins w:id="819" w:author="Kumar Baral" w:date="2023-02-13T11:10:00Z">
        <w:r w:rsidR="007C4B44">
          <w:t>Province</w:t>
        </w:r>
      </w:ins>
      <w:r w:rsidR="00833336">
        <w:t>,</w:t>
      </w:r>
      <w:ins w:id="820" w:author="Kumar Baral" w:date="2023-02-13T11:10:00Z">
        <w:r w:rsidR="007C4B44">
          <w:t xml:space="preserve"> </w:t>
        </w:r>
      </w:ins>
      <w:del w:id="821" w:author="Kumar Baral" w:date="2023-02-13T11:10:00Z">
        <w:r w:rsidR="00833336" w:rsidDel="007C4B44">
          <w:delText xml:space="preserve"> Western Development Region, </w:delText>
        </w:r>
      </w:del>
      <w:r w:rsidR="00833336">
        <w:t xml:space="preserve">Nepal. Andhi Khola Hydroelectric &amp; Rural Electrification Project (AHREP) was commissioned in 1991 and has installed capacity of 5.1 MW. The Project was jointly funded by Government of Nepal (GON) and United Mission to Nepal (UMN). Butwal Power Company Ltd. owns and operates the power plant. </w:t>
      </w:r>
    </w:p>
    <w:p w14:paraId="28DAD602" w14:textId="610D933E" w:rsidR="00833336" w:rsidRDefault="00833336" w:rsidP="000C7DC9">
      <w:pPr>
        <w:ind w:right="-46"/>
      </w:pPr>
      <w:r>
        <w:t xml:space="preserve">The power produced is being mostly supplied to the 33kV national grid owned and operated by Nepal Electricity Authority (NEA) and part of power produced is distributed directly by BPC to local communities in Syangja and Palpa Districts. </w:t>
      </w:r>
      <w:del w:id="822" w:author="Kumar Baral" w:date="2023-02-13T11:10:00Z">
        <w:r w:rsidDel="007C4B44">
          <w:delText>BPC has planned to further extend the rural electrification in those districts.</w:delText>
        </w:r>
      </w:del>
    </w:p>
    <w:p w14:paraId="002F42DA" w14:textId="01834DD3" w:rsidR="00C27344" w:rsidRDefault="005F0AD9" w:rsidP="000C7DC9">
      <w:pPr>
        <w:ind w:right="-46"/>
      </w:pPr>
      <w:r>
        <w:t>Later on, the project was upgraded to 9.4 MW in from</w:t>
      </w:r>
      <w:r w:rsidR="00F70819">
        <w:t xml:space="preserve"> </w:t>
      </w:r>
      <w:r>
        <w:t>2011. The upgradation work completed on 2016.</w:t>
      </w:r>
      <w:r w:rsidR="001E3856">
        <w:t xml:space="preserve"> This project is now called Andhi Khola Hydropower Project Upgrading (AKHP(U)). </w:t>
      </w:r>
      <w:del w:id="823" w:author="Kumar Baral" w:date="2023-02-13T12:30:00Z">
        <w:r w:rsidR="00833336" w:rsidDel="00053B33">
          <w:delText xml:space="preserve">The existing Andhi Khola Hydropower Plant is designed for firm power supply i.e. with 93 percentile exceedance level. </w:delText>
        </w:r>
      </w:del>
      <w:del w:id="824" w:author="Kumar Baral" w:date="2023-02-13T11:55:00Z">
        <w:r w:rsidR="00833336" w:rsidDel="009564D9">
          <w:delText xml:space="preserve">Second hand EM equipments were installed in the powerhouse because of the lact of resources then. </w:delText>
        </w:r>
      </w:del>
      <w:del w:id="825" w:author="Kumar Baral" w:date="2023-02-13T12:30:00Z">
        <w:r w:rsidR="00C27344" w:rsidDel="00053B33">
          <w:delText xml:space="preserve">BPC has decided to construct the Andhi Khola Hydropower Project (U) (AKHPU). </w:delText>
        </w:r>
      </w:del>
    </w:p>
    <w:p w14:paraId="1CDBAC34" w14:textId="40F8DB3D" w:rsidR="00C27344" w:rsidDel="00053B33" w:rsidRDefault="00C27344" w:rsidP="000C7DC9">
      <w:pPr>
        <w:ind w:right="-46"/>
        <w:rPr>
          <w:del w:id="826" w:author="Kumar Baral" w:date="2023-02-13T12:30:00Z"/>
        </w:rPr>
      </w:pPr>
      <w:del w:id="827" w:author="Kumar Baral" w:date="2023-02-13T12:30:00Z">
        <w:r w:rsidDel="00053B33">
          <w:delText xml:space="preserve">The feasibility study conducted in May 2005 has been updated to check financial, technical and environmental viability of the project. </w:delText>
        </w:r>
        <w:bookmarkStart w:id="828" w:name="_Toc127191611"/>
        <w:bookmarkEnd w:id="828"/>
      </w:del>
    </w:p>
    <w:p w14:paraId="4456134C" w14:textId="20E8D113" w:rsidR="009734A5" w:rsidDel="00D834E2" w:rsidRDefault="000C5A61" w:rsidP="00C27344">
      <w:pPr>
        <w:pStyle w:val="Caption"/>
        <w:rPr>
          <w:del w:id="829" w:author="Kumar Baral" w:date="2023-02-13T11:15:00Z"/>
        </w:rPr>
      </w:pPr>
      <w:del w:id="830" w:author="Kumar Baral" w:date="2023-02-10T16:12:00Z">
        <w:r w:rsidDel="00352BC0">
          <w:rPr>
            <w:highlight w:val="yellow"/>
          </w:rPr>
          <w:delText>h</w:delText>
        </w:r>
      </w:del>
      <w:del w:id="831" w:author="Kumar Baral" w:date="2023-02-13T11:15:00Z">
        <w:r w:rsidR="00C27344" w:rsidDel="00D834E2">
          <w:delText xml:space="preserve">Table </w:delText>
        </w:r>
      </w:del>
      <w:del w:id="832" w:author="Kumar Baral" w:date="2023-02-13T10:29:00Z">
        <w:r w:rsidR="00CE7042" w:rsidDel="00C34729">
          <w:rPr>
            <w:b w:val="0"/>
            <w:bCs w:val="0"/>
          </w:rPr>
          <w:fldChar w:fldCharType="begin"/>
        </w:r>
        <w:r w:rsidR="00CE7042" w:rsidDel="00C34729">
          <w:delInstrText xml:space="preserve"> STYLEREF 1 \s </w:delInstrText>
        </w:r>
        <w:r w:rsidR="00CE7042" w:rsidDel="00C34729">
          <w:rPr>
            <w:b w:val="0"/>
            <w:bCs w:val="0"/>
          </w:rPr>
          <w:fldChar w:fldCharType="separate"/>
        </w:r>
        <w:r w:rsidR="00C27344" w:rsidDel="00C34729">
          <w:rPr>
            <w:noProof/>
          </w:rPr>
          <w:delText>1</w:delText>
        </w:r>
        <w:r w:rsidR="00CE7042" w:rsidDel="00C34729">
          <w:rPr>
            <w:b w:val="0"/>
            <w:bCs w:val="0"/>
            <w:noProof/>
          </w:rPr>
          <w:fldChar w:fldCharType="end"/>
        </w:r>
        <w:r w:rsidR="00C27344" w:rsidDel="00C34729">
          <w:noBreakHyphen/>
        </w:r>
        <w:r w:rsidR="00CE7042" w:rsidDel="00C34729">
          <w:rPr>
            <w:b w:val="0"/>
            <w:bCs w:val="0"/>
          </w:rPr>
          <w:fldChar w:fldCharType="begin"/>
        </w:r>
        <w:r w:rsidR="00CE7042" w:rsidDel="00C34729">
          <w:delInstrText xml:space="preserve"> SEQ Table \* ARABIC \s 1 </w:delInstrText>
        </w:r>
        <w:r w:rsidR="00CE7042" w:rsidDel="00C34729">
          <w:rPr>
            <w:b w:val="0"/>
            <w:bCs w:val="0"/>
          </w:rPr>
          <w:fldChar w:fldCharType="separate"/>
        </w:r>
        <w:r w:rsidR="00C27344" w:rsidDel="00C34729">
          <w:rPr>
            <w:noProof/>
          </w:rPr>
          <w:delText>1</w:delText>
        </w:r>
        <w:r w:rsidR="00CE7042" w:rsidDel="00C34729">
          <w:rPr>
            <w:b w:val="0"/>
            <w:bCs w:val="0"/>
            <w:noProof/>
          </w:rPr>
          <w:fldChar w:fldCharType="end"/>
        </w:r>
      </w:del>
      <w:del w:id="833" w:author="Kumar Baral" w:date="2023-02-13T11:15:00Z">
        <w:r w:rsidR="00C27344" w:rsidDel="00D834E2">
          <w:delText>: Salient features of the project</w:delText>
        </w:r>
        <w:bookmarkStart w:id="834" w:name="_Toc127182091"/>
        <w:bookmarkStart w:id="835" w:name="_Toc127182428"/>
        <w:bookmarkStart w:id="836" w:name="_Toc127191612"/>
        <w:bookmarkEnd w:id="834"/>
        <w:bookmarkEnd w:id="835"/>
        <w:bookmarkEnd w:id="836"/>
      </w:del>
    </w:p>
    <w:tbl>
      <w:tblPr>
        <w:tblStyle w:val="TableGrid"/>
        <w:tblW w:w="9436" w:type="dxa"/>
        <w:tblLook w:val="04A0" w:firstRow="1" w:lastRow="0" w:firstColumn="1" w:lastColumn="0" w:noHBand="0" w:noVBand="1"/>
      </w:tblPr>
      <w:tblGrid>
        <w:gridCol w:w="4718"/>
        <w:gridCol w:w="4718"/>
      </w:tblGrid>
      <w:tr w:rsidR="00185774" w:rsidDel="00D834E2" w14:paraId="7F6C2B94" w14:textId="00902499" w:rsidTr="000C5A61">
        <w:trPr>
          <w:trHeight w:val="476"/>
          <w:tblHeader/>
          <w:del w:id="837" w:author="Kumar Baral" w:date="2023-02-13T11:15:00Z"/>
        </w:trPr>
        <w:tc>
          <w:tcPr>
            <w:tcW w:w="4718" w:type="dxa"/>
            <w:shd w:val="clear" w:color="auto" w:fill="BFBFBF" w:themeFill="background1" w:themeFillShade="BF"/>
          </w:tcPr>
          <w:p w14:paraId="70942F7C" w14:textId="7DDBA9D1" w:rsidR="00185774" w:rsidRPr="000C5A61" w:rsidDel="00D834E2" w:rsidRDefault="00C27344" w:rsidP="000C7DC9">
            <w:pPr>
              <w:ind w:right="-46"/>
              <w:rPr>
                <w:del w:id="838" w:author="Kumar Baral" w:date="2023-02-13T11:15:00Z"/>
                <w:b/>
                <w:bCs/>
              </w:rPr>
            </w:pPr>
            <w:del w:id="839" w:author="Kumar Baral" w:date="2023-02-13T11:15:00Z">
              <w:r w:rsidRPr="000C5A61" w:rsidDel="00D834E2">
                <w:rPr>
                  <w:b/>
                  <w:bCs/>
                </w:rPr>
                <w:delText>Descriptions</w:delText>
              </w:r>
              <w:bookmarkStart w:id="840" w:name="_Toc127182092"/>
              <w:bookmarkStart w:id="841" w:name="_Toc127182429"/>
              <w:bookmarkStart w:id="842" w:name="_Toc127191613"/>
              <w:bookmarkEnd w:id="840"/>
              <w:bookmarkEnd w:id="841"/>
              <w:bookmarkEnd w:id="842"/>
            </w:del>
          </w:p>
        </w:tc>
        <w:tc>
          <w:tcPr>
            <w:tcW w:w="4718" w:type="dxa"/>
            <w:shd w:val="clear" w:color="auto" w:fill="BFBFBF" w:themeFill="background1" w:themeFillShade="BF"/>
          </w:tcPr>
          <w:p w14:paraId="7FEE98E3" w14:textId="24A24725" w:rsidR="00185774" w:rsidRPr="000C5A61" w:rsidDel="00D834E2" w:rsidRDefault="00185774">
            <w:pPr>
              <w:ind w:right="-46"/>
              <w:rPr>
                <w:del w:id="843" w:author="Kumar Baral" w:date="2023-02-13T11:15:00Z"/>
                <w:b/>
                <w:bCs/>
              </w:rPr>
            </w:pPr>
            <w:del w:id="844" w:author="Kumar Baral" w:date="2023-01-30T13:46:00Z">
              <w:r w:rsidRPr="000C5A61" w:rsidDel="009734A5">
                <w:rPr>
                  <w:b/>
                  <w:bCs/>
                </w:rPr>
                <w:delText>Darimchaur</w:delText>
              </w:r>
            </w:del>
            <w:del w:id="845" w:author="Kumar Baral" w:date="2023-02-13T11:15:00Z">
              <w:r w:rsidR="00C27344" w:rsidRPr="000C5A61" w:rsidDel="00D834E2">
                <w:rPr>
                  <w:b/>
                  <w:bCs/>
                </w:rPr>
                <w:delText>Parameters</w:delText>
              </w:r>
              <w:bookmarkStart w:id="846" w:name="_Toc127182093"/>
              <w:bookmarkStart w:id="847" w:name="_Toc127182430"/>
              <w:bookmarkStart w:id="848" w:name="_Toc127191614"/>
              <w:bookmarkEnd w:id="846"/>
              <w:bookmarkEnd w:id="847"/>
              <w:bookmarkEnd w:id="848"/>
            </w:del>
          </w:p>
        </w:tc>
        <w:bookmarkStart w:id="849" w:name="_Toc127182094"/>
        <w:bookmarkStart w:id="850" w:name="_Toc127182431"/>
        <w:bookmarkStart w:id="851" w:name="_Toc127191615"/>
        <w:bookmarkEnd w:id="849"/>
        <w:bookmarkEnd w:id="850"/>
        <w:bookmarkEnd w:id="851"/>
      </w:tr>
      <w:tr w:rsidR="00185774" w:rsidDel="00D834E2" w14:paraId="65F2DE8B" w14:textId="474A7367" w:rsidTr="000C5A61">
        <w:trPr>
          <w:trHeight w:val="462"/>
          <w:del w:id="852" w:author="Kumar Baral" w:date="2023-02-13T11:15:00Z"/>
        </w:trPr>
        <w:tc>
          <w:tcPr>
            <w:tcW w:w="4718" w:type="dxa"/>
          </w:tcPr>
          <w:p w14:paraId="73D0DB5A" w14:textId="757F1676" w:rsidR="00185774" w:rsidDel="00D834E2" w:rsidRDefault="00C27344" w:rsidP="000C7DC9">
            <w:pPr>
              <w:ind w:right="-46"/>
              <w:rPr>
                <w:del w:id="853" w:author="Kumar Baral" w:date="2023-02-13T11:15:00Z"/>
              </w:rPr>
            </w:pPr>
            <w:del w:id="854" w:author="Kumar Baral" w:date="2023-02-13T11:15:00Z">
              <w:r w:rsidDel="00D834E2">
                <w:delText>Catchment area</w:delText>
              </w:r>
              <w:bookmarkStart w:id="855" w:name="_Toc127182095"/>
              <w:bookmarkStart w:id="856" w:name="_Toc127182432"/>
              <w:bookmarkStart w:id="857" w:name="_Toc127191616"/>
              <w:bookmarkEnd w:id="855"/>
              <w:bookmarkEnd w:id="856"/>
              <w:bookmarkEnd w:id="857"/>
            </w:del>
          </w:p>
        </w:tc>
        <w:tc>
          <w:tcPr>
            <w:tcW w:w="4718" w:type="dxa"/>
          </w:tcPr>
          <w:p w14:paraId="2E7BFF03" w14:textId="6026B068" w:rsidR="00185774" w:rsidDel="00D834E2" w:rsidRDefault="00AE3520">
            <w:pPr>
              <w:ind w:right="-46"/>
              <w:rPr>
                <w:del w:id="858" w:author="Kumar Baral" w:date="2023-02-13T11:15:00Z"/>
              </w:rPr>
            </w:pPr>
            <w:del w:id="859" w:author="Kumar Baral" w:date="2023-02-13T11:15:00Z">
              <w:r w:rsidDel="00D834E2">
                <w:delText>444 km</w:delText>
              </w:r>
              <w:r w:rsidRPr="00AE3520" w:rsidDel="00D834E2">
                <w:rPr>
                  <w:vertAlign w:val="superscript"/>
                </w:rPr>
                <w:delText>2</w:delText>
              </w:r>
            </w:del>
            <w:del w:id="860" w:author="Kumar Baral" w:date="2023-01-30T13:46:00Z">
              <w:r w:rsidR="00B51A33" w:rsidDel="009734A5">
                <w:delText>the River with daily pondage</w:delText>
              </w:r>
            </w:del>
            <w:bookmarkStart w:id="861" w:name="_Toc127182096"/>
            <w:bookmarkStart w:id="862" w:name="_Toc127182433"/>
            <w:bookmarkStart w:id="863" w:name="_Toc127191617"/>
            <w:bookmarkEnd w:id="861"/>
            <w:bookmarkEnd w:id="862"/>
            <w:bookmarkEnd w:id="863"/>
          </w:p>
        </w:tc>
        <w:bookmarkStart w:id="864" w:name="_Toc127182097"/>
        <w:bookmarkStart w:id="865" w:name="_Toc127182434"/>
        <w:bookmarkStart w:id="866" w:name="_Toc127191618"/>
        <w:bookmarkEnd w:id="864"/>
        <w:bookmarkEnd w:id="865"/>
        <w:bookmarkEnd w:id="866"/>
      </w:tr>
      <w:tr w:rsidR="00185774" w:rsidDel="00D834E2" w14:paraId="0B5F2C36" w14:textId="01F63E82" w:rsidTr="000C5A61">
        <w:trPr>
          <w:trHeight w:val="476"/>
          <w:del w:id="867" w:author="Kumar Baral" w:date="2023-02-13T11:15:00Z"/>
        </w:trPr>
        <w:tc>
          <w:tcPr>
            <w:tcW w:w="4718" w:type="dxa"/>
          </w:tcPr>
          <w:p w14:paraId="31506D23" w14:textId="631036D9" w:rsidR="00185774" w:rsidDel="00D834E2" w:rsidRDefault="00C27344" w:rsidP="000C7DC9">
            <w:pPr>
              <w:ind w:right="-46"/>
              <w:rPr>
                <w:del w:id="868" w:author="Kumar Baral" w:date="2023-02-13T11:15:00Z"/>
              </w:rPr>
            </w:pPr>
            <w:del w:id="869" w:author="Kumar Baral" w:date="2023-02-13T11:15:00Z">
              <w:r w:rsidDel="00D834E2">
                <w:delText>Type of power plant</w:delText>
              </w:r>
              <w:bookmarkStart w:id="870" w:name="_Toc127182098"/>
              <w:bookmarkStart w:id="871" w:name="_Toc127182435"/>
              <w:bookmarkStart w:id="872" w:name="_Toc127191619"/>
              <w:bookmarkEnd w:id="870"/>
              <w:bookmarkEnd w:id="871"/>
              <w:bookmarkEnd w:id="872"/>
            </w:del>
          </w:p>
        </w:tc>
        <w:tc>
          <w:tcPr>
            <w:tcW w:w="4718" w:type="dxa"/>
          </w:tcPr>
          <w:p w14:paraId="7577AE1B" w14:textId="41C371EC" w:rsidR="00185774" w:rsidDel="00D834E2" w:rsidRDefault="00AE3520" w:rsidP="000C7DC9">
            <w:pPr>
              <w:ind w:right="-46"/>
              <w:rPr>
                <w:del w:id="873" w:author="Kumar Baral" w:date="2023-02-13T11:15:00Z"/>
              </w:rPr>
            </w:pPr>
            <w:del w:id="874" w:author="Kumar Baral" w:date="2023-02-13T11:15:00Z">
              <w:r w:rsidDel="00D834E2">
                <w:delText>Run-of the-river</w:delText>
              </w:r>
              <w:bookmarkStart w:id="875" w:name="_Toc127182099"/>
              <w:bookmarkStart w:id="876" w:name="_Toc127182436"/>
              <w:bookmarkStart w:id="877" w:name="_Toc127191620"/>
              <w:bookmarkEnd w:id="875"/>
              <w:bookmarkEnd w:id="876"/>
              <w:bookmarkEnd w:id="877"/>
            </w:del>
          </w:p>
        </w:tc>
        <w:bookmarkStart w:id="878" w:name="_Toc127182100"/>
        <w:bookmarkStart w:id="879" w:name="_Toc127182437"/>
        <w:bookmarkStart w:id="880" w:name="_Toc127191621"/>
        <w:bookmarkEnd w:id="878"/>
        <w:bookmarkEnd w:id="879"/>
        <w:bookmarkEnd w:id="880"/>
      </w:tr>
      <w:tr w:rsidR="00CF6510" w:rsidDel="00D834E2" w14:paraId="50BD7B5E" w14:textId="09A26928" w:rsidTr="000C5A61">
        <w:trPr>
          <w:trHeight w:val="476"/>
          <w:del w:id="881" w:author="Kumar Baral" w:date="2023-02-13T11:15:00Z"/>
        </w:trPr>
        <w:tc>
          <w:tcPr>
            <w:tcW w:w="4718" w:type="dxa"/>
          </w:tcPr>
          <w:p w14:paraId="2086C1B1" w14:textId="5EC8C52F" w:rsidR="00CF6510" w:rsidDel="00D834E2" w:rsidRDefault="00CF6510" w:rsidP="000C7DC9">
            <w:pPr>
              <w:ind w:right="-46"/>
              <w:rPr>
                <w:del w:id="882" w:author="Kumar Baral" w:date="2023-02-13T11:15:00Z"/>
              </w:rPr>
            </w:pPr>
            <w:del w:id="883" w:author="Kumar Baral" w:date="2023-02-13T11:15:00Z">
              <w:r w:rsidDel="00D834E2">
                <w:delText>Design Discharge</w:delText>
              </w:r>
              <w:bookmarkStart w:id="884" w:name="_Toc127182101"/>
              <w:bookmarkStart w:id="885" w:name="_Toc127182438"/>
              <w:bookmarkStart w:id="886" w:name="_Toc127191622"/>
              <w:bookmarkEnd w:id="884"/>
              <w:bookmarkEnd w:id="885"/>
              <w:bookmarkEnd w:id="886"/>
            </w:del>
          </w:p>
        </w:tc>
        <w:tc>
          <w:tcPr>
            <w:tcW w:w="4718" w:type="dxa"/>
          </w:tcPr>
          <w:p w14:paraId="6CC15A98" w14:textId="5741929D" w:rsidR="00CF6510" w:rsidDel="00D834E2" w:rsidRDefault="00CF6510" w:rsidP="000C7DC9">
            <w:pPr>
              <w:ind w:right="-46"/>
              <w:rPr>
                <w:del w:id="887" w:author="Kumar Baral" w:date="2023-02-13T11:15:00Z"/>
              </w:rPr>
            </w:pPr>
            <w:del w:id="888" w:author="Kumar Baral" w:date="2023-02-13T11:15:00Z">
              <w:r w:rsidDel="00D834E2">
                <w:delText>7 m3/s</w:delText>
              </w:r>
              <w:bookmarkStart w:id="889" w:name="_Toc127182102"/>
              <w:bookmarkStart w:id="890" w:name="_Toc127182439"/>
              <w:bookmarkStart w:id="891" w:name="_Toc127191623"/>
              <w:bookmarkEnd w:id="889"/>
              <w:bookmarkEnd w:id="890"/>
              <w:bookmarkEnd w:id="891"/>
            </w:del>
          </w:p>
        </w:tc>
        <w:bookmarkStart w:id="892" w:name="_Toc127182103"/>
        <w:bookmarkStart w:id="893" w:name="_Toc127182440"/>
        <w:bookmarkStart w:id="894" w:name="_Toc127191624"/>
        <w:bookmarkEnd w:id="892"/>
        <w:bookmarkEnd w:id="893"/>
        <w:bookmarkEnd w:id="894"/>
      </w:tr>
      <w:tr w:rsidR="00185774" w:rsidDel="00D834E2" w14:paraId="4755B2A7" w14:textId="12456389" w:rsidTr="000C5A61">
        <w:trPr>
          <w:trHeight w:val="476"/>
          <w:del w:id="895" w:author="Kumar Baral" w:date="2023-02-13T11:15:00Z"/>
        </w:trPr>
        <w:tc>
          <w:tcPr>
            <w:tcW w:w="4718" w:type="dxa"/>
          </w:tcPr>
          <w:p w14:paraId="5D2FC465" w14:textId="040E5344" w:rsidR="00185774" w:rsidDel="00D834E2" w:rsidRDefault="00C27344" w:rsidP="000C7DC9">
            <w:pPr>
              <w:ind w:right="-46"/>
              <w:rPr>
                <w:del w:id="896" w:author="Kumar Baral" w:date="2023-02-13T11:15:00Z"/>
              </w:rPr>
            </w:pPr>
            <w:del w:id="897" w:author="Kumar Baral" w:date="2023-02-13T11:15:00Z">
              <w:r w:rsidDel="00D834E2">
                <w:delText>Low flow( 1 in 2 years period)</w:delText>
              </w:r>
              <w:bookmarkStart w:id="898" w:name="_Toc127182104"/>
              <w:bookmarkStart w:id="899" w:name="_Toc127182441"/>
              <w:bookmarkStart w:id="900" w:name="_Toc127191625"/>
              <w:bookmarkEnd w:id="898"/>
              <w:bookmarkEnd w:id="899"/>
              <w:bookmarkEnd w:id="900"/>
            </w:del>
          </w:p>
        </w:tc>
        <w:tc>
          <w:tcPr>
            <w:tcW w:w="4718" w:type="dxa"/>
          </w:tcPr>
          <w:p w14:paraId="0C8E3A0D" w14:textId="0A7A5617" w:rsidR="00185774" w:rsidDel="00D834E2" w:rsidRDefault="00B51A33" w:rsidP="000C7DC9">
            <w:pPr>
              <w:ind w:right="-46"/>
              <w:rPr>
                <w:del w:id="901" w:author="Kumar Baral" w:date="2023-02-13T11:15:00Z"/>
              </w:rPr>
            </w:pPr>
            <w:del w:id="902" w:author="Kumar Baral" w:date="2023-01-30T13:47:00Z">
              <w:r w:rsidDel="009734A5">
                <w:delText>205m</w:delText>
              </w:r>
            </w:del>
            <w:del w:id="903" w:author="Kumar Baral" w:date="2023-02-13T11:15:00Z">
              <w:r w:rsidR="00CF6510" w:rsidDel="00D834E2">
                <w:delText>1.4 m3/s</w:delText>
              </w:r>
              <w:bookmarkStart w:id="904" w:name="_Toc127182105"/>
              <w:bookmarkStart w:id="905" w:name="_Toc127182442"/>
              <w:bookmarkStart w:id="906" w:name="_Toc127191626"/>
              <w:bookmarkEnd w:id="904"/>
              <w:bookmarkEnd w:id="905"/>
              <w:bookmarkEnd w:id="906"/>
            </w:del>
          </w:p>
        </w:tc>
        <w:bookmarkStart w:id="907" w:name="_Toc127182106"/>
        <w:bookmarkStart w:id="908" w:name="_Toc127182443"/>
        <w:bookmarkStart w:id="909" w:name="_Toc127191627"/>
        <w:bookmarkEnd w:id="907"/>
        <w:bookmarkEnd w:id="908"/>
        <w:bookmarkEnd w:id="909"/>
      </w:tr>
      <w:tr w:rsidR="00185774" w:rsidDel="00D834E2" w14:paraId="036B2B0D" w14:textId="0B16C193" w:rsidTr="000C5A61">
        <w:trPr>
          <w:trHeight w:val="462"/>
          <w:del w:id="910" w:author="Kumar Baral" w:date="2023-02-13T11:15:00Z"/>
        </w:trPr>
        <w:tc>
          <w:tcPr>
            <w:tcW w:w="4718" w:type="dxa"/>
          </w:tcPr>
          <w:p w14:paraId="4B14F809" w14:textId="54D5888C" w:rsidR="00185774" w:rsidDel="00D834E2" w:rsidRDefault="00C27344" w:rsidP="000C7DC9">
            <w:pPr>
              <w:ind w:right="-46"/>
              <w:rPr>
                <w:del w:id="911" w:author="Kumar Baral" w:date="2023-02-13T11:15:00Z"/>
              </w:rPr>
            </w:pPr>
            <w:del w:id="912" w:author="Kumar Baral" w:date="2023-02-13T11:15:00Z">
              <w:r w:rsidDel="00D834E2">
                <w:delText>Capacity</w:delText>
              </w:r>
              <w:bookmarkStart w:id="913" w:name="_Toc127182107"/>
              <w:bookmarkStart w:id="914" w:name="_Toc127182444"/>
              <w:bookmarkStart w:id="915" w:name="_Toc127191628"/>
              <w:bookmarkEnd w:id="913"/>
              <w:bookmarkEnd w:id="914"/>
              <w:bookmarkEnd w:id="915"/>
            </w:del>
          </w:p>
        </w:tc>
        <w:tc>
          <w:tcPr>
            <w:tcW w:w="4718" w:type="dxa"/>
          </w:tcPr>
          <w:p w14:paraId="7E7C58E4" w14:textId="38C2251E" w:rsidR="00185774" w:rsidDel="00D834E2" w:rsidRDefault="00B51A33" w:rsidP="000C7DC9">
            <w:pPr>
              <w:ind w:right="-46"/>
              <w:rPr>
                <w:del w:id="916" w:author="Kumar Baral" w:date="2023-02-13T11:15:00Z"/>
              </w:rPr>
            </w:pPr>
            <w:del w:id="917" w:author="Kumar Baral" w:date="2023-01-30T13:47:00Z">
              <w:r w:rsidDel="009734A5">
                <w:delText xml:space="preserve">72 </w:delText>
              </w:r>
            </w:del>
            <w:del w:id="918" w:author="Kumar Baral" w:date="2023-02-13T11:15:00Z">
              <w:r w:rsidR="00CF6510" w:rsidDel="00D834E2">
                <w:delText>9.4 MW</w:delText>
              </w:r>
              <w:bookmarkStart w:id="919" w:name="_Toc127182108"/>
              <w:bookmarkStart w:id="920" w:name="_Toc127182445"/>
              <w:bookmarkStart w:id="921" w:name="_Toc127191629"/>
              <w:bookmarkEnd w:id="919"/>
              <w:bookmarkEnd w:id="920"/>
              <w:bookmarkEnd w:id="921"/>
            </w:del>
          </w:p>
        </w:tc>
        <w:bookmarkStart w:id="922" w:name="_Toc127182109"/>
        <w:bookmarkStart w:id="923" w:name="_Toc127182446"/>
        <w:bookmarkStart w:id="924" w:name="_Toc127191630"/>
        <w:bookmarkEnd w:id="922"/>
        <w:bookmarkEnd w:id="923"/>
        <w:bookmarkEnd w:id="924"/>
      </w:tr>
      <w:tr w:rsidR="00185774" w:rsidDel="00D834E2" w14:paraId="17AD843D" w14:textId="54BE70C8" w:rsidTr="000C5A61">
        <w:trPr>
          <w:trHeight w:val="476"/>
          <w:del w:id="925" w:author="Kumar Baral" w:date="2023-02-13T11:15:00Z"/>
        </w:trPr>
        <w:tc>
          <w:tcPr>
            <w:tcW w:w="4718" w:type="dxa"/>
          </w:tcPr>
          <w:p w14:paraId="415F4DE4" w14:textId="1EB16530" w:rsidR="00185774" w:rsidRPr="000C5A61" w:rsidDel="00D834E2" w:rsidRDefault="00C27344" w:rsidP="000C7DC9">
            <w:pPr>
              <w:ind w:right="-46"/>
              <w:rPr>
                <w:del w:id="926" w:author="Kumar Baral" w:date="2023-02-13T11:15:00Z"/>
                <w:b/>
                <w:bCs/>
              </w:rPr>
            </w:pPr>
            <w:del w:id="927" w:author="Kumar Baral" w:date="2023-02-13T11:15:00Z">
              <w:r w:rsidRPr="000C5A61" w:rsidDel="00D834E2">
                <w:rPr>
                  <w:b/>
                  <w:bCs/>
                </w:rPr>
                <w:delText>Diversion weir</w:delText>
              </w:r>
              <w:bookmarkStart w:id="928" w:name="_Toc127182110"/>
              <w:bookmarkStart w:id="929" w:name="_Toc127182447"/>
              <w:bookmarkStart w:id="930" w:name="_Toc127191631"/>
              <w:bookmarkEnd w:id="928"/>
              <w:bookmarkEnd w:id="929"/>
              <w:bookmarkEnd w:id="930"/>
            </w:del>
          </w:p>
        </w:tc>
        <w:tc>
          <w:tcPr>
            <w:tcW w:w="4718" w:type="dxa"/>
          </w:tcPr>
          <w:p w14:paraId="003BF834" w14:textId="1683AE32" w:rsidR="00185774" w:rsidDel="00D834E2" w:rsidRDefault="00185774">
            <w:pPr>
              <w:ind w:right="-46"/>
              <w:rPr>
                <w:del w:id="931" w:author="Kumar Baral" w:date="2023-02-13T11:15:00Z"/>
              </w:rPr>
            </w:pPr>
            <w:bookmarkStart w:id="932" w:name="_Toc127182111"/>
            <w:bookmarkStart w:id="933" w:name="_Toc127182448"/>
            <w:bookmarkStart w:id="934" w:name="_Toc127191632"/>
            <w:bookmarkEnd w:id="932"/>
            <w:bookmarkEnd w:id="933"/>
            <w:bookmarkEnd w:id="934"/>
          </w:p>
        </w:tc>
        <w:bookmarkStart w:id="935" w:name="_Toc127182112"/>
        <w:bookmarkStart w:id="936" w:name="_Toc127182449"/>
        <w:bookmarkStart w:id="937" w:name="_Toc127191633"/>
        <w:bookmarkEnd w:id="935"/>
        <w:bookmarkEnd w:id="936"/>
        <w:bookmarkEnd w:id="937"/>
      </w:tr>
      <w:tr w:rsidR="00185774" w:rsidDel="00D834E2" w14:paraId="2587F997" w14:textId="3BF23A7E" w:rsidTr="000C5A61">
        <w:trPr>
          <w:trHeight w:val="476"/>
          <w:del w:id="938" w:author="Kumar Baral" w:date="2023-02-13T11:15:00Z"/>
        </w:trPr>
        <w:tc>
          <w:tcPr>
            <w:tcW w:w="4718" w:type="dxa"/>
          </w:tcPr>
          <w:p w14:paraId="76B6C51E" w14:textId="06C2774E" w:rsidR="00185774" w:rsidDel="00D834E2" w:rsidRDefault="00AE3520" w:rsidP="000C7DC9">
            <w:pPr>
              <w:ind w:right="-46"/>
              <w:rPr>
                <w:del w:id="939" w:author="Kumar Baral" w:date="2023-02-13T11:15:00Z"/>
              </w:rPr>
            </w:pPr>
            <w:del w:id="940" w:author="Kumar Baral" w:date="2023-02-13T11:15:00Z">
              <w:r w:rsidDel="00D834E2">
                <w:delText>Diverion weir type</w:delText>
              </w:r>
              <w:bookmarkStart w:id="941" w:name="_Toc127182113"/>
              <w:bookmarkStart w:id="942" w:name="_Toc127182450"/>
              <w:bookmarkStart w:id="943" w:name="_Toc127191634"/>
              <w:bookmarkEnd w:id="941"/>
              <w:bookmarkEnd w:id="942"/>
              <w:bookmarkEnd w:id="943"/>
            </w:del>
          </w:p>
        </w:tc>
        <w:tc>
          <w:tcPr>
            <w:tcW w:w="4718" w:type="dxa"/>
          </w:tcPr>
          <w:p w14:paraId="5CB4F781" w14:textId="3AA08A9B" w:rsidR="00185774" w:rsidDel="00D834E2" w:rsidRDefault="00B51A33" w:rsidP="000C7DC9">
            <w:pPr>
              <w:ind w:right="-46"/>
              <w:rPr>
                <w:del w:id="944" w:author="Kumar Baral" w:date="2023-02-13T11:15:00Z"/>
              </w:rPr>
            </w:pPr>
            <w:del w:id="945" w:author="Kumar Baral" w:date="2023-01-30T13:47:00Z">
              <w:r w:rsidDel="009734A5">
                <w:delText>17 August 1994</w:delText>
              </w:r>
            </w:del>
            <w:del w:id="946" w:author="Kumar Baral" w:date="2023-02-13T11:15:00Z">
              <w:r w:rsidR="00CF6510" w:rsidDel="00D834E2">
                <w:delText>Concrete gravity with obermeyer crest gate</w:delText>
              </w:r>
              <w:bookmarkStart w:id="947" w:name="_Toc127182114"/>
              <w:bookmarkStart w:id="948" w:name="_Toc127182451"/>
              <w:bookmarkStart w:id="949" w:name="_Toc127191635"/>
              <w:bookmarkEnd w:id="947"/>
              <w:bookmarkEnd w:id="948"/>
              <w:bookmarkEnd w:id="949"/>
            </w:del>
          </w:p>
        </w:tc>
        <w:bookmarkStart w:id="950" w:name="_Toc127182115"/>
        <w:bookmarkStart w:id="951" w:name="_Toc127182452"/>
        <w:bookmarkStart w:id="952" w:name="_Toc127191636"/>
        <w:bookmarkEnd w:id="950"/>
        <w:bookmarkEnd w:id="951"/>
        <w:bookmarkEnd w:id="952"/>
      </w:tr>
      <w:tr w:rsidR="00C27344" w:rsidDel="00D834E2" w14:paraId="7A5AD707" w14:textId="1EEABAEB" w:rsidTr="000C5A61">
        <w:trPr>
          <w:trHeight w:val="462"/>
          <w:del w:id="953" w:author="Kumar Baral" w:date="2023-02-13T11:15:00Z"/>
        </w:trPr>
        <w:tc>
          <w:tcPr>
            <w:tcW w:w="4718" w:type="dxa"/>
          </w:tcPr>
          <w:p w14:paraId="5AC965D6" w14:textId="64D2261A" w:rsidR="00C27344" w:rsidDel="00D834E2" w:rsidRDefault="00AE3520" w:rsidP="000C7DC9">
            <w:pPr>
              <w:ind w:right="-46"/>
              <w:rPr>
                <w:del w:id="954" w:author="Kumar Baral" w:date="2023-02-13T11:15:00Z"/>
              </w:rPr>
            </w:pPr>
            <w:del w:id="955" w:author="Kumar Baral" w:date="2023-02-13T11:15:00Z">
              <w:r w:rsidDel="00D834E2">
                <w:delText>Weir Length/Height</w:delText>
              </w:r>
              <w:bookmarkStart w:id="956" w:name="_Toc127182116"/>
              <w:bookmarkStart w:id="957" w:name="_Toc127182453"/>
              <w:bookmarkStart w:id="958" w:name="_Toc127191637"/>
              <w:bookmarkEnd w:id="956"/>
              <w:bookmarkEnd w:id="957"/>
              <w:bookmarkEnd w:id="958"/>
            </w:del>
          </w:p>
        </w:tc>
        <w:tc>
          <w:tcPr>
            <w:tcW w:w="4718" w:type="dxa"/>
          </w:tcPr>
          <w:p w14:paraId="7B54AC17" w14:textId="175B26C3" w:rsidR="00C27344" w:rsidDel="00D834E2" w:rsidRDefault="00CF6510" w:rsidP="000C7DC9">
            <w:pPr>
              <w:ind w:right="-46"/>
              <w:rPr>
                <w:del w:id="959" w:author="Kumar Baral" w:date="2023-02-13T11:15:00Z"/>
              </w:rPr>
            </w:pPr>
            <w:del w:id="960" w:author="Kumar Baral" w:date="2023-02-13T11:15:00Z">
              <w:r w:rsidDel="00D834E2">
                <w:delText>60 m /6.5 m above natural bed (0.5 m concrete added on top of the existing weir and 1.2 m inflatable dam (Obermeyer Spillway Gates)</w:delText>
              </w:r>
              <w:bookmarkStart w:id="961" w:name="_Toc127182117"/>
              <w:bookmarkStart w:id="962" w:name="_Toc127182454"/>
              <w:bookmarkStart w:id="963" w:name="_Toc127191638"/>
              <w:bookmarkEnd w:id="961"/>
              <w:bookmarkEnd w:id="962"/>
              <w:bookmarkEnd w:id="963"/>
            </w:del>
          </w:p>
        </w:tc>
        <w:bookmarkStart w:id="964" w:name="_Toc127182118"/>
        <w:bookmarkStart w:id="965" w:name="_Toc127182455"/>
        <w:bookmarkStart w:id="966" w:name="_Toc127191639"/>
        <w:bookmarkEnd w:id="964"/>
        <w:bookmarkEnd w:id="965"/>
        <w:bookmarkEnd w:id="966"/>
      </w:tr>
      <w:tr w:rsidR="00C27344" w:rsidDel="00D834E2" w14:paraId="7ADF867C" w14:textId="0E93BCC8" w:rsidTr="000C5A61">
        <w:trPr>
          <w:trHeight w:val="476"/>
          <w:del w:id="967" w:author="Kumar Baral" w:date="2023-02-13T11:15:00Z"/>
        </w:trPr>
        <w:tc>
          <w:tcPr>
            <w:tcW w:w="4718" w:type="dxa"/>
          </w:tcPr>
          <w:p w14:paraId="09F81E4F" w14:textId="7150F298" w:rsidR="00C27344" w:rsidRPr="000C5A61" w:rsidDel="00D834E2" w:rsidRDefault="00AE3520" w:rsidP="000C7DC9">
            <w:pPr>
              <w:ind w:right="-46"/>
              <w:rPr>
                <w:del w:id="968" w:author="Kumar Baral" w:date="2023-02-13T11:15:00Z"/>
                <w:b/>
                <w:bCs/>
              </w:rPr>
            </w:pPr>
            <w:del w:id="969" w:author="Kumar Baral" w:date="2023-02-13T11:15:00Z">
              <w:r w:rsidRPr="000C5A61" w:rsidDel="00D834E2">
                <w:rPr>
                  <w:b/>
                  <w:bCs/>
                </w:rPr>
                <w:delText>Intake chamber/gravel trap</w:delText>
              </w:r>
              <w:bookmarkStart w:id="970" w:name="_Toc127182119"/>
              <w:bookmarkStart w:id="971" w:name="_Toc127182456"/>
              <w:bookmarkStart w:id="972" w:name="_Toc127191640"/>
              <w:bookmarkEnd w:id="970"/>
              <w:bookmarkEnd w:id="971"/>
              <w:bookmarkEnd w:id="972"/>
            </w:del>
          </w:p>
        </w:tc>
        <w:tc>
          <w:tcPr>
            <w:tcW w:w="4718" w:type="dxa"/>
          </w:tcPr>
          <w:p w14:paraId="0EAF6C6F" w14:textId="4977A8CE" w:rsidR="00C27344" w:rsidDel="00D834E2" w:rsidRDefault="00C27344" w:rsidP="000C7DC9">
            <w:pPr>
              <w:ind w:right="-46"/>
              <w:rPr>
                <w:del w:id="973" w:author="Kumar Baral" w:date="2023-02-13T11:15:00Z"/>
              </w:rPr>
            </w:pPr>
            <w:bookmarkStart w:id="974" w:name="_Toc127182120"/>
            <w:bookmarkStart w:id="975" w:name="_Toc127182457"/>
            <w:bookmarkStart w:id="976" w:name="_Toc127191641"/>
            <w:bookmarkEnd w:id="974"/>
            <w:bookmarkEnd w:id="975"/>
            <w:bookmarkEnd w:id="976"/>
          </w:p>
        </w:tc>
        <w:bookmarkStart w:id="977" w:name="_Toc127182121"/>
        <w:bookmarkStart w:id="978" w:name="_Toc127182458"/>
        <w:bookmarkStart w:id="979" w:name="_Toc127191642"/>
        <w:bookmarkEnd w:id="977"/>
        <w:bookmarkEnd w:id="978"/>
        <w:bookmarkEnd w:id="979"/>
      </w:tr>
      <w:tr w:rsidR="00C27344" w:rsidDel="00D834E2" w14:paraId="3C69CDEF" w14:textId="44EE77C0" w:rsidTr="000C5A61">
        <w:trPr>
          <w:trHeight w:val="462"/>
          <w:del w:id="980" w:author="Kumar Baral" w:date="2023-02-13T11:15:00Z"/>
        </w:trPr>
        <w:tc>
          <w:tcPr>
            <w:tcW w:w="4718" w:type="dxa"/>
          </w:tcPr>
          <w:p w14:paraId="6C372AAC" w14:textId="54BE053E" w:rsidR="00AE3520" w:rsidDel="00D834E2" w:rsidRDefault="00AE3520" w:rsidP="000C7DC9">
            <w:pPr>
              <w:ind w:right="-46"/>
              <w:rPr>
                <w:del w:id="981" w:author="Kumar Baral" w:date="2023-02-13T11:15:00Z"/>
              </w:rPr>
            </w:pPr>
            <w:del w:id="982" w:author="Kumar Baral" w:date="2023-02-13T11:15:00Z">
              <w:r w:rsidDel="00D834E2">
                <w:delText>Length</w:delText>
              </w:r>
              <w:bookmarkStart w:id="983" w:name="_Toc127182122"/>
              <w:bookmarkStart w:id="984" w:name="_Toc127182459"/>
              <w:bookmarkStart w:id="985" w:name="_Toc127191643"/>
              <w:bookmarkEnd w:id="983"/>
              <w:bookmarkEnd w:id="984"/>
              <w:bookmarkEnd w:id="985"/>
            </w:del>
          </w:p>
        </w:tc>
        <w:tc>
          <w:tcPr>
            <w:tcW w:w="4718" w:type="dxa"/>
          </w:tcPr>
          <w:p w14:paraId="1B6CEA6B" w14:textId="4CADDC6F" w:rsidR="00C27344" w:rsidDel="00D834E2" w:rsidRDefault="00CF6510" w:rsidP="000C7DC9">
            <w:pPr>
              <w:ind w:right="-46"/>
              <w:rPr>
                <w:del w:id="986" w:author="Kumar Baral" w:date="2023-02-13T11:15:00Z"/>
              </w:rPr>
            </w:pPr>
            <w:del w:id="987" w:author="Kumar Baral" w:date="2023-02-13T11:15:00Z">
              <w:r w:rsidDel="00D834E2">
                <w:delText>10 m</w:delText>
              </w:r>
              <w:bookmarkStart w:id="988" w:name="_Toc127182123"/>
              <w:bookmarkStart w:id="989" w:name="_Toc127182460"/>
              <w:bookmarkStart w:id="990" w:name="_Toc127191644"/>
              <w:bookmarkEnd w:id="988"/>
              <w:bookmarkEnd w:id="989"/>
              <w:bookmarkEnd w:id="990"/>
            </w:del>
          </w:p>
        </w:tc>
        <w:bookmarkStart w:id="991" w:name="_Toc127182124"/>
        <w:bookmarkStart w:id="992" w:name="_Toc127182461"/>
        <w:bookmarkStart w:id="993" w:name="_Toc127191645"/>
        <w:bookmarkEnd w:id="991"/>
        <w:bookmarkEnd w:id="992"/>
        <w:bookmarkEnd w:id="993"/>
      </w:tr>
      <w:tr w:rsidR="00C27344" w:rsidDel="00D834E2" w14:paraId="5E4FA583" w14:textId="326E5459" w:rsidTr="000C5A61">
        <w:trPr>
          <w:trHeight w:val="476"/>
          <w:del w:id="994" w:author="Kumar Baral" w:date="2023-02-13T11:15:00Z"/>
        </w:trPr>
        <w:tc>
          <w:tcPr>
            <w:tcW w:w="4718" w:type="dxa"/>
          </w:tcPr>
          <w:p w14:paraId="420E131B" w14:textId="1A77611C" w:rsidR="00C27344" w:rsidDel="00D834E2" w:rsidRDefault="00AE3520" w:rsidP="000C7DC9">
            <w:pPr>
              <w:ind w:right="-46"/>
              <w:rPr>
                <w:del w:id="995" w:author="Kumar Baral" w:date="2023-02-13T11:15:00Z"/>
              </w:rPr>
            </w:pPr>
            <w:del w:id="996" w:author="Kumar Baral" w:date="2023-02-13T11:15:00Z">
              <w:r w:rsidDel="00D834E2">
                <w:delText>Trash rack opening sixe, width x height</w:delText>
              </w:r>
              <w:bookmarkStart w:id="997" w:name="_Toc127182125"/>
              <w:bookmarkStart w:id="998" w:name="_Toc127182462"/>
              <w:bookmarkStart w:id="999" w:name="_Toc127191646"/>
              <w:bookmarkEnd w:id="997"/>
              <w:bookmarkEnd w:id="998"/>
              <w:bookmarkEnd w:id="999"/>
            </w:del>
          </w:p>
        </w:tc>
        <w:tc>
          <w:tcPr>
            <w:tcW w:w="4718" w:type="dxa"/>
          </w:tcPr>
          <w:p w14:paraId="30FFBF03" w14:textId="0C339881" w:rsidR="00C27344" w:rsidDel="00D834E2" w:rsidRDefault="00CF6510" w:rsidP="000C7DC9">
            <w:pPr>
              <w:ind w:right="-46"/>
              <w:rPr>
                <w:del w:id="1000" w:author="Kumar Baral" w:date="2023-02-13T11:15:00Z"/>
              </w:rPr>
            </w:pPr>
            <w:del w:id="1001" w:author="Kumar Baral" w:date="2023-02-13T11:15:00Z">
              <w:r w:rsidDel="00D834E2">
                <w:delText>2 m x 3 m ( Three Opening width 6 m)</w:delText>
              </w:r>
              <w:bookmarkStart w:id="1002" w:name="_Toc127182126"/>
              <w:bookmarkStart w:id="1003" w:name="_Toc127182463"/>
              <w:bookmarkStart w:id="1004" w:name="_Toc127191647"/>
              <w:bookmarkEnd w:id="1002"/>
              <w:bookmarkEnd w:id="1003"/>
              <w:bookmarkEnd w:id="1004"/>
            </w:del>
          </w:p>
        </w:tc>
        <w:bookmarkStart w:id="1005" w:name="_Toc127182127"/>
        <w:bookmarkStart w:id="1006" w:name="_Toc127182464"/>
        <w:bookmarkStart w:id="1007" w:name="_Toc127191648"/>
        <w:bookmarkEnd w:id="1005"/>
        <w:bookmarkEnd w:id="1006"/>
        <w:bookmarkEnd w:id="1007"/>
      </w:tr>
      <w:tr w:rsidR="00C27344" w:rsidDel="00D834E2" w14:paraId="4DE80F10" w14:textId="59773191" w:rsidTr="000C5A61">
        <w:trPr>
          <w:trHeight w:val="476"/>
          <w:del w:id="1008" w:author="Kumar Baral" w:date="2023-02-13T11:15:00Z"/>
        </w:trPr>
        <w:tc>
          <w:tcPr>
            <w:tcW w:w="4718" w:type="dxa"/>
          </w:tcPr>
          <w:p w14:paraId="308D811C" w14:textId="0B3EBCFE" w:rsidR="00C27344" w:rsidDel="00D834E2" w:rsidRDefault="00AE3520" w:rsidP="000C7DC9">
            <w:pPr>
              <w:ind w:right="-46"/>
              <w:rPr>
                <w:del w:id="1009" w:author="Kumar Baral" w:date="2023-02-13T11:15:00Z"/>
              </w:rPr>
            </w:pPr>
            <w:del w:id="1010" w:author="Kumar Baral" w:date="2023-02-13T11:15:00Z">
              <w:r w:rsidDel="00D834E2">
                <w:delText>Intake gate opeing size, width x width x height</w:delText>
              </w:r>
              <w:bookmarkStart w:id="1011" w:name="_Toc127182128"/>
              <w:bookmarkStart w:id="1012" w:name="_Toc127182465"/>
              <w:bookmarkStart w:id="1013" w:name="_Toc127191649"/>
              <w:bookmarkEnd w:id="1011"/>
              <w:bookmarkEnd w:id="1012"/>
              <w:bookmarkEnd w:id="1013"/>
            </w:del>
          </w:p>
        </w:tc>
        <w:tc>
          <w:tcPr>
            <w:tcW w:w="4718" w:type="dxa"/>
          </w:tcPr>
          <w:p w14:paraId="3F9EE5F0" w14:textId="705A763F" w:rsidR="00C27344" w:rsidDel="00D834E2" w:rsidRDefault="00CF6510" w:rsidP="000C7DC9">
            <w:pPr>
              <w:ind w:right="-46"/>
              <w:rPr>
                <w:del w:id="1014" w:author="Kumar Baral" w:date="2023-02-13T11:15:00Z"/>
              </w:rPr>
            </w:pPr>
            <w:del w:id="1015" w:author="Kumar Baral" w:date="2023-02-13T11:15:00Z">
              <w:r w:rsidDel="00D834E2">
                <w:delText>1.5 m x 2 m, 2 nos</w:delText>
              </w:r>
              <w:bookmarkStart w:id="1016" w:name="_Toc127182129"/>
              <w:bookmarkStart w:id="1017" w:name="_Toc127182466"/>
              <w:bookmarkStart w:id="1018" w:name="_Toc127191650"/>
              <w:bookmarkEnd w:id="1016"/>
              <w:bookmarkEnd w:id="1017"/>
              <w:bookmarkEnd w:id="1018"/>
            </w:del>
          </w:p>
        </w:tc>
        <w:bookmarkStart w:id="1019" w:name="_Toc127182130"/>
        <w:bookmarkStart w:id="1020" w:name="_Toc127182467"/>
        <w:bookmarkStart w:id="1021" w:name="_Toc127191651"/>
        <w:bookmarkEnd w:id="1019"/>
        <w:bookmarkEnd w:id="1020"/>
        <w:bookmarkEnd w:id="1021"/>
      </w:tr>
      <w:tr w:rsidR="00C27344" w:rsidDel="00D834E2" w14:paraId="5AEE4104" w14:textId="7D867E5A" w:rsidTr="000C5A61">
        <w:trPr>
          <w:trHeight w:val="726"/>
          <w:del w:id="1022" w:author="Kumar Baral" w:date="2023-02-13T11:15:00Z"/>
        </w:trPr>
        <w:tc>
          <w:tcPr>
            <w:tcW w:w="4718" w:type="dxa"/>
          </w:tcPr>
          <w:p w14:paraId="5A96C1B6" w14:textId="686D33F7" w:rsidR="00C27344" w:rsidDel="00D834E2" w:rsidRDefault="00AE3520" w:rsidP="000C7DC9">
            <w:pPr>
              <w:ind w:right="-46"/>
              <w:rPr>
                <w:del w:id="1023" w:author="Kumar Baral" w:date="2023-02-13T11:15:00Z"/>
              </w:rPr>
            </w:pPr>
            <w:del w:id="1024" w:author="Kumar Baral" w:date="2023-02-13T11:15:00Z">
              <w:r w:rsidDel="00D834E2">
                <w:delText>Intake canal size, length x width x height (river side wall)</w:delText>
              </w:r>
              <w:bookmarkStart w:id="1025" w:name="_Toc127182131"/>
              <w:bookmarkStart w:id="1026" w:name="_Toc127182468"/>
              <w:bookmarkStart w:id="1027" w:name="_Toc127191652"/>
              <w:bookmarkEnd w:id="1025"/>
              <w:bookmarkEnd w:id="1026"/>
              <w:bookmarkEnd w:id="1027"/>
            </w:del>
          </w:p>
        </w:tc>
        <w:tc>
          <w:tcPr>
            <w:tcW w:w="4718" w:type="dxa"/>
          </w:tcPr>
          <w:p w14:paraId="64924858" w14:textId="0D973986" w:rsidR="00C27344" w:rsidDel="00D834E2" w:rsidRDefault="00CF6510" w:rsidP="000C7DC9">
            <w:pPr>
              <w:ind w:right="-46"/>
              <w:rPr>
                <w:del w:id="1028" w:author="Kumar Baral" w:date="2023-02-13T11:15:00Z"/>
              </w:rPr>
            </w:pPr>
            <w:del w:id="1029" w:author="Kumar Baral" w:date="2023-02-13T11:15:00Z">
              <w:r w:rsidDel="00D834E2">
                <w:delText>20 m x 1.5 m x 5.2 m (max. ), 2 nos</w:delText>
              </w:r>
              <w:bookmarkStart w:id="1030" w:name="_Toc127182132"/>
              <w:bookmarkStart w:id="1031" w:name="_Toc127182469"/>
              <w:bookmarkStart w:id="1032" w:name="_Toc127191653"/>
              <w:bookmarkEnd w:id="1030"/>
              <w:bookmarkEnd w:id="1031"/>
              <w:bookmarkEnd w:id="1032"/>
            </w:del>
          </w:p>
        </w:tc>
        <w:bookmarkStart w:id="1033" w:name="_Toc127182133"/>
        <w:bookmarkStart w:id="1034" w:name="_Toc127182470"/>
        <w:bookmarkStart w:id="1035" w:name="_Toc127191654"/>
        <w:bookmarkEnd w:id="1033"/>
        <w:bookmarkEnd w:id="1034"/>
        <w:bookmarkEnd w:id="1035"/>
      </w:tr>
      <w:tr w:rsidR="00C27344" w:rsidDel="00D834E2" w14:paraId="12DE85CF" w14:textId="7715DE09" w:rsidTr="000C5A61">
        <w:trPr>
          <w:trHeight w:val="476"/>
          <w:del w:id="1036" w:author="Kumar Baral" w:date="2023-02-13T11:15:00Z"/>
        </w:trPr>
        <w:tc>
          <w:tcPr>
            <w:tcW w:w="4718" w:type="dxa"/>
          </w:tcPr>
          <w:p w14:paraId="0141299F" w14:textId="3C11F7AE" w:rsidR="00C27344" w:rsidRPr="000C5A61" w:rsidDel="00D834E2" w:rsidRDefault="00AE3520" w:rsidP="000C7DC9">
            <w:pPr>
              <w:ind w:right="-46"/>
              <w:rPr>
                <w:del w:id="1037" w:author="Kumar Baral" w:date="2023-02-13T11:15:00Z"/>
                <w:b/>
                <w:bCs/>
              </w:rPr>
            </w:pPr>
            <w:del w:id="1038" w:author="Kumar Baral" w:date="2023-02-13T11:15:00Z">
              <w:r w:rsidRPr="000C5A61" w:rsidDel="00D834E2">
                <w:rPr>
                  <w:b/>
                  <w:bCs/>
                </w:rPr>
                <w:delText>Settling Basin</w:delText>
              </w:r>
              <w:bookmarkStart w:id="1039" w:name="_Toc127182134"/>
              <w:bookmarkStart w:id="1040" w:name="_Toc127182471"/>
              <w:bookmarkStart w:id="1041" w:name="_Toc127191655"/>
              <w:bookmarkEnd w:id="1039"/>
              <w:bookmarkEnd w:id="1040"/>
              <w:bookmarkEnd w:id="1041"/>
            </w:del>
          </w:p>
        </w:tc>
        <w:tc>
          <w:tcPr>
            <w:tcW w:w="4718" w:type="dxa"/>
          </w:tcPr>
          <w:p w14:paraId="3BE67335" w14:textId="1857B05F" w:rsidR="00CF6510" w:rsidDel="00D834E2" w:rsidRDefault="00CF6510" w:rsidP="000C7DC9">
            <w:pPr>
              <w:ind w:right="-46"/>
              <w:rPr>
                <w:del w:id="1042" w:author="Kumar Baral" w:date="2023-02-13T11:15:00Z"/>
              </w:rPr>
            </w:pPr>
            <w:bookmarkStart w:id="1043" w:name="_Toc127182135"/>
            <w:bookmarkStart w:id="1044" w:name="_Toc127182472"/>
            <w:bookmarkStart w:id="1045" w:name="_Toc127191656"/>
            <w:bookmarkEnd w:id="1043"/>
            <w:bookmarkEnd w:id="1044"/>
            <w:bookmarkEnd w:id="1045"/>
          </w:p>
        </w:tc>
        <w:bookmarkStart w:id="1046" w:name="_Toc127182136"/>
        <w:bookmarkStart w:id="1047" w:name="_Toc127182473"/>
        <w:bookmarkStart w:id="1048" w:name="_Toc127191657"/>
        <w:bookmarkEnd w:id="1046"/>
        <w:bookmarkEnd w:id="1047"/>
        <w:bookmarkEnd w:id="1048"/>
      </w:tr>
      <w:tr w:rsidR="00C27344" w:rsidDel="00D834E2" w14:paraId="765D0746" w14:textId="4DAD52A9" w:rsidTr="000C5A61">
        <w:trPr>
          <w:trHeight w:val="476"/>
          <w:del w:id="1049" w:author="Kumar Baral" w:date="2023-02-13T11:15:00Z"/>
        </w:trPr>
        <w:tc>
          <w:tcPr>
            <w:tcW w:w="4718" w:type="dxa"/>
          </w:tcPr>
          <w:p w14:paraId="2C156796" w14:textId="57FB725C" w:rsidR="00C27344" w:rsidDel="00D834E2" w:rsidRDefault="00AE3520" w:rsidP="000C7DC9">
            <w:pPr>
              <w:ind w:right="-46"/>
              <w:rPr>
                <w:del w:id="1050" w:author="Kumar Baral" w:date="2023-02-13T11:15:00Z"/>
              </w:rPr>
            </w:pPr>
            <w:del w:id="1051" w:author="Kumar Baral" w:date="2023-02-13T11:15:00Z">
              <w:r w:rsidDel="00D834E2">
                <w:delText>No. of bays</w:delText>
              </w:r>
              <w:bookmarkStart w:id="1052" w:name="_Toc127182137"/>
              <w:bookmarkStart w:id="1053" w:name="_Toc127182474"/>
              <w:bookmarkStart w:id="1054" w:name="_Toc127191658"/>
              <w:bookmarkEnd w:id="1052"/>
              <w:bookmarkEnd w:id="1053"/>
              <w:bookmarkEnd w:id="1054"/>
            </w:del>
          </w:p>
        </w:tc>
        <w:tc>
          <w:tcPr>
            <w:tcW w:w="4718" w:type="dxa"/>
          </w:tcPr>
          <w:p w14:paraId="4C33B2BE" w14:textId="301917A8" w:rsidR="00C27344" w:rsidDel="00D834E2" w:rsidRDefault="00CF6510" w:rsidP="000C7DC9">
            <w:pPr>
              <w:ind w:right="-46"/>
              <w:rPr>
                <w:del w:id="1055" w:author="Kumar Baral" w:date="2023-02-13T11:15:00Z"/>
              </w:rPr>
            </w:pPr>
            <w:del w:id="1056" w:author="Kumar Baral" w:date="2023-02-13T11:15:00Z">
              <w:r w:rsidDel="00D834E2">
                <w:delText>4 nos</w:delText>
              </w:r>
              <w:bookmarkStart w:id="1057" w:name="_Toc127182138"/>
              <w:bookmarkStart w:id="1058" w:name="_Toc127182475"/>
              <w:bookmarkStart w:id="1059" w:name="_Toc127191659"/>
              <w:bookmarkEnd w:id="1057"/>
              <w:bookmarkEnd w:id="1058"/>
              <w:bookmarkEnd w:id="1059"/>
            </w:del>
          </w:p>
        </w:tc>
        <w:bookmarkStart w:id="1060" w:name="_Toc127182139"/>
        <w:bookmarkStart w:id="1061" w:name="_Toc127182476"/>
        <w:bookmarkStart w:id="1062" w:name="_Toc127191660"/>
        <w:bookmarkEnd w:id="1060"/>
        <w:bookmarkEnd w:id="1061"/>
        <w:bookmarkEnd w:id="1062"/>
      </w:tr>
      <w:tr w:rsidR="00C27344" w:rsidDel="00D834E2" w14:paraId="5C243FF8" w14:textId="14AD67AC" w:rsidTr="000C5A61">
        <w:trPr>
          <w:trHeight w:val="462"/>
          <w:del w:id="1063" w:author="Kumar Baral" w:date="2023-02-13T11:15:00Z"/>
        </w:trPr>
        <w:tc>
          <w:tcPr>
            <w:tcW w:w="4718" w:type="dxa"/>
          </w:tcPr>
          <w:p w14:paraId="69ED09FA" w14:textId="42C31029" w:rsidR="00C27344" w:rsidDel="00D834E2" w:rsidRDefault="00AE3520" w:rsidP="000C7DC9">
            <w:pPr>
              <w:ind w:right="-46"/>
              <w:rPr>
                <w:del w:id="1064" w:author="Kumar Baral" w:date="2023-02-13T11:15:00Z"/>
              </w:rPr>
            </w:pPr>
            <w:del w:id="1065" w:author="Kumar Baral" w:date="2023-02-13T11:15:00Z">
              <w:r w:rsidDel="00D834E2">
                <w:delText>Flushing system</w:delText>
              </w:r>
              <w:bookmarkStart w:id="1066" w:name="_Toc127182140"/>
              <w:bookmarkStart w:id="1067" w:name="_Toc127182477"/>
              <w:bookmarkStart w:id="1068" w:name="_Toc127191661"/>
              <w:bookmarkEnd w:id="1066"/>
              <w:bookmarkEnd w:id="1067"/>
              <w:bookmarkEnd w:id="1068"/>
            </w:del>
          </w:p>
        </w:tc>
        <w:tc>
          <w:tcPr>
            <w:tcW w:w="4718" w:type="dxa"/>
          </w:tcPr>
          <w:p w14:paraId="45A4BE45" w14:textId="563A4672" w:rsidR="00C27344" w:rsidDel="00D834E2" w:rsidRDefault="00CF6510" w:rsidP="000C7DC9">
            <w:pPr>
              <w:ind w:right="-46"/>
              <w:rPr>
                <w:del w:id="1069" w:author="Kumar Baral" w:date="2023-02-13T11:15:00Z"/>
              </w:rPr>
            </w:pPr>
            <w:del w:id="1070" w:author="Kumar Baral" w:date="2023-02-13T11:15:00Z">
              <w:r w:rsidDel="00D834E2">
                <w:delText>Serpent sediment sluicing system (S4)</w:delText>
              </w:r>
              <w:bookmarkStart w:id="1071" w:name="_Toc127182141"/>
              <w:bookmarkStart w:id="1072" w:name="_Toc127182478"/>
              <w:bookmarkStart w:id="1073" w:name="_Toc127191662"/>
              <w:bookmarkEnd w:id="1071"/>
              <w:bookmarkEnd w:id="1072"/>
              <w:bookmarkEnd w:id="1073"/>
            </w:del>
          </w:p>
        </w:tc>
        <w:bookmarkStart w:id="1074" w:name="_Toc127182142"/>
        <w:bookmarkStart w:id="1075" w:name="_Toc127182479"/>
        <w:bookmarkStart w:id="1076" w:name="_Toc127191663"/>
        <w:bookmarkEnd w:id="1074"/>
        <w:bookmarkEnd w:id="1075"/>
        <w:bookmarkEnd w:id="1076"/>
      </w:tr>
      <w:tr w:rsidR="00C27344" w:rsidDel="00D834E2" w14:paraId="1E1176D2" w14:textId="050B5A2E" w:rsidTr="000C5A61">
        <w:trPr>
          <w:trHeight w:val="476"/>
          <w:del w:id="1077" w:author="Kumar Baral" w:date="2023-02-13T11:15:00Z"/>
        </w:trPr>
        <w:tc>
          <w:tcPr>
            <w:tcW w:w="4718" w:type="dxa"/>
          </w:tcPr>
          <w:p w14:paraId="75B7044D" w14:textId="488640B6" w:rsidR="00C27344" w:rsidDel="00D834E2" w:rsidRDefault="00AE3520" w:rsidP="000C7DC9">
            <w:pPr>
              <w:ind w:right="-46"/>
              <w:rPr>
                <w:del w:id="1078" w:author="Kumar Baral" w:date="2023-02-13T11:15:00Z"/>
              </w:rPr>
            </w:pPr>
            <w:del w:id="1079" w:author="Kumar Baral" w:date="2023-02-13T11:15:00Z">
              <w:r w:rsidDel="00D834E2">
                <w:delText>Length</w:delText>
              </w:r>
              <w:bookmarkStart w:id="1080" w:name="_Toc127182143"/>
              <w:bookmarkStart w:id="1081" w:name="_Toc127182480"/>
              <w:bookmarkStart w:id="1082" w:name="_Toc127191664"/>
              <w:bookmarkEnd w:id="1080"/>
              <w:bookmarkEnd w:id="1081"/>
              <w:bookmarkEnd w:id="1082"/>
            </w:del>
          </w:p>
        </w:tc>
        <w:tc>
          <w:tcPr>
            <w:tcW w:w="4718" w:type="dxa"/>
          </w:tcPr>
          <w:p w14:paraId="092CFDCE" w14:textId="3C57880E" w:rsidR="00C27344" w:rsidDel="00D834E2" w:rsidRDefault="00CF6510" w:rsidP="000C7DC9">
            <w:pPr>
              <w:ind w:right="-46"/>
              <w:rPr>
                <w:del w:id="1083" w:author="Kumar Baral" w:date="2023-02-13T11:15:00Z"/>
              </w:rPr>
            </w:pPr>
            <w:del w:id="1084" w:author="Kumar Baral" w:date="2023-02-13T11:15:00Z">
              <w:r w:rsidDel="00D834E2">
                <w:delText xml:space="preserve">Inlet transiton 23.68 m, uniform section 30 m </w:delText>
              </w:r>
              <w:bookmarkStart w:id="1085" w:name="_Toc127182144"/>
              <w:bookmarkStart w:id="1086" w:name="_Toc127182481"/>
              <w:bookmarkStart w:id="1087" w:name="_Toc127191665"/>
              <w:bookmarkEnd w:id="1085"/>
              <w:bookmarkEnd w:id="1086"/>
              <w:bookmarkEnd w:id="1087"/>
            </w:del>
          </w:p>
        </w:tc>
        <w:bookmarkStart w:id="1088" w:name="_Toc127182145"/>
        <w:bookmarkStart w:id="1089" w:name="_Toc127182482"/>
        <w:bookmarkStart w:id="1090" w:name="_Toc127191666"/>
        <w:bookmarkEnd w:id="1088"/>
        <w:bookmarkEnd w:id="1089"/>
        <w:bookmarkEnd w:id="1090"/>
      </w:tr>
      <w:tr w:rsidR="00C27344" w:rsidDel="00D834E2" w14:paraId="31E857FF" w14:textId="0AAAF180" w:rsidTr="000C5A61">
        <w:trPr>
          <w:trHeight w:val="846"/>
          <w:del w:id="1091" w:author="Kumar Baral" w:date="2023-02-13T11:15:00Z"/>
        </w:trPr>
        <w:tc>
          <w:tcPr>
            <w:tcW w:w="4718" w:type="dxa"/>
          </w:tcPr>
          <w:p w14:paraId="1300F2C7" w14:textId="56F2C70C" w:rsidR="00C27344" w:rsidDel="00D834E2" w:rsidRDefault="00AE3520" w:rsidP="000C7DC9">
            <w:pPr>
              <w:ind w:right="-46"/>
              <w:rPr>
                <w:del w:id="1092" w:author="Kumar Baral" w:date="2023-02-13T11:15:00Z"/>
              </w:rPr>
            </w:pPr>
            <w:del w:id="1093" w:author="Kumar Baral" w:date="2023-02-13T11:15:00Z">
              <w:r w:rsidDel="00D834E2">
                <w:delText xml:space="preserve">Width of inlet transition, start </w:delText>
              </w:r>
              <w:bookmarkStart w:id="1094" w:name="_Toc127182146"/>
              <w:bookmarkStart w:id="1095" w:name="_Toc127182483"/>
              <w:bookmarkStart w:id="1096" w:name="_Toc127191667"/>
              <w:bookmarkEnd w:id="1094"/>
              <w:bookmarkEnd w:id="1095"/>
              <w:bookmarkEnd w:id="1096"/>
            </w:del>
          </w:p>
          <w:p w14:paraId="1F08057F" w14:textId="3ACB0834" w:rsidR="00AE3520" w:rsidDel="00D834E2" w:rsidRDefault="00AE3520" w:rsidP="000C7DC9">
            <w:pPr>
              <w:ind w:right="-46"/>
              <w:rPr>
                <w:del w:id="1097" w:author="Kumar Baral" w:date="2023-02-13T11:15:00Z"/>
              </w:rPr>
            </w:pPr>
            <w:del w:id="1098" w:author="Kumar Baral" w:date="2023-02-13T11:15:00Z">
              <w:r w:rsidDel="00D834E2">
                <w:delText>Width of uniform section</w:delText>
              </w:r>
              <w:bookmarkStart w:id="1099" w:name="_Toc127182147"/>
              <w:bookmarkStart w:id="1100" w:name="_Toc127182484"/>
              <w:bookmarkStart w:id="1101" w:name="_Toc127191668"/>
              <w:bookmarkEnd w:id="1099"/>
              <w:bookmarkEnd w:id="1100"/>
              <w:bookmarkEnd w:id="1101"/>
            </w:del>
          </w:p>
        </w:tc>
        <w:tc>
          <w:tcPr>
            <w:tcW w:w="4718" w:type="dxa"/>
          </w:tcPr>
          <w:p w14:paraId="55A027B5" w14:textId="05BC915B" w:rsidR="00C27344" w:rsidDel="00D834E2" w:rsidRDefault="00CF6510" w:rsidP="000C7DC9">
            <w:pPr>
              <w:ind w:right="-46"/>
              <w:rPr>
                <w:del w:id="1102" w:author="Kumar Baral" w:date="2023-02-13T11:15:00Z"/>
              </w:rPr>
            </w:pPr>
            <w:del w:id="1103" w:author="Kumar Baral" w:date="2023-02-13T11:15:00Z">
              <w:r w:rsidDel="00D834E2">
                <w:delText>1.5 m 2 nos (3 m total)</w:delText>
              </w:r>
              <w:bookmarkStart w:id="1104" w:name="_Toc127182148"/>
              <w:bookmarkStart w:id="1105" w:name="_Toc127182485"/>
              <w:bookmarkStart w:id="1106" w:name="_Toc127191669"/>
              <w:bookmarkEnd w:id="1104"/>
              <w:bookmarkEnd w:id="1105"/>
              <w:bookmarkEnd w:id="1106"/>
            </w:del>
          </w:p>
          <w:p w14:paraId="11C79D40" w14:textId="41D1049E" w:rsidR="00CF6510" w:rsidDel="00D834E2" w:rsidRDefault="00CF6510" w:rsidP="000C7DC9">
            <w:pPr>
              <w:ind w:right="-46"/>
              <w:rPr>
                <w:del w:id="1107" w:author="Kumar Baral" w:date="2023-02-13T11:15:00Z"/>
              </w:rPr>
            </w:pPr>
            <w:del w:id="1108" w:author="Kumar Baral" w:date="2023-02-13T11:15:00Z">
              <w:r w:rsidDel="00D834E2">
                <w:delText>4.0 m (width of one bay)</w:delText>
              </w:r>
              <w:bookmarkStart w:id="1109" w:name="_Toc127182149"/>
              <w:bookmarkStart w:id="1110" w:name="_Toc127182486"/>
              <w:bookmarkStart w:id="1111" w:name="_Toc127191670"/>
              <w:bookmarkEnd w:id="1109"/>
              <w:bookmarkEnd w:id="1110"/>
              <w:bookmarkEnd w:id="1111"/>
            </w:del>
          </w:p>
        </w:tc>
        <w:bookmarkStart w:id="1112" w:name="_Toc127182150"/>
        <w:bookmarkStart w:id="1113" w:name="_Toc127182487"/>
        <w:bookmarkStart w:id="1114" w:name="_Toc127191671"/>
        <w:bookmarkEnd w:id="1112"/>
        <w:bookmarkEnd w:id="1113"/>
        <w:bookmarkEnd w:id="1114"/>
      </w:tr>
      <w:tr w:rsidR="00C27344" w:rsidDel="00D834E2" w14:paraId="476C09CA" w14:textId="4AAF5EA4" w:rsidTr="000C5A61">
        <w:trPr>
          <w:trHeight w:val="462"/>
          <w:del w:id="1115" w:author="Kumar Baral" w:date="2023-02-13T11:15:00Z"/>
        </w:trPr>
        <w:tc>
          <w:tcPr>
            <w:tcW w:w="4718" w:type="dxa"/>
          </w:tcPr>
          <w:p w14:paraId="3984B0DF" w14:textId="155112FC" w:rsidR="00C27344" w:rsidDel="00D834E2" w:rsidRDefault="00AE3520" w:rsidP="000C7DC9">
            <w:pPr>
              <w:ind w:right="-46"/>
              <w:rPr>
                <w:del w:id="1116" w:author="Kumar Baral" w:date="2023-02-13T11:15:00Z"/>
              </w:rPr>
            </w:pPr>
            <w:del w:id="1117" w:author="Kumar Baral" w:date="2023-02-13T11:15:00Z">
              <w:r w:rsidDel="00D834E2">
                <w:delText>Total depth (including hopper)</w:delText>
              </w:r>
              <w:bookmarkStart w:id="1118" w:name="_Toc127182151"/>
              <w:bookmarkStart w:id="1119" w:name="_Toc127182488"/>
              <w:bookmarkStart w:id="1120" w:name="_Toc127191672"/>
              <w:bookmarkEnd w:id="1118"/>
              <w:bookmarkEnd w:id="1119"/>
              <w:bookmarkEnd w:id="1120"/>
            </w:del>
          </w:p>
        </w:tc>
        <w:tc>
          <w:tcPr>
            <w:tcW w:w="4718" w:type="dxa"/>
          </w:tcPr>
          <w:p w14:paraId="32822FAF" w14:textId="01739889" w:rsidR="00C27344" w:rsidDel="00D834E2" w:rsidRDefault="00CF6510" w:rsidP="000C7DC9">
            <w:pPr>
              <w:ind w:right="-46"/>
              <w:rPr>
                <w:del w:id="1121" w:author="Kumar Baral" w:date="2023-02-13T11:15:00Z"/>
              </w:rPr>
            </w:pPr>
            <w:del w:id="1122" w:author="Kumar Baral" w:date="2023-02-13T11:15:00Z">
              <w:r w:rsidDel="00D834E2">
                <w:delText>6.9 m</w:delText>
              </w:r>
              <w:bookmarkStart w:id="1123" w:name="_Toc127182152"/>
              <w:bookmarkStart w:id="1124" w:name="_Toc127182489"/>
              <w:bookmarkStart w:id="1125" w:name="_Toc127191673"/>
              <w:bookmarkEnd w:id="1123"/>
              <w:bookmarkEnd w:id="1124"/>
              <w:bookmarkEnd w:id="1125"/>
            </w:del>
          </w:p>
        </w:tc>
        <w:bookmarkStart w:id="1126" w:name="_Toc127182153"/>
        <w:bookmarkStart w:id="1127" w:name="_Toc127182490"/>
        <w:bookmarkStart w:id="1128" w:name="_Toc127191674"/>
        <w:bookmarkEnd w:id="1126"/>
        <w:bookmarkEnd w:id="1127"/>
        <w:bookmarkEnd w:id="1128"/>
      </w:tr>
      <w:tr w:rsidR="00CF6510" w:rsidDel="00D834E2" w14:paraId="5638DC04" w14:textId="454E5848" w:rsidTr="000C5A61">
        <w:trPr>
          <w:trHeight w:val="462"/>
          <w:del w:id="1129" w:author="Kumar Baral" w:date="2023-02-13T11:15:00Z"/>
        </w:trPr>
        <w:tc>
          <w:tcPr>
            <w:tcW w:w="4718" w:type="dxa"/>
          </w:tcPr>
          <w:p w14:paraId="7931C11A" w14:textId="44CE8D20" w:rsidR="00CF6510" w:rsidDel="00D834E2" w:rsidRDefault="00CF6510" w:rsidP="000C7DC9">
            <w:pPr>
              <w:ind w:right="-46"/>
              <w:rPr>
                <w:del w:id="1130" w:author="Kumar Baral" w:date="2023-02-13T11:15:00Z"/>
              </w:rPr>
            </w:pPr>
            <w:del w:id="1131" w:author="Kumar Baral" w:date="2023-02-13T11:15:00Z">
              <w:r w:rsidDel="00D834E2">
                <w:delText>Hopper Depth</w:delText>
              </w:r>
              <w:bookmarkStart w:id="1132" w:name="_Toc127182154"/>
              <w:bookmarkStart w:id="1133" w:name="_Toc127182491"/>
              <w:bookmarkStart w:id="1134" w:name="_Toc127191675"/>
              <w:bookmarkEnd w:id="1132"/>
              <w:bookmarkEnd w:id="1133"/>
              <w:bookmarkEnd w:id="1134"/>
            </w:del>
          </w:p>
        </w:tc>
        <w:tc>
          <w:tcPr>
            <w:tcW w:w="4718" w:type="dxa"/>
          </w:tcPr>
          <w:p w14:paraId="04CA0BF1" w14:textId="4308D7DF" w:rsidR="00CF6510" w:rsidDel="00D834E2" w:rsidRDefault="00CF6510" w:rsidP="000C7DC9">
            <w:pPr>
              <w:ind w:right="-46"/>
              <w:rPr>
                <w:del w:id="1135" w:author="Kumar Baral" w:date="2023-02-13T11:15:00Z"/>
              </w:rPr>
            </w:pPr>
            <w:del w:id="1136" w:author="Kumar Baral" w:date="2023-02-13T11:15:00Z">
              <w:r w:rsidDel="00D834E2">
                <w:delText>1.7 m</w:delText>
              </w:r>
              <w:bookmarkStart w:id="1137" w:name="_Toc127182155"/>
              <w:bookmarkStart w:id="1138" w:name="_Toc127182492"/>
              <w:bookmarkStart w:id="1139" w:name="_Toc127191676"/>
              <w:bookmarkEnd w:id="1137"/>
              <w:bookmarkEnd w:id="1138"/>
              <w:bookmarkEnd w:id="1139"/>
            </w:del>
          </w:p>
        </w:tc>
        <w:bookmarkStart w:id="1140" w:name="_Toc127182156"/>
        <w:bookmarkStart w:id="1141" w:name="_Toc127182493"/>
        <w:bookmarkStart w:id="1142" w:name="_Toc127191677"/>
        <w:bookmarkEnd w:id="1140"/>
        <w:bookmarkEnd w:id="1141"/>
        <w:bookmarkEnd w:id="1142"/>
      </w:tr>
      <w:tr w:rsidR="00C27344" w:rsidDel="00D834E2" w14:paraId="6ECB1E36" w14:textId="136DB503" w:rsidTr="000C5A61">
        <w:trPr>
          <w:trHeight w:val="740"/>
          <w:del w:id="1143" w:author="Kumar Baral" w:date="2023-02-13T11:15:00Z"/>
        </w:trPr>
        <w:tc>
          <w:tcPr>
            <w:tcW w:w="4718" w:type="dxa"/>
          </w:tcPr>
          <w:p w14:paraId="16C07396" w14:textId="5729C661" w:rsidR="00C27344" w:rsidDel="00D834E2" w:rsidRDefault="00AE3520" w:rsidP="000C7DC9">
            <w:pPr>
              <w:ind w:right="-46"/>
              <w:rPr>
                <w:del w:id="1144" w:author="Kumar Baral" w:date="2023-02-13T11:15:00Z"/>
              </w:rPr>
            </w:pPr>
            <w:del w:id="1145" w:author="Kumar Baral" w:date="2023-02-13T11:15:00Z">
              <w:r w:rsidDel="00D834E2">
                <w:delText>Transition section between the settling basin outlet and the headrace tunnel portal</w:delText>
              </w:r>
              <w:bookmarkStart w:id="1146" w:name="_Toc127182157"/>
              <w:bookmarkStart w:id="1147" w:name="_Toc127182494"/>
              <w:bookmarkStart w:id="1148" w:name="_Toc127191678"/>
              <w:bookmarkEnd w:id="1146"/>
              <w:bookmarkEnd w:id="1147"/>
              <w:bookmarkEnd w:id="1148"/>
            </w:del>
          </w:p>
        </w:tc>
        <w:tc>
          <w:tcPr>
            <w:tcW w:w="4718" w:type="dxa"/>
          </w:tcPr>
          <w:p w14:paraId="701EF5DD" w14:textId="05226447" w:rsidR="00C27344" w:rsidDel="00D834E2" w:rsidRDefault="00CF6510" w:rsidP="000C7DC9">
            <w:pPr>
              <w:ind w:right="-46"/>
              <w:rPr>
                <w:del w:id="1149" w:author="Kumar Baral" w:date="2023-02-13T11:15:00Z"/>
              </w:rPr>
            </w:pPr>
            <w:del w:id="1150" w:author="Kumar Baral" w:date="2023-02-13T11:15:00Z">
              <w:r w:rsidDel="00D834E2">
                <w:delText>18.5 m long and 6.0 m wide side channel</w:delText>
              </w:r>
              <w:bookmarkStart w:id="1151" w:name="_Toc127182158"/>
              <w:bookmarkStart w:id="1152" w:name="_Toc127182495"/>
              <w:bookmarkStart w:id="1153" w:name="_Toc127191679"/>
              <w:bookmarkEnd w:id="1151"/>
              <w:bookmarkEnd w:id="1152"/>
              <w:bookmarkEnd w:id="1153"/>
            </w:del>
          </w:p>
        </w:tc>
        <w:bookmarkStart w:id="1154" w:name="_Toc127182159"/>
        <w:bookmarkStart w:id="1155" w:name="_Toc127182496"/>
        <w:bookmarkStart w:id="1156" w:name="_Toc127191680"/>
        <w:bookmarkEnd w:id="1154"/>
        <w:bookmarkEnd w:id="1155"/>
        <w:bookmarkEnd w:id="1156"/>
      </w:tr>
      <w:tr w:rsidR="00C27344" w:rsidDel="00D834E2" w14:paraId="2543E140" w14:textId="7D9622DE" w:rsidTr="000C5A61">
        <w:trPr>
          <w:trHeight w:val="476"/>
          <w:del w:id="1157" w:author="Kumar Baral" w:date="2023-02-13T11:15:00Z"/>
        </w:trPr>
        <w:tc>
          <w:tcPr>
            <w:tcW w:w="4718" w:type="dxa"/>
          </w:tcPr>
          <w:p w14:paraId="0152F26F" w14:textId="2F9EBCD6" w:rsidR="00C27344" w:rsidRPr="000C5A61" w:rsidDel="00D834E2" w:rsidRDefault="00AE3520" w:rsidP="000C7DC9">
            <w:pPr>
              <w:ind w:right="-46"/>
              <w:rPr>
                <w:del w:id="1158" w:author="Kumar Baral" w:date="2023-02-13T11:15:00Z"/>
                <w:b/>
                <w:bCs/>
              </w:rPr>
            </w:pPr>
            <w:del w:id="1159" w:author="Kumar Baral" w:date="2023-02-13T11:15:00Z">
              <w:r w:rsidRPr="000C5A61" w:rsidDel="00D834E2">
                <w:rPr>
                  <w:b/>
                  <w:bCs/>
                </w:rPr>
                <w:delText>Headrace tunnel</w:delText>
              </w:r>
              <w:bookmarkStart w:id="1160" w:name="_Toc127182160"/>
              <w:bookmarkStart w:id="1161" w:name="_Toc127182497"/>
              <w:bookmarkStart w:id="1162" w:name="_Toc127191681"/>
              <w:bookmarkEnd w:id="1160"/>
              <w:bookmarkEnd w:id="1161"/>
              <w:bookmarkEnd w:id="1162"/>
            </w:del>
          </w:p>
        </w:tc>
        <w:tc>
          <w:tcPr>
            <w:tcW w:w="4718" w:type="dxa"/>
          </w:tcPr>
          <w:p w14:paraId="662B46B1" w14:textId="77BF3661" w:rsidR="00C27344" w:rsidDel="00D834E2" w:rsidRDefault="00C27344" w:rsidP="000C7DC9">
            <w:pPr>
              <w:ind w:right="-46"/>
              <w:rPr>
                <w:del w:id="1163" w:author="Kumar Baral" w:date="2023-02-13T11:15:00Z"/>
              </w:rPr>
            </w:pPr>
            <w:bookmarkStart w:id="1164" w:name="_Toc127182161"/>
            <w:bookmarkStart w:id="1165" w:name="_Toc127182498"/>
            <w:bookmarkStart w:id="1166" w:name="_Toc127191682"/>
            <w:bookmarkEnd w:id="1164"/>
            <w:bookmarkEnd w:id="1165"/>
            <w:bookmarkEnd w:id="1166"/>
          </w:p>
        </w:tc>
        <w:bookmarkStart w:id="1167" w:name="_Toc127182162"/>
        <w:bookmarkStart w:id="1168" w:name="_Toc127182499"/>
        <w:bookmarkStart w:id="1169" w:name="_Toc127191683"/>
        <w:bookmarkEnd w:id="1167"/>
        <w:bookmarkEnd w:id="1168"/>
        <w:bookmarkEnd w:id="1169"/>
      </w:tr>
      <w:tr w:rsidR="00C27344" w:rsidDel="00D834E2" w14:paraId="795F33EC" w14:textId="36538257" w:rsidTr="000C5A61">
        <w:trPr>
          <w:trHeight w:val="462"/>
          <w:del w:id="1170" w:author="Kumar Baral" w:date="2023-02-13T11:15:00Z"/>
        </w:trPr>
        <w:tc>
          <w:tcPr>
            <w:tcW w:w="4718" w:type="dxa"/>
          </w:tcPr>
          <w:p w14:paraId="31AFF6A4" w14:textId="27657616" w:rsidR="00C27344" w:rsidDel="00D834E2" w:rsidRDefault="00AE3520" w:rsidP="000C7DC9">
            <w:pPr>
              <w:ind w:right="-46"/>
              <w:rPr>
                <w:del w:id="1171" w:author="Kumar Baral" w:date="2023-02-13T11:15:00Z"/>
              </w:rPr>
            </w:pPr>
            <w:del w:id="1172" w:author="Kumar Baral" w:date="2023-02-13T11:15:00Z">
              <w:r w:rsidDel="00D834E2">
                <w:delText>Shape</w:delText>
              </w:r>
              <w:bookmarkStart w:id="1173" w:name="_Toc127182163"/>
              <w:bookmarkStart w:id="1174" w:name="_Toc127182500"/>
              <w:bookmarkStart w:id="1175" w:name="_Toc127191684"/>
              <w:bookmarkEnd w:id="1173"/>
              <w:bookmarkEnd w:id="1174"/>
              <w:bookmarkEnd w:id="1175"/>
            </w:del>
          </w:p>
        </w:tc>
        <w:tc>
          <w:tcPr>
            <w:tcW w:w="4718" w:type="dxa"/>
          </w:tcPr>
          <w:p w14:paraId="4695BC22" w14:textId="30F4B1BE" w:rsidR="00C27344" w:rsidDel="00D834E2" w:rsidRDefault="00CF6510" w:rsidP="000C7DC9">
            <w:pPr>
              <w:ind w:right="-46"/>
              <w:rPr>
                <w:del w:id="1176" w:author="Kumar Baral" w:date="2023-02-13T11:15:00Z"/>
              </w:rPr>
            </w:pPr>
            <w:del w:id="1177" w:author="Kumar Baral" w:date="2023-02-13T11:15:00Z">
              <w:r w:rsidDel="00D834E2">
                <w:delText>D-shped fully lined (concrete /stone Masonry)</w:delText>
              </w:r>
              <w:bookmarkStart w:id="1178" w:name="_Toc127182164"/>
              <w:bookmarkStart w:id="1179" w:name="_Toc127182501"/>
              <w:bookmarkStart w:id="1180" w:name="_Toc127191685"/>
              <w:bookmarkEnd w:id="1178"/>
              <w:bookmarkEnd w:id="1179"/>
              <w:bookmarkEnd w:id="1180"/>
            </w:del>
          </w:p>
        </w:tc>
        <w:bookmarkStart w:id="1181" w:name="_Toc127182165"/>
        <w:bookmarkStart w:id="1182" w:name="_Toc127182502"/>
        <w:bookmarkStart w:id="1183" w:name="_Toc127191686"/>
        <w:bookmarkEnd w:id="1181"/>
        <w:bookmarkEnd w:id="1182"/>
        <w:bookmarkEnd w:id="1183"/>
      </w:tr>
      <w:tr w:rsidR="00C27344" w:rsidDel="00D834E2" w14:paraId="682EAEA6" w14:textId="6A004776" w:rsidTr="000C5A61">
        <w:trPr>
          <w:trHeight w:val="476"/>
          <w:del w:id="1184" w:author="Kumar Baral" w:date="2023-02-13T11:15:00Z"/>
        </w:trPr>
        <w:tc>
          <w:tcPr>
            <w:tcW w:w="4718" w:type="dxa"/>
          </w:tcPr>
          <w:p w14:paraId="5457E130" w14:textId="1907417A" w:rsidR="00C27344" w:rsidDel="00D834E2" w:rsidRDefault="00AE3520" w:rsidP="000C7DC9">
            <w:pPr>
              <w:ind w:right="-46"/>
              <w:rPr>
                <w:del w:id="1185" w:author="Kumar Baral" w:date="2023-02-13T11:15:00Z"/>
              </w:rPr>
            </w:pPr>
            <w:del w:id="1186" w:author="Kumar Baral" w:date="2023-02-13T11:15:00Z">
              <w:r w:rsidDel="00D834E2">
                <w:delText>Length</w:delText>
              </w:r>
              <w:bookmarkStart w:id="1187" w:name="_Toc127182166"/>
              <w:bookmarkStart w:id="1188" w:name="_Toc127182503"/>
              <w:bookmarkStart w:id="1189" w:name="_Toc127191687"/>
              <w:bookmarkEnd w:id="1187"/>
              <w:bookmarkEnd w:id="1188"/>
              <w:bookmarkEnd w:id="1189"/>
            </w:del>
          </w:p>
        </w:tc>
        <w:tc>
          <w:tcPr>
            <w:tcW w:w="4718" w:type="dxa"/>
          </w:tcPr>
          <w:p w14:paraId="4A66E366" w14:textId="0E8045BE" w:rsidR="00C27344" w:rsidDel="00D834E2" w:rsidRDefault="00CF6510" w:rsidP="000C7DC9">
            <w:pPr>
              <w:ind w:right="-46"/>
              <w:rPr>
                <w:del w:id="1190" w:author="Kumar Baral" w:date="2023-02-13T11:15:00Z"/>
              </w:rPr>
            </w:pPr>
            <w:del w:id="1191" w:author="Kumar Baral" w:date="2023-02-13T11:15:00Z">
              <w:r w:rsidDel="00D834E2">
                <w:delText>1284 m</w:delText>
              </w:r>
              <w:bookmarkStart w:id="1192" w:name="_Toc127182167"/>
              <w:bookmarkStart w:id="1193" w:name="_Toc127182504"/>
              <w:bookmarkStart w:id="1194" w:name="_Toc127191688"/>
              <w:bookmarkEnd w:id="1192"/>
              <w:bookmarkEnd w:id="1193"/>
              <w:bookmarkEnd w:id="1194"/>
            </w:del>
          </w:p>
        </w:tc>
        <w:bookmarkStart w:id="1195" w:name="_Toc127182168"/>
        <w:bookmarkStart w:id="1196" w:name="_Toc127182505"/>
        <w:bookmarkStart w:id="1197" w:name="_Toc127191689"/>
        <w:bookmarkEnd w:id="1195"/>
        <w:bookmarkEnd w:id="1196"/>
        <w:bookmarkEnd w:id="1197"/>
      </w:tr>
      <w:tr w:rsidR="00C27344" w:rsidDel="00D834E2" w14:paraId="6CA2ED3D" w14:textId="1D18DE4A" w:rsidTr="000C5A61">
        <w:trPr>
          <w:trHeight w:val="476"/>
          <w:del w:id="1198" w:author="Kumar Baral" w:date="2023-02-13T11:15:00Z"/>
        </w:trPr>
        <w:tc>
          <w:tcPr>
            <w:tcW w:w="4718" w:type="dxa"/>
          </w:tcPr>
          <w:p w14:paraId="61EEF40A" w14:textId="6A8159D4" w:rsidR="00C27344" w:rsidDel="00D834E2" w:rsidRDefault="00AE3520" w:rsidP="000C7DC9">
            <w:pPr>
              <w:ind w:right="-46"/>
              <w:rPr>
                <w:del w:id="1199" w:author="Kumar Baral" w:date="2023-02-13T11:15:00Z"/>
              </w:rPr>
            </w:pPr>
            <w:del w:id="1200" w:author="Kumar Baral" w:date="2023-02-13T11:15:00Z">
              <w:r w:rsidDel="00D834E2">
                <w:delText>Corss sectional area</w:delText>
              </w:r>
              <w:bookmarkStart w:id="1201" w:name="_Toc127182169"/>
              <w:bookmarkStart w:id="1202" w:name="_Toc127182506"/>
              <w:bookmarkStart w:id="1203" w:name="_Toc127191690"/>
              <w:bookmarkEnd w:id="1201"/>
              <w:bookmarkEnd w:id="1202"/>
              <w:bookmarkEnd w:id="1203"/>
            </w:del>
          </w:p>
        </w:tc>
        <w:tc>
          <w:tcPr>
            <w:tcW w:w="4718" w:type="dxa"/>
          </w:tcPr>
          <w:p w14:paraId="27150664" w14:textId="16DFA710" w:rsidR="00C27344" w:rsidDel="00D834E2" w:rsidRDefault="00CF6510" w:rsidP="000C7DC9">
            <w:pPr>
              <w:ind w:right="-46"/>
              <w:rPr>
                <w:del w:id="1204" w:author="Kumar Baral" w:date="2023-02-13T11:15:00Z"/>
              </w:rPr>
            </w:pPr>
            <w:del w:id="1205" w:author="Kumar Baral" w:date="2023-02-13T11:15:00Z">
              <w:r w:rsidDel="00D834E2">
                <w:delText>4.25 m</w:delText>
              </w:r>
              <w:r w:rsidRPr="00CF6510" w:rsidDel="00D834E2">
                <w:rPr>
                  <w:vertAlign w:val="superscript"/>
                </w:rPr>
                <w:delText>2</w:delText>
              </w:r>
              <w:bookmarkStart w:id="1206" w:name="_Toc127182170"/>
              <w:bookmarkStart w:id="1207" w:name="_Toc127182507"/>
              <w:bookmarkStart w:id="1208" w:name="_Toc127191691"/>
              <w:bookmarkEnd w:id="1206"/>
              <w:bookmarkEnd w:id="1207"/>
              <w:bookmarkEnd w:id="1208"/>
            </w:del>
          </w:p>
        </w:tc>
        <w:bookmarkStart w:id="1209" w:name="_Toc127182171"/>
        <w:bookmarkStart w:id="1210" w:name="_Toc127182508"/>
        <w:bookmarkStart w:id="1211" w:name="_Toc127191692"/>
        <w:bookmarkEnd w:id="1209"/>
        <w:bookmarkEnd w:id="1210"/>
        <w:bookmarkEnd w:id="1211"/>
      </w:tr>
      <w:tr w:rsidR="00C27344" w:rsidDel="00D834E2" w14:paraId="52D70A65" w14:textId="72CA4227" w:rsidTr="000C5A61">
        <w:trPr>
          <w:trHeight w:val="462"/>
          <w:del w:id="1212" w:author="Kumar Baral" w:date="2023-02-13T11:15:00Z"/>
        </w:trPr>
        <w:tc>
          <w:tcPr>
            <w:tcW w:w="4718" w:type="dxa"/>
          </w:tcPr>
          <w:p w14:paraId="41741EDE" w14:textId="55D8D509" w:rsidR="00C27344" w:rsidRPr="000C5A61" w:rsidDel="00D834E2" w:rsidRDefault="00AE3520" w:rsidP="000C7DC9">
            <w:pPr>
              <w:ind w:right="-46"/>
              <w:rPr>
                <w:del w:id="1213" w:author="Kumar Baral" w:date="2023-02-13T11:15:00Z"/>
                <w:b/>
                <w:bCs/>
              </w:rPr>
            </w:pPr>
            <w:del w:id="1214" w:author="Kumar Baral" w:date="2023-02-13T11:15:00Z">
              <w:r w:rsidRPr="000C5A61" w:rsidDel="00D834E2">
                <w:rPr>
                  <w:b/>
                  <w:bCs/>
                </w:rPr>
                <w:delText>Irrigation system</w:delText>
              </w:r>
              <w:bookmarkStart w:id="1215" w:name="_Toc127182172"/>
              <w:bookmarkStart w:id="1216" w:name="_Toc127182509"/>
              <w:bookmarkStart w:id="1217" w:name="_Toc127191693"/>
              <w:bookmarkEnd w:id="1215"/>
              <w:bookmarkEnd w:id="1216"/>
              <w:bookmarkEnd w:id="1217"/>
            </w:del>
          </w:p>
        </w:tc>
        <w:tc>
          <w:tcPr>
            <w:tcW w:w="4718" w:type="dxa"/>
          </w:tcPr>
          <w:p w14:paraId="1ED0FF18" w14:textId="7A719767" w:rsidR="00C27344" w:rsidDel="00D834E2" w:rsidRDefault="00C27344" w:rsidP="000C7DC9">
            <w:pPr>
              <w:ind w:right="-46"/>
              <w:rPr>
                <w:del w:id="1218" w:author="Kumar Baral" w:date="2023-02-13T11:15:00Z"/>
              </w:rPr>
            </w:pPr>
            <w:bookmarkStart w:id="1219" w:name="_Toc127182173"/>
            <w:bookmarkStart w:id="1220" w:name="_Toc127182510"/>
            <w:bookmarkStart w:id="1221" w:name="_Toc127191694"/>
            <w:bookmarkEnd w:id="1219"/>
            <w:bookmarkEnd w:id="1220"/>
            <w:bookmarkEnd w:id="1221"/>
          </w:p>
        </w:tc>
        <w:bookmarkStart w:id="1222" w:name="_Toc127182174"/>
        <w:bookmarkStart w:id="1223" w:name="_Toc127182511"/>
        <w:bookmarkStart w:id="1224" w:name="_Toc127191695"/>
        <w:bookmarkEnd w:id="1222"/>
        <w:bookmarkEnd w:id="1223"/>
        <w:bookmarkEnd w:id="1224"/>
      </w:tr>
      <w:tr w:rsidR="00C27344" w:rsidDel="00D834E2" w14:paraId="0AAAB12F" w14:textId="63EC44CA" w:rsidTr="000C5A61">
        <w:trPr>
          <w:trHeight w:val="476"/>
          <w:del w:id="1225" w:author="Kumar Baral" w:date="2023-02-13T11:15:00Z"/>
        </w:trPr>
        <w:tc>
          <w:tcPr>
            <w:tcW w:w="4718" w:type="dxa"/>
          </w:tcPr>
          <w:p w14:paraId="1EB693E5" w14:textId="6A5288E2" w:rsidR="00C27344" w:rsidDel="00D834E2" w:rsidRDefault="00AE3520" w:rsidP="000C7DC9">
            <w:pPr>
              <w:ind w:right="-46"/>
              <w:rPr>
                <w:del w:id="1226" w:author="Kumar Baral" w:date="2023-02-13T11:15:00Z"/>
              </w:rPr>
            </w:pPr>
            <w:del w:id="1227" w:author="Kumar Baral" w:date="2023-02-13T11:15:00Z">
              <w:r w:rsidDel="00D834E2">
                <w:delText>Pump irrigation system</w:delText>
              </w:r>
              <w:bookmarkStart w:id="1228" w:name="_Toc127182175"/>
              <w:bookmarkStart w:id="1229" w:name="_Toc127182512"/>
              <w:bookmarkStart w:id="1230" w:name="_Toc127191696"/>
              <w:bookmarkEnd w:id="1228"/>
              <w:bookmarkEnd w:id="1229"/>
              <w:bookmarkEnd w:id="1230"/>
            </w:del>
          </w:p>
        </w:tc>
        <w:tc>
          <w:tcPr>
            <w:tcW w:w="4718" w:type="dxa"/>
          </w:tcPr>
          <w:p w14:paraId="5D546B71" w14:textId="4EC12D1B" w:rsidR="00C27344" w:rsidDel="00D834E2" w:rsidRDefault="00CF6510" w:rsidP="000C7DC9">
            <w:pPr>
              <w:ind w:right="-46"/>
              <w:rPr>
                <w:del w:id="1231" w:author="Kumar Baral" w:date="2023-02-13T11:15:00Z"/>
              </w:rPr>
            </w:pPr>
            <w:del w:id="1232" w:author="Kumar Baral" w:date="2023-02-13T11:15:00Z">
              <w:r w:rsidDel="00D834E2">
                <w:delText>350 mm dia, propeller pump, Max head 1.2 m located at intake</w:delText>
              </w:r>
              <w:bookmarkStart w:id="1233" w:name="_Toc127182176"/>
              <w:bookmarkStart w:id="1234" w:name="_Toc127182513"/>
              <w:bookmarkStart w:id="1235" w:name="_Toc127191697"/>
              <w:bookmarkEnd w:id="1233"/>
              <w:bookmarkEnd w:id="1234"/>
              <w:bookmarkEnd w:id="1235"/>
            </w:del>
          </w:p>
        </w:tc>
        <w:bookmarkStart w:id="1236" w:name="_Toc127182177"/>
        <w:bookmarkStart w:id="1237" w:name="_Toc127182514"/>
        <w:bookmarkStart w:id="1238" w:name="_Toc127191698"/>
        <w:bookmarkEnd w:id="1236"/>
        <w:bookmarkEnd w:id="1237"/>
        <w:bookmarkEnd w:id="1238"/>
      </w:tr>
      <w:tr w:rsidR="00C27344" w:rsidDel="00D834E2" w14:paraId="088F7C33" w14:textId="36EFCBE8" w:rsidTr="000C5A61">
        <w:trPr>
          <w:trHeight w:val="476"/>
          <w:del w:id="1239" w:author="Kumar Baral" w:date="2023-02-13T11:15:00Z"/>
        </w:trPr>
        <w:tc>
          <w:tcPr>
            <w:tcW w:w="4718" w:type="dxa"/>
          </w:tcPr>
          <w:p w14:paraId="515C1776" w14:textId="02FA3640" w:rsidR="00C27344" w:rsidDel="00D834E2" w:rsidRDefault="00AE3520" w:rsidP="000C7DC9">
            <w:pPr>
              <w:ind w:right="-46"/>
              <w:rPr>
                <w:del w:id="1240" w:author="Kumar Baral" w:date="2023-02-13T11:15:00Z"/>
              </w:rPr>
            </w:pPr>
            <w:del w:id="1241" w:author="Kumar Baral" w:date="2023-02-13T11:15:00Z">
              <w:r w:rsidDel="00D834E2">
                <w:delText>Irrigation water supply pipe for pump</w:delText>
              </w:r>
              <w:bookmarkStart w:id="1242" w:name="_Toc127182178"/>
              <w:bookmarkStart w:id="1243" w:name="_Toc127182515"/>
              <w:bookmarkStart w:id="1244" w:name="_Toc127191699"/>
              <w:bookmarkEnd w:id="1242"/>
              <w:bookmarkEnd w:id="1243"/>
              <w:bookmarkEnd w:id="1244"/>
            </w:del>
          </w:p>
        </w:tc>
        <w:tc>
          <w:tcPr>
            <w:tcW w:w="4718" w:type="dxa"/>
          </w:tcPr>
          <w:p w14:paraId="54FCFD55" w14:textId="18B01A5B" w:rsidR="00C27344" w:rsidDel="00D834E2" w:rsidRDefault="00CF6510" w:rsidP="000C7DC9">
            <w:pPr>
              <w:ind w:right="-46"/>
              <w:rPr>
                <w:del w:id="1245" w:author="Kumar Baral" w:date="2023-02-13T11:15:00Z"/>
              </w:rPr>
            </w:pPr>
            <w:del w:id="1246" w:author="Kumar Baral" w:date="2023-02-13T11:15:00Z">
              <w:r w:rsidDel="00D834E2">
                <w:delText>350 mm dia, 4 mm thick, located close to the irrigation outlet.</w:delText>
              </w:r>
              <w:bookmarkStart w:id="1247" w:name="_Toc127182179"/>
              <w:bookmarkStart w:id="1248" w:name="_Toc127182516"/>
              <w:bookmarkStart w:id="1249" w:name="_Toc127191700"/>
              <w:bookmarkEnd w:id="1247"/>
              <w:bookmarkEnd w:id="1248"/>
              <w:bookmarkEnd w:id="1249"/>
            </w:del>
          </w:p>
        </w:tc>
        <w:bookmarkStart w:id="1250" w:name="_Toc127182180"/>
        <w:bookmarkStart w:id="1251" w:name="_Toc127182517"/>
        <w:bookmarkStart w:id="1252" w:name="_Toc127191701"/>
        <w:bookmarkEnd w:id="1250"/>
        <w:bookmarkEnd w:id="1251"/>
        <w:bookmarkEnd w:id="1252"/>
      </w:tr>
      <w:tr w:rsidR="00C27344" w:rsidDel="00D834E2" w14:paraId="6667C0A9" w14:textId="41BF4D2F" w:rsidTr="000C5A61">
        <w:trPr>
          <w:trHeight w:val="462"/>
          <w:del w:id="1253" w:author="Kumar Baral" w:date="2023-02-13T11:15:00Z"/>
        </w:trPr>
        <w:tc>
          <w:tcPr>
            <w:tcW w:w="4718" w:type="dxa"/>
          </w:tcPr>
          <w:p w14:paraId="039C6D99" w14:textId="2CBDC286" w:rsidR="00C27344" w:rsidRPr="000C5A61" w:rsidDel="00D834E2" w:rsidRDefault="00AE3520" w:rsidP="000C7DC9">
            <w:pPr>
              <w:ind w:right="-46"/>
              <w:rPr>
                <w:del w:id="1254" w:author="Kumar Baral" w:date="2023-02-13T11:15:00Z"/>
                <w:b/>
                <w:bCs/>
              </w:rPr>
            </w:pPr>
            <w:del w:id="1255" w:author="Kumar Baral" w:date="2023-02-13T11:15:00Z">
              <w:r w:rsidRPr="000C5A61" w:rsidDel="00D834E2">
                <w:rPr>
                  <w:b/>
                  <w:bCs/>
                </w:rPr>
                <w:delText>Surge shaft</w:delText>
              </w:r>
              <w:bookmarkStart w:id="1256" w:name="_Toc127182181"/>
              <w:bookmarkStart w:id="1257" w:name="_Toc127182518"/>
              <w:bookmarkStart w:id="1258" w:name="_Toc127191702"/>
              <w:bookmarkEnd w:id="1256"/>
              <w:bookmarkEnd w:id="1257"/>
              <w:bookmarkEnd w:id="1258"/>
            </w:del>
          </w:p>
        </w:tc>
        <w:tc>
          <w:tcPr>
            <w:tcW w:w="4718" w:type="dxa"/>
          </w:tcPr>
          <w:p w14:paraId="23253B7C" w14:textId="59FFB493" w:rsidR="00C27344" w:rsidDel="00D834E2" w:rsidRDefault="00CF6510" w:rsidP="000C7DC9">
            <w:pPr>
              <w:ind w:right="-46"/>
              <w:rPr>
                <w:del w:id="1259" w:author="Kumar Baral" w:date="2023-02-13T11:15:00Z"/>
              </w:rPr>
            </w:pPr>
            <w:del w:id="1260" w:author="Kumar Baral" w:date="2023-02-13T11:15:00Z">
              <w:r w:rsidDel="00D834E2">
                <w:delText>Addition of 1.5 m height in the existing surge tank with c/s area 12 m</w:delText>
              </w:r>
              <w:r w:rsidRPr="00CF6510" w:rsidDel="00D834E2">
                <w:rPr>
                  <w:vertAlign w:val="superscript"/>
                </w:rPr>
                <w:delText>2</w:delText>
              </w:r>
              <w:r w:rsidDel="00D834E2">
                <w:delText xml:space="preserve"> </w:delText>
              </w:r>
              <w:bookmarkStart w:id="1261" w:name="_Toc127182182"/>
              <w:bookmarkStart w:id="1262" w:name="_Toc127182519"/>
              <w:bookmarkStart w:id="1263" w:name="_Toc127191703"/>
              <w:bookmarkEnd w:id="1261"/>
              <w:bookmarkEnd w:id="1262"/>
              <w:bookmarkEnd w:id="1263"/>
            </w:del>
          </w:p>
        </w:tc>
        <w:bookmarkStart w:id="1264" w:name="_Toc127182183"/>
        <w:bookmarkStart w:id="1265" w:name="_Toc127182520"/>
        <w:bookmarkStart w:id="1266" w:name="_Toc127191704"/>
        <w:bookmarkEnd w:id="1264"/>
        <w:bookmarkEnd w:id="1265"/>
        <w:bookmarkEnd w:id="1266"/>
      </w:tr>
      <w:tr w:rsidR="00C27344" w:rsidDel="00D834E2" w14:paraId="23130BB7" w14:textId="54C9A6DB" w:rsidTr="000C5A61">
        <w:trPr>
          <w:trHeight w:val="846"/>
          <w:del w:id="1267" w:author="Kumar Baral" w:date="2023-02-13T11:15:00Z"/>
        </w:trPr>
        <w:tc>
          <w:tcPr>
            <w:tcW w:w="4718" w:type="dxa"/>
          </w:tcPr>
          <w:p w14:paraId="2605FB6D" w14:textId="64B53B4D" w:rsidR="00C27344" w:rsidRPr="000C5A61" w:rsidDel="00D834E2" w:rsidRDefault="00AE3520" w:rsidP="000C7DC9">
            <w:pPr>
              <w:ind w:right="-46"/>
              <w:rPr>
                <w:del w:id="1268" w:author="Kumar Baral" w:date="2023-02-13T11:15:00Z"/>
                <w:b/>
                <w:bCs/>
              </w:rPr>
            </w:pPr>
            <w:del w:id="1269" w:author="Kumar Baral" w:date="2023-02-13T11:15:00Z">
              <w:r w:rsidRPr="000C5A61" w:rsidDel="00D834E2">
                <w:rPr>
                  <w:b/>
                  <w:bCs/>
                </w:rPr>
                <w:delText>Penstock</w:delText>
              </w:r>
              <w:bookmarkStart w:id="1270" w:name="_Toc127182184"/>
              <w:bookmarkStart w:id="1271" w:name="_Toc127182521"/>
              <w:bookmarkStart w:id="1272" w:name="_Toc127191705"/>
              <w:bookmarkEnd w:id="1270"/>
              <w:bookmarkEnd w:id="1271"/>
              <w:bookmarkEnd w:id="1272"/>
            </w:del>
          </w:p>
          <w:p w14:paraId="09402F5E" w14:textId="17B0F56E" w:rsidR="00AE3520" w:rsidDel="00D834E2" w:rsidRDefault="00AE3520" w:rsidP="000C7DC9">
            <w:pPr>
              <w:ind w:right="-46"/>
              <w:rPr>
                <w:del w:id="1273" w:author="Kumar Baral" w:date="2023-02-13T11:15:00Z"/>
              </w:rPr>
            </w:pPr>
            <w:del w:id="1274" w:author="Kumar Baral" w:date="2023-02-13T11:15:00Z">
              <w:r w:rsidDel="00D834E2">
                <w:delText>-diameter</w:delText>
              </w:r>
              <w:bookmarkStart w:id="1275" w:name="_Toc127182185"/>
              <w:bookmarkStart w:id="1276" w:name="_Toc127182522"/>
              <w:bookmarkStart w:id="1277" w:name="_Toc127191706"/>
              <w:bookmarkEnd w:id="1275"/>
              <w:bookmarkEnd w:id="1276"/>
              <w:bookmarkEnd w:id="1277"/>
            </w:del>
          </w:p>
        </w:tc>
        <w:tc>
          <w:tcPr>
            <w:tcW w:w="4718" w:type="dxa"/>
          </w:tcPr>
          <w:p w14:paraId="6A5D379D" w14:textId="7AC44B7C" w:rsidR="00C27344" w:rsidDel="00D834E2" w:rsidRDefault="00C27344" w:rsidP="000C7DC9">
            <w:pPr>
              <w:ind w:right="-46"/>
              <w:rPr>
                <w:del w:id="1278" w:author="Kumar Baral" w:date="2023-02-13T11:15:00Z"/>
              </w:rPr>
            </w:pPr>
            <w:bookmarkStart w:id="1279" w:name="_Toc127182186"/>
            <w:bookmarkStart w:id="1280" w:name="_Toc127182523"/>
            <w:bookmarkStart w:id="1281" w:name="_Toc127191707"/>
            <w:bookmarkEnd w:id="1279"/>
            <w:bookmarkEnd w:id="1280"/>
            <w:bookmarkEnd w:id="1281"/>
          </w:p>
          <w:p w14:paraId="7E65D115" w14:textId="667C976A" w:rsidR="00CF6510" w:rsidDel="00D834E2" w:rsidRDefault="00CF6510" w:rsidP="000C7DC9">
            <w:pPr>
              <w:ind w:right="-46"/>
              <w:rPr>
                <w:del w:id="1282" w:author="Kumar Baral" w:date="2023-02-13T11:15:00Z"/>
              </w:rPr>
            </w:pPr>
            <w:del w:id="1283" w:author="Kumar Baral" w:date="2023-02-13T11:15:00Z">
              <w:r w:rsidDel="00D834E2">
                <w:delText>1000-900 mm twin steel pipe (vertical, not embedded)</w:delText>
              </w:r>
              <w:bookmarkStart w:id="1284" w:name="_Toc127182187"/>
              <w:bookmarkStart w:id="1285" w:name="_Toc127182524"/>
              <w:bookmarkStart w:id="1286" w:name="_Toc127191708"/>
              <w:bookmarkEnd w:id="1284"/>
              <w:bookmarkEnd w:id="1285"/>
              <w:bookmarkEnd w:id="1286"/>
            </w:del>
          </w:p>
        </w:tc>
        <w:bookmarkStart w:id="1287" w:name="_Toc127182188"/>
        <w:bookmarkStart w:id="1288" w:name="_Toc127182525"/>
        <w:bookmarkStart w:id="1289" w:name="_Toc127191709"/>
        <w:bookmarkEnd w:id="1287"/>
        <w:bookmarkEnd w:id="1288"/>
        <w:bookmarkEnd w:id="1289"/>
      </w:tr>
      <w:tr w:rsidR="00C27344" w:rsidDel="00D834E2" w14:paraId="34803E80" w14:textId="69508808" w:rsidTr="000C5A61">
        <w:trPr>
          <w:trHeight w:val="462"/>
          <w:del w:id="1290" w:author="Kumar Baral" w:date="2023-02-13T11:15:00Z"/>
        </w:trPr>
        <w:tc>
          <w:tcPr>
            <w:tcW w:w="4718" w:type="dxa"/>
          </w:tcPr>
          <w:p w14:paraId="2CB53357" w14:textId="102FB620" w:rsidR="00C27344" w:rsidDel="00D834E2" w:rsidRDefault="00AE3520" w:rsidP="000C7DC9">
            <w:pPr>
              <w:ind w:right="-46"/>
              <w:rPr>
                <w:del w:id="1291" w:author="Kumar Baral" w:date="2023-02-13T11:15:00Z"/>
              </w:rPr>
            </w:pPr>
            <w:del w:id="1292" w:author="Kumar Baral" w:date="2023-02-13T11:15:00Z">
              <w:r w:rsidDel="00D834E2">
                <w:delText>-length</w:delText>
              </w:r>
              <w:bookmarkStart w:id="1293" w:name="_Toc127182189"/>
              <w:bookmarkStart w:id="1294" w:name="_Toc127182526"/>
              <w:bookmarkStart w:id="1295" w:name="_Toc127191710"/>
              <w:bookmarkEnd w:id="1293"/>
              <w:bookmarkEnd w:id="1294"/>
              <w:bookmarkEnd w:id="1295"/>
            </w:del>
          </w:p>
        </w:tc>
        <w:tc>
          <w:tcPr>
            <w:tcW w:w="4718" w:type="dxa"/>
          </w:tcPr>
          <w:p w14:paraId="3E7F4B80" w14:textId="407BD2BE" w:rsidR="00C27344" w:rsidDel="00D834E2" w:rsidRDefault="00CF6510" w:rsidP="000C7DC9">
            <w:pPr>
              <w:ind w:right="-46"/>
              <w:rPr>
                <w:del w:id="1296" w:author="Kumar Baral" w:date="2023-02-13T11:15:00Z"/>
              </w:rPr>
            </w:pPr>
            <w:del w:id="1297" w:author="Kumar Baral" w:date="2023-02-13T11:15:00Z">
              <w:r w:rsidDel="00D834E2">
                <w:delText>Vertical 244 m, Horizontal 32 m</w:delText>
              </w:r>
              <w:bookmarkStart w:id="1298" w:name="_Toc127182190"/>
              <w:bookmarkStart w:id="1299" w:name="_Toc127182527"/>
              <w:bookmarkStart w:id="1300" w:name="_Toc127191711"/>
              <w:bookmarkEnd w:id="1298"/>
              <w:bookmarkEnd w:id="1299"/>
              <w:bookmarkEnd w:id="1300"/>
            </w:del>
          </w:p>
        </w:tc>
        <w:bookmarkStart w:id="1301" w:name="_Toc127182191"/>
        <w:bookmarkStart w:id="1302" w:name="_Toc127182528"/>
        <w:bookmarkStart w:id="1303" w:name="_Toc127191712"/>
        <w:bookmarkEnd w:id="1301"/>
        <w:bookmarkEnd w:id="1302"/>
        <w:bookmarkEnd w:id="1303"/>
      </w:tr>
      <w:tr w:rsidR="00AE3520" w:rsidDel="00D834E2" w14:paraId="7AEC3293" w14:textId="66711EC2" w:rsidTr="000C5A61">
        <w:trPr>
          <w:trHeight w:val="846"/>
          <w:del w:id="1304" w:author="Kumar Baral" w:date="2023-02-13T11:15:00Z"/>
        </w:trPr>
        <w:tc>
          <w:tcPr>
            <w:tcW w:w="4718" w:type="dxa"/>
          </w:tcPr>
          <w:p w14:paraId="2CD8B046" w14:textId="517F7FE9" w:rsidR="00AE3520" w:rsidRPr="000C5A61" w:rsidDel="00D834E2" w:rsidRDefault="00AE3520" w:rsidP="000C7DC9">
            <w:pPr>
              <w:ind w:right="-46"/>
              <w:rPr>
                <w:del w:id="1305" w:author="Kumar Baral" w:date="2023-02-13T11:15:00Z"/>
                <w:b/>
                <w:bCs/>
              </w:rPr>
            </w:pPr>
            <w:del w:id="1306" w:author="Kumar Baral" w:date="2023-02-13T11:15:00Z">
              <w:r w:rsidRPr="000C5A61" w:rsidDel="00D834E2">
                <w:rPr>
                  <w:b/>
                  <w:bCs/>
                </w:rPr>
                <w:delText>Entrance shaft to powerhouse</w:delText>
              </w:r>
              <w:bookmarkStart w:id="1307" w:name="_Toc127182192"/>
              <w:bookmarkStart w:id="1308" w:name="_Toc127182529"/>
              <w:bookmarkStart w:id="1309" w:name="_Toc127191713"/>
              <w:bookmarkEnd w:id="1307"/>
              <w:bookmarkEnd w:id="1308"/>
              <w:bookmarkEnd w:id="1309"/>
            </w:del>
          </w:p>
          <w:p w14:paraId="7971A3BE" w14:textId="235AE1CB" w:rsidR="00AE3520" w:rsidDel="00D834E2" w:rsidRDefault="00AE3520" w:rsidP="000C7DC9">
            <w:pPr>
              <w:ind w:right="-46"/>
              <w:rPr>
                <w:del w:id="1310" w:author="Kumar Baral" w:date="2023-02-13T11:15:00Z"/>
              </w:rPr>
            </w:pPr>
            <w:del w:id="1311" w:author="Kumar Baral" w:date="2023-02-13T11:15:00Z">
              <w:r w:rsidDel="00D834E2">
                <w:delText>-length</w:delText>
              </w:r>
              <w:bookmarkStart w:id="1312" w:name="_Toc127182193"/>
              <w:bookmarkStart w:id="1313" w:name="_Toc127182530"/>
              <w:bookmarkStart w:id="1314" w:name="_Toc127191714"/>
              <w:bookmarkEnd w:id="1312"/>
              <w:bookmarkEnd w:id="1313"/>
              <w:bookmarkEnd w:id="1314"/>
            </w:del>
          </w:p>
        </w:tc>
        <w:tc>
          <w:tcPr>
            <w:tcW w:w="4718" w:type="dxa"/>
          </w:tcPr>
          <w:p w14:paraId="392744E7" w14:textId="7094DB8B" w:rsidR="00AE3520" w:rsidDel="00D834E2" w:rsidRDefault="00AE3520" w:rsidP="000C7DC9">
            <w:pPr>
              <w:ind w:right="-46"/>
              <w:rPr>
                <w:del w:id="1315" w:author="Kumar Baral" w:date="2023-02-13T11:15:00Z"/>
              </w:rPr>
            </w:pPr>
            <w:bookmarkStart w:id="1316" w:name="_Toc127182194"/>
            <w:bookmarkStart w:id="1317" w:name="_Toc127182531"/>
            <w:bookmarkStart w:id="1318" w:name="_Toc127191715"/>
            <w:bookmarkEnd w:id="1316"/>
            <w:bookmarkEnd w:id="1317"/>
            <w:bookmarkEnd w:id="1318"/>
          </w:p>
          <w:p w14:paraId="17A39DDF" w14:textId="2C58D1B0" w:rsidR="00CF6510" w:rsidDel="00D834E2" w:rsidRDefault="00CF6510" w:rsidP="000C7DC9">
            <w:pPr>
              <w:ind w:right="-46"/>
              <w:rPr>
                <w:del w:id="1319" w:author="Kumar Baral" w:date="2023-02-13T11:15:00Z"/>
              </w:rPr>
            </w:pPr>
            <w:del w:id="1320" w:author="Kumar Baral" w:date="2023-02-13T11:15:00Z">
              <w:r w:rsidDel="00D834E2">
                <w:delText>234 m</w:delText>
              </w:r>
              <w:bookmarkStart w:id="1321" w:name="_Toc127182195"/>
              <w:bookmarkStart w:id="1322" w:name="_Toc127182532"/>
              <w:bookmarkStart w:id="1323" w:name="_Toc127191716"/>
              <w:bookmarkEnd w:id="1321"/>
              <w:bookmarkEnd w:id="1322"/>
              <w:bookmarkEnd w:id="1323"/>
            </w:del>
          </w:p>
        </w:tc>
        <w:bookmarkStart w:id="1324" w:name="_Toc127182196"/>
        <w:bookmarkStart w:id="1325" w:name="_Toc127182533"/>
        <w:bookmarkStart w:id="1326" w:name="_Toc127191717"/>
        <w:bookmarkEnd w:id="1324"/>
        <w:bookmarkEnd w:id="1325"/>
        <w:bookmarkEnd w:id="1326"/>
      </w:tr>
      <w:tr w:rsidR="00AE3520" w:rsidDel="00D834E2" w14:paraId="0BCEC6CC" w14:textId="687503AE" w:rsidTr="000C5A61">
        <w:trPr>
          <w:trHeight w:val="357"/>
          <w:del w:id="1327" w:author="Kumar Baral" w:date="2023-02-13T11:15:00Z"/>
        </w:trPr>
        <w:tc>
          <w:tcPr>
            <w:tcW w:w="4718" w:type="dxa"/>
          </w:tcPr>
          <w:p w14:paraId="525D24F1" w14:textId="1CB5DFCE" w:rsidR="00AE3520" w:rsidDel="00D834E2" w:rsidRDefault="00AE3520" w:rsidP="000C7DC9">
            <w:pPr>
              <w:ind w:right="-46"/>
              <w:rPr>
                <w:del w:id="1328" w:author="Kumar Baral" w:date="2023-02-13T11:15:00Z"/>
              </w:rPr>
            </w:pPr>
            <w:del w:id="1329" w:author="Kumar Baral" w:date="2023-02-13T11:15:00Z">
              <w:r w:rsidDel="00D834E2">
                <w:delText>-diameter</w:delText>
              </w:r>
              <w:bookmarkStart w:id="1330" w:name="_Toc127182197"/>
              <w:bookmarkStart w:id="1331" w:name="_Toc127182534"/>
              <w:bookmarkStart w:id="1332" w:name="_Toc127191718"/>
              <w:bookmarkEnd w:id="1330"/>
              <w:bookmarkEnd w:id="1331"/>
              <w:bookmarkEnd w:id="1332"/>
            </w:del>
          </w:p>
        </w:tc>
        <w:tc>
          <w:tcPr>
            <w:tcW w:w="4718" w:type="dxa"/>
          </w:tcPr>
          <w:p w14:paraId="5A5F0EFC" w14:textId="25CDEFCB" w:rsidR="00AE3520" w:rsidDel="00D834E2" w:rsidRDefault="00CF6510" w:rsidP="000C7DC9">
            <w:pPr>
              <w:ind w:right="-46"/>
              <w:rPr>
                <w:del w:id="1333" w:author="Kumar Baral" w:date="2023-02-13T11:15:00Z"/>
              </w:rPr>
            </w:pPr>
            <w:del w:id="1334" w:author="Kumar Baral" w:date="2023-02-13T11:15:00Z">
              <w:r w:rsidDel="00D834E2">
                <w:delText>4 m</w:delText>
              </w:r>
              <w:bookmarkStart w:id="1335" w:name="_Toc127182198"/>
              <w:bookmarkStart w:id="1336" w:name="_Toc127182535"/>
              <w:bookmarkStart w:id="1337" w:name="_Toc127191719"/>
              <w:bookmarkEnd w:id="1335"/>
              <w:bookmarkEnd w:id="1336"/>
              <w:bookmarkEnd w:id="1337"/>
            </w:del>
          </w:p>
        </w:tc>
        <w:bookmarkStart w:id="1338" w:name="_Toc127182199"/>
        <w:bookmarkStart w:id="1339" w:name="_Toc127182536"/>
        <w:bookmarkStart w:id="1340" w:name="_Toc127191720"/>
        <w:bookmarkEnd w:id="1338"/>
        <w:bookmarkEnd w:id="1339"/>
        <w:bookmarkEnd w:id="1340"/>
      </w:tr>
      <w:tr w:rsidR="00AE3520" w:rsidDel="00D834E2" w14:paraId="622A390C" w14:textId="34258435" w:rsidTr="000C5A61">
        <w:trPr>
          <w:trHeight w:val="846"/>
          <w:del w:id="1341" w:author="Kumar Baral" w:date="2023-02-13T11:15:00Z"/>
        </w:trPr>
        <w:tc>
          <w:tcPr>
            <w:tcW w:w="4718" w:type="dxa"/>
          </w:tcPr>
          <w:p w14:paraId="673DF6C5" w14:textId="6C1B083E" w:rsidR="00AE3520" w:rsidRPr="000C5A61" w:rsidDel="00D834E2" w:rsidRDefault="00AE3520" w:rsidP="000C7DC9">
            <w:pPr>
              <w:ind w:right="-46"/>
              <w:rPr>
                <w:del w:id="1342" w:author="Kumar Baral" w:date="2023-02-13T11:15:00Z"/>
                <w:b/>
                <w:bCs/>
              </w:rPr>
            </w:pPr>
            <w:del w:id="1343" w:author="Kumar Baral" w:date="2023-02-13T11:15:00Z">
              <w:r w:rsidRPr="000C5A61" w:rsidDel="00D834E2">
                <w:rPr>
                  <w:b/>
                  <w:bCs/>
                </w:rPr>
                <w:delText>Powerhouse</w:delText>
              </w:r>
              <w:bookmarkStart w:id="1344" w:name="_Toc127182200"/>
              <w:bookmarkStart w:id="1345" w:name="_Toc127182537"/>
              <w:bookmarkStart w:id="1346" w:name="_Toc127191721"/>
              <w:bookmarkEnd w:id="1344"/>
              <w:bookmarkEnd w:id="1345"/>
              <w:bookmarkEnd w:id="1346"/>
            </w:del>
          </w:p>
          <w:p w14:paraId="16AD2D25" w14:textId="64183126" w:rsidR="00AE3520" w:rsidDel="00D834E2" w:rsidRDefault="00AE3520" w:rsidP="000C7DC9">
            <w:pPr>
              <w:ind w:right="-46"/>
              <w:rPr>
                <w:del w:id="1347" w:author="Kumar Baral" w:date="2023-02-13T11:15:00Z"/>
              </w:rPr>
            </w:pPr>
            <w:del w:id="1348" w:author="Kumar Baral" w:date="2023-02-13T11:15:00Z">
              <w:r w:rsidDel="00D834E2">
                <w:delText>-type</w:delText>
              </w:r>
              <w:bookmarkStart w:id="1349" w:name="_Toc127182201"/>
              <w:bookmarkStart w:id="1350" w:name="_Toc127182538"/>
              <w:bookmarkStart w:id="1351" w:name="_Toc127191722"/>
              <w:bookmarkEnd w:id="1349"/>
              <w:bookmarkEnd w:id="1350"/>
              <w:bookmarkEnd w:id="1351"/>
            </w:del>
          </w:p>
        </w:tc>
        <w:tc>
          <w:tcPr>
            <w:tcW w:w="4718" w:type="dxa"/>
          </w:tcPr>
          <w:p w14:paraId="58CA2F58" w14:textId="0F227E1C" w:rsidR="00AE3520" w:rsidDel="00D834E2" w:rsidRDefault="00AE3520" w:rsidP="000C7DC9">
            <w:pPr>
              <w:ind w:right="-46"/>
              <w:rPr>
                <w:del w:id="1352" w:author="Kumar Baral" w:date="2023-02-13T11:15:00Z"/>
              </w:rPr>
            </w:pPr>
            <w:bookmarkStart w:id="1353" w:name="_Toc127182202"/>
            <w:bookmarkStart w:id="1354" w:name="_Toc127182539"/>
            <w:bookmarkStart w:id="1355" w:name="_Toc127191723"/>
            <w:bookmarkEnd w:id="1353"/>
            <w:bookmarkEnd w:id="1354"/>
            <w:bookmarkEnd w:id="1355"/>
          </w:p>
          <w:p w14:paraId="0CA99E4A" w14:textId="50DFC8C1" w:rsidR="00CF6510" w:rsidDel="00D834E2" w:rsidRDefault="00CF6510" w:rsidP="000C7DC9">
            <w:pPr>
              <w:ind w:right="-46"/>
              <w:rPr>
                <w:del w:id="1356" w:author="Kumar Baral" w:date="2023-02-13T11:15:00Z"/>
              </w:rPr>
            </w:pPr>
            <w:del w:id="1357" w:author="Kumar Baral" w:date="2023-02-13T11:15:00Z">
              <w:r w:rsidDel="00D834E2">
                <w:delText>Underground</w:delText>
              </w:r>
              <w:bookmarkStart w:id="1358" w:name="_Toc127182203"/>
              <w:bookmarkStart w:id="1359" w:name="_Toc127182540"/>
              <w:bookmarkStart w:id="1360" w:name="_Toc127191724"/>
              <w:bookmarkEnd w:id="1358"/>
              <w:bookmarkEnd w:id="1359"/>
              <w:bookmarkEnd w:id="1360"/>
            </w:del>
          </w:p>
        </w:tc>
        <w:bookmarkStart w:id="1361" w:name="_Toc127182204"/>
        <w:bookmarkStart w:id="1362" w:name="_Toc127182541"/>
        <w:bookmarkStart w:id="1363" w:name="_Toc127191725"/>
        <w:bookmarkEnd w:id="1361"/>
        <w:bookmarkEnd w:id="1362"/>
        <w:bookmarkEnd w:id="1363"/>
      </w:tr>
      <w:tr w:rsidR="00AE3520" w:rsidDel="00D834E2" w14:paraId="613064EB" w14:textId="4F3D8F1C" w:rsidTr="000C5A61">
        <w:trPr>
          <w:trHeight w:val="476"/>
          <w:del w:id="1364" w:author="Kumar Baral" w:date="2023-02-13T11:15:00Z"/>
        </w:trPr>
        <w:tc>
          <w:tcPr>
            <w:tcW w:w="4718" w:type="dxa"/>
          </w:tcPr>
          <w:p w14:paraId="08DB7C18" w14:textId="1E4DB4E8" w:rsidR="00AE3520" w:rsidDel="00D834E2" w:rsidRDefault="00AE3520" w:rsidP="000C7DC9">
            <w:pPr>
              <w:ind w:right="-46"/>
              <w:rPr>
                <w:del w:id="1365" w:author="Kumar Baral" w:date="2023-02-13T11:15:00Z"/>
              </w:rPr>
            </w:pPr>
            <w:del w:id="1366" w:author="Kumar Baral" w:date="2023-02-13T11:15:00Z">
              <w:r w:rsidDel="00D834E2">
                <w:delText>-size</w:delText>
              </w:r>
              <w:bookmarkStart w:id="1367" w:name="_Toc127182205"/>
              <w:bookmarkStart w:id="1368" w:name="_Toc127182542"/>
              <w:bookmarkStart w:id="1369" w:name="_Toc127191726"/>
              <w:bookmarkEnd w:id="1367"/>
              <w:bookmarkEnd w:id="1368"/>
              <w:bookmarkEnd w:id="1369"/>
            </w:del>
          </w:p>
        </w:tc>
        <w:tc>
          <w:tcPr>
            <w:tcW w:w="4718" w:type="dxa"/>
          </w:tcPr>
          <w:p w14:paraId="67346C6C" w14:textId="0B3A1B7F" w:rsidR="00CF6510" w:rsidDel="00D834E2" w:rsidRDefault="00CF6510" w:rsidP="000C7DC9">
            <w:pPr>
              <w:ind w:right="-46"/>
              <w:rPr>
                <w:del w:id="1370" w:author="Kumar Baral" w:date="2023-02-13T11:15:00Z"/>
              </w:rPr>
            </w:pPr>
            <w:del w:id="1371" w:author="Kumar Baral" w:date="2023-02-13T11:15:00Z">
              <w:r w:rsidDel="00D834E2">
                <w:delText>37 m long, 6.6 m wide and 11 m high with semicircular shape above the spring line</w:delText>
              </w:r>
              <w:bookmarkStart w:id="1372" w:name="_Toc127182206"/>
              <w:bookmarkStart w:id="1373" w:name="_Toc127182543"/>
              <w:bookmarkStart w:id="1374" w:name="_Toc127191727"/>
              <w:bookmarkEnd w:id="1372"/>
              <w:bookmarkEnd w:id="1373"/>
              <w:bookmarkEnd w:id="1374"/>
            </w:del>
          </w:p>
        </w:tc>
        <w:bookmarkStart w:id="1375" w:name="_Toc127182207"/>
        <w:bookmarkStart w:id="1376" w:name="_Toc127182544"/>
        <w:bookmarkStart w:id="1377" w:name="_Toc127191728"/>
        <w:bookmarkEnd w:id="1375"/>
        <w:bookmarkEnd w:id="1376"/>
        <w:bookmarkEnd w:id="1377"/>
      </w:tr>
      <w:tr w:rsidR="00AE3520" w:rsidDel="00D834E2" w14:paraId="3E6F9326" w14:textId="61E32AFE" w:rsidTr="000C5A61">
        <w:trPr>
          <w:trHeight w:val="833"/>
          <w:del w:id="1378" w:author="Kumar Baral" w:date="2023-02-13T11:15:00Z"/>
        </w:trPr>
        <w:tc>
          <w:tcPr>
            <w:tcW w:w="4718" w:type="dxa"/>
          </w:tcPr>
          <w:p w14:paraId="61EA58AE" w14:textId="07A7F2F4" w:rsidR="00AE3520" w:rsidRPr="000C5A61" w:rsidDel="00D834E2" w:rsidRDefault="00AE3520" w:rsidP="000C7DC9">
            <w:pPr>
              <w:ind w:right="-46"/>
              <w:rPr>
                <w:del w:id="1379" w:author="Kumar Baral" w:date="2023-02-13T11:15:00Z"/>
                <w:b/>
                <w:bCs/>
              </w:rPr>
            </w:pPr>
            <w:del w:id="1380" w:author="Kumar Baral" w:date="2023-02-13T11:15:00Z">
              <w:r w:rsidRPr="000C5A61" w:rsidDel="00D834E2">
                <w:rPr>
                  <w:b/>
                  <w:bCs/>
                </w:rPr>
                <w:delText>Head</w:delText>
              </w:r>
              <w:bookmarkStart w:id="1381" w:name="_Toc127182208"/>
              <w:bookmarkStart w:id="1382" w:name="_Toc127182545"/>
              <w:bookmarkStart w:id="1383" w:name="_Toc127191729"/>
              <w:bookmarkEnd w:id="1381"/>
              <w:bookmarkEnd w:id="1382"/>
              <w:bookmarkEnd w:id="1383"/>
            </w:del>
          </w:p>
          <w:p w14:paraId="189C649D" w14:textId="51201C95" w:rsidR="00AE3520" w:rsidDel="00D834E2" w:rsidRDefault="00AE3520" w:rsidP="000C7DC9">
            <w:pPr>
              <w:ind w:right="-46"/>
              <w:rPr>
                <w:del w:id="1384" w:author="Kumar Baral" w:date="2023-02-13T11:15:00Z"/>
              </w:rPr>
            </w:pPr>
            <w:del w:id="1385" w:author="Kumar Baral" w:date="2023-02-13T11:15:00Z">
              <w:r w:rsidDel="00D834E2">
                <w:delText>-gross</w:delText>
              </w:r>
              <w:bookmarkStart w:id="1386" w:name="_Toc127182209"/>
              <w:bookmarkStart w:id="1387" w:name="_Toc127182546"/>
              <w:bookmarkStart w:id="1388" w:name="_Toc127191730"/>
              <w:bookmarkEnd w:id="1386"/>
              <w:bookmarkEnd w:id="1387"/>
              <w:bookmarkEnd w:id="1388"/>
            </w:del>
          </w:p>
        </w:tc>
        <w:tc>
          <w:tcPr>
            <w:tcW w:w="4718" w:type="dxa"/>
          </w:tcPr>
          <w:p w14:paraId="5F65AF1C" w14:textId="57F564D5" w:rsidR="00AE3520" w:rsidDel="00D834E2" w:rsidRDefault="00AE3520" w:rsidP="000C7DC9">
            <w:pPr>
              <w:ind w:right="-46"/>
              <w:rPr>
                <w:del w:id="1389" w:author="Kumar Baral" w:date="2023-02-13T11:15:00Z"/>
              </w:rPr>
            </w:pPr>
            <w:bookmarkStart w:id="1390" w:name="_Toc127182210"/>
            <w:bookmarkStart w:id="1391" w:name="_Toc127182547"/>
            <w:bookmarkStart w:id="1392" w:name="_Toc127191731"/>
            <w:bookmarkEnd w:id="1390"/>
            <w:bookmarkEnd w:id="1391"/>
            <w:bookmarkEnd w:id="1392"/>
          </w:p>
          <w:p w14:paraId="42CC9B53" w14:textId="76CE42BC" w:rsidR="000C5A61" w:rsidDel="00D834E2" w:rsidRDefault="000C5A61" w:rsidP="000C7DC9">
            <w:pPr>
              <w:ind w:right="-46"/>
              <w:rPr>
                <w:del w:id="1393" w:author="Kumar Baral" w:date="2023-02-13T11:15:00Z"/>
              </w:rPr>
            </w:pPr>
            <w:del w:id="1394" w:author="Kumar Baral" w:date="2023-02-13T11:15:00Z">
              <w:r w:rsidDel="00D834E2">
                <w:delText>247. 25 m</w:delText>
              </w:r>
              <w:bookmarkStart w:id="1395" w:name="_Toc127182211"/>
              <w:bookmarkStart w:id="1396" w:name="_Toc127182548"/>
              <w:bookmarkStart w:id="1397" w:name="_Toc127191732"/>
              <w:bookmarkEnd w:id="1395"/>
              <w:bookmarkEnd w:id="1396"/>
              <w:bookmarkEnd w:id="1397"/>
            </w:del>
          </w:p>
        </w:tc>
        <w:bookmarkStart w:id="1398" w:name="_Toc127182212"/>
        <w:bookmarkStart w:id="1399" w:name="_Toc127182549"/>
        <w:bookmarkStart w:id="1400" w:name="_Toc127191733"/>
        <w:bookmarkEnd w:id="1398"/>
        <w:bookmarkEnd w:id="1399"/>
        <w:bookmarkEnd w:id="1400"/>
      </w:tr>
      <w:tr w:rsidR="00AE3520" w:rsidDel="00D834E2" w14:paraId="3DFB38BF" w14:textId="1043079E" w:rsidTr="000C5A61">
        <w:trPr>
          <w:trHeight w:val="476"/>
          <w:del w:id="1401" w:author="Kumar Baral" w:date="2023-02-13T11:15:00Z"/>
        </w:trPr>
        <w:tc>
          <w:tcPr>
            <w:tcW w:w="4718" w:type="dxa"/>
          </w:tcPr>
          <w:p w14:paraId="596CE408" w14:textId="62F5467C" w:rsidR="00AE3520" w:rsidDel="00D834E2" w:rsidRDefault="00AE3520" w:rsidP="000C7DC9">
            <w:pPr>
              <w:ind w:right="-46"/>
              <w:rPr>
                <w:del w:id="1402" w:author="Kumar Baral" w:date="2023-02-13T11:15:00Z"/>
              </w:rPr>
            </w:pPr>
            <w:del w:id="1403" w:author="Kumar Baral" w:date="2023-02-13T11:15:00Z">
              <w:r w:rsidDel="00D834E2">
                <w:delText>-net</w:delText>
              </w:r>
              <w:bookmarkStart w:id="1404" w:name="_Toc127182213"/>
              <w:bookmarkStart w:id="1405" w:name="_Toc127182550"/>
              <w:bookmarkStart w:id="1406" w:name="_Toc127191734"/>
              <w:bookmarkEnd w:id="1404"/>
              <w:bookmarkEnd w:id="1405"/>
              <w:bookmarkEnd w:id="1406"/>
            </w:del>
          </w:p>
        </w:tc>
        <w:tc>
          <w:tcPr>
            <w:tcW w:w="4718" w:type="dxa"/>
          </w:tcPr>
          <w:p w14:paraId="4174EED5" w14:textId="255A3229" w:rsidR="00AE3520" w:rsidDel="00D834E2" w:rsidRDefault="000C5A61" w:rsidP="000C7DC9">
            <w:pPr>
              <w:ind w:right="-46"/>
              <w:rPr>
                <w:del w:id="1407" w:author="Kumar Baral" w:date="2023-02-13T11:15:00Z"/>
              </w:rPr>
            </w:pPr>
            <w:del w:id="1408" w:author="Kumar Baral" w:date="2023-02-13T11:15:00Z">
              <w:r w:rsidDel="00D834E2">
                <w:delText>239.60m</w:delText>
              </w:r>
              <w:bookmarkStart w:id="1409" w:name="_Toc127182214"/>
              <w:bookmarkStart w:id="1410" w:name="_Toc127182551"/>
              <w:bookmarkStart w:id="1411" w:name="_Toc127191735"/>
              <w:bookmarkEnd w:id="1409"/>
              <w:bookmarkEnd w:id="1410"/>
              <w:bookmarkEnd w:id="1411"/>
            </w:del>
          </w:p>
        </w:tc>
        <w:bookmarkStart w:id="1412" w:name="_Toc127182215"/>
        <w:bookmarkStart w:id="1413" w:name="_Toc127182552"/>
        <w:bookmarkStart w:id="1414" w:name="_Toc127191736"/>
        <w:bookmarkEnd w:id="1412"/>
        <w:bookmarkEnd w:id="1413"/>
        <w:bookmarkEnd w:id="1414"/>
      </w:tr>
      <w:tr w:rsidR="00AE3520" w:rsidDel="00D834E2" w14:paraId="54AACD00" w14:textId="4E9F4E89" w:rsidTr="000C5A61">
        <w:trPr>
          <w:trHeight w:val="476"/>
          <w:del w:id="1415" w:author="Kumar Baral" w:date="2023-02-13T11:15:00Z"/>
        </w:trPr>
        <w:tc>
          <w:tcPr>
            <w:tcW w:w="4718" w:type="dxa"/>
          </w:tcPr>
          <w:p w14:paraId="69BCC948" w14:textId="7687FF21" w:rsidR="00AE3520" w:rsidDel="00D834E2" w:rsidRDefault="00AE3520" w:rsidP="000C7DC9">
            <w:pPr>
              <w:ind w:right="-46"/>
              <w:rPr>
                <w:del w:id="1416" w:author="Kumar Baral" w:date="2023-02-13T11:15:00Z"/>
              </w:rPr>
            </w:pPr>
            <w:del w:id="1417" w:author="Kumar Baral" w:date="2023-02-13T11:15:00Z">
              <w:r w:rsidDel="00D834E2">
                <w:delText>Design Flow</w:delText>
              </w:r>
              <w:bookmarkStart w:id="1418" w:name="_Toc127182216"/>
              <w:bookmarkStart w:id="1419" w:name="_Toc127182553"/>
              <w:bookmarkStart w:id="1420" w:name="_Toc127191737"/>
              <w:bookmarkEnd w:id="1418"/>
              <w:bookmarkEnd w:id="1419"/>
              <w:bookmarkEnd w:id="1420"/>
            </w:del>
          </w:p>
        </w:tc>
        <w:tc>
          <w:tcPr>
            <w:tcW w:w="4718" w:type="dxa"/>
          </w:tcPr>
          <w:p w14:paraId="0A82BD74" w14:textId="16F1A04C" w:rsidR="00AE3520" w:rsidDel="00D834E2" w:rsidRDefault="000C5A61" w:rsidP="000C7DC9">
            <w:pPr>
              <w:ind w:right="-46"/>
              <w:rPr>
                <w:del w:id="1421" w:author="Kumar Baral" w:date="2023-02-13T11:15:00Z"/>
              </w:rPr>
            </w:pPr>
            <w:del w:id="1422" w:author="Kumar Baral" w:date="2023-02-13T11:15:00Z">
              <w:r w:rsidDel="00D834E2">
                <w:delText>4.87 m</w:delText>
              </w:r>
              <w:r w:rsidRPr="000C5A61" w:rsidDel="00D834E2">
                <w:rPr>
                  <w:vertAlign w:val="superscript"/>
                </w:rPr>
                <w:delText>3</w:delText>
              </w:r>
              <w:r w:rsidDel="00D834E2">
                <w:delText>/s</w:delText>
              </w:r>
              <w:bookmarkStart w:id="1423" w:name="_Toc127182217"/>
              <w:bookmarkStart w:id="1424" w:name="_Toc127182554"/>
              <w:bookmarkStart w:id="1425" w:name="_Toc127191738"/>
              <w:bookmarkEnd w:id="1423"/>
              <w:bookmarkEnd w:id="1424"/>
              <w:bookmarkEnd w:id="1425"/>
            </w:del>
          </w:p>
        </w:tc>
        <w:bookmarkStart w:id="1426" w:name="_Toc127182218"/>
        <w:bookmarkStart w:id="1427" w:name="_Toc127182555"/>
        <w:bookmarkStart w:id="1428" w:name="_Toc127191739"/>
        <w:bookmarkEnd w:id="1426"/>
        <w:bookmarkEnd w:id="1427"/>
        <w:bookmarkEnd w:id="1428"/>
      </w:tr>
      <w:tr w:rsidR="00AE3520" w:rsidDel="00D834E2" w14:paraId="5FE48B9E" w14:textId="4734A3A1" w:rsidTr="000C5A61">
        <w:trPr>
          <w:trHeight w:val="833"/>
          <w:del w:id="1429" w:author="Kumar Baral" w:date="2023-02-13T11:15:00Z"/>
        </w:trPr>
        <w:tc>
          <w:tcPr>
            <w:tcW w:w="4718" w:type="dxa"/>
          </w:tcPr>
          <w:p w14:paraId="734465E9" w14:textId="5094D02F" w:rsidR="00AE3520" w:rsidRPr="000C5A61" w:rsidDel="00D834E2" w:rsidRDefault="00AE3520" w:rsidP="000C7DC9">
            <w:pPr>
              <w:ind w:right="-46"/>
              <w:rPr>
                <w:del w:id="1430" w:author="Kumar Baral" w:date="2023-02-13T11:15:00Z"/>
                <w:b/>
                <w:bCs/>
              </w:rPr>
            </w:pPr>
            <w:del w:id="1431" w:author="Kumar Baral" w:date="2023-02-13T11:15:00Z">
              <w:r w:rsidRPr="000C5A61" w:rsidDel="00D834E2">
                <w:rPr>
                  <w:b/>
                  <w:bCs/>
                </w:rPr>
                <w:delText>Tailrace tunnel</w:delText>
              </w:r>
              <w:bookmarkStart w:id="1432" w:name="_Toc127182219"/>
              <w:bookmarkStart w:id="1433" w:name="_Toc127182556"/>
              <w:bookmarkStart w:id="1434" w:name="_Toc127191740"/>
              <w:bookmarkEnd w:id="1432"/>
              <w:bookmarkEnd w:id="1433"/>
              <w:bookmarkEnd w:id="1434"/>
            </w:del>
          </w:p>
          <w:p w14:paraId="37876C3E" w14:textId="780382EC" w:rsidR="00AE3520" w:rsidDel="00D834E2" w:rsidRDefault="00AE3520" w:rsidP="000C7DC9">
            <w:pPr>
              <w:ind w:right="-46"/>
              <w:rPr>
                <w:del w:id="1435" w:author="Kumar Baral" w:date="2023-02-13T11:15:00Z"/>
              </w:rPr>
            </w:pPr>
            <w:del w:id="1436" w:author="Kumar Baral" w:date="2023-02-13T11:15:00Z">
              <w:r w:rsidDel="00D834E2">
                <w:delText>-Shape</w:delText>
              </w:r>
              <w:bookmarkStart w:id="1437" w:name="_Toc127182220"/>
              <w:bookmarkStart w:id="1438" w:name="_Toc127182557"/>
              <w:bookmarkStart w:id="1439" w:name="_Toc127191741"/>
              <w:bookmarkEnd w:id="1437"/>
              <w:bookmarkEnd w:id="1438"/>
              <w:bookmarkEnd w:id="1439"/>
            </w:del>
          </w:p>
        </w:tc>
        <w:tc>
          <w:tcPr>
            <w:tcW w:w="4718" w:type="dxa"/>
          </w:tcPr>
          <w:p w14:paraId="1EF1BA2C" w14:textId="39C28E7F" w:rsidR="00AE3520" w:rsidDel="00D834E2" w:rsidRDefault="00AE3520" w:rsidP="000C7DC9">
            <w:pPr>
              <w:ind w:right="-46"/>
              <w:rPr>
                <w:del w:id="1440" w:author="Kumar Baral" w:date="2023-02-13T11:15:00Z"/>
              </w:rPr>
            </w:pPr>
            <w:bookmarkStart w:id="1441" w:name="_Toc127182221"/>
            <w:bookmarkStart w:id="1442" w:name="_Toc127182558"/>
            <w:bookmarkStart w:id="1443" w:name="_Toc127191742"/>
            <w:bookmarkEnd w:id="1441"/>
            <w:bookmarkEnd w:id="1442"/>
            <w:bookmarkEnd w:id="1443"/>
          </w:p>
          <w:p w14:paraId="615047EF" w14:textId="1F34C9F6" w:rsidR="000C5A61" w:rsidDel="00D834E2" w:rsidRDefault="000C5A61" w:rsidP="000C7DC9">
            <w:pPr>
              <w:ind w:right="-46"/>
              <w:rPr>
                <w:del w:id="1444" w:author="Kumar Baral" w:date="2023-02-13T11:15:00Z"/>
              </w:rPr>
            </w:pPr>
            <w:del w:id="1445" w:author="Kumar Baral" w:date="2023-02-13T11:15:00Z">
              <w:r w:rsidDel="00D834E2">
                <w:delText>D-shaped fully lined ( concrete /stone masonry), with 600 mm deep cut in the existing tunnel bed</w:delText>
              </w:r>
              <w:bookmarkStart w:id="1446" w:name="_Toc127182222"/>
              <w:bookmarkStart w:id="1447" w:name="_Toc127182559"/>
              <w:bookmarkStart w:id="1448" w:name="_Toc127191743"/>
              <w:bookmarkEnd w:id="1446"/>
              <w:bookmarkEnd w:id="1447"/>
              <w:bookmarkEnd w:id="1448"/>
            </w:del>
          </w:p>
        </w:tc>
        <w:bookmarkStart w:id="1449" w:name="_Toc127182223"/>
        <w:bookmarkStart w:id="1450" w:name="_Toc127182560"/>
        <w:bookmarkStart w:id="1451" w:name="_Toc127191744"/>
        <w:bookmarkEnd w:id="1449"/>
        <w:bookmarkEnd w:id="1450"/>
        <w:bookmarkEnd w:id="1451"/>
      </w:tr>
      <w:tr w:rsidR="00AE3520" w:rsidDel="00D834E2" w14:paraId="6B062354" w14:textId="152757F1" w:rsidTr="000C5A61">
        <w:trPr>
          <w:trHeight w:val="476"/>
          <w:del w:id="1452" w:author="Kumar Baral" w:date="2023-02-13T11:15:00Z"/>
        </w:trPr>
        <w:tc>
          <w:tcPr>
            <w:tcW w:w="4718" w:type="dxa"/>
          </w:tcPr>
          <w:p w14:paraId="5DCD0689" w14:textId="49763958" w:rsidR="00AE3520" w:rsidDel="00D834E2" w:rsidRDefault="00AE3520" w:rsidP="000C7DC9">
            <w:pPr>
              <w:ind w:right="-46"/>
              <w:rPr>
                <w:del w:id="1453" w:author="Kumar Baral" w:date="2023-02-13T11:15:00Z"/>
              </w:rPr>
            </w:pPr>
            <w:del w:id="1454" w:author="Kumar Baral" w:date="2023-02-13T11:15:00Z">
              <w:r w:rsidDel="00D834E2">
                <w:delText>-length</w:delText>
              </w:r>
              <w:bookmarkStart w:id="1455" w:name="_Toc127182224"/>
              <w:bookmarkStart w:id="1456" w:name="_Toc127182561"/>
              <w:bookmarkStart w:id="1457" w:name="_Toc127191745"/>
              <w:bookmarkEnd w:id="1455"/>
              <w:bookmarkEnd w:id="1456"/>
              <w:bookmarkEnd w:id="1457"/>
            </w:del>
          </w:p>
        </w:tc>
        <w:tc>
          <w:tcPr>
            <w:tcW w:w="4718" w:type="dxa"/>
          </w:tcPr>
          <w:p w14:paraId="1D80A351" w14:textId="4F268E21" w:rsidR="00AE3520" w:rsidDel="00D834E2" w:rsidRDefault="000C5A61" w:rsidP="000C7DC9">
            <w:pPr>
              <w:ind w:right="-46"/>
              <w:rPr>
                <w:del w:id="1458" w:author="Kumar Baral" w:date="2023-02-13T11:15:00Z"/>
              </w:rPr>
            </w:pPr>
            <w:del w:id="1459" w:author="Kumar Baral" w:date="2023-02-13T11:15:00Z">
              <w:r w:rsidDel="00D834E2">
                <w:delText>1087 m</w:delText>
              </w:r>
              <w:bookmarkStart w:id="1460" w:name="_Toc127182225"/>
              <w:bookmarkStart w:id="1461" w:name="_Toc127182562"/>
              <w:bookmarkStart w:id="1462" w:name="_Toc127191746"/>
              <w:bookmarkEnd w:id="1460"/>
              <w:bookmarkEnd w:id="1461"/>
              <w:bookmarkEnd w:id="1462"/>
            </w:del>
          </w:p>
        </w:tc>
        <w:bookmarkStart w:id="1463" w:name="_Toc127182226"/>
        <w:bookmarkStart w:id="1464" w:name="_Toc127182563"/>
        <w:bookmarkStart w:id="1465" w:name="_Toc127191747"/>
        <w:bookmarkEnd w:id="1463"/>
        <w:bookmarkEnd w:id="1464"/>
        <w:bookmarkEnd w:id="1465"/>
      </w:tr>
      <w:tr w:rsidR="00AE3520" w:rsidDel="00D834E2" w14:paraId="20CE931B" w14:textId="0898C190" w:rsidTr="000C5A61">
        <w:trPr>
          <w:trHeight w:val="476"/>
          <w:del w:id="1466" w:author="Kumar Baral" w:date="2023-02-13T11:15:00Z"/>
        </w:trPr>
        <w:tc>
          <w:tcPr>
            <w:tcW w:w="4718" w:type="dxa"/>
          </w:tcPr>
          <w:p w14:paraId="6586439A" w14:textId="216564C3" w:rsidR="00AE3520" w:rsidDel="00D834E2" w:rsidRDefault="00AE3520" w:rsidP="000C7DC9">
            <w:pPr>
              <w:ind w:right="-46"/>
              <w:rPr>
                <w:del w:id="1467" w:author="Kumar Baral" w:date="2023-02-13T11:15:00Z"/>
              </w:rPr>
            </w:pPr>
            <w:del w:id="1468" w:author="Kumar Baral" w:date="2023-02-13T11:15:00Z">
              <w:r w:rsidDel="00D834E2">
                <w:delText>-cross-sectional area</w:delText>
              </w:r>
              <w:bookmarkStart w:id="1469" w:name="_Toc127182227"/>
              <w:bookmarkStart w:id="1470" w:name="_Toc127182564"/>
              <w:bookmarkStart w:id="1471" w:name="_Toc127191748"/>
              <w:bookmarkEnd w:id="1469"/>
              <w:bookmarkEnd w:id="1470"/>
              <w:bookmarkEnd w:id="1471"/>
            </w:del>
          </w:p>
        </w:tc>
        <w:tc>
          <w:tcPr>
            <w:tcW w:w="4718" w:type="dxa"/>
          </w:tcPr>
          <w:p w14:paraId="6ADC4EF9" w14:textId="5C06B69E" w:rsidR="00AE3520" w:rsidDel="00D834E2" w:rsidRDefault="000C5A61" w:rsidP="000C7DC9">
            <w:pPr>
              <w:ind w:right="-46"/>
              <w:rPr>
                <w:del w:id="1472" w:author="Kumar Baral" w:date="2023-02-13T11:15:00Z"/>
              </w:rPr>
            </w:pPr>
            <w:del w:id="1473" w:author="Kumar Baral" w:date="2023-02-13T11:15:00Z">
              <w:r w:rsidDel="00D834E2">
                <w:delText>5.25 m</w:delText>
              </w:r>
              <w:r w:rsidRPr="000C5A61" w:rsidDel="00D834E2">
                <w:rPr>
                  <w:vertAlign w:val="superscript"/>
                </w:rPr>
                <w:delText>2</w:delText>
              </w:r>
              <w:bookmarkStart w:id="1474" w:name="_Toc127182228"/>
              <w:bookmarkStart w:id="1475" w:name="_Toc127182565"/>
              <w:bookmarkStart w:id="1476" w:name="_Toc127191749"/>
              <w:bookmarkEnd w:id="1474"/>
              <w:bookmarkEnd w:id="1475"/>
              <w:bookmarkEnd w:id="1476"/>
            </w:del>
          </w:p>
        </w:tc>
        <w:bookmarkStart w:id="1477" w:name="_Toc127182229"/>
        <w:bookmarkStart w:id="1478" w:name="_Toc127182566"/>
        <w:bookmarkStart w:id="1479" w:name="_Toc127191750"/>
        <w:bookmarkEnd w:id="1477"/>
        <w:bookmarkEnd w:id="1478"/>
        <w:bookmarkEnd w:id="1479"/>
      </w:tr>
      <w:tr w:rsidR="00C27344" w:rsidDel="00D834E2" w14:paraId="6FF2A05F" w14:textId="6218E357" w:rsidTr="000C5A61">
        <w:trPr>
          <w:trHeight w:val="833"/>
          <w:del w:id="1480" w:author="Kumar Baral" w:date="2023-02-13T11:15:00Z"/>
        </w:trPr>
        <w:tc>
          <w:tcPr>
            <w:tcW w:w="4718" w:type="dxa"/>
          </w:tcPr>
          <w:p w14:paraId="647C1001" w14:textId="1527AD71" w:rsidR="00C27344" w:rsidRPr="000C5A61" w:rsidDel="00D834E2" w:rsidRDefault="00AE3520" w:rsidP="000C7DC9">
            <w:pPr>
              <w:ind w:right="-46"/>
              <w:rPr>
                <w:del w:id="1481" w:author="Kumar Baral" w:date="2023-02-13T11:15:00Z"/>
                <w:b/>
                <w:bCs/>
              </w:rPr>
            </w:pPr>
            <w:del w:id="1482" w:author="Kumar Baral" w:date="2023-02-13T11:15:00Z">
              <w:r w:rsidRPr="000C5A61" w:rsidDel="00D834E2">
                <w:rPr>
                  <w:b/>
                  <w:bCs/>
                </w:rPr>
                <w:delText>Turbines</w:delText>
              </w:r>
              <w:bookmarkStart w:id="1483" w:name="_Toc127182230"/>
              <w:bookmarkStart w:id="1484" w:name="_Toc127182567"/>
              <w:bookmarkStart w:id="1485" w:name="_Toc127191751"/>
              <w:bookmarkEnd w:id="1483"/>
              <w:bookmarkEnd w:id="1484"/>
              <w:bookmarkEnd w:id="1485"/>
            </w:del>
          </w:p>
          <w:p w14:paraId="36EA758A" w14:textId="2E358A70" w:rsidR="00AE3520" w:rsidDel="00D834E2" w:rsidRDefault="00AE3520" w:rsidP="000C7DC9">
            <w:pPr>
              <w:ind w:right="-46"/>
              <w:rPr>
                <w:del w:id="1486" w:author="Kumar Baral" w:date="2023-02-13T11:15:00Z"/>
              </w:rPr>
            </w:pPr>
            <w:del w:id="1487" w:author="Kumar Baral" w:date="2023-02-13T11:15:00Z">
              <w:r w:rsidDel="00D834E2">
                <w:delText>-type</w:delText>
              </w:r>
              <w:bookmarkStart w:id="1488" w:name="_Toc127182231"/>
              <w:bookmarkStart w:id="1489" w:name="_Toc127182568"/>
              <w:bookmarkStart w:id="1490" w:name="_Toc127191752"/>
              <w:bookmarkEnd w:id="1488"/>
              <w:bookmarkEnd w:id="1489"/>
              <w:bookmarkEnd w:id="1490"/>
            </w:del>
          </w:p>
        </w:tc>
        <w:tc>
          <w:tcPr>
            <w:tcW w:w="4718" w:type="dxa"/>
          </w:tcPr>
          <w:p w14:paraId="731DEDCE" w14:textId="570CC1FA" w:rsidR="00C27344" w:rsidDel="00D834E2" w:rsidRDefault="00C27344" w:rsidP="000C7DC9">
            <w:pPr>
              <w:ind w:right="-46"/>
              <w:rPr>
                <w:del w:id="1491" w:author="Kumar Baral" w:date="2023-02-13T11:15:00Z"/>
              </w:rPr>
            </w:pPr>
            <w:bookmarkStart w:id="1492" w:name="_Toc127182232"/>
            <w:bookmarkStart w:id="1493" w:name="_Toc127182569"/>
            <w:bookmarkStart w:id="1494" w:name="_Toc127191753"/>
            <w:bookmarkEnd w:id="1492"/>
            <w:bookmarkEnd w:id="1493"/>
            <w:bookmarkEnd w:id="1494"/>
          </w:p>
          <w:p w14:paraId="5BABFC15" w14:textId="3A517597" w:rsidR="000C5A61" w:rsidDel="00D834E2" w:rsidRDefault="000C5A61" w:rsidP="000C7DC9">
            <w:pPr>
              <w:ind w:right="-46"/>
              <w:rPr>
                <w:del w:id="1495" w:author="Kumar Baral" w:date="2023-02-13T11:15:00Z"/>
              </w:rPr>
            </w:pPr>
            <w:del w:id="1496" w:author="Kumar Baral" w:date="2023-02-13T11:15:00Z">
              <w:r w:rsidDel="00D834E2">
                <w:delText>Pelton (3 jets horizontal shaft arrangement)</w:delText>
              </w:r>
              <w:bookmarkStart w:id="1497" w:name="_Toc127182233"/>
              <w:bookmarkStart w:id="1498" w:name="_Toc127182570"/>
              <w:bookmarkStart w:id="1499" w:name="_Toc127191754"/>
              <w:bookmarkEnd w:id="1497"/>
              <w:bookmarkEnd w:id="1498"/>
              <w:bookmarkEnd w:id="1499"/>
            </w:del>
          </w:p>
        </w:tc>
        <w:bookmarkStart w:id="1500" w:name="_Toc127182234"/>
        <w:bookmarkStart w:id="1501" w:name="_Toc127182571"/>
        <w:bookmarkStart w:id="1502" w:name="_Toc127191755"/>
        <w:bookmarkEnd w:id="1500"/>
        <w:bookmarkEnd w:id="1501"/>
        <w:bookmarkEnd w:id="1502"/>
      </w:tr>
      <w:tr w:rsidR="00C27344" w:rsidDel="00D834E2" w14:paraId="2EF5FD63" w14:textId="627CC033" w:rsidTr="000C5A61">
        <w:trPr>
          <w:trHeight w:val="476"/>
          <w:del w:id="1503" w:author="Kumar Baral" w:date="2023-02-13T11:15:00Z"/>
        </w:trPr>
        <w:tc>
          <w:tcPr>
            <w:tcW w:w="4718" w:type="dxa"/>
          </w:tcPr>
          <w:p w14:paraId="49FF482F" w14:textId="11AE272B" w:rsidR="00C27344" w:rsidDel="00D834E2" w:rsidRDefault="00AE3520" w:rsidP="000C7DC9">
            <w:pPr>
              <w:ind w:right="-46"/>
              <w:rPr>
                <w:del w:id="1504" w:author="Kumar Baral" w:date="2023-02-13T11:15:00Z"/>
              </w:rPr>
            </w:pPr>
            <w:del w:id="1505" w:author="Kumar Baral" w:date="2023-02-13T11:15:00Z">
              <w:r w:rsidDel="00D834E2">
                <w:delText>-no of units</w:delText>
              </w:r>
              <w:bookmarkStart w:id="1506" w:name="_Toc127182235"/>
              <w:bookmarkStart w:id="1507" w:name="_Toc127182572"/>
              <w:bookmarkStart w:id="1508" w:name="_Toc127191756"/>
              <w:bookmarkEnd w:id="1506"/>
              <w:bookmarkEnd w:id="1507"/>
              <w:bookmarkEnd w:id="1508"/>
            </w:del>
          </w:p>
        </w:tc>
        <w:tc>
          <w:tcPr>
            <w:tcW w:w="4718" w:type="dxa"/>
          </w:tcPr>
          <w:p w14:paraId="61810DA9" w14:textId="590CFE18" w:rsidR="00C27344" w:rsidDel="00D834E2" w:rsidRDefault="000C5A61" w:rsidP="000C7DC9">
            <w:pPr>
              <w:ind w:right="-46"/>
              <w:rPr>
                <w:del w:id="1509" w:author="Kumar Baral" w:date="2023-02-13T11:15:00Z"/>
              </w:rPr>
            </w:pPr>
            <w:del w:id="1510" w:author="Kumar Baral" w:date="2023-02-13T11:15:00Z">
              <w:r w:rsidDel="00D834E2">
                <w:delText>3 nos</w:delText>
              </w:r>
              <w:bookmarkStart w:id="1511" w:name="_Toc127182236"/>
              <w:bookmarkStart w:id="1512" w:name="_Toc127182573"/>
              <w:bookmarkStart w:id="1513" w:name="_Toc127191757"/>
              <w:bookmarkEnd w:id="1511"/>
              <w:bookmarkEnd w:id="1512"/>
              <w:bookmarkEnd w:id="1513"/>
            </w:del>
          </w:p>
        </w:tc>
        <w:bookmarkStart w:id="1514" w:name="_Toc127182237"/>
        <w:bookmarkStart w:id="1515" w:name="_Toc127182574"/>
        <w:bookmarkStart w:id="1516" w:name="_Toc127191758"/>
        <w:bookmarkEnd w:id="1514"/>
        <w:bookmarkEnd w:id="1515"/>
        <w:bookmarkEnd w:id="1516"/>
      </w:tr>
      <w:tr w:rsidR="00C27344" w:rsidDel="00D834E2" w14:paraId="6B6A696D" w14:textId="01DE584C" w:rsidTr="000C5A61">
        <w:trPr>
          <w:trHeight w:val="846"/>
          <w:del w:id="1517" w:author="Kumar Baral" w:date="2023-02-13T11:15:00Z"/>
        </w:trPr>
        <w:tc>
          <w:tcPr>
            <w:tcW w:w="4718" w:type="dxa"/>
          </w:tcPr>
          <w:p w14:paraId="60D2F33C" w14:textId="2BC23900" w:rsidR="00C27344" w:rsidRPr="000C5A61" w:rsidDel="00D834E2" w:rsidRDefault="00AE3520" w:rsidP="000C7DC9">
            <w:pPr>
              <w:ind w:right="-46"/>
              <w:rPr>
                <w:del w:id="1518" w:author="Kumar Baral" w:date="2023-02-13T11:15:00Z"/>
                <w:b/>
                <w:bCs/>
              </w:rPr>
            </w:pPr>
            <w:del w:id="1519" w:author="Kumar Baral" w:date="2023-02-13T11:15:00Z">
              <w:r w:rsidRPr="000C5A61" w:rsidDel="00D834E2">
                <w:rPr>
                  <w:b/>
                  <w:bCs/>
                </w:rPr>
                <w:delText>Generators</w:delText>
              </w:r>
              <w:bookmarkStart w:id="1520" w:name="_Toc127182238"/>
              <w:bookmarkStart w:id="1521" w:name="_Toc127182575"/>
              <w:bookmarkStart w:id="1522" w:name="_Toc127191759"/>
              <w:bookmarkEnd w:id="1520"/>
              <w:bookmarkEnd w:id="1521"/>
              <w:bookmarkEnd w:id="1522"/>
            </w:del>
          </w:p>
          <w:p w14:paraId="2E069582" w14:textId="55118313" w:rsidR="00AE3520" w:rsidDel="00D834E2" w:rsidRDefault="00AE3520" w:rsidP="000C7DC9">
            <w:pPr>
              <w:ind w:right="-46"/>
              <w:rPr>
                <w:del w:id="1523" w:author="Kumar Baral" w:date="2023-02-13T11:15:00Z"/>
              </w:rPr>
            </w:pPr>
            <w:del w:id="1524" w:author="Kumar Baral" w:date="2023-02-13T11:15:00Z">
              <w:r w:rsidDel="00D834E2">
                <w:delText>-type</w:delText>
              </w:r>
              <w:bookmarkStart w:id="1525" w:name="_Toc127182239"/>
              <w:bookmarkStart w:id="1526" w:name="_Toc127182576"/>
              <w:bookmarkStart w:id="1527" w:name="_Toc127191760"/>
              <w:bookmarkEnd w:id="1525"/>
              <w:bookmarkEnd w:id="1526"/>
              <w:bookmarkEnd w:id="1527"/>
            </w:del>
          </w:p>
        </w:tc>
        <w:tc>
          <w:tcPr>
            <w:tcW w:w="4718" w:type="dxa"/>
          </w:tcPr>
          <w:p w14:paraId="7F5CC643" w14:textId="1BDE5416" w:rsidR="00C27344" w:rsidDel="00D834E2" w:rsidRDefault="00C27344" w:rsidP="000C7DC9">
            <w:pPr>
              <w:ind w:right="-46"/>
              <w:rPr>
                <w:del w:id="1528" w:author="Kumar Baral" w:date="2023-02-13T11:15:00Z"/>
              </w:rPr>
            </w:pPr>
            <w:bookmarkStart w:id="1529" w:name="_Toc127182240"/>
            <w:bookmarkStart w:id="1530" w:name="_Toc127182577"/>
            <w:bookmarkStart w:id="1531" w:name="_Toc127191761"/>
            <w:bookmarkEnd w:id="1529"/>
            <w:bookmarkEnd w:id="1530"/>
            <w:bookmarkEnd w:id="1531"/>
          </w:p>
          <w:p w14:paraId="4DA26E33" w14:textId="0084CDF8" w:rsidR="000C5A61" w:rsidDel="00D834E2" w:rsidRDefault="000C5A61" w:rsidP="000C7DC9">
            <w:pPr>
              <w:ind w:right="-46"/>
              <w:rPr>
                <w:del w:id="1532" w:author="Kumar Baral" w:date="2023-02-13T11:15:00Z"/>
              </w:rPr>
            </w:pPr>
            <w:del w:id="1533" w:author="Kumar Baral" w:date="2023-02-13T11:15:00Z">
              <w:r w:rsidDel="00D834E2">
                <w:delText>Synchronous, brushless, self excited</w:delText>
              </w:r>
              <w:bookmarkStart w:id="1534" w:name="_Toc127182241"/>
              <w:bookmarkStart w:id="1535" w:name="_Toc127182578"/>
              <w:bookmarkStart w:id="1536" w:name="_Toc127191762"/>
              <w:bookmarkEnd w:id="1534"/>
              <w:bookmarkEnd w:id="1535"/>
              <w:bookmarkEnd w:id="1536"/>
            </w:del>
          </w:p>
        </w:tc>
        <w:bookmarkStart w:id="1537" w:name="_Toc127182242"/>
        <w:bookmarkStart w:id="1538" w:name="_Toc127182579"/>
        <w:bookmarkStart w:id="1539" w:name="_Toc127191763"/>
        <w:bookmarkEnd w:id="1537"/>
        <w:bookmarkEnd w:id="1538"/>
        <w:bookmarkEnd w:id="1539"/>
      </w:tr>
      <w:tr w:rsidR="00C27344" w:rsidDel="00D834E2" w14:paraId="0A1F33E9" w14:textId="7D25A4A6" w:rsidTr="000C5A61">
        <w:trPr>
          <w:trHeight w:val="462"/>
          <w:del w:id="1540" w:author="Kumar Baral" w:date="2023-02-13T11:15:00Z"/>
        </w:trPr>
        <w:tc>
          <w:tcPr>
            <w:tcW w:w="4718" w:type="dxa"/>
          </w:tcPr>
          <w:p w14:paraId="6C5B5EB3" w14:textId="4C91DE7E" w:rsidR="00C27344" w:rsidDel="00D834E2" w:rsidRDefault="00AE3520" w:rsidP="000C7DC9">
            <w:pPr>
              <w:ind w:right="-46"/>
              <w:rPr>
                <w:del w:id="1541" w:author="Kumar Baral" w:date="2023-02-13T11:15:00Z"/>
              </w:rPr>
            </w:pPr>
            <w:del w:id="1542" w:author="Kumar Baral" w:date="2023-02-13T11:15:00Z">
              <w:r w:rsidDel="00D834E2">
                <w:delText>No of units</w:delText>
              </w:r>
              <w:bookmarkStart w:id="1543" w:name="_Toc127182243"/>
              <w:bookmarkStart w:id="1544" w:name="_Toc127182580"/>
              <w:bookmarkStart w:id="1545" w:name="_Toc127191764"/>
              <w:bookmarkEnd w:id="1543"/>
              <w:bookmarkEnd w:id="1544"/>
              <w:bookmarkEnd w:id="1545"/>
            </w:del>
          </w:p>
        </w:tc>
        <w:tc>
          <w:tcPr>
            <w:tcW w:w="4718" w:type="dxa"/>
          </w:tcPr>
          <w:p w14:paraId="084CECA5" w14:textId="1B28893D" w:rsidR="00C27344" w:rsidDel="00D834E2" w:rsidRDefault="000C5A61" w:rsidP="000C7DC9">
            <w:pPr>
              <w:ind w:right="-46"/>
              <w:rPr>
                <w:del w:id="1546" w:author="Kumar Baral" w:date="2023-02-13T11:15:00Z"/>
              </w:rPr>
            </w:pPr>
            <w:del w:id="1547" w:author="Kumar Baral" w:date="2023-02-13T11:15:00Z">
              <w:r w:rsidDel="00D834E2">
                <w:delText>3 nos</w:delText>
              </w:r>
              <w:bookmarkStart w:id="1548" w:name="_Toc127182244"/>
              <w:bookmarkStart w:id="1549" w:name="_Toc127182581"/>
              <w:bookmarkStart w:id="1550" w:name="_Toc127191765"/>
              <w:bookmarkEnd w:id="1548"/>
              <w:bookmarkEnd w:id="1549"/>
              <w:bookmarkEnd w:id="1550"/>
            </w:del>
          </w:p>
        </w:tc>
        <w:bookmarkStart w:id="1551" w:name="_Toc127182245"/>
        <w:bookmarkStart w:id="1552" w:name="_Toc127182582"/>
        <w:bookmarkStart w:id="1553" w:name="_Toc127191766"/>
        <w:bookmarkEnd w:id="1551"/>
        <w:bookmarkEnd w:id="1552"/>
        <w:bookmarkEnd w:id="1553"/>
      </w:tr>
      <w:tr w:rsidR="00C27344" w:rsidDel="00D834E2" w14:paraId="56117F14" w14:textId="7809FE8F" w:rsidTr="000C5A61">
        <w:trPr>
          <w:trHeight w:val="476"/>
          <w:del w:id="1554" w:author="Kumar Baral" w:date="2023-02-13T11:15:00Z"/>
        </w:trPr>
        <w:tc>
          <w:tcPr>
            <w:tcW w:w="4718" w:type="dxa"/>
          </w:tcPr>
          <w:p w14:paraId="6A172D6F" w14:textId="010C223C" w:rsidR="00C27344" w:rsidDel="00D834E2" w:rsidRDefault="00AE3520" w:rsidP="000C7DC9">
            <w:pPr>
              <w:ind w:right="-46"/>
              <w:rPr>
                <w:del w:id="1555" w:author="Kumar Baral" w:date="2023-02-13T11:15:00Z"/>
              </w:rPr>
            </w:pPr>
            <w:del w:id="1556" w:author="Kumar Baral" w:date="2023-02-13T11:15:00Z">
              <w:r w:rsidDel="00D834E2">
                <w:delText>Capacity</w:delText>
              </w:r>
              <w:bookmarkStart w:id="1557" w:name="_Toc127182246"/>
              <w:bookmarkStart w:id="1558" w:name="_Toc127182583"/>
              <w:bookmarkStart w:id="1559" w:name="_Toc127191767"/>
              <w:bookmarkEnd w:id="1557"/>
              <w:bookmarkEnd w:id="1558"/>
              <w:bookmarkEnd w:id="1559"/>
            </w:del>
          </w:p>
        </w:tc>
        <w:tc>
          <w:tcPr>
            <w:tcW w:w="4718" w:type="dxa"/>
          </w:tcPr>
          <w:p w14:paraId="1636F995" w14:textId="4F6F3325" w:rsidR="00C27344" w:rsidDel="00D834E2" w:rsidRDefault="000C5A61" w:rsidP="000C7DC9">
            <w:pPr>
              <w:ind w:right="-46"/>
              <w:rPr>
                <w:del w:id="1560" w:author="Kumar Baral" w:date="2023-02-13T11:15:00Z"/>
              </w:rPr>
            </w:pPr>
            <w:del w:id="1561" w:author="Kumar Baral" w:date="2023-02-13T11:15:00Z">
              <w:r w:rsidDel="00D834E2">
                <w:delText>5 MVA</w:delText>
              </w:r>
              <w:bookmarkStart w:id="1562" w:name="_Toc127182247"/>
              <w:bookmarkStart w:id="1563" w:name="_Toc127182584"/>
              <w:bookmarkStart w:id="1564" w:name="_Toc127191768"/>
              <w:bookmarkEnd w:id="1562"/>
              <w:bookmarkEnd w:id="1563"/>
              <w:bookmarkEnd w:id="1564"/>
            </w:del>
          </w:p>
        </w:tc>
        <w:bookmarkStart w:id="1565" w:name="_Toc127182248"/>
        <w:bookmarkStart w:id="1566" w:name="_Toc127182585"/>
        <w:bookmarkStart w:id="1567" w:name="_Toc127191769"/>
        <w:bookmarkEnd w:id="1565"/>
        <w:bookmarkEnd w:id="1566"/>
        <w:bookmarkEnd w:id="1567"/>
      </w:tr>
      <w:tr w:rsidR="00AE3520" w:rsidDel="00D834E2" w14:paraId="3B608833" w14:textId="3959474C" w:rsidTr="000C5A61">
        <w:trPr>
          <w:trHeight w:val="476"/>
          <w:del w:id="1568" w:author="Kumar Baral" w:date="2023-02-13T11:15:00Z"/>
        </w:trPr>
        <w:tc>
          <w:tcPr>
            <w:tcW w:w="4718" w:type="dxa"/>
          </w:tcPr>
          <w:p w14:paraId="2773641C" w14:textId="3277B846" w:rsidR="00AE3520" w:rsidDel="00D834E2" w:rsidRDefault="00AE3520" w:rsidP="000C7DC9">
            <w:pPr>
              <w:ind w:right="-46"/>
              <w:rPr>
                <w:del w:id="1569" w:author="Kumar Baral" w:date="2023-02-13T11:15:00Z"/>
              </w:rPr>
            </w:pPr>
            <w:del w:id="1570" w:author="Kumar Baral" w:date="2023-02-13T11:15:00Z">
              <w:r w:rsidDel="00D834E2">
                <w:delText>Voltage</w:delText>
              </w:r>
              <w:bookmarkStart w:id="1571" w:name="_Toc127182249"/>
              <w:bookmarkStart w:id="1572" w:name="_Toc127182586"/>
              <w:bookmarkStart w:id="1573" w:name="_Toc127191770"/>
              <w:bookmarkEnd w:id="1571"/>
              <w:bookmarkEnd w:id="1572"/>
              <w:bookmarkEnd w:id="1573"/>
            </w:del>
          </w:p>
        </w:tc>
        <w:tc>
          <w:tcPr>
            <w:tcW w:w="4718" w:type="dxa"/>
          </w:tcPr>
          <w:p w14:paraId="10D44B7C" w14:textId="33114A39" w:rsidR="00AE3520" w:rsidDel="00D834E2" w:rsidRDefault="000C5A61" w:rsidP="000C7DC9">
            <w:pPr>
              <w:ind w:right="-46"/>
              <w:rPr>
                <w:del w:id="1574" w:author="Kumar Baral" w:date="2023-02-13T11:15:00Z"/>
              </w:rPr>
            </w:pPr>
            <w:del w:id="1575" w:author="Kumar Baral" w:date="2023-02-13T11:15:00Z">
              <w:r w:rsidDel="00D834E2">
                <w:delText>6.6 kV</w:delText>
              </w:r>
              <w:bookmarkStart w:id="1576" w:name="_Toc127182250"/>
              <w:bookmarkStart w:id="1577" w:name="_Toc127182587"/>
              <w:bookmarkStart w:id="1578" w:name="_Toc127191771"/>
              <w:bookmarkEnd w:id="1576"/>
              <w:bookmarkEnd w:id="1577"/>
              <w:bookmarkEnd w:id="1578"/>
            </w:del>
          </w:p>
        </w:tc>
        <w:bookmarkStart w:id="1579" w:name="_Toc127182251"/>
        <w:bookmarkStart w:id="1580" w:name="_Toc127182588"/>
        <w:bookmarkStart w:id="1581" w:name="_Toc127191772"/>
        <w:bookmarkEnd w:id="1579"/>
        <w:bookmarkEnd w:id="1580"/>
        <w:bookmarkEnd w:id="1581"/>
      </w:tr>
      <w:tr w:rsidR="00AE3520" w:rsidDel="00D834E2" w14:paraId="0211630C" w14:textId="0A681E5E" w:rsidTr="000C5A61">
        <w:trPr>
          <w:trHeight w:val="462"/>
          <w:del w:id="1582" w:author="Kumar Baral" w:date="2023-02-13T11:15:00Z"/>
        </w:trPr>
        <w:tc>
          <w:tcPr>
            <w:tcW w:w="4718" w:type="dxa"/>
          </w:tcPr>
          <w:p w14:paraId="0155D031" w14:textId="3110F93D" w:rsidR="00AE3520" w:rsidRPr="000C5A61" w:rsidDel="00D834E2" w:rsidRDefault="00AE3520" w:rsidP="000C7DC9">
            <w:pPr>
              <w:ind w:right="-46"/>
              <w:rPr>
                <w:del w:id="1583" w:author="Kumar Baral" w:date="2023-02-13T11:15:00Z"/>
                <w:b/>
                <w:bCs/>
              </w:rPr>
            </w:pPr>
            <w:del w:id="1584" w:author="Kumar Baral" w:date="2023-02-13T11:15:00Z">
              <w:r w:rsidRPr="000C5A61" w:rsidDel="00D834E2">
                <w:rPr>
                  <w:b/>
                  <w:bCs/>
                </w:rPr>
                <w:delText>Transmission Line</w:delText>
              </w:r>
              <w:bookmarkStart w:id="1585" w:name="_Toc127182252"/>
              <w:bookmarkStart w:id="1586" w:name="_Toc127182589"/>
              <w:bookmarkStart w:id="1587" w:name="_Toc127191773"/>
              <w:bookmarkEnd w:id="1585"/>
              <w:bookmarkEnd w:id="1586"/>
              <w:bookmarkEnd w:id="1587"/>
            </w:del>
          </w:p>
        </w:tc>
        <w:tc>
          <w:tcPr>
            <w:tcW w:w="4718" w:type="dxa"/>
          </w:tcPr>
          <w:p w14:paraId="54209C1A" w14:textId="73366FB3" w:rsidR="00AE3520" w:rsidDel="00D834E2" w:rsidRDefault="00AE3520" w:rsidP="000C7DC9">
            <w:pPr>
              <w:ind w:right="-46"/>
              <w:rPr>
                <w:del w:id="1588" w:author="Kumar Baral" w:date="2023-02-13T11:15:00Z"/>
              </w:rPr>
            </w:pPr>
            <w:bookmarkStart w:id="1589" w:name="_Toc127182253"/>
            <w:bookmarkStart w:id="1590" w:name="_Toc127182590"/>
            <w:bookmarkStart w:id="1591" w:name="_Toc127191774"/>
            <w:bookmarkEnd w:id="1589"/>
            <w:bookmarkEnd w:id="1590"/>
            <w:bookmarkEnd w:id="1591"/>
          </w:p>
        </w:tc>
        <w:bookmarkStart w:id="1592" w:name="_Toc127182254"/>
        <w:bookmarkStart w:id="1593" w:name="_Toc127182591"/>
        <w:bookmarkStart w:id="1594" w:name="_Toc127191775"/>
        <w:bookmarkEnd w:id="1592"/>
        <w:bookmarkEnd w:id="1593"/>
        <w:bookmarkEnd w:id="1594"/>
      </w:tr>
      <w:tr w:rsidR="00AE3520" w:rsidDel="00D834E2" w14:paraId="52CB4612" w14:textId="423D8C87" w:rsidTr="000C5A61">
        <w:trPr>
          <w:trHeight w:val="476"/>
          <w:del w:id="1595" w:author="Kumar Baral" w:date="2023-02-13T11:15:00Z"/>
        </w:trPr>
        <w:tc>
          <w:tcPr>
            <w:tcW w:w="4718" w:type="dxa"/>
          </w:tcPr>
          <w:p w14:paraId="70117AE1" w14:textId="5761A4D5" w:rsidR="00AE3520" w:rsidDel="00D834E2" w:rsidRDefault="00AE3520" w:rsidP="000C7DC9">
            <w:pPr>
              <w:ind w:right="-46"/>
              <w:rPr>
                <w:del w:id="1596" w:author="Kumar Baral" w:date="2023-02-13T11:15:00Z"/>
              </w:rPr>
            </w:pPr>
            <w:del w:id="1597" w:author="Kumar Baral" w:date="2023-02-13T11:15:00Z">
              <w:r w:rsidDel="00D834E2">
                <w:delText>-length</w:delText>
              </w:r>
              <w:bookmarkStart w:id="1598" w:name="_Toc127182255"/>
              <w:bookmarkStart w:id="1599" w:name="_Toc127182592"/>
              <w:bookmarkStart w:id="1600" w:name="_Toc127191776"/>
              <w:bookmarkEnd w:id="1598"/>
              <w:bookmarkEnd w:id="1599"/>
              <w:bookmarkEnd w:id="1600"/>
            </w:del>
          </w:p>
        </w:tc>
        <w:tc>
          <w:tcPr>
            <w:tcW w:w="4718" w:type="dxa"/>
          </w:tcPr>
          <w:p w14:paraId="69A3FA6E" w14:textId="30F5013F" w:rsidR="00AE3520" w:rsidDel="00D834E2" w:rsidRDefault="000C5A61" w:rsidP="000C7DC9">
            <w:pPr>
              <w:ind w:right="-46"/>
              <w:rPr>
                <w:del w:id="1601" w:author="Kumar Baral" w:date="2023-02-13T11:15:00Z"/>
              </w:rPr>
            </w:pPr>
            <w:del w:id="1602" w:author="Kumar Baral" w:date="2023-02-13T11:15:00Z">
              <w:r w:rsidDel="00D834E2">
                <w:delText>0.5 km</w:delText>
              </w:r>
              <w:bookmarkStart w:id="1603" w:name="_Toc127182256"/>
              <w:bookmarkStart w:id="1604" w:name="_Toc127182593"/>
              <w:bookmarkStart w:id="1605" w:name="_Toc127191777"/>
              <w:bookmarkEnd w:id="1603"/>
              <w:bookmarkEnd w:id="1604"/>
              <w:bookmarkEnd w:id="1605"/>
            </w:del>
          </w:p>
        </w:tc>
        <w:bookmarkStart w:id="1606" w:name="_Toc127182257"/>
        <w:bookmarkStart w:id="1607" w:name="_Toc127182594"/>
        <w:bookmarkStart w:id="1608" w:name="_Toc127191778"/>
        <w:bookmarkEnd w:id="1606"/>
        <w:bookmarkEnd w:id="1607"/>
        <w:bookmarkEnd w:id="1608"/>
      </w:tr>
      <w:tr w:rsidR="00AE3520" w:rsidDel="00D834E2" w14:paraId="49A2BC85" w14:textId="6154B09A" w:rsidTr="000C5A61">
        <w:trPr>
          <w:trHeight w:val="476"/>
          <w:del w:id="1609" w:author="Kumar Baral" w:date="2023-02-13T11:15:00Z"/>
        </w:trPr>
        <w:tc>
          <w:tcPr>
            <w:tcW w:w="4718" w:type="dxa"/>
          </w:tcPr>
          <w:p w14:paraId="5B4C00E5" w14:textId="4E44EB30" w:rsidR="00AE3520" w:rsidDel="00D834E2" w:rsidRDefault="00AE3520" w:rsidP="000C7DC9">
            <w:pPr>
              <w:ind w:right="-46"/>
              <w:rPr>
                <w:del w:id="1610" w:author="Kumar Baral" w:date="2023-02-13T11:15:00Z"/>
              </w:rPr>
            </w:pPr>
            <w:del w:id="1611" w:author="Kumar Baral" w:date="2023-02-13T11:15:00Z">
              <w:r w:rsidDel="00D834E2">
                <w:delText>-voltage</w:delText>
              </w:r>
              <w:bookmarkStart w:id="1612" w:name="_Toc127182258"/>
              <w:bookmarkStart w:id="1613" w:name="_Toc127182595"/>
              <w:bookmarkStart w:id="1614" w:name="_Toc127191779"/>
              <w:bookmarkEnd w:id="1612"/>
              <w:bookmarkEnd w:id="1613"/>
              <w:bookmarkEnd w:id="1614"/>
            </w:del>
          </w:p>
        </w:tc>
        <w:tc>
          <w:tcPr>
            <w:tcW w:w="4718" w:type="dxa"/>
          </w:tcPr>
          <w:p w14:paraId="0DCB41AA" w14:textId="158318A2" w:rsidR="00AE3520" w:rsidDel="00D834E2" w:rsidRDefault="000C5A61" w:rsidP="000C7DC9">
            <w:pPr>
              <w:ind w:right="-46"/>
              <w:rPr>
                <w:del w:id="1615" w:author="Kumar Baral" w:date="2023-02-13T11:15:00Z"/>
              </w:rPr>
            </w:pPr>
            <w:del w:id="1616" w:author="Kumar Baral" w:date="2023-02-13T11:15:00Z">
              <w:r w:rsidDel="00D834E2">
                <w:delText>132 kV</w:delText>
              </w:r>
              <w:bookmarkStart w:id="1617" w:name="_Toc127182259"/>
              <w:bookmarkStart w:id="1618" w:name="_Toc127182596"/>
              <w:bookmarkStart w:id="1619" w:name="_Toc127191780"/>
              <w:bookmarkEnd w:id="1617"/>
              <w:bookmarkEnd w:id="1618"/>
              <w:bookmarkEnd w:id="1619"/>
            </w:del>
          </w:p>
        </w:tc>
        <w:bookmarkStart w:id="1620" w:name="_Toc127182260"/>
        <w:bookmarkStart w:id="1621" w:name="_Toc127182597"/>
        <w:bookmarkStart w:id="1622" w:name="_Toc127191781"/>
        <w:bookmarkEnd w:id="1620"/>
        <w:bookmarkEnd w:id="1621"/>
        <w:bookmarkEnd w:id="1622"/>
      </w:tr>
      <w:tr w:rsidR="00AE3520" w:rsidDel="00D834E2" w14:paraId="1840B9AC" w14:textId="33A2B9EC" w:rsidTr="000C5A61">
        <w:trPr>
          <w:trHeight w:val="462"/>
          <w:del w:id="1623" w:author="Kumar Baral" w:date="2023-02-13T11:15:00Z"/>
        </w:trPr>
        <w:tc>
          <w:tcPr>
            <w:tcW w:w="4718" w:type="dxa"/>
          </w:tcPr>
          <w:p w14:paraId="03272924" w14:textId="11551158" w:rsidR="00AE3520" w:rsidRPr="000C5A61" w:rsidDel="00D834E2" w:rsidRDefault="00AE3520" w:rsidP="000C7DC9">
            <w:pPr>
              <w:ind w:right="-46"/>
              <w:rPr>
                <w:del w:id="1624" w:author="Kumar Baral" w:date="2023-02-13T11:15:00Z"/>
                <w:b/>
                <w:bCs/>
              </w:rPr>
            </w:pPr>
            <w:del w:id="1625" w:author="Kumar Baral" w:date="2023-02-13T11:15:00Z">
              <w:r w:rsidRPr="000C5A61" w:rsidDel="00D834E2">
                <w:rPr>
                  <w:b/>
                  <w:bCs/>
                </w:rPr>
                <w:delText>Mean annual saleable energy Production</w:delText>
              </w:r>
              <w:bookmarkStart w:id="1626" w:name="_Toc127182261"/>
              <w:bookmarkStart w:id="1627" w:name="_Toc127182598"/>
              <w:bookmarkStart w:id="1628" w:name="_Toc127191782"/>
              <w:bookmarkEnd w:id="1626"/>
              <w:bookmarkEnd w:id="1627"/>
              <w:bookmarkEnd w:id="1628"/>
            </w:del>
          </w:p>
        </w:tc>
        <w:tc>
          <w:tcPr>
            <w:tcW w:w="4718" w:type="dxa"/>
          </w:tcPr>
          <w:p w14:paraId="1061EFFF" w14:textId="664657C9" w:rsidR="00AE3520" w:rsidDel="00D834E2" w:rsidRDefault="000C5A61" w:rsidP="000C7DC9">
            <w:pPr>
              <w:ind w:right="-46"/>
              <w:rPr>
                <w:del w:id="1629" w:author="Kumar Baral" w:date="2023-02-13T11:15:00Z"/>
              </w:rPr>
            </w:pPr>
            <w:del w:id="1630" w:author="Kumar Baral" w:date="2023-02-13T11:15:00Z">
              <w:r w:rsidDel="00D834E2">
                <w:delText>66.23 GWh in a normal year</w:delText>
              </w:r>
              <w:bookmarkStart w:id="1631" w:name="_Toc127182262"/>
              <w:bookmarkStart w:id="1632" w:name="_Toc127182599"/>
              <w:bookmarkStart w:id="1633" w:name="_Toc127191783"/>
              <w:bookmarkEnd w:id="1631"/>
              <w:bookmarkEnd w:id="1632"/>
              <w:bookmarkEnd w:id="1633"/>
            </w:del>
          </w:p>
        </w:tc>
        <w:bookmarkStart w:id="1634" w:name="_Toc127182263"/>
        <w:bookmarkStart w:id="1635" w:name="_Toc127182600"/>
        <w:bookmarkStart w:id="1636" w:name="_Toc127191784"/>
        <w:bookmarkEnd w:id="1634"/>
        <w:bookmarkEnd w:id="1635"/>
        <w:bookmarkEnd w:id="1636"/>
      </w:tr>
      <w:tr w:rsidR="00AE3520" w:rsidDel="00D834E2" w14:paraId="2E237315" w14:textId="6237E8C1" w:rsidTr="000C5A61">
        <w:trPr>
          <w:trHeight w:val="476"/>
          <w:del w:id="1637" w:author="Kumar Baral" w:date="2023-02-13T11:15:00Z"/>
        </w:trPr>
        <w:tc>
          <w:tcPr>
            <w:tcW w:w="4718" w:type="dxa"/>
          </w:tcPr>
          <w:p w14:paraId="20106120" w14:textId="04C36EE6" w:rsidR="00AE3520" w:rsidDel="00D834E2" w:rsidRDefault="00AE3520" w:rsidP="000C7DC9">
            <w:pPr>
              <w:ind w:right="-46"/>
              <w:rPr>
                <w:del w:id="1638" w:author="Kumar Baral" w:date="2023-02-13T11:15:00Z"/>
              </w:rPr>
            </w:pPr>
            <w:del w:id="1639" w:author="Kumar Baral" w:date="2023-02-13T11:15:00Z">
              <w:r w:rsidDel="00D834E2">
                <w:delText>Dry Energy ( Mid December-mid April)</w:delText>
              </w:r>
              <w:bookmarkStart w:id="1640" w:name="_Toc127182264"/>
              <w:bookmarkStart w:id="1641" w:name="_Toc127182601"/>
              <w:bookmarkStart w:id="1642" w:name="_Toc127191785"/>
              <w:bookmarkEnd w:id="1640"/>
              <w:bookmarkEnd w:id="1641"/>
              <w:bookmarkEnd w:id="1642"/>
            </w:del>
          </w:p>
        </w:tc>
        <w:tc>
          <w:tcPr>
            <w:tcW w:w="4718" w:type="dxa"/>
          </w:tcPr>
          <w:p w14:paraId="2F6AC565" w14:textId="15A125E8" w:rsidR="00AE3520" w:rsidDel="00D834E2" w:rsidRDefault="000C5A61" w:rsidP="000C7DC9">
            <w:pPr>
              <w:ind w:right="-46"/>
              <w:rPr>
                <w:del w:id="1643" w:author="Kumar Baral" w:date="2023-02-13T11:15:00Z"/>
              </w:rPr>
            </w:pPr>
            <w:del w:id="1644" w:author="Kumar Baral" w:date="2023-02-13T11:15:00Z">
              <w:r w:rsidDel="00D834E2">
                <w:delText>16.60 GWh</w:delText>
              </w:r>
              <w:bookmarkStart w:id="1645" w:name="_Toc127182265"/>
              <w:bookmarkStart w:id="1646" w:name="_Toc127182602"/>
              <w:bookmarkStart w:id="1647" w:name="_Toc127191786"/>
              <w:bookmarkEnd w:id="1645"/>
              <w:bookmarkEnd w:id="1646"/>
              <w:bookmarkEnd w:id="1647"/>
            </w:del>
          </w:p>
        </w:tc>
        <w:bookmarkStart w:id="1648" w:name="_Toc127182266"/>
        <w:bookmarkStart w:id="1649" w:name="_Toc127182603"/>
        <w:bookmarkStart w:id="1650" w:name="_Toc127191787"/>
        <w:bookmarkEnd w:id="1648"/>
        <w:bookmarkEnd w:id="1649"/>
        <w:bookmarkEnd w:id="1650"/>
      </w:tr>
      <w:tr w:rsidR="00AE3520" w:rsidDel="00D834E2" w14:paraId="7E4EA7AD" w14:textId="77DF6314" w:rsidTr="000C5A61">
        <w:trPr>
          <w:trHeight w:val="476"/>
          <w:del w:id="1651" w:author="Kumar Baral" w:date="2023-02-13T11:15:00Z"/>
        </w:trPr>
        <w:tc>
          <w:tcPr>
            <w:tcW w:w="4718" w:type="dxa"/>
          </w:tcPr>
          <w:p w14:paraId="2102B9BB" w14:textId="15E92C27" w:rsidR="00AE3520" w:rsidDel="00D834E2" w:rsidRDefault="00AE3520" w:rsidP="000C7DC9">
            <w:pPr>
              <w:ind w:right="-46"/>
              <w:rPr>
                <w:del w:id="1652" w:author="Kumar Baral" w:date="2023-02-13T11:15:00Z"/>
              </w:rPr>
            </w:pPr>
            <w:del w:id="1653" w:author="Kumar Baral" w:date="2023-02-13T11:15:00Z">
              <w:r w:rsidDel="00D834E2">
                <w:delText>Wer Energy ( mid April-mid December)</w:delText>
              </w:r>
              <w:bookmarkStart w:id="1654" w:name="_Toc127182267"/>
              <w:bookmarkStart w:id="1655" w:name="_Toc127182604"/>
              <w:bookmarkStart w:id="1656" w:name="_Toc127191788"/>
              <w:bookmarkEnd w:id="1654"/>
              <w:bookmarkEnd w:id="1655"/>
              <w:bookmarkEnd w:id="1656"/>
            </w:del>
          </w:p>
        </w:tc>
        <w:tc>
          <w:tcPr>
            <w:tcW w:w="4718" w:type="dxa"/>
          </w:tcPr>
          <w:p w14:paraId="009C1141" w14:textId="5F025763" w:rsidR="00AE3520" w:rsidDel="00D834E2" w:rsidRDefault="000C5A61" w:rsidP="000C7DC9">
            <w:pPr>
              <w:ind w:right="-46"/>
              <w:rPr>
                <w:del w:id="1657" w:author="Kumar Baral" w:date="2023-02-13T11:15:00Z"/>
              </w:rPr>
            </w:pPr>
            <w:del w:id="1658" w:author="Kumar Baral" w:date="2023-02-13T11:15:00Z">
              <w:r w:rsidDel="00D834E2">
                <w:delText>49.63 GWh</w:delText>
              </w:r>
              <w:bookmarkStart w:id="1659" w:name="_Toc127182268"/>
              <w:bookmarkStart w:id="1660" w:name="_Toc127182605"/>
              <w:bookmarkStart w:id="1661" w:name="_Toc127191789"/>
              <w:bookmarkEnd w:id="1659"/>
              <w:bookmarkEnd w:id="1660"/>
              <w:bookmarkEnd w:id="1661"/>
            </w:del>
          </w:p>
        </w:tc>
        <w:bookmarkStart w:id="1662" w:name="_Toc127182269"/>
        <w:bookmarkStart w:id="1663" w:name="_Toc127182606"/>
        <w:bookmarkStart w:id="1664" w:name="_Toc127191790"/>
        <w:bookmarkEnd w:id="1662"/>
        <w:bookmarkEnd w:id="1663"/>
        <w:bookmarkEnd w:id="1664"/>
      </w:tr>
      <w:tr w:rsidR="00AE3520" w:rsidDel="00D834E2" w14:paraId="42101016" w14:textId="0CFA4335" w:rsidTr="000C5A61">
        <w:trPr>
          <w:trHeight w:val="462"/>
          <w:del w:id="1665" w:author="Kumar Baral" w:date="2023-02-13T11:15:00Z"/>
        </w:trPr>
        <w:tc>
          <w:tcPr>
            <w:tcW w:w="4718" w:type="dxa"/>
          </w:tcPr>
          <w:p w14:paraId="2A83997A" w14:textId="35306357" w:rsidR="00AE3520" w:rsidDel="00D834E2" w:rsidRDefault="000C5A61" w:rsidP="000C7DC9">
            <w:pPr>
              <w:ind w:right="-46"/>
              <w:rPr>
                <w:del w:id="1666" w:author="Kumar Baral" w:date="2023-02-13T11:15:00Z"/>
              </w:rPr>
            </w:pPr>
            <w:del w:id="1667" w:author="Kumar Baral" w:date="2023-02-13T11:15:00Z">
              <w:r w:rsidDel="00D834E2">
                <w:delText>Commissioned date</w:delText>
              </w:r>
              <w:bookmarkStart w:id="1668" w:name="_Toc127182270"/>
              <w:bookmarkStart w:id="1669" w:name="_Toc127182607"/>
              <w:bookmarkStart w:id="1670" w:name="_Toc127191791"/>
              <w:bookmarkEnd w:id="1668"/>
              <w:bookmarkEnd w:id="1669"/>
              <w:bookmarkEnd w:id="1670"/>
            </w:del>
          </w:p>
        </w:tc>
        <w:tc>
          <w:tcPr>
            <w:tcW w:w="4718" w:type="dxa"/>
          </w:tcPr>
          <w:p w14:paraId="15A3A57B" w14:textId="25F39726" w:rsidR="00AE3520" w:rsidDel="00D834E2" w:rsidRDefault="00AE3520" w:rsidP="000C7DC9">
            <w:pPr>
              <w:ind w:right="-46"/>
              <w:rPr>
                <w:del w:id="1671" w:author="Kumar Baral" w:date="2023-02-13T11:15:00Z"/>
              </w:rPr>
            </w:pPr>
            <w:bookmarkStart w:id="1672" w:name="_Toc127182271"/>
            <w:bookmarkStart w:id="1673" w:name="_Toc127182608"/>
            <w:bookmarkStart w:id="1674" w:name="_Toc127191792"/>
            <w:bookmarkEnd w:id="1672"/>
            <w:bookmarkEnd w:id="1673"/>
            <w:bookmarkEnd w:id="1674"/>
          </w:p>
        </w:tc>
        <w:bookmarkStart w:id="1675" w:name="_Toc127182272"/>
        <w:bookmarkStart w:id="1676" w:name="_Toc127182609"/>
        <w:bookmarkStart w:id="1677" w:name="_Toc127191793"/>
        <w:bookmarkEnd w:id="1675"/>
        <w:bookmarkEnd w:id="1676"/>
        <w:bookmarkEnd w:id="1677"/>
      </w:tr>
    </w:tbl>
    <w:p w14:paraId="635D5B2F" w14:textId="46C7176A" w:rsidR="00185774" w:rsidRDefault="00F23E72">
      <w:pPr>
        <w:pStyle w:val="Heading2"/>
        <w:pPrChange w:id="1678" w:author="Kumar Baral" w:date="2023-02-13T11:17:00Z">
          <w:pPr>
            <w:ind w:right="-46"/>
          </w:pPr>
        </w:pPrChange>
      </w:pPr>
      <w:bookmarkStart w:id="1679" w:name="_Toc127191794"/>
      <w:ins w:id="1680" w:author="Kumar Baral" w:date="2023-02-13T11:17:00Z">
        <w:r>
          <w:t>Hydrological</w:t>
        </w:r>
      </w:ins>
      <w:ins w:id="1681" w:author="Kumar Baral" w:date="2023-02-13T11:16:00Z">
        <w:r>
          <w:t xml:space="preserve"> </w:t>
        </w:r>
      </w:ins>
      <w:ins w:id="1682" w:author="Kumar Baral" w:date="2023-02-13T11:17:00Z">
        <w:r>
          <w:t>Study</w:t>
        </w:r>
      </w:ins>
      <w:bookmarkEnd w:id="1679"/>
    </w:p>
    <w:p w14:paraId="0E8F0ADB" w14:textId="77777777" w:rsidR="00185774" w:rsidDel="00352BC0" w:rsidRDefault="000C7DC9" w:rsidP="000C7DC9">
      <w:pPr>
        <w:ind w:right="-46"/>
        <w:rPr>
          <w:del w:id="1683" w:author="Kumar Baral" w:date="2023-02-10T16:12:00Z"/>
        </w:rPr>
      </w:pPr>
      <w:del w:id="1684" w:author="Kumar Baral" w:date="2023-02-10T16:12:00Z">
        <w:r w:rsidRPr="00976A12" w:rsidDel="00352BC0">
          <w:delText xml:space="preserve"> </w:delText>
        </w:r>
      </w:del>
    </w:p>
    <w:p w14:paraId="6C269C77" w14:textId="5CF5F241" w:rsidR="000C7DC9" w:rsidRPr="00976A12" w:rsidRDefault="000C7DC9" w:rsidP="000C7DC9">
      <w:pPr>
        <w:ind w:right="-46"/>
      </w:pPr>
      <w:del w:id="1685" w:author="Kumar Baral" w:date="2023-02-13T11:12:00Z">
        <w:r w:rsidRPr="00976A12" w:rsidDel="007C4B44">
          <w:delText>a</w:delText>
        </w:r>
      </w:del>
      <w:ins w:id="1686" w:author="Kumar Baral" w:date="2023-02-13T11:12:00Z">
        <w:r w:rsidR="007C4B44">
          <w:t>An A</w:t>
        </w:r>
      </w:ins>
      <w:r w:rsidRPr="00976A12">
        <w:t xml:space="preserve">ccurate assessment of long-term hydrology is essential to any hydropower project. The longer the hydrological records, more reliable are the estimation of design parameters for the project. </w:t>
      </w:r>
      <w:del w:id="1687" w:author="Kumar Baral" w:date="2023-02-13T11:11:00Z">
        <w:r w:rsidRPr="00976A12" w:rsidDel="007C4B44">
          <w:delText xml:space="preserve">In the case of ungauged (i.e., either limited or no stream flow records) river, direct measurements of hydrological parameters are not available, so, it is necessary to look at catchments that have similar catchment characteristics and meteorological records for the estimation of the hydrological data. </w:delText>
        </w:r>
      </w:del>
    </w:p>
    <w:p w14:paraId="204D742C" w14:textId="1C2CDD21" w:rsidR="000C7DC9" w:rsidRPr="00976A12" w:rsidRDefault="000C7DC9" w:rsidP="000C7DC9">
      <w:pPr>
        <w:ind w:right="-46"/>
      </w:pPr>
      <w:r w:rsidRPr="00976A12">
        <w:t>The hydrological study of the project area comprises the desk study, field investigation, collection of hydrological and meteorological data from nearby project area, and various literature reviews. Briefly th</w:t>
      </w:r>
      <w:ins w:id="1688" w:author="Kumar Baral" w:date="2023-02-13T11:12:00Z">
        <w:r w:rsidR="007C4B44">
          <w:t>is</w:t>
        </w:r>
      </w:ins>
      <w:del w:id="1689" w:author="Kumar Baral" w:date="2023-02-13T11:12:00Z">
        <w:r w:rsidRPr="00976A12" w:rsidDel="007C4B44">
          <w:delText>e</w:delText>
        </w:r>
      </w:del>
      <w:r w:rsidRPr="00976A12">
        <w:t xml:space="preserve"> hydrological study covers the following: </w:t>
      </w:r>
    </w:p>
    <w:p w14:paraId="566E8809" w14:textId="77777777" w:rsidR="000C7DC9" w:rsidRPr="00976A12" w:rsidRDefault="000C7DC9" w:rsidP="000C7DC9">
      <w:pPr>
        <w:pStyle w:val="BulletShort"/>
        <w:numPr>
          <w:ilvl w:val="0"/>
          <w:numId w:val="55"/>
        </w:numPr>
        <w:tabs>
          <w:tab w:val="left" w:pos="72"/>
          <w:tab w:val="left" w:pos="360"/>
          <w:tab w:val="left" w:pos="432"/>
        </w:tabs>
        <w:ind w:right="-46"/>
      </w:pPr>
      <w:r>
        <w:t>Collection of Hydrological data from the gauging stations</w:t>
      </w:r>
      <w:r w:rsidRPr="00976A12">
        <w:t>,</w:t>
      </w:r>
    </w:p>
    <w:p w14:paraId="6965A91E" w14:textId="77777777" w:rsidR="000C7DC9" w:rsidRPr="00976A12" w:rsidRDefault="000C7DC9" w:rsidP="000C7DC9">
      <w:pPr>
        <w:pStyle w:val="BulletShort"/>
        <w:numPr>
          <w:ilvl w:val="0"/>
          <w:numId w:val="55"/>
        </w:numPr>
        <w:tabs>
          <w:tab w:val="left" w:pos="72"/>
          <w:tab w:val="left" w:pos="360"/>
          <w:tab w:val="left" w:pos="432"/>
        </w:tabs>
        <w:ind w:right="-46"/>
      </w:pPr>
      <w:r>
        <w:t>Processing of the data as required</w:t>
      </w:r>
      <w:r w:rsidRPr="00976A12">
        <w:t>,</w:t>
      </w:r>
    </w:p>
    <w:p w14:paraId="7C15DAA8" w14:textId="77777777" w:rsidR="000C7DC9" w:rsidRPr="00976A12" w:rsidRDefault="000C7DC9" w:rsidP="000C7DC9">
      <w:pPr>
        <w:pStyle w:val="BulletShort"/>
        <w:numPr>
          <w:ilvl w:val="0"/>
          <w:numId w:val="55"/>
        </w:numPr>
        <w:tabs>
          <w:tab w:val="left" w:pos="72"/>
          <w:tab w:val="left" w:pos="360"/>
          <w:tab w:val="left" w:pos="432"/>
        </w:tabs>
        <w:ind w:right="-46"/>
      </w:pPr>
      <w:r>
        <w:t>To evaluate climate cycle and the impact of climate change based on the collected data</w:t>
      </w:r>
      <w:r w:rsidRPr="00976A12">
        <w:t>,</w:t>
      </w:r>
    </w:p>
    <w:p w14:paraId="6D725B69" w14:textId="77777777" w:rsidR="000C7DC9" w:rsidRPr="00976A12" w:rsidRDefault="000C7DC9" w:rsidP="000C7DC9">
      <w:pPr>
        <w:pStyle w:val="BulletShort"/>
        <w:numPr>
          <w:ilvl w:val="0"/>
          <w:numId w:val="55"/>
        </w:numPr>
        <w:tabs>
          <w:tab w:val="left" w:pos="72"/>
          <w:tab w:val="left" w:pos="360"/>
          <w:tab w:val="left" w:pos="432"/>
        </w:tabs>
        <w:ind w:right="-46"/>
      </w:pPr>
      <w:r>
        <w:t>Preparation of report</w:t>
      </w:r>
    </w:p>
    <w:p w14:paraId="525FE9AC" w14:textId="77777777" w:rsidR="000C7DC9" w:rsidRPr="000C7DC9" w:rsidRDefault="000C7DC9" w:rsidP="000C7DC9">
      <w:pPr>
        <w:rPr>
          <w:ins w:id="1690" w:author="Kumar Baral" w:date="2023-01-25T17:07:00Z"/>
        </w:rPr>
      </w:pPr>
    </w:p>
    <w:p w14:paraId="390B277E" w14:textId="67DFD788" w:rsidR="006238CC" w:rsidRPr="001F4328" w:rsidDel="00BE56FB" w:rsidRDefault="006238CC" w:rsidP="001F4328">
      <w:pPr>
        <w:pStyle w:val="Heading2"/>
        <w:rPr>
          <w:del w:id="1691" w:author="Kumar Baral" w:date="2023-01-25T17:07:00Z"/>
        </w:rPr>
      </w:pPr>
      <w:del w:id="1692" w:author="Kumar Baral" w:date="2023-01-25T17:07:00Z">
        <w:r w:rsidRPr="001F4328" w:rsidDel="00BE56FB">
          <w:delText>Introduction</w:delText>
        </w:r>
        <w:bookmarkStart w:id="1693" w:name="_Toc125973931"/>
        <w:bookmarkStart w:id="1694" w:name="_Toc125974216"/>
        <w:bookmarkStart w:id="1695" w:name="_Toc126055133"/>
        <w:bookmarkStart w:id="1696" w:name="_Toc126057925"/>
        <w:bookmarkStart w:id="1697" w:name="_Toc127182274"/>
        <w:bookmarkStart w:id="1698" w:name="_Toc127182611"/>
        <w:bookmarkStart w:id="1699" w:name="_Toc127191795"/>
        <w:bookmarkEnd w:id="809"/>
        <w:bookmarkEnd w:id="810"/>
        <w:bookmarkEnd w:id="811"/>
        <w:bookmarkEnd w:id="1693"/>
        <w:bookmarkEnd w:id="1694"/>
        <w:bookmarkEnd w:id="1695"/>
        <w:bookmarkEnd w:id="1696"/>
        <w:bookmarkEnd w:id="1697"/>
        <w:bookmarkEnd w:id="1698"/>
        <w:bookmarkEnd w:id="1699"/>
      </w:del>
    </w:p>
    <w:p w14:paraId="5DC697AF" w14:textId="6E14CC7A" w:rsidR="006238CC" w:rsidRPr="006527E6" w:rsidDel="00926F57" w:rsidRDefault="006238CC" w:rsidP="00F96D25">
      <w:pPr>
        <w:numPr>
          <w:ilvl w:val="0"/>
          <w:numId w:val="21"/>
        </w:numPr>
        <w:rPr>
          <w:del w:id="1700" w:author="Pravash Mool" w:date="2022-12-13T12:29:00Z"/>
          <w:highlight w:val="yellow"/>
          <w:rPrChange w:id="1701" w:author="Kumar Baral" w:date="2022-12-12T15:58:00Z">
            <w:rPr>
              <w:del w:id="1702" w:author="Pravash Mool" w:date="2022-12-13T12:29:00Z"/>
            </w:rPr>
          </w:rPrChange>
        </w:rPr>
      </w:pPr>
      <w:bookmarkStart w:id="1703" w:name="_Toc434844265"/>
      <w:bookmarkStart w:id="1704" w:name="_Toc25316035"/>
      <w:del w:id="1705" w:author="Pravash Mool" w:date="2022-12-13T12:29:00Z">
        <w:r w:rsidRPr="006527E6" w:rsidDel="00926F57">
          <w:rPr>
            <w:highlight w:val="yellow"/>
            <w:rPrChange w:id="1706" w:author="Kumar Baral" w:date="2022-12-12T15:58:00Z">
              <w:rPr/>
            </w:rPrChange>
          </w:rPr>
          <w:delText xml:space="preserve">Updating of extreme flood </w:delText>
        </w:r>
        <w:bookmarkStart w:id="1707" w:name="_Toc121834201"/>
        <w:bookmarkStart w:id="1708" w:name="_Toc125550068"/>
        <w:bookmarkStart w:id="1709" w:name="_Toc125555563"/>
        <w:bookmarkStart w:id="1710" w:name="_Toc125557435"/>
        <w:bookmarkStart w:id="1711" w:name="_Toc125559322"/>
        <w:bookmarkStart w:id="1712" w:name="_Toc125618500"/>
        <w:bookmarkStart w:id="1713" w:name="_Toc125639947"/>
        <w:bookmarkStart w:id="1714" w:name="_Toc125642162"/>
        <w:bookmarkStart w:id="1715" w:name="_Toc125973932"/>
        <w:bookmarkStart w:id="1716" w:name="_Toc125974217"/>
        <w:bookmarkStart w:id="1717" w:name="_Toc126055134"/>
        <w:bookmarkStart w:id="1718" w:name="_Toc126057926"/>
        <w:bookmarkStart w:id="1719" w:name="_Toc127182275"/>
        <w:bookmarkStart w:id="1720" w:name="_Toc127182612"/>
        <w:bookmarkStart w:id="1721" w:name="_Toc12719179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del>
    </w:p>
    <w:p w14:paraId="26B5EA72" w14:textId="59E16569" w:rsidR="006238CC" w:rsidRDefault="006238CC" w:rsidP="001F4328">
      <w:pPr>
        <w:pStyle w:val="Heading2"/>
      </w:pPr>
      <w:bookmarkStart w:id="1722" w:name="_Toc68879953"/>
      <w:bookmarkStart w:id="1723" w:name="_Toc127191797"/>
      <w:r w:rsidRPr="006238CC">
        <w:t>Catchment Characteristics</w:t>
      </w:r>
      <w:bookmarkEnd w:id="1703"/>
      <w:bookmarkEnd w:id="1704"/>
      <w:bookmarkEnd w:id="1722"/>
      <w:bookmarkEnd w:id="1723"/>
    </w:p>
    <w:p w14:paraId="277FB201" w14:textId="3F08007B" w:rsidR="000C7DC9" w:rsidRDefault="000C7DC9" w:rsidP="000C7DC9">
      <w:del w:id="1724" w:author="Kumar Baral" w:date="2023-02-10T16:12:00Z">
        <w:r w:rsidRPr="008A7711" w:rsidDel="00352BC0">
          <w:rPr>
            <w:rFonts w:cstheme="minorBidi"/>
          </w:rPr>
          <w:delText xml:space="preserve">In hydrology, </w:delText>
        </w:r>
      </w:del>
      <w:ins w:id="1725" w:author="Kumar Baral" w:date="2023-02-10T16:12:00Z">
        <w:r w:rsidR="00352BC0">
          <w:rPr>
            <w:rFonts w:cstheme="minorBidi"/>
          </w:rPr>
          <w:t>C</w:t>
        </w:r>
      </w:ins>
      <w:del w:id="1726" w:author="Kumar Baral" w:date="2023-02-10T16:12:00Z">
        <w:r w:rsidRPr="008A7711" w:rsidDel="00352BC0">
          <w:rPr>
            <w:rFonts w:cstheme="minorBidi"/>
          </w:rPr>
          <w:delText>c</w:delText>
        </w:r>
      </w:del>
      <w:r w:rsidRPr="008A7711">
        <w:rPr>
          <w:rFonts w:cstheme="minorBidi"/>
        </w:rPr>
        <w:t>atchment properties refer to the physical and geographical features of an area that influence the flow of water in a watershed. These properties include the size, shape, slope, soil type, vegetation cover, and land use. The interaction of these properties affects the amount and distribution of rainfall that becomes runoff and contributes to the overall water balance of the catchment. Understanding catchment properties is important for effective water management, as it helps in predicting the response of a watershed to precipitation events and in designing appropriate water management strategies.</w:t>
      </w:r>
    </w:p>
    <w:p w14:paraId="68DC92BF" w14:textId="55E62FCD" w:rsidR="000C7DC9" w:rsidDel="00757369" w:rsidRDefault="000C7DC9" w:rsidP="000C7DC9">
      <w:pPr>
        <w:rPr>
          <w:del w:id="1727" w:author="Kumar Baral" w:date="2023-02-12T12:39:00Z"/>
        </w:rPr>
      </w:pPr>
      <w:del w:id="1728" w:author="Kumar Baral" w:date="2023-02-12T12:39:00Z">
        <w:r w:rsidRPr="008A7711" w:rsidDel="00757369">
          <w:rPr>
            <w:rFonts w:cstheme="minorBidi"/>
          </w:rPr>
          <w:delText>Additionally, catchment properties play a crucial role in determining the rate and duration of runoff, as well as the potential for flooding, erosion and sedimentation. They also impact water quality by affecting the movement and distribution of pollutants in the watershed. By considering catchment properties in hydrological models, engineers and scientists can more accurately predict and manage water resources, ensuring a sustainable water supply for future generations. Thus, a comprehensive understanding of catchment properties is essential for effective water resource management and decision making.</w:delText>
        </w:r>
      </w:del>
    </w:p>
    <w:p w14:paraId="70F6A70A" w14:textId="686FDD17" w:rsidR="000C7DC9" w:rsidRDefault="000C7DC9" w:rsidP="000C7DC9">
      <w:pPr>
        <w:rPr>
          <w:ins w:id="1729" w:author="Kumar Baral" w:date="2023-01-30T16:43:00Z"/>
        </w:rPr>
      </w:pPr>
      <w:del w:id="1730" w:author="Kumar Baral" w:date="2023-01-30T16:41:00Z">
        <w:r w:rsidDel="008B66D5">
          <w:delText>In Jhimruk hydropower the catchment</w:delText>
        </w:r>
      </w:del>
      <w:ins w:id="1731" w:author="Kumar Baral" w:date="2023-01-30T16:41:00Z">
        <w:r w:rsidR="008B66D5">
          <w:t xml:space="preserve">The </w:t>
        </w:r>
      </w:ins>
      <w:ins w:id="1732" w:author="Kumar Baral" w:date="2023-02-13T11:30:00Z">
        <w:r w:rsidR="001F6995">
          <w:t>Andhi</w:t>
        </w:r>
      </w:ins>
      <w:ins w:id="1733" w:author="Kumar Baral" w:date="2023-01-30T16:41:00Z">
        <w:r w:rsidR="008B66D5">
          <w:t xml:space="preserve"> Khola is one of the </w:t>
        </w:r>
      </w:ins>
      <w:ins w:id="1734" w:author="Kumar Baral" w:date="2023-02-13T11:31:00Z">
        <w:r w:rsidR="001F6995">
          <w:t>major tributaries</w:t>
        </w:r>
      </w:ins>
      <w:ins w:id="1735" w:author="Kumar Baral" w:date="2023-01-30T16:41:00Z">
        <w:r w:rsidR="008B66D5">
          <w:t xml:space="preserve"> of the kali </w:t>
        </w:r>
      </w:ins>
      <w:ins w:id="1736" w:author="Kumar Baral" w:date="2023-02-13T11:30:00Z">
        <w:r w:rsidR="001F6995">
          <w:t>Gandaki</w:t>
        </w:r>
      </w:ins>
      <w:ins w:id="1737" w:author="Kumar Baral" w:date="2023-01-30T16:41:00Z">
        <w:r w:rsidR="008B66D5">
          <w:t xml:space="preserve"> river which belongs to the Narayani Basin. It originates from Dahare </w:t>
        </w:r>
      </w:ins>
      <w:ins w:id="1738" w:author="Kumar Baral" w:date="2023-01-30T16:42:00Z">
        <w:r w:rsidR="008B66D5">
          <w:t>Lek and its catchment extends up to Panchase Danda (hill). The highest point on the catchment area has an elevation of 2517 m above mean sea level</w:t>
        </w:r>
      </w:ins>
      <w:ins w:id="1739" w:author="Kumar Baral" w:date="2023-02-13T14:05:00Z">
        <w:r w:rsidR="0099520C">
          <w:t xml:space="preserve">, while lowest point is at </w:t>
        </w:r>
      </w:ins>
      <w:ins w:id="1740" w:author="Kumar Baral" w:date="2023-02-13T14:06:00Z">
        <w:r w:rsidR="0099520C">
          <w:t>640 m (</w:t>
        </w:r>
        <w:r w:rsidR="0099520C">
          <w:fldChar w:fldCharType="begin"/>
        </w:r>
        <w:r w:rsidR="0099520C">
          <w:instrText xml:space="preserve"> REF _Ref127189621 \h </w:instrText>
        </w:r>
      </w:ins>
      <w:r w:rsidR="0099520C">
        <w:fldChar w:fldCharType="separate"/>
      </w:r>
      <w:ins w:id="1741" w:author="Kumar Baral" w:date="2023-02-13T14:03:00Z">
        <w:r w:rsidR="00851CC9">
          <w:t xml:space="preserve">Figure </w:t>
        </w:r>
      </w:ins>
      <w:r w:rsidR="00851CC9">
        <w:rPr>
          <w:noProof/>
        </w:rPr>
        <w:t>1</w:t>
      </w:r>
      <w:ins w:id="1742" w:author="Kumar Baral" w:date="2023-02-13T14:03:00Z">
        <w:r w:rsidR="00851CC9">
          <w:noBreakHyphen/>
        </w:r>
      </w:ins>
      <w:r w:rsidR="00851CC9">
        <w:rPr>
          <w:noProof/>
        </w:rPr>
        <w:t>1</w:t>
      </w:r>
      <w:ins w:id="1743" w:author="Kumar Baral" w:date="2023-02-13T14:06:00Z">
        <w:r w:rsidR="0099520C">
          <w:fldChar w:fldCharType="end"/>
        </w:r>
        <w:r w:rsidR="0099520C">
          <w:t>)</w:t>
        </w:r>
      </w:ins>
      <w:ins w:id="1744" w:author="Kumar Baral" w:date="2023-01-30T16:42:00Z">
        <w:r w:rsidR="008B66D5">
          <w:t xml:space="preserve">. </w:t>
        </w:r>
      </w:ins>
      <w:ins w:id="1745" w:author="Kumar Baral" w:date="2023-01-30T16:43:00Z">
        <w:r w:rsidR="008B66D5">
          <w:t>Average gradient of the river within the project area is about 1 in 135.</w:t>
        </w:r>
      </w:ins>
    </w:p>
    <w:p w14:paraId="7D85A4F0" w14:textId="491B02D5" w:rsidR="008B66D5" w:rsidDel="008B66D5" w:rsidRDefault="008B66D5">
      <w:pPr>
        <w:pStyle w:val="Caption"/>
        <w:rPr>
          <w:del w:id="1746" w:author="Kumar Baral" w:date="2023-01-30T16:44:00Z"/>
        </w:rPr>
        <w:pPrChange w:id="1747" w:author="Kumar Baral" w:date="2023-02-13T14:07:00Z">
          <w:pPr/>
        </w:pPrChange>
      </w:pPr>
      <w:ins w:id="1748" w:author="Kumar Baral" w:date="2023-01-30T16:43:00Z">
        <w:r>
          <w:t xml:space="preserve">The basin has characteristic of mountainous catchment. The total catchment area upstream of the intake site is 444 </w:t>
        </w:r>
      </w:ins>
      <w:ins w:id="1749" w:author="Kumar Baral" w:date="2023-01-30T16:44:00Z">
        <w:r>
          <w:t>km2</w:t>
        </w:r>
      </w:ins>
      <w:ins w:id="1750" w:author="Kumar Baral" w:date="2023-02-13T14:07:00Z">
        <w:r w:rsidR="00141D16">
          <w:t xml:space="preserve"> as calculated in </w:t>
        </w:r>
      </w:ins>
      <w:ins w:id="1751" w:author="Kumar Baral" w:date="2023-02-13T14:08:00Z">
        <w:r w:rsidR="00141D16">
          <w:rPr>
            <w:b w:val="0"/>
            <w:bCs w:val="0"/>
          </w:rPr>
          <w:fldChar w:fldCharType="begin"/>
        </w:r>
        <w:r w:rsidR="00141D16">
          <w:instrText xml:space="preserve"> REF _Ref127189730 \h </w:instrText>
        </w:r>
      </w:ins>
      <w:r w:rsidR="00141D16">
        <w:rPr>
          <w:b w:val="0"/>
          <w:bCs w:val="0"/>
        </w:rPr>
      </w:r>
      <w:r w:rsidR="00141D16">
        <w:rPr>
          <w:b w:val="0"/>
          <w:bCs w:val="0"/>
        </w:rPr>
        <w:fldChar w:fldCharType="separate"/>
      </w:r>
      <w:ins w:id="1752" w:author="Kumar Baral" w:date="2023-02-13T14:04:00Z">
        <w:r w:rsidR="00851CC9">
          <w:t xml:space="preserve">Table </w:t>
        </w:r>
      </w:ins>
      <w:r w:rsidR="00851CC9">
        <w:rPr>
          <w:noProof/>
        </w:rPr>
        <w:t>1</w:t>
      </w:r>
      <w:ins w:id="1753" w:author="Kumar Baral" w:date="2023-02-13T14:27:00Z">
        <w:r w:rsidR="00851CC9">
          <w:noBreakHyphen/>
        </w:r>
      </w:ins>
      <w:r w:rsidR="00851CC9">
        <w:rPr>
          <w:noProof/>
        </w:rPr>
        <w:t>1</w:t>
      </w:r>
      <w:ins w:id="1754" w:author="Kumar Baral" w:date="2023-02-13T14:08:00Z">
        <w:r w:rsidR="00141D16">
          <w:rPr>
            <w:b w:val="0"/>
            <w:bCs w:val="0"/>
          </w:rPr>
          <w:fldChar w:fldCharType="end"/>
        </w:r>
        <w:r w:rsidR="00141D16">
          <w:t xml:space="preserve">. </w:t>
        </w:r>
      </w:ins>
      <w:ins w:id="1755" w:author="Kumar Baral" w:date="2023-01-30T16:44:00Z">
        <w:r>
          <w:t xml:space="preserve">The intake site is located at an elevation </w:t>
        </w:r>
      </w:ins>
      <w:ins w:id="1756" w:author="Kumar Baral" w:date="2023-01-30T16:47:00Z">
        <w:r>
          <w:t xml:space="preserve">about 630 m and is approximately 1 km </w:t>
        </w:r>
      </w:ins>
      <w:ins w:id="1757" w:author="Kumar Baral" w:date="2023-01-30T16:48:00Z">
        <w:r>
          <w:t>North-West from the Galyang Bazaar.</w:t>
        </w:r>
      </w:ins>
    </w:p>
    <w:p w14:paraId="2C22AE83" w14:textId="5932D364" w:rsidR="008B66D5" w:rsidRDefault="008B66D5" w:rsidP="000C7DC9">
      <w:pPr>
        <w:rPr>
          <w:ins w:id="1758" w:author="Kumar Baral" w:date="2023-01-30T16:48:00Z"/>
        </w:rPr>
      </w:pPr>
    </w:p>
    <w:p w14:paraId="2F151088" w14:textId="1C0682BE" w:rsidR="00281CD8" w:rsidRDefault="003D3023" w:rsidP="00746DBF">
      <w:pPr>
        <w:rPr>
          <w:ins w:id="1759" w:author="Kumar Baral" w:date="2023-01-30T16:54:00Z"/>
        </w:rPr>
      </w:pPr>
      <w:ins w:id="1760" w:author="Kumar Baral" w:date="2023-02-13T13:51:00Z">
        <w:r>
          <w:rPr>
            <w:noProof/>
            <w:lang w:bidi="ne-NP"/>
          </w:rPr>
          <w:lastRenderedPageBreak/>
          <w:drawing>
            <wp:inline distT="0" distB="0" distL="0" distR="0" wp14:anchorId="065A209E" wp14:editId="3A3C1861">
              <wp:extent cx="5842300" cy="8261497"/>
              <wp:effectExtent l="19050" t="19050" r="2540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5118" cy="8279622"/>
                      </a:xfrm>
                      <a:prstGeom prst="rect">
                        <a:avLst/>
                      </a:prstGeom>
                      <a:ln>
                        <a:solidFill>
                          <a:schemeClr val="tx1"/>
                        </a:solidFill>
                      </a:ln>
                    </pic:spPr>
                  </pic:pic>
                </a:graphicData>
              </a:graphic>
            </wp:inline>
          </w:drawing>
        </w:r>
      </w:ins>
      <w:del w:id="1761" w:author="Kumar Baral" w:date="2023-02-13T11:32:00Z">
        <w:r w:rsidR="00D20E7B" w:rsidDel="001F6995">
          <w:delText xml:space="preserve"> </w:delText>
        </w:r>
        <w:r w:rsidR="00D20E7B" w:rsidRPr="00746DBF" w:rsidDel="001F6995">
          <w:delText xml:space="preserve"> (444</w:delText>
        </w:r>
        <w:r w:rsidR="00856AA3" w:rsidRPr="00927B5D" w:rsidDel="001F6995">
          <w:delText>.</w:delText>
        </w:r>
      </w:del>
    </w:p>
    <w:p w14:paraId="30898A75" w14:textId="247D66C2" w:rsidR="001405CD" w:rsidRDefault="00927B5D">
      <w:pPr>
        <w:pStyle w:val="Caption"/>
        <w:rPr>
          <w:ins w:id="1762" w:author="Kumar Baral" w:date="2023-02-13T14:04:00Z"/>
        </w:rPr>
        <w:pPrChange w:id="1763" w:author="Kumar Baral" w:date="2023-02-13T14:03:00Z">
          <w:pPr/>
        </w:pPrChange>
      </w:pPr>
      <w:bookmarkStart w:id="1764" w:name="_Ref127189621"/>
      <w:ins w:id="1765" w:author="Kumar Baral" w:date="2023-02-13T14:03:00Z">
        <w:r>
          <w:t xml:space="preserve">Figure </w:t>
        </w:r>
        <w:r>
          <w:fldChar w:fldCharType="begin"/>
        </w:r>
        <w:r>
          <w:instrText xml:space="preserve"> STYLEREF 1 \s </w:instrText>
        </w:r>
      </w:ins>
      <w:r>
        <w:fldChar w:fldCharType="separate"/>
      </w:r>
      <w:r w:rsidR="00851CC9">
        <w:rPr>
          <w:noProof/>
        </w:rPr>
        <w:t>1</w:t>
      </w:r>
      <w:ins w:id="1766" w:author="Kumar Baral" w:date="2023-02-13T14:03:00Z">
        <w:r>
          <w:fldChar w:fldCharType="end"/>
        </w:r>
        <w:r>
          <w:noBreakHyphen/>
        </w:r>
        <w:r>
          <w:fldChar w:fldCharType="begin"/>
        </w:r>
        <w:r>
          <w:instrText xml:space="preserve"> SEQ Figure \* ARABIC \s 1 </w:instrText>
        </w:r>
      </w:ins>
      <w:r>
        <w:fldChar w:fldCharType="separate"/>
      </w:r>
      <w:r w:rsidR="00851CC9">
        <w:rPr>
          <w:noProof/>
        </w:rPr>
        <w:t>1</w:t>
      </w:r>
      <w:ins w:id="1767" w:author="Kumar Baral" w:date="2023-02-13T14:03:00Z">
        <w:r>
          <w:fldChar w:fldCharType="end"/>
        </w:r>
        <w:bookmarkEnd w:id="1764"/>
        <w:r>
          <w:t xml:space="preserve">: Catchment of </w:t>
        </w:r>
      </w:ins>
      <w:ins w:id="1768" w:author="Kumar Baral" w:date="2023-02-13T14:04:00Z">
        <w:r>
          <w:t xml:space="preserve">Andhi Khola at Intake </w:t>
        </w:r>
      </w:ins>
    </w:p>
    <w:p w14:paraId="3FF64567" w14:textId="348F3A2B" w:rsidR="00927B5D" w:rsidRDefault="00927B5D">
      <w:pPr>
        <w:rPr>
          <w:ins w:id="1769" w:author="Kumar Baral" w:date="2023-02-13T14:04:00Z"/>
        </w:rPr>
      </w:pPr>
    </w:p>
    <w:p w14:paraId="43AF1B45" w14:textId="1D47BD29" w:rsidR="001405CD" w:rsidRDefault="00927B5D">
      <w:pPr>
        <w:pStyle w:val="Caption"/>
        <w:rPr>
          <w:ins w:id="1770" w:author="Kumar Baral" w:date="2023-02-13T14:03:00Z"/>
        </w:rPr>
        <w:pPrChange w:id="1771" w:author="Kumar Baral" w:date="2023-02-13T14:04:00Z">
          <w:pPr/>
        </w:pPrChange>
      </w:pPr>
      <w:bookmarkStart w:id="1772" w:name="_Ref127189730"/>
      <w:bookmarkStart w:id="1773" w:name="_Ref127189724"/>
      <w:ins w:id="1774" w:author="Kumar Baral" w:date="2023-02-13T14:04:00Z">
        <w:r>
          <w:lastRenderedPageBreak/>
          <w:t xml:space="preserve">Table </w:t>
        </w:r>
      </w:ins>
      <w:ins w:id="1775" w:author="Kumar Baral" w:date="2023-02-13T14:27:00Z">
        <w:r w:rsidR="00B132C2">
          <w:fldChar w:fldCharType="begin"/>
        </w:r>
        <w:r w:rsidR="00B132C2">
          <w:instrText xml:space="preserve"> STYLEREF 1 \s </w:instrText>
        </w:r>
      </w:ins>
      <w:r w:rsidR="00B132C2">
        <w:fldChar w:fldCharType="separate"/>
      </w:r>
      <w:r w:rsidR="00851CC9">
        <w:rPr>
          <w:noProof/>
        </w:rPr>
        <w:t>1</w:t>
      </w:r>
      <w:ins w:id="1776"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851CC9">
        <w:rPr>
          <w:noProof/>
        </w:rPr>
        <w:t>1</w:t>
      </w:r>
      <w:ins w:id="1777" w:author="Kumar Baral" w:date="2023-02-13T14:27:00Z">
        <w:r w:rsidR="00B132C2">
          <w:fldChar w:fldCharType="end"/>
        </w:r>
      </w:ins>
      <w:bookmarkEnd w:id="1772"/>
      <w:ins w:id="1778" w:author="Kumar Baral" w:date="2023-02-13T14:04:00Z">
        <w:r>
          <w:t>: Catchment characteristics of Andhi Khola at Intake</w:t>
        </w:r>
      </w:ins>
      <w:bookmarkEnd w:id="1773"/>
    </w:p>
    <w:tbl>
      <w:tblPr>
        <w:tblStyle w:val="TableGrid"/>
        <w:tblW w:w="0" w:type="auto"/>
        <w:tblLook w:val="04A0" w:firstRow="1" w:lastRow="0" w:firstColumn="1" w:lastColumn="0" w:noHBand="0" w:noVBand="1"/>
      </w:tblPr>
      <w:tblGrid>
        <w:gridCol w:w="3088"/>
        <w:gridCol w:w="3091"/>
        <w:gridCol w:w="3091"/>
      </w:tblGrid>
      <w:tr w:rsidR="00927B5D" w14:paraId="097EF0EF" w14:textId="77777777" w:rsidTr="00C172A6">
        <w:trPr>
          <w:trHeight w:hRule="exact" w:val="432"/>
          <w:ins w:id="1779" w:author="Kumar Baral" w:date="2023-02-13T14:03:00Z"/>
        </w:trPr>
        <w:tc>
          <w:tcPr>
            <w:tcW w:w="3088" w:type="dxa"/>
            <w:shd w:val="clear" w:color="auto" w:fill="BFBFBF" w:themeFill="background1" w:themeFillShade="BF"/>
          </w:tcPr>
          <w:p w14:paraId="44B08FBA" w14:textId="77777777" w:rsidR="00927B5D" w:rsidRDefault="00927B5D" w:rsidP="00C172A6">
            <w:pPr>
              <w:jc w:val="center"/>
              <w:rPr>
                <w:ins w:id="1780" w:author="Kumar Baral" w:date="2023-02-13T14:03:00Z"/>
              </w:rPr>
            </w:pPr>
            <w:ins w:id="1781" w:author="Kumar Baral" w:date="2023-02-13T14:03:00Z">
              <w:r>
                <w:t>Elevation</w:t>
              </w:r>
            </w:ins>
          </w:p>
        </w:tc>
        <w:tc>
          <w:tcPr>
            <w:tcW w:w="3091" w:type="dxa"/>
            <w:shd w:val="clear" w:color="auto" w:fill="BFBFBF" w:themeFill="background1" w:themeFillShade="BF"/>
          </w:tcPr>
          <w:p w14:paraId="44869AB8" w14:textId="77777777" w:rsidR="00927B5D" w:rsidRDefault="00927B5D" w:rsidP="00C172A6">
            <w:pPr>
              <w:jc w:val="center"/>
              <w:rPr>
                <w:ins w:id="1782" w:author="Kumar Baral" w:date="2023-02-13T14:03:00Z"/>
              </w:rPr>
            </w:pPr>
            <w:ins w:id="1783" w:author="Kumar Baral" w:date="2023-02-13T14:03:00Z">
              <w:r>
                <w:t>Area (Km</w:t>
              </w:r>
              <w:r w:rsidRPr="003F3DFF">
                <w:rPr>
                  <w:vertAlign w:val="superscript"/>
                </w:rPr>
                <w:t>2</w:t>
              </w:r>
              <w:r>
                <w:t>)</w:t>
              </w:r>
            </w:ins>
          </w:p>
        </w:tc>
        <w:tc>
          <w:tcPr>
            <w:tcW w:w="3091" w:type="dxa"/>
            <w:shd w:val="clear" w:color="auto" w:fill="BFBFBF" w:themeFill="background1" w:themeFillShade="BF"/>
          </w:tcPr>
          <w:p w14:paraId="7AEA4C52" w14:textId="77777777" w:rsidR="00927B5D" w:rsidRDefault="00927B5D" w:rsidP="00C172A6">
            <w:pPr>
              <w:jc w:val="center"/>
              <w:rPr>
                <w:ins w:id="1784" w:author="Kumar Baral" w:date="2023-02-13T14:03:00Z"/>
              </w:rPr>
            </w:pPr>
            <w:ins w:id="1785" w:author="Kumar Baral" w:date="2023-02-13T14:03:00Z">
              <w:r>
                <w:t>%</w:t>
              </w:r>
            </w:ins>
          </w:p>
        </w:tc>
      </w:tr>
      <w:tr w:rsidR="00927B5D" w14:paraId="493E6937" w14:textId="77777777" w:rsidTr="00C172A6">
        <w:trPr>
          <w:trHeight w:hRule="exact" w:val="432"/>
          <w:ins w:id="1786" w:author="Kumar Baral" w:date="2023-02-13T14:03:00Z"/>
        </w:trPr>
        <w:tc>
          <w:tcPr>
            <w:tcW w:w="3088" w:type="dxa"/>
          </w:tcPr>
          <w:p w14:paraId="65EDC023" w14:textId="77777777" w:rsidR="00927B5D" w:rsidRDefault="00927B5D" w:rsidP="00C172A6">
            <w:pPr>
              <w:jc w:val="center"/>
              <w:rPr>
                <w:ins w:id="1787" w:author="Kumar Baral" w:date="2023-02-13T14:03:00Z"/>
              </w:rPr>
            </w:pPr>
            <w:ins w:id="1788" w:author="Kumar Baral" w:date="2023-02-13T14:03:00Z">
              <w:r>
                <w:t>&lt;3000</w:t>
              </w:r>
            </w:ins>
          </w:p>
        </w:tc>
        <w:tc>
          <w:tcPr>
            <w:tcW w:w="3091" w:type="dxa"/>
          </w:tcPr>
          <w:p w14:paraId="6CF0EB35" w14:textId="77777777" w:rsidR="00927B5D" w:rsidRDefault="00927B5D" w:rsidP="00C172A6">
            <w:pPr>
              <w:jc w:val="center"/>
              <w:rPr>
                <w:ins w:id="1789" w:author="Kumar Baral" w:date="2023-02-13T14:03:00Z"/>
              </w:rPr>
            </w:pPr>
            <w:ins w:id="1790" w:author="Kumar Baral" w:date="2023-02-13T14:03:00Z">
              <w:r>
                <w:t>444</w:t>
              </w:r>
            </w:ins>
          </w:p>
        </w:tc>
        <w:tc>
          <w:tcPr>
            <w:tcW w:w="3091" w:type="dxa"/>
          </w:tcPr>
          <w:p w14:paraId="717C510E" w14:textId="77777777" w:rsidR="00927B5D" w:rsidRDefault="00927B5D" w:rsidP="00C172A6">
            <w:pPr>
              <w:jc w:val="center"/>
              <w:rPr>
                <w:ins w:id="1791" w:author="Kumar Baral" w:date="2023-02-13T14:03:00Z"/>
              </w:rPr>
            </w:pPr>
            <w:ins w:id="1792" w:author="Kumar Baral" w:date="2023-02-13T14:03:00Z">
              <w:r>
                <w:t>100</w:t>
              </w:r>
            </w:ins>
          </w:p>
        </w:tc>
      </w:tr>
      <w:tr w:rsidR="00927B5D" w14:paraId="6A335BE2" w14:textId="77777777" w:rsidTr="00C172A6">
        <w:trPr>
          <w:trHeight w:hRule="exact" w:val="432"/>
          <w:ins w:id="1793" w:author="Kumar Baral" w:date="2023-02-13T14:03:00Z"/>
        </w:trPr>
        <w:tc>
          <w:tcPr>
            <w:tcW w:w="3088" w:type="dxa"/>
          </w:tcPr>
          <w:p w14:paraId="7A5748CE" w14:textId="77777777" w:rsidR="00927B5D" w:rsidRDefault="00927B5D" w:rsidP="00C172A6">
            <w:pPr>
              <w:jc w:val="center"/>
              <w:rPr>
                <w:ins w:id="1794" w:author="Kumar Baral" w:date="2023-02-13T14:03:00Z"/>
              </w:rPr>
            </w:pPr>
            <w:ins w:id="1795" w:author="Kumar Baral" w:date="2023-02-13T14:03:00Z">
              <w:r>
                <w:t>&gt;3000</w:t>
              </w:r>
            </w:ins>
          </w:p>
        </w:tc>
        <w:tc>
          <w:tcPr>
            <w:tcW w:w="3091" w:type="dxa"/>
          </w:tcPr>
          <w:p w14:paraId="01910146" w14:textId="77777777" w:rsidR="00927B5D" w:rsidRDefault="00927B5D" w:rsidP="00C172A6">
            <w:pPr>
              <w:jc w:val="center"/>
              <w:rPr>
                <w:ins w:id="1796" w:author="Kumar Baral" w:date="2023-02-13T14:03:00Z"/>
              </w:rPr>
            </w:pPr>
            <w:ins w:id="1797" w:author="Kumar Baral" w:date="2023-02-13T14:03:00Z">
              <w:r>
                <w:t>0</w:t>
              </w:r>
            </w:ins>
          </w:p>
        </w:tc>
        <w:tc>
          <w:tcPr>
            <w:tcW w:w="3091" w:type="dxa"/>
          </w:tcPr>
          <w:p w14:paraId="32EA866A" w14:textId="77777777" w:rsidR="00927B5D" w:rsidRDefault="00927B5D" w:rsidP="00C172A6">
            <w:pPr>
              <w:jc w:val="center"/>
              <w:rPr>
                <w:ins w:id="1798" w:author="Kumar Baral" w:date="2023-02-13T14:03:00Z"/>
              </w:rPr>
            </w:pPr>
            <w:ins w:id="1799" w:author="Kumar Baral" w:date="2023-02-13T14:03:00Z">
              <w:r>
                <w:t>0</w:t>
              </w:r>
            </w:ins>
          </w:p>
        </w:tc>
      </w:tr>
      <w:tr w:rsidR="00927B5D" w14:paraId="45DADE36" w14:textId="77777777" w:rsidTr="00C172A6">
        <w:trPr>
          <w:trHeight w:hRule="exact" w:val="432"/>
          <w:ins w:id="1800" w:author="Kumar Baral" w:date="2023-02-13T14:03:00Z"/>
        </w:trPr>
        <w:tc>
          <w:tcPr>
            <w:tcW w:w="3088" w:type="dxa"/>
          </w:tcPr>
          <w:p w14:paraId="4F58EE77" w14:textId="77777777" w:rsidR="00927B5D" w:rsidRDefault="00927B5D" w:rsidP="00C172A6">
            <w:pPr>
              <w:jc w:val="center"/>
              <w:rPr>
                <w:ins w:id="1801" w:author="Kumar Baral" w:date="2023-02-13T14:03:00Z"/>
              </w:rPr>
            </w:pPr>
            <w:ins w:id="1802" w:author="Kumar Baral" w:date="2023-02-13T14:03:00Z">
              <w:r>
                <w:t>Total</w:t>
              </w:r>
            </w:ins>
          </w:p>
        </w:tc>
        <w:tc>
          <w:tcPr>
            <w:tcW w:w="3091" w:type="dxa"/>
          </w:tcPr>
          <w:p w14:paraId="21C1290B" w14:textId="77777777" w:rsidR="00927B5D" w:rsidRDefault="00927B5D" w:rsidP="00C172A6">
            <w:pPr>
              <w:jc w:val="center"/>
              <w:rPr>
                <w:ins w:id="1803" w:author="Kumar Baral" w:date="2023-02-13T14:03:00Z"/>
              </w:rPr>
            </w:pPr>
            <w:ins w:id="1804" w:author="Kumar Baral" w:date="2023-02-13T14:03:00Z">
              <w:r>
                <w:t>444</w:t>
              </w:r>
            </w:ins>
          </w:p>
        </w:tc>
        <w:tc>
          <w:tcPr>
            <w:tcW w:w="3091" w:type="dxa"/>
          </w:tcPr>
          <w:p w14:paraId="0A504E5C" w14:textId="77777777" w:rsidR="00927B5D" w:rsidRDefault="00927B5D" w:rsidP="00C172A6">
            <w:pPr>
              <w:jc w:val="center"/>
              <w:rPr>
                <w:ins w:id="1805" w:author="Kumar Baral" w:date="2023-02-13T14:03:00Z"/>
              </w:rPr>
            </w:pPr>
            <w:ins w:id="1806" w:author="Kumar Baral" w:date="2023-02-13T14:03:00Z">
              <w:r>
                <w:t>100</w:t>
              </w:r>
            </w:ins>
          </w:p>
        </w:tc>
      </w:tr>
    </w:tbl>
    <w:p w14:paraId="40B670D4" w14:textId="77777777" w:rsidR="00927B5D" w:rsidRPr="000C7DC9" w:rsidRDefault="00927B5D" w:rsidP="000C7DC9"/>
    <w:p w14:paraId="5030B0A4" w14:textId="2D53A1A6" w:rsidR="006238CC" w:rsidRPr="0045721D" w:rsidDel="00A04755" w:rsidRDefault="006238CC" w:rsidP="006238CC">
      <w:pPr>
        <w:pStyle w:val="Caption"/>
        <w:rPr>
          <w:del w:id="1807" w:author="Kumar Baral" w:date="2022-12-12T16:54:00Z"/>
          <w:highlight w:val="yellow"/>
          <w:rPrChange w:id="1808" w:author="Kumar Baral" w:date="2022-12-12T16:18:00Z">
            <w:rPr>
              <w:del w:id="1809" w:author="Kumar Baral" w:date="2022-12-12T16:54:00Z"/>
            </w:rPr>
          </w:rPrChange>
        </w:rPr>
      </w:pPr>
      <w:bookmarkStart w:id="1810" w:name="_Ref68094551"/>
      <w:bookmarkStart w:id="1811" w:name="_Toc477262854"/>
      <w:bookmarkStart w:id="1812" w:name="_Toc23762192"/>
      <w:bookmarkStart w:id="1813" w:name="_Toc68862891"/>
      <w:bookmarkStart w:id="1814" w:name="_Toc467052463"/>
      <w:bookmarkStart w:id="1815" w:name="_Toc467065844"/>
      <w:del w:id="1816" w:author="Kumar Baral" w:date="2022-12-12T16:54:00Z">
        <w:r w:rsidRPr="0045721D" w:rsidDel="00A04755">
          <w:rPr>
            <w:b w:val="0"/>
            <w:bCs w:val="0"/>
            <w:highlight w:val="yellow"/>
            <w:rPrChange w:id="1817" w:author="Kumar Baral" w:date="2022-12-12T16:18:00Z">
              <w:rPr>
                <w:b w:val="0"/>
                <w:bCs w:val="0"/>
              </w:rPr>
            </w:rPrChange>
          </w:rPr>
          <w:delText xml:space="preserve">Table </w:delText>
        </w:r>
      </w:del>
      <w:del w:id="1818" w:author="Kumar Baral" w:date="2022-12-12T16:52:00Z">
        <w:r w:rsidR="003D276E" w:rsidRPr="0045721D" w:rsidDel="00A04755">
          <w:rPr>
            <w:b w:val="0"/>
            <w:bCs w:val="0"/>
            <w:highlight w:val="yellow"/>
            <w:rPrChange w:id="1819" w:author="Kumar Baral" w:date="2022-12-12T16:18:00Z">
              <w:rPr>
                <w:b w:val="0"/>
                <w:bCs w:val="0"/>
              </w:rPr>
            </w:rPrChange>
          </w:rPr>
          <w:fldChar w:fldCharType="begin"/>
        </w:r>
        <w:r w:rsidR="003D276E" w:rsidRPr="0045721D" w:rsidDel="00A04755">
          <w:rPr>
            <w:b w:val="0"/>
            <w:bCs w:val="0"/>
            <w:highlight w:val="yellow"/>
            <w:rPrChange w:id="1820" w:author="Kumar Baral" w:date="2022-12-12T16:18:00Z">
              <w:rPr>
                <w:b w:val="0"/>
                <w:bCs w:val="0"/>
              </w:rPr>
            </w:rPrChange>
          </w:rPr>
          <w:delInstrText xml:space="preserve"> STYLEREF 1 \s </w:delInstrText>
        </w:r>
        <w:r w:rsidR="003D276E" w:rsidRPr="0045721D" w:rsidDel="00A04755">
          <w:rPr>
            <w:b w:val="0"/>
            <w:bCs w:val="0"/>
            <w:highlight w:val="yellow"/>
            <w:rPrChange w:id="1821" w:author="Kumar Baral" w:date="2022-12-12T16:18:00Z">
              <w:rPr>
                <w:b w:val="0"/>
                <w:bCs w:val="0"/>
                <w:noProof/>
              </w:rPr>
            </w:rPrChange>
          </w:rPr>
          <w:fldChar w:fldCharType="separate"/>
        </w:r>
        <w:r w:rsidR="00EA54C4" w:rsidRPr="0045721D" w:rsidDel="00A04755">
          <w:rPr>
            <w:b w:val="0"/>
            <w:bCs w:val="0"/>
            <w:noProof/>
            <w:highlight w:val="yellow"/>
            <w:rPrChange w:id="1822" w:author="Kumar Baral" w:date="2022-12-12T16:18:00Z">
              <w:rPr>
                <w:b w:val="0"/>
                <w:bCs w:val="0"/>
                <w:noProof/>
              </w:rPr>
            </w:rPrChange>
          </w:rPr>
          <w:delText>2</w:delText>
        </w:r>
        <w:r w:rsidR="003D276E" w:rsidRPr="0045721D" w:rsidDel="00A04755">
          <w:rPr>
            <w:b w:val="0"/>
            <w:bCs w:val="0"/>
            <w:noProof/>
            <w:highlight w:val="yellow"/>
            <w:rPrChange w:id="1823" w:author="Kumar Baral" w:date="2022-12-12T16:18:00Z">
              <w:rPr>
                <w:b w:val="0"/>
                <w:bCs w:val="0"/>
                <w:noProof/>
              </w:rPr>
            </w:rPrChange>
          </w:rPr>
          <w:fldChar w:fldCharType="end"/>
        </w:r>
        <w:r w:rsidR="004264EF" w:rsidRPr="0045721D" w:rsidDel="00A04755">
          <w:rPr>
            <w:b w:val="0"/>
            <w:bCs w:val="0"/>
            <w:highlight w:val="yellow"/>
            <w:rPrChange w:id="1824" w:author="Kumar Baral" w:date="2022-12-12T16:18:00Z">
              <w:rPr>
                <w:b w:val="0"/>
                <w:bCs w:val="0"/>
              </w:rPr>
            </w:rPrChange>
          </w:rPr>
          <w:noBreakHyphen/>
        </w:r>
        <w:r w:rsidR="003D276E" w:rsidRPr="0045721D" w:rsidDel="00A04755">
          <w:rPr>
            <w:b w:val="0"/>
            <w:bCs w:val="0"/>
            <w:highlight w:val="yellow"/>
            <w:rPrChange w:id="1825" w:author="Kumar Baral" w:date="2022-12-12T16:18:00Z">
              <w:rPr>
                <w:b w:val="0"/>
                <w:bCs w:val="0"/>
              </w:rPr>
            </w:rPrChange>
          </w:rPr>
          <w:fldChar w:fldCharType="begin"/>
        </w:r>
        <w:r w:rsidR="003D276E" w:rsidRPr="0045721D" w:rsidDel="00A04755">
          <w:rPr>
            <w:b w:val="0"/>
            <w:bCs w:val="0"/>
            <w:highlight w:val="yellow"/>
            <w:rPrChange w:id="1826" w:author="Kumar Baral" w:date="2022-12-12T16:18:00Z">
              <w:rPr>
                <w:b w:val="0"/>
                <w:bCs w:val="0"/>
              </w:rPr>
            </w:rPrChange>
          </w:rPr>
          <w:delInstrText xml:space="preserve"> SEQ Table \* ARABIC \s 1 </w:delInstrText>
        </w:r>
        <w:r w:rsidR="003D276E" w:rsidRPr="0045721D" w:rsidDel="00A04755">
          <w:rPr>
            <w:b w:val="0"/>
            <w:bCs w:val="0"/>
            <w:highlight w:val="yellow"/>
            <w:rPrChange w:id="1827" w:author="Kumar Baral" w:date="2022-12-12T16:18:00Z">
              <w:rPr>
                <w:b w:val="0"/>
                <w:bCs w:val="0"/>
                <w:noProof/>
              </w:rPr>
            </w:rPrChange>
          </w:rPr>
          <w:fldChar w:fldCharType="separate"/>
        </w:r>
        <w:r w:rsidR="00EA54C4" w:rsidRPr="0045721D" w:rsidDel="00A04755">
          <w:rPr>
            <w:b w:val="0"/>
            <w:bCs w:val="0"/>
            <w:noProof/>
            <w:highlight w:val="yellow"/>
            <w:rPrChange w:id="1828" w:author="Kumar Baral" w:date="2022-12-12T16:18:00Z">
              <w:rPr>
                <w:b w:val="0"/>
                <w:bCs w:val="0"/>
                <w:noProof/>
              </w:rPr>
            </w:rPrChange>
          </w:rPr>
          <w:delText>1</w:delText>
        </w:r>
        <w:r w:rsidR="003D276E" w:rsidRPr="0045721D" w:rsidDel="00A04755">
          <w:rPr>
            <w:b w:val="0"/>
            <w:bCs w:val="0"/>
            <w:noProof/>
            <w:highlight w:val="yellow"/>
            <w:rPrChange w:id="1829" w:author="Kumar Baral" w:date="2022-12-12T16:18:00Z">
              <w:rPr>
                <w:b w:val="0"/>
                <w:bCs w:val="0"/>
                <w:noProof/>
              </w:rPr>
            </w:rPrChange>
          </w:rPr>
          <w:fldChar w:fldCharType="end"/>
        </w:r>
      </w:del>
      <w:del w:id="1830" w:author="Kumar Baral" w:date="2022-12-12T16:54:00Z">
        <w:r w:rsidRPr="0045721D" w:rsidDel="00A04755">
          <w:rPr>
            <w:b w:val="0"/>
            <w:bCs w:val="0"/>
            <w:highlight w:val="yellow"/>
            <w:rPrChange w:id="1831" w:author="Kumar Baral" w:date="2022-12-12T16:18:00Z">
              <w:rPr>
                <w:b w:val="0"/>
                <w:bCs w:val="0"/>
              </w:rPr>
            </w:rPrChange>
          </w:rPr>
          <w:delText xml:space="preserve">: Hydrometric Stations located near the project </w:delText>
        </w:r>
        <w:r w:rsidR="009D32BF" w:rsidRPr="0045721D" w:rsidDel="00A04755">
          <w:rPr>
            <w:b w:val="0"/>
            <w:bCs w:val="0"/>
            <w:highlight w:val="yellow"/>
            <w:rPrChange w:id="1832" w:author="Kumar Baral" w:date="2022-12-12T16:18:00Z">
              <w:rPr>
                <w:b w:val="0"/>
                <w:bCs w:val="0"/>
              </w:rPr>
            </w:rPrChange>
          </w:rPr>
          <w:delText>catchment.</w:delText>
        </w:r>
        <w:bookmarkStart w:id="1833" w:name="_Toc121824638"/>
        <w:bookmarkStart w:id="1834" w:name="_Toc121825276"/>
        <w:bookmarkStart w:id="1835" w:name="_Toc121825916"/>
        <w:bookmarkStart w:id="1836" w:name="_Toc121826780"/>
        <w:bookmarkStart w:id="1837" w:name="_Toc121834203"/>
        <w:bookmarkStart w:id="1838" w:name="_Toc125550070"/>
        <w:bookmarkStart w:id="1839" w:name="_Toc125555565"/>
        <w:bookmarkStart w:id="1840" w:name="_Toc125557437"/>
        <w:bookmarkStart w:id="1841" w:name="_Toc125559324"/>
        <w:bookmarkStart w:id="1842" w:name="_Toc125618502"/>
        <w:bookmarkStart w:id="1843" w:name="_Toc125639949"/>
        <w:bookmarkStart w:id="1844" w:name="_Toc125642164"/>
        <w:bookmarkStart w:id="1845" w:name="_Toc125973934"/>
        <w:bookmarkStart w:id="1846" w:name="_Toc125974219"/>
        <w:bookmarkStart w:id="1847" w:name="_Toc126055136"/>
        <w:bookmarkStart w:id="1848" w:name="_Toc126057928"/>
        <w:bookmarkStart w:id="1849" w:name="_Toc127182277"/>
        <w:bookmarkStart w:id="1850" w:name="_Toc127182614"/>
        <w:bookmarkStart w:id="1851" w:name="_Toc127191798"/>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del>
    </w:p>
    <w:tbl>
      <w:tblPr>
        <w:tblW w:w="8942" w:type="dxa"/>
        <w:tblInd w:w="103" w:type="dxa"/>
        <w:tblLook w:val="04A0" w:firstRow="1" w:lastRow="0" w:firstColumn="1" w:lastColumn="0" w:noHBand="0" w:noVBand="1"/>
      </w:tblPr>
      <w:tblGrid>
        <w:gridCol w:w="1452"/>
        <w:gridCol w:w="1887"/>
        <w:gridCol w:w="1578"/>
        <w:gridCol w:w="1779"/>
        <w:gridCol w:w="2246"/>
      </w:tblGrid>
      <w:tr w:rsidR="006238CC" w:rsidRPr="0045721D" w:rsidDel="00A04755" w14:paraId="22A2BCCC" w14:textId="061A4F1B" w:rsidTr="00A80D5B">
        <w:trPr>
          <w:trHeight w:val="538"/>
          <w:tblHeader/>
          <w:del w:id="1852"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F55E03" w14:textId="7ACF1084" w:rsidR="006238CC" w:rsidRPr="0045721D" w:rsidDel="00A04755" w:rsidRDefault="006238CC" w:rsidP="006238CC">
            <w:pPr>
              <w:rPr>
                <w:del w:id="1853" w:author="Kumar Baral" w:date="2022-12-12T16:54:00Z"/>
                <w:b/>
                <w:bCs/>
                <w:highlight w:val="yellow"/>
                <w:rPrChange w:id="1854" w:author="Kumar Baral" w:date="2022-12-12T16:18:00Z">
                  <w:rPr>
                    <w:del w:id="1855" w:author="Kumar Baral" w:date="2022-12-12T16:54:00Z"/>
                    <w:b/>
                    <w:bCs/>
                  </w:rPr>
                </w:rPrChange>
              </w:rPr>
            </w:pPr>
            <w:del w:id="1856" w:author="Kumar Baral" w:date="2022-12-12T16:54:00Z">
              <w:r w:rsidRPr="0045721D" w:rsidDel="00A04755">
                <w:rPr>
                  <w:b/>
                  <w:bCs/>
                  <w:highlight w:val="yellow"/>
                  <w:rPrChange w:id="1857" w:author="Kumar Baral" w:date="2022-12-12T16:18:00Z">
                    <w:rPr>
                      <w:b/>
                      <w:bCs/>
                    </w:rPr>
                  </w:rPrChange>
                </w:rPr>
                <w:delText>Station</w:delText>
              </w:r>
              <w:bookmarkStart w:id="1858" w:name="_Toc121824639"/>
              <w:bookmarkStart w:id="1859" w:name="_Toc121825277"/>
              <w:bookmarkStart w:id="1860" w:name="_Toc121825917"/>
              <w:bookmarkStart w:id="1861" w:name="_Toc121826781"/>
              <w:bookmarkStart w:id="1862" w:name="_Toc121834204"/>
              <w:bookmarkStart w:id="1863" w:name="_Toc125550071"/>
              <w:bookmarkStart w:id="1864" w:name="_Toc125555566"/>
              <w:bookmarkStart w:id="1865" w:name="_Toc125557438"/>
              <w:bookmarkStart w:id="1866" w:name="_Toc125559325"/>
              <w:bookmarkStart w:id="1867" w:name="_Toc125618503"/>
              <w:bookmarkStart w:id="1868" w:name="_Toc125639950"/>
              <w:bookmarkStart w:id="1869" w:name="_Toc125642165"/>
              <w:bookmarkStart w:id="1870" w:name="_Toc125973935"/>
              <w:bookmarkStart w:id="1871" w:name="_Toc125974220"/>
              <w:bookmarkStart w:id="1872" w:name="_Toc126055137"/>
              <w:bookmarkStart w:id="1873" w:name="_Toc126057929"/>
              <w:bookmarkStart w:id="1874" w:name="_Toc127182278"/>
              <w:bookmarkStart w:id="1875" w:name="_Toc127182615"/>
              <w:bookmarkStart w:id="1876" w:name="_Toc127191799"/>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del>
          </w:p>
        </w:tc>
        <w:tc>
          <w:tcPr>
            <w:tcW w:w="1887" w:type="dxa"/>
            <w:tcBorders>
              <w:top w:val="single" w:sz="4" w:space="0" w:color="auto"/>
              <w:left w:val="nil"/>
              <w:bottom w:val="single" w:sz="4" w:space="0" w:color="auto"/>
              <w:right w:val="single" w:sz="4" w:space="0" w:color="auto"/>
            </w:tcBorders>
            <w:shd w:val="clear" w:color="auto" w:fill="auto"/>
            <w:noWrap/>
            <w:vAlign w:val="bottom"/>
            <w:hideMark/>
          </w:tcPr>
          <w:p w14:paraId="3E24A282" w14:textId="74B9844C" w:rsidR="006238CC" w:rsidRPr="0045721D" w:rsidDel="00A04755" w:rsidRDefault="006238CC" w:rsidP="006238CC">
            <w:pPr>
              <w:rPr>
                <w:del w:id="1877" w:author="Kumar Baral" w:date="2022-12-12T16:54:00Z"/>
                <w:b/>
                <w:bCs/>
                <w:highlight w:val="yellow"/>
                <w:rPrChange w:id="1878" w:author="Kumar Baral" w:date="2022-12-12T16:18:00Z">
                  <w:rPr>
                    <w:del w:id="1879" w:author="Kumar Baral" w:date="2022-12-12T16:54:00Z"/>
                    <w:b/>
                    <w:bCs/>
                  </w:rPr>
                </w:rPrChange>
              </w:rPr>
            </w:pPr>
            <w:del w:id="1880" w:author="Kumar Baral" w:date="2022-12-12T16:54:00Z">
              <w:r w:rsidRPr="0045721D" w:rsidDel="00A04755">
                <w:rPr>
                  <w:b/>
                  <w:bCs/>
                  <w:highlight w:val="yellow"/>
                  <w:rPrChange w:id="1881" w:author="Kumar Baral" w:date="2022-12-12T16:18:00Z">
                    <w:rPr>
                      <w:b/>
                      <w:bCs/>
                    </w:rPr>
                  </w:rPrChange>
                </w:rPr>
                <w:delText>River</w:delText>
              </w:r>
              <w:bookmarkStart w:id="1882" w:name="_Toc121824640"/>
              <w:bookmarkStart w:id="1883" w:name="_Toc121825278"/>
              <w:bookmarkStart w:id="1884" w:name="_Toc121825918"/>
              <w:bookmarkStart w:id="1885" w:name="_Toc121826782"/>
              <w:bookmarkStart w:id="1886" w:name="_Toc121834205"/>
              <w:bookmarkStart w:id="1887" w:name="_Toc125550072"/>
              <w:bookmarkStart w:id="1888" w:name="_Toc125555567"/>
              <w:bookmarkStart w:id="1889" w:name="_Toc125557439"/>
              <w:bookmarkStart w:id="1890" w:name="_Toc125559326"/>
              <w:bookmarkStart w:id="1891" w:name="_Toc125618504"/>
              <w:bookmarkStart w:id="1892" w:name="_Toc125639951"/>
              <w:bookmarkStart w:id="1893" w:name="_Toc125642166"/>
              <w:bookmarkStart w:id="1894" w:name="_Toc125973936"/>
              <w:bookmarkStart w:id="1895" w:name="_Toc125974221"/>
              <w:bookmarkStart w:id="1896" w:name="_Toc126055138"/>
              <w:bookmarkStart w:id="1897" w:name="_Toc126057930"/>
              <w:bookmarkStart w:id="1898" w:name="_Toc127182279"/>
              <w:bookmarkStart w:id="1899" w:name="_Toc127182616"/>
              <w:bookmarkStart w:id="1900" w:name="_Toc127191800"/>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del>
          </w:p>
        </w:tc>
        <w:tc>
          <w:tcPr>
            <w:tcW w:w="1578" w:type="dxa"/>
            <w:tcBorders>
              <w:top w:val="single" w:sz="4" w:space="0" w:color="auto"/>
              <w:left w:val="nil"/>
              <w:bottom w:val="single" w:sz="4" w:space="0" w:color="auto"/>
              <w:right w:val="single" w:sz="4" w:space="0" w:color="auto"/>
            </w:tcBorders>
            <w:shd w:val="clear" w:color="auto" w:fill="auto"/>
            <w:noWrap/>
            <w:vAlign w:val="bottom"/>
            <w:hideMark/>
          </w:tcPr>
          <w:p w14:paraId="1E7B342A" w14:textId="0C154AA1" w:rsidR="006238CC" w:rsidRPr="0045721D" w:rsidDel="00A04755" w:rsidRDefault="006238CC" w:rsidP="006238CC">
            <w:pPr>
              <w:rPr>
                <w:del w:id="1901" w:author="Kumar Baral" w:date="2022-12-12T16:54:00Z"/>
                <w:b/>
                <w:bCs/>
                <w:highlight w:val="yellow"/>
                <w:rPrChange w:id="1902" w:author="Kumar Baral" w:date="2022-12-12T16:18:00Z">
                  <w:rPr>
                    <w:del w:id="1903" w:author="Kumar Baral" w:date="2022-12-12T16:54:00Z"/>
                    <w:b/>
                    <w:bCs/>
                  </w:rPr>
                </w:rPrChange>
              </w:rPr>
            </w:pPr>
            <w:del w:id="1904" w:author="Kumar Baral" w:date="2022-12-12T16:54:00Z">
              <w:r w:rsidRPr="0045721D" w:rsidDel="00A04755">
                <w:rPr>
                  <w:b/>
                  <w:bCs/>
                  <w:highlight w:val="yellow"/>
                  <w:rPrChange w:id="1905" w:author="Kumar Baral" w:date="2022-12-12T16:18:00Z">
                    <w:rPr>
                      <w:b/>
                      <w:bCs/>
                    </w:rPr>
                  </w:rPrChange>
                </w:rPr>
                <w:delText>Location</w:delText>
              </w:r>
              <w:bookmarkStart w:id="1906" w:name="_Toc121824641"/>
              <w:bookmarkStart w:id="1907" w:name="_Toc121825279"/>
              <w:bookmarkStart w:id="1908" w:name="_Toc121825919"/>
              <w:bookmarkStart w:id="1909" w:name="_Toc121826783"/>
              <w:bookmarkStart w:id="1910" w:name="_Toc121834206"/>
              <w:bookmarkStart w:id="1911" w:name="_Toc125550073"/>
              <w:bookmarkStart w:id="1912" w:name="_Toc125555568"/>
              <w:bookmarkStart w:id="1913" w:name="_Toc125557440"/>
              <w:bookmarkStart w:id="1914" w:name="_Toc125559327"/>
              <w:bookmarkStart w:id="1915" w:name="_Toc125618505"/>
              <w:bookmarkStart w:id="1916" w:name="_Toc125639952"/>
              <w:bookmarkStart w:id="1917" w:name="_Toc125642167"/>
              <w:bookmarkStart w:id="1918" w:name="_Toc125973937"/>
              <w:bookmarkStart w:id="1919" w:name="_Toc125974222"/>
              <w:bookmarkStart w:id="1920" w:name="_Toc126055139"/>
              <w:bookmarkStart w:id="1921" w:name="_Toc126057931"/>
              <w:bookmarkStart w:id="1922" w:name="_Toc127182280"/>
              <w:bookmarkStart w:id="1923" w:name="_Toc127182617"/>
              <w:bookmarkStart w:id="1924" w:name="_Toc127191801"/>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del>
          </w:p>
        </w:tc>
        <w:tc>
          <w:tcPr>
            <w:tcW w:w="1779" w:type="dxa"/>
            <w:tcBorders>
              <w:top w:val="single" w:sz="4" w:space="0" w:color="auto"/>
              <w:left w:val="nil"/>
              <w:bottom w:val="single" w:sz="4" w:space="0" w:color="auto"/>
              <w:right w:val="single" w:sz="4" w:space="0" w:color="auto"/>
            </w:tcBorders>
            <w:shd w:val="clear" w:color="auto" w:fill="auto"/>
            <w:noWrap/>
            <w:vAlign w:val="bottom"/>
            <w:hideMark/>
          </w:tcPr>
          <w:p w14:paraId="778CE80D" w14:textId="27DCAF13" w:rsidR="006238CC" w:rsidRPr="0045721D" w:rsidDel="00A04755" w:rsidRDefault="006238CC" w:rsidP="006238CC">
            <w:pPr>
              <w:rPr>
                <w:del w:id="1925" w:author="Kumar Baral" w:date="2022-12-12T16:54:00Z"/>
                <w:b/>
                <w:bCs/>
                <w:highlight w:val="yellow"/>
                <w:rPrChange w:id="1926" w:author="Kumar Baral" w:date="2022-12-12T16:18:00Z">
                  <w:rPr>
                    <w:del w:id="1927" w:author="Kumar Baral" w:date="2022-12-12T16:54:00Z"/>
                    <w:b/>
                    <w:bCs/>
                  </w:rPr>
                </w:rPrChange>
              </w:rPr>
            </w:pPr>
            <w:del w:id="1928" w:author="Kumar Baral" w:date="2022-12-12T16:54:00Z">
              <w:r w:rsidRPr="0045721D" w:rsidDel="00A04755">
                <w:rPr>
                  <w:b/>
                  <w:bCs/>
                  <w:highlight w:val="yellow"/>
                  <w:rPrChange w:id="1929" w:author="Kumar Baral" w:date="2022-12-12T16:18:00Z">
                    <w:rPr>
                      <w:b/>
                      <w:bCs/>
                    </w:rPr>
                  </w:rPrChange>
                </w:rPr>
                <w:delText>Data Record</w:delText>
              </w:r>
              <w:bookmarkStart w:id="1930" w:name="_Toc121824642"/>
              <w:bookmarkStart w:id="1931" w:name="_Toc121825280"/>
              <w:bookmarkStart w:id="1932" w:name="_Toc121825920"/>
              <w:bookmarkStart w:id="1933" w:name="_Toc121826784"/>
              <w:bookmarkStart w:id="1934" w:name="_Toc121834207"/>
              <w:bookmarkStart w:id="1935" w:name="_Toc125550074"/>
              <w:bookmarkStart w:id="1936" w:name="_Toc125555569"/>
              <w:bookmarkStart w:id="1937" w:name="_Toc125557441"/>
              <w:bookmarkStart w:id="1938" w:name="_Toc125559328"/>
              <w:bookmarkStart w:id="1939" w:name="_Toc125618506"/>
              <w:bookmarkStart w:id="1940" w:name="_Toc125639953"/>
              <w:bookmarkStart w:id="1941" w:name="_Toc125642168"/>
              <w:bookmarkStart w:id="1942" w:name="_Toc125973938"/>
              <w:bookmarkStart w:id="1943" w:name="_Toc125974223"/>
              <w:bookmarkStart w:id="1944" w:name="_Toc126055140"/>
              <w:bookmarkStart w:id="1945" w:name="_Toc126057932"/>
              <w:bookmarkStart w:id="1946" w:name="_Toc127182281"/>
              <w:bookmarkStart w:id="1947" w:name="_Toc127182618"/>
              <w:bookmarkStart w:id="1948" w:name="_Toc127191802"/>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del>
          </w:p>
        </w:tc>
        <w:tc>
          <w:tcPr>
            <w:tcW w:w="2246" w:type="dxa"/>
            <w:tcBorders>
              <w:top w:val="single" w:sz="4" w:space="0" w:color="auto"/>
              <w:left w:val="nil"/>
              <w:bottom w:val="single" w:sz="4" w:space="0" w:color="auto"/>
              <w:right w:val="single" w:sz="4" w:space="0" w:color="auto"/>
            </w:tcBorders>
            <w:vAlign w:val="bottom"/>
          </w:tcPr>
          <w:p w14:paraId="73AF2EC9" w14:textId="3A73C35B" w:rsidR="006238CC" w:rsidRPr="0045721D" w:rsidDel="00A04755" w:rsidRDefault="006238CC" w:rsidP="006238CC">
            <w:pPr>
              <w:rPr>
                <w:del w:id="1949" w:author="Kumar Baral" w:date="2022-12-12T16:54:00Z"/>
                <w:b/>
                <w:bCs/>
                <w:highlight w:val="yellow"/>
                <w:rPrChange w:id="1950" w:author="Kumar Baral" w:date="2022-12-12T16:18:00Z">
                  <w:rPr>
                    <w:del w:id="1951" w:author="Kumar Baral" w:date="2022-12-12T16:54:00Z"/>
                    <w:b/>
                    <w:bCs/>
                  </w:rPr>
                </w:rPrChange>
              </w:rPr>
            </w:pPr>
            <w:del w:id="1952" w:author="Kumar Baral" w:date="2022-12-12T16:54:00Z">
              <w:r w:rsidRPr="0045721D" w:rsidDel="00A04755">
                <w:rPr>
                  <w:b/>
                  <w:bCs/>
                  <w:highlight w:val="yellow"/>
                  <w:rPrChange w:id="1953" w:author="Kumar Baral" w:date="2022-12-12T16:18:00Z">
                    <w:rPr>
                      <w:b/>
                      <w:bCs/>
                    </w:rPr>
                  </w:rPrChange>
                </w:rPr>
                <w:delText>Catch. Area (</w:delText>
              </w:r>
              <w:r w:rsidR="001722E1" w:rsidRPr="0045721D" w:rsidDel="00A04755">
                <w:rPr>
                  <w:b/>
                  <w:bCs/>
                  <w:highlight w:val="yellow"/>
                  <w:rPrChange w:id="1954" w:author="Kumar Baral" w:date="2022-12-12T16:18:00Z">
                    <w:rPr>
                      <w:b/>
                      <w:bCs/>
                    </w:rPr>
                  </w:rPrChange>
                </w:rPr>
                <w:delText>k</w:delText>
              </w:r>
              <w:r w:rsidRPr="0045721D" w:rsidDel="00A04755">
                <w:rPr>
                  <w:b/>
                  <w:bCs/>
                  <w:highlight w:val="yellow"/>
                  <w:rPrChange w:id="1955" w:author="Kumar Baral" w:date="2022-12-12T16:18:00Z">
                    <w:rPr>
                      <w:b/>
                      <w:bCs/>
                    </w:rPr>
                  </w:rPrChange>
                </w:rPr>
                <w:delText>m</w:delText>
              </w:r>
              <w:r w:rsidRPr="0045721D" w:rsidDel="00A04755">
                <w:rPr>
                  <w:b/>
                  <w:bCs/>
                  <w:highlight w:val="yellow"/>
                  <w:vertAlign w:val="superscript"/>
                  <w:rPrChange w:id="1956" w:author="Kumar Baral" w:date="2022-12-12T16:18:00Z">
                    <w:rPr>
                      <w:b/>
                      <w:bCs/>
                      <w:vertAlign w:val="superscript"/>
                    </w:rPr>
                  </w:rPrChange>
                </w:rPr>
                <w:delText>2</w:delText>
              </w:r>
              <w:r w:rsidRPr="0045721D" w:rsidDel="00A04755">
                <w:rPr>
                  <w:b/>
                  <w:bCs/>
                  <w:highlight w:val="yellow"/>
                  <w:rPrChange w:id="1957" w:author="Kumar Baral" w:date="2022-12-12T16:18:00Z">
                    <w:rPr>
                      <w:b/>
                      <w:bCs/>
                    </w:rPr>
                  </w:rPrChange>
                </w:rPr>
                <w:delText>)</w:delText>
              </w:r>
              <w:bookmarkStart w:id="1958" w:name="_Toc121824643"/>
              <w:bookmarkStart w:id="1959" w:name="_Toc121825281"/>
              <w:bookmarkStart w:id="1960" w:name="_Toc121825921"/>
              <w:bookmarkStart w:id="1961" w:name="_Toc121826785"/>
              <w:bookmarkStart w:id="1962" w:name="_Toc121834208"/>
              <w:bookmarkStart w:id="1963" w:name="_Toc125550075"/>
              <w:bookmarkStart w:id="1964" w:name="_Toc125555570"/>
              <w:bookmarkStart w:id="1965" w:name="_Toc125557442"/>
              <w:bookmarkStart w:id="1966" w:name="_Toc125559329"/>
              <w:bookmarkStart w:id="1967" w:name="_Toc125618507"/>
              <w:bookmarkStart w:id="1968" w:name="_Toc125639954"/>
              <w:bookmarkStart w:id="1969" w:name="_Toc125642169"/>
              <w:bookmarkStart w:id="1970" w:name="_Toc125973939"/>
              <w:bookmarkStart w:id="1971" w:name="_Toc125974224"/>
              <w:bookmarkStart w:id="1972" w:name="_Toc126055141"/>
              <w:bookmarkStart w:id="1973" w:name="_Toc126057933"/>
              <w:bookmarkStart w:id="1974" w:name="_Toc127182282"/>
              <w:bookmarkStart w:id="1975" w:name="_Toc127182619"/>
              <w:bookmarkStart w:id="1976" w:name="_Toc127191803"/>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del>
          </w:p>
        </w:tc>
        <w:bookmarkStart w:id="1977" w:name="_Toc121824644"/>
        <w:bookmarkStart w:id="1978" w:name="_Toc121825282"/>
        <w:bookmarkStart w:id="1979" w:name="_Toc121825922"/>
        <w:bookmarkStart w:id="1980" w:name="_Toc121826786"/>
        <w:bookmarkStart w:id="1981" w:name="_Toc121834209"/>
        <w:bookmarkStart w:id="1982" w:name="_Toc125550076"/>
        <w:bookmarkStart w:id="1983" w:name="_Toc125555571"/>
        <w:bookmarkStart w:id="1984" w:name="_Toc125557443"/>
        <w:bookmarkStart w:id="1985" w:name="_Toc125559330"/>
        <w:bookmarkStart w:id="1986" w:name="_Toc125618508"/>
        <w:bookmarkStart w:id="1987" w:name="_Toc125639955"/>
        <w:bookmarkStart w:id="1988" w:name="_Toc125642170"/>
        <w:bookmarkStart w:id="1989" w:name="_Toc125973940"/>
        <w:bookmarkStart w:id="1990" w:name="_Toc125974225"/>
        <w:bookmarkStart w:id="1991" w:name="_Toc126055142"/>
        <w:bookmarkStart w:id="1992" w:name="_Toc126057934"/>
        <w:bookmarkStart w:id="1993" w:name="_Toc127182283"/>
        <w:bookmarkStart w:id="1994" w:name="_Toc127182620"/>
        <w:bookmarkStart w:id="1995" w:name="_Toc127191804"/>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tr>
      <w:tr w:rsidR="006238CC" w:rsidRPr="0045721D" w:rsidDel="00A04755" w14:paraId="198EBB5E" w14:textId="41DE0FD2" w:rsidTr="00E9411B">
        <w:trPr>
          <w:trHeight w:val="311"/>
          <w:del w:id="1996"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5831A79D" w14:textId="3A597881" w:rsidR="006238CC" w:rsidRPr="0045721D" w:rsidDel="00A04755" w:rsidRDefault="006238CC" w:rsidP="006238CC">
            <w:pPr>
              <w:rPr>
                <w:del w:id="1997" w:author="Kumar Baral" w:date="2022-12-12T16:54:00Z"/>
                <w:highlight w:val="yellow"/>
                <w:rPrChange w:id="1998" w:author="Kumar Baral" w:date="2022-12-12T16:18:00Z">
                  <w:rPr>
                    <w:del w:id="1999" w:author="Kumar Baral" w:date="2022-12-12T16:54:00Z"/>
                  </w:rPr>
                </w:rPrChange>
              </w:rPr>
            </w:pPr>
            <w:del w:id="2000" w:author="Kumar Baral" w:date="2022-12-12T16:54:00Z">
              <w:r w:rsidRPr="0045721D" w:rsidDel="00A04755">
                <w:rPr>
                  <w:highlight w:val="yellow"/>
                  <w:rPrChange w:id="2001" w:author="Kumar Baral" w:date="2022-12-12T16:18:00Z">
                    <w:rPr/>
                  </w:rPrChange>
                </w:rPr>
                <w:delText>404.7</w:delText>
              </w:r>
              <w:bookmarkStart w:id="2002" w:name="_Toc121824645"/>
              <w:bookmarkStart w:id="2003" w:name="_Toc121825283"/>
              <w:bookmarkStart w:id="2004" w:name="_Toc121825923"/>
              <w:bookmarkStart w:id="2005" w:name="_Toc121826787"/>
              <w:bookmarkStart w:id="2006" w:name="_Toc121834210"/>
              <w:bookmarkStart w:id="2007" w:name="_Toc125550077"/>
              <w:bookmarkStart w:id="2008" w:name="_Toc125555572"/>
              <w:bookmarkStart w:id="2009" w:name="_Toc125557444"/>
              <w:bookmarkStart w:id="2010" w:name="_Toc125559331"/>
              <w:bookmarkStart w:id="2011" w:name="_Toc125618509"/>
              <w:bookmarkStart w:id="2012" w:name="_Toc125639956"/>
              <w:bookmarkStart w:id="2013" w:name="_Toc125642171"/>
              <w:bookmarkStart w:id="2014" w:name="_Toc125973941"/>
              <w:bookmarkStart w:id="2015" w:name="_Toc125974226"/>
              <w:bookmarkStart w:id="2016" w:name="_Toc126055143"/>
              <w:bookmarkStart w:id="2017" w:name="_Toc126057935"/>
              <w:bookmarkStart w:id="2018" w:name="_Toc127182284"/>
              <w:bookmarkStart w:id="2019" w:name="_Toc127182621"/>
              <w:bookmarkStart w:id="2020" w:name="_Toc127191805"/>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del>
          </w:p>
        </w:tc>
        <w:tc>
          <w:tcPr>
            <w:tcW w:w="1887" w:type="dxa"/>
            <w:tcBorders>
              <w:top w:val="single" w:sz="4" w:space="0" w:color="auto"/>
              <w:left w:val="nil"/>
              <w:bottom w:val="single" w:sz="4" w:space="0" w:color="auto"/>
              <w:right w:val="single" w:sz="4" w:space="0" w:color="auto"/>
            </w:tcBorders>
            <w:shd w:val="clear" w:color="auto" w:fill="auto"/>
            <w:noWrap/>
          </w:tcPr>
          <w:p w14:paraId="03F81325" w14:textId="1570C176" w:rsidR="006238CC" w:rsidRPr="0045721D" w:rsidDel="00A04755" w:rsidRDefault="006238CC" w:rsidP="006238CC">
            <w:pPr>
              <w:rPr>
                <w:del w:id="2021" w:author="Kumar Baral" w:date="2022-12-12T16:54:00Z"/>
                <w:highlight w:val="yellow"/>
                <w:rPrChange w:id="2022" w:author="Kumar Baral" w:date="2022-12-12T16:18:00Z">
                  <w:rPr>
                    <w:del w:id="2023" w:author="Kumar Baral" w:date="2022-12-12T16:54:00Z"/>
                  </w:rPr>
                </w:rPrChange>
              </w:rPr>
            </w:pPr>
            <w:del w:id="2024" w:author="Kumar Baral" w:date="2022-12-12T16:54:00Z">
              <w:r w:rsidRPr="0045721D" w:rsidDel="00A04755">
                <w:rPr>
                  <w:highlight w:val="yellow"/>
                  <w:rPrChange w:id="2025" w:author="Kumar Baral" w:date="2022-12-12T16:18:00Z">
                    <w:rPr/>
                  </w:rPrChange>
                </w:rPr>
                <w:delText>Myagdi Khola</w:delText>
              </w:r>
              <w:bookmarkStart w:id="2026" w:name="_Toc121824646"/>
              <w:bookmarkStart w:id="2027" w:name="_Toc121825284"/>
              <w:bookmarkStart w:id="2028" w:name="_Toc121825924"/>
              <w:bookmarkStart w:id="2029" w:name="_Toc121826788"/>
              <w:bookmarkStart w:id="2030" w:name="_Toc121834211"/>
              <w:bookmarkStart w:id="2031" w:name="_Toc125550078"/>
              <w:bookmarkStart w:id="2032" w:name="_Toc125555573"/>
              <w:bookmarkStart w:id="2033" w:name="_Toc125557445"/>
              <w:bookmarkStart w:id="2034" w:name="_Toc125559332"/>
              <w:bookmarkStart w:id="2035" w:name="_Toc125618510"/>
              <w:bookmarkStart w:id="2036" w:name="_Toc125639957"/>
              <w:bookmarkStart w:id="2037" w:name="_Toc125642172"/>
              <w:bookmarkStart w:id="2038" w:name="_Toc125973942"/>
              <w:bookmarkStart w:id="2039" w:name="_Toc125974227"/>
              <w:bookmarkStart w:id="2040" w:name="_Toc126055144"/>
              <w:bookmarkStart w:id="2041" w:name="_Toc126057936"/>
              <w:bookmarkStart w:id="2042" w:name="_Toc127182285"/>
              <w:bookmarkStart w:id="2043" w:name="_Toc127182622"/>
              <w:bookmarkStart w:id="2044" w:name="_Toc127191806"/>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del>
          </w:p>
        </w:tc>
        <w:tc>
          <w:tcPr>
            <w:tcW w:w="1578" w:type="dxa"/>
            <w:tcBorders>
              <w:top w:val="single" w:sz="4" w:space="0" w:color="auto"/>
              <w:left w:val="nil"/>
              <w:bottom w:val="single" w:sz="4" w:space="0" w:color="auto"/>
              <w:right w:val="single" w:sz="4" w:space="0" w:color="auto"/>
            </w:tcBorders>
            <w:shd w:val="clear" w:color="auto" w:fill="auto"/>
            <w:noWrap/>
          </w:tcPr>
          <w:p w14:paraId="5F033580" w14:textId="21BA821E" w:rsidR="006238CC" w:rsidRPr="0045721D" w:rsidDel="00A04755" w:rsidRDefault="006238CC" w:rsidP="006238CC">
            <w:pPr>
              <w:rPr>
                <w:del w:id="2045" w:author="Kumar Baral" w:date="2022-12-12T16:54:00Z"/>
                <w:highlight w:val="yellow"/>
                <w:rPrChange w:id="2046" w:author="Kumar Baral" w:date="2022-12-12T16:18:00Z">
                  <w:rPr>
                    <w:del w:id="2047" w:author="Kumar Baral" w:date="2022-12-12T16:54:00Z"/>
                  </w:rPr>
                </w:rPrChange>
              </w:rPr>
            </w:pPr>
            <w:del w:id="2048" w:author="Kumar Baral" w:date="2022-12-12T16:54:00Z">
              <w:r w:rsidRPr="0045721D" w:rsidDel="00A04755">
                <w:rPr>
                  <w:highlight w:val="yellow"/>
                  <w:rPrChange w:id="2049" w:author="Kumar Baral" w:date="2022-12-12T16:18:00Z">
                    <w:rPr/>
                  </w:rPrChange>
                </w:rPr>
                <w:delText>Mangalghat</w:delText>
              </w:r>
              <w:bookmarkStart w:id="2050" w:name="_Toc121824647"/>
              <w:bookmarkStart w:id="2051" w:name="_Toc121825285"/>
              <w:bookmarkStart w:id="2052" w:name="_Toc121825925"/>
              <w:bookmarkStart w:id="2053" w:name="_Toc121826789"/>
              <w:bookmarkStart w:id="2054" w:name="_Toc121834212"/>
              <w:bookmarkStart w:id="2055" w:name="_Toc125550079"/>
              <w:bookmarkStart w:id="2056" w:name="_Toc125555574"/>
              <w:bookmarkStart w:id="2057" w:name="_Toc125557446"/>
              <w:bookmarkStart w:id="2058" w:name="_Toc125559333"/>
              <w:bookmarkStart w:id="2059" w:name="_Toc125618511"/>
              <w:bookmarkStart w:id="2060" w:name="_Toc125639958"/>
              <w:bookmarkStart w:id="2061" w:name="_Toc125642173"/>
              <w:bookmarkStart w:id="2062" w:name="_Toc125973943"/>
              <w:bookmarkStart w:id="2063" w:name="_Toc125974228"/>
              <w:bookmarkStart w:id="2064" w:name="_Toc126055145"/>
              <w:bookmarkStart w:id="2065" w:name="_Toc126057937"/>
              <w:bookmarkStart w:id="2066" w:name="_Toc127182286"/>
              <w:bookmarkStart w:id="2067" w:name="_Toc127182623"/>
              <w:bookmarkStart w:id="2068" w:name="_Toc127191807"/>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19285F25" w14:textId="0B1E7FDC" w:rsidR="006238CC" w:rsidRPr="0045721D" w:rsidDel="00A04755" w:rsidRDefault="006238CC" w:rsidP="006238CC">
            <w:pPr>
              <w:rPr>
                <w:del w:id="2069" w:author="Kumar Baral" w:date="2022-12-12T16:54:00Z"/>
                <w:highlight w:val="yellow"/>
                <w:rPrChange w:id="2070" w:author="Kumar Baral" w:date="2022-12-12T16:18:00Z">
                  <w:rPr>
                    <w:del w:id="2071" w:author="Kumar Baral" w:date="2022-12-12T16:54:00Z"/>
                  </w:rPr>
                </w:rPrChange>
              </w:rPr>
            </w:pPr>
            <w:del w:id="2072" w:author="Kumar Baral" w:date="2022-12-12T16:54:00Z">
              <w:r w:rsidRPr="0045721D" w:rsidDel="00A04755">
                <w:rPr>
                  <w:highlight w:val="yellow"/>
                  <w:rPrChange w:id="2073" w:author="Kumar Baral" w:date="2022-12-12T16:18:00Z">
                    <w:rPr/>
                  </w:rPrChange>
                </w:rPr>
                <w:delText>1976-2015</w:delText>
              </w:r>
              <w:bookmarkStart w:id="2074" w:name="_Toc121824648"/>
              <w:bookmarkStart w:id="2075" w:name="_Toc121825286"/>
              <w:bookmarkStart w:id="2076" w:name="_Toc121825926"/>
              <w:bookmarkStart w:id="2077" w:name="_Toc121826790"/>
              <w:bookmarkStart w:id="2078" w:name="_Toc121834213"/>
              <w:bookmarkStart w:id="2079" w:name="_Toc125550080"/>
              <w:bookmarkStart w:id="2080" w:name="_Toc125555575"/>
              <w:bookmarkStart w:id="2081" w:name="_Toc125557447"/>
              <w:bookmarkStart w:id="2082" w:name="_Toc125559334"/>
              <w:bookmarkStart w:id="2083" w:name="_Toc125618512"/>
              <w:bookmarkStart w:id="2084" w:name="_Toc125639959"/>
              <w:bookmarkStart w:id="2085" w:name="_Toc125642174"/>
              <w:bookmarkStart w:id="2086" w:name="_Toc125973944"/>
              <w:bookmarkStart w:id="2087" w:name="_Toc125974229"/>
              <w:bookmarkStart w:id="2088" w:name="_Toc126055146"/>
              <w:bookmarkStart w:id="2089" w:name="_Toc126057938"/>
              <w:bookmarkStart w:id="2090" w:name="_Toc127182287"/>
              <w:bookmarkStart w:id="2091" w:name="_Toc127182624"/>
              <w:bookmarkStart w:id="2092" w:name="_Toc127191808"/>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del>
          </w:p>
        </w:tc>
        <w:tc>
          <w:tcPr>
            <w:tcW w:w="2246" w:type="dxa"/>
            <w:tcBorders>
              <w:top w:val="single" w:sz="4" w:space="0" w:color="auto"/>
              <w:left w:val="nil"/>
              <w:bottom w:val="single" w:sz="4" w:space="0" w:color="auto"/>
              <w:right w:val="single" w:sz="4" w:space="0" w:color="auto"/>
            </w:tcBorders>
          </w:tcPr>
          <w:p w14:paraId="3CD6DAA5" w14:textId="2C1BCEEC" w:rsidR="006238CC" w:rsidRPr="0045721D" w:rsidDel="00A04755" w:rsidRDefault="006238CC" w:rsidP="006238CC">
            <w:pPr>
              <w:rPr>
                <w:del w:id="2093" w:author="Kumar Baral" w:date="2022-12-12T16:54:00Z"/>
                <w:highlight w:val="yellow"/>
                <w:rPrChange w:id="2094" w:author="Kumar Baral" w:date="2022-12-12T16:18:00Z">
                  <w:rPr>
                    <w:del w:id="2095" w:author="Kumar Baral" w:date="2022-12-12T16:54:00Z"/>
                  </w:rPr>
                </w:rPrChange>
              </w:rPr>
            </w:pPr>
            <w:del w:id="2096" w:author="Kumar Baral" w:date="2022-12-12T16:54:00Z">
              <w:r w:rsidRPr="0045721D" w:rsidDel="00A04755">
                <w:rPr>
                  <w:highlight w:val="yellow"/>
                  <w:rPrChange w:id="2097" w:author="Kumar Baral" w:date="2022-12-12T16:18:00Z">
                    <w:rPr/>
                  </w:rPrChange>
                </w:rPr>
                <w:delText>1112</w:delText>
              </w:r>
              <w:bookmarkStart w:id="2098" w:name="_Toc121824649"/>
              <w:bookmarkStart w:id="2099" w:name="_Toc121825287"/>
              <w:bookmarkStart w:id="2100" w:name="_Toc121825927"/>
              <w:bookmarkStart w:id="2101" w:name="_Toc121826791"/>
              <w:bookmarkStart w:id="2102" w:name="_Toc121834214"/>
              <w:bookmarkStart w:id="2103" w:name="_Toc125550081"/>
              <w:bookmarkStart w:id="2104" w:name="_Toc125555576"/>
              <w:bookmarkStart w:id="2105" w:name="_Toc125557448"/>
              <w:bookmarkStart w:id="2106" w:name="_Toc125559335"/>
              <w:bookmarkStart w:id="2107" w:name="_Toc125618513"/>
              <w:bookmarkStart w:id="2108" w:name="_Toc125639960"/>
              <w:bookmarkStart w:id="2109" w:name="_Toc125642175"/>
              <w:bookmarkStart w:id="2110" w:name="_Toc125973945"/>
              <w:bookmarkStart w:id="2111" w:name="_Toc125974230"/>
              <w:bookmarkStart w:id="2112" w:name="_Toc126055147"/>
              <w:bookmarkStart w:id="2113" w:name="_Toc126057939"/>
              <w:bookmarkStart w:id="2114" w:name="_Toc127182288"/>
              <w:bookmarkStart w:id="2115" w:name="_Toc127182625"/>
              <w:bookmarkStart w:id="2116" w:name="_Toc127191809"/>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del>
          </w:p>
        </w:tc>
        <w:bookmarkStart w:id="2117" w:name="_Toc121824650"/>
        <w:bookmarkStart w:id="2118" w:name="_Toc121825288"/>
        <w:bookmarkStart w:id="2119" w:name="_Toc121825928"/>
        <w:bookmarkStart w:id="2120" w:name="_Toc121826792"/>
        <w:bookmarkStart w:id="2121" w:name="_Toc121834215"/>
        <w:bookmarkStart w:id="2122" w:name="_Toc125550082"/>
        <w:bookmarkStart w:id="2123" w:name="_Toc125555577"/>
        <w:bookmarkStart w:id="2124" w:name="_Toc125557449"/>
        <w:bookmarkStart w:id="2125" w:name="_Toc125559336"/>
        <w:bookmarkStart w:id="2126" w:name="_Toc125618514"/>
        <w:bookmarkStart w:id="2127" w:name="_Toc125639961"/>
        <w:bookmarkStart w:id="2128" w:name="_Toc125642176"/>
        <w:bookmarkStart w:id="2129" w:name="_Toc125973946"/>
        <w:bookmarkStart w:id="2130" w:name="_Toc125974231"/>
        <w:bookmarkStart w:id="2131" w:name="_Toc126055148"/>
        <w:bookmarkStart w:id="2132" w:name="_Toc126057940"/>
        <w:bookmarkStart w:id="2133" w:name="_Toc127182289"/>
        <w:bookmarkStart w:id="2134" w:name="_Toc127182626"/>
        <w:bookmarkStart w:id="2135" w:name="_Toc127191810"/>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tr>
      <w:tr w:rsidR="006238CC" w:rsidRPr="0045721D" w:rsidDel="00A04755" w14:paraId="781A834E" w14:textId="26A3A070" w:rsidTr="00E9411B">
        <w:trPr>
          <w:trHeight w:val="311"/>
          <w:del w:id="2136"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3B6CD4F" w14:textId="7F11CE31" w:rsidR="006238CC" w:rsidRPr="0045721D" w:rsidDel="00A04755" w:rsidRDefault="006238CC" w:rsidP="006238CC">
            <w:pPr>
              <w:rPr>
                <w:del w:id="2137" w:author="Kumar Baral" w:date="2022-12-12T16:54:00Z"/>
                <w:highlight w:val="yellow"/>
                <w:rPrChange w:id="2138" w:author="Kumar Baral" w:date="2022-12-12T16:18:00Z">
                  <w:rPr>
                    <w:del w:id="2139" w:author="Kumar Baral" w:date="2022-12-12T16:54:00Z"/>
                  </w:rPr>
                </w:rPrChange>
              </w:rPr>
            </w:pPr>
            <w:del w:id="2140" w:author="Kumar Baral" w:date="2022-12-12T16:54:00Z">
              <w:r w:rsidRPr="0045721D" w:rsidDel="00A04755">
                <w:rPr>
                  <w:highlight w:val="yellow"/>
                  <w:rPrChange w:id="2141" w:author="Kumar Baral" w:date="2022-12-12T16:18:00Z">
                    <w:rPr/>
                  </w:rPrChange>
                </w:rPr>
                <w:delText>406.5</w:delText>
              </w:r>
              <w:bookmarkStart w:id="2142" w:name="_Toc121824651"/>
              <w:bookmarkStart w:id="2143" w:name="_Toc121825289"/>
              <w:bookmarkStart w:id="2144" w:name="_Toc121825929"/>
              <w:bookmarkStart w:id="2145" w:name="_Toc121826793"/>
              <w:bookmarkStart w:id="2146" w:name="_Toc121834216"/>
              <w:bookmarkStart w:id="2147" w:name="_Toc125550083"/>
              <w:bookmarkStart w:id="2148" w:name="_Toc125555578"/>
              <w:bookmarkStart w:id="2149" w:name="_Toc125557450"/>
              <w:bookmarkStart w:id="2150" w:name="_Toc125559337"/>
              <w:bookmarkStart w:id="2151" w:name="_Toc125618515"/>
              <w:bookmarkStart w:id="2152" w:name="_Toc125639962"/>
              <w:bookmarkStart w:id="2153" w:name="_Toc125642177"/>
              <w:bookmarkStart w:id="2154" w:name="_Toc125973947"/>
              <w:bookmarkStart w:id="2155" w:name="_Toc125974232"/>
              <w:bookmarkStart w:id="2156" w:name="_Toc126055149"/>
              <w:bookmarkStart w:id="2157" w:name="_Toc126057941"/>
              <w:bookmarkStart w:id="2158" w:name="_Toc127182290"/>
              <w:bookmarkStart w:id="2159" w:name="_Toc127182627"/>
              <w:bookmarkStart w:id="2160" w:name="_Toc12719181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del>
          </w:p>
        </w:tc>
        <w:tc>
          <w:tcPr>
            <w:tcW w:w="1887" w:type="dxa"/>
            <w:tcBorders>
              <w:top w:val="single" w:sz="4" w:space="0" w:color="auto"/>
              <w:left w:val="nil"/>
              <w:bottom w:val="single" w:sz="4" w:space="0" w:color="auto"/>
              <w:right w:val="single" w:sz="4" w:space="0" w:color="auto"/>
            </w:tcBorders>
            <w:shd w:val="clear" w:color="auto" w:fill="auto"/>
            <w:noWrap/>
          </w:tcPr>
          <w:p w14:paraId="66EF001A" w14:textId="69202502" w:rsidR="006238CC" w:rsidRPr="0045721D" w:rsidDel="00A04755" w:rsidRDefault="006238CC" w:rsidP="006238CC">
            <w:pPr>
              <w:rPr>
                <w:del w:id="2161" w:author="Kumar Baral" w:date="2022-12-12T16:54:00Z"/>
                <w:highlight w:val="yellow"/>
                <w:rPrChange w:id="2162" w:author="Kumar Baral" w:date="2022-12-12T16:18:00Z">
                  <w:rPr>
                    <w:del w:id="2163" w:author="Kumar Baral" w:date="2022-12-12T16:54:00Z"/>
                  </w:rPr>
                </w:rPrChange>
              </w:rPr>
            </w:pPr>
            <w:del w:id="2164" w:author="Kumar Baral" w:date="2022-12-12T16:54:00Z">
              <w:r w:rsidRPr="0045721D" w:rsidDel="00A04755">
                <w:rPr>
                  <w:highlight w:val="yellow"/>
                  <w:rPrChange w:id="2165" w:author="Kumar Baral" w:date="2022-12-12T16:18:00Z">
                    <w:rPr/>
                  </w:rPrChange>
                </w:rPr>
                <w:delText>Modi Khola</w:delText>
              </w:r>
              <w:bookmarkStart w:id="2166" w:name="_Toc121824652"/>
              <w:bookmarkStart w:id="2167" w:name="_Toc121825290"/>
              <w:bookmarkStart w:id="2168" w:name="_Toc121825930"/>
              <w:bookmarkStart w:id="2169" w:name="_Toc121826794"/>
              <w:bookmarkStart w:id="2170" w:name="_Toc121834217"/>
              <w:bookmarkStart w:id="2171" w:name="_Toc125550084"/>
              <w:bookmarkStart w:id="2172" w:name="_Toc125555579"/>
              <w:bookmarkStart w:id="2173" w:name="_Toc125557451"/>
              <w:bookmarkStart w:id="2174" w:name="_Toc125559338"/>
              <w:bookmarkStart w:id="2175" w:name="_Toc125618516"/>
              <w:bookmarkStart w:id="2176" w:name="_Toc125639963"/>
              <w:bookmarkStart w:id="2177" w:name="_Toc125642178"/>
              <w:bookmarkStart w:id="2178" w:name="_Toc125973948"/>
              <w:bookmarkStart w:id="2179" w:name="_Toc125974233"/>
              <w:bookmarkStart w:id="2180" w:name="_Toc126055150"/>
              <w:bookmarkStart w:id="2181" w:name="_Toc126057942"/>
              <w:bookmarkStart w:id="2182" w:name="_Toc127182291"/>
              <w:bookmarkStart w:id="2183" w:name="_Toc127182628"/>
              <w:bookmarkStart w:id="2184" w:name="_Toc127191812"/>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del>
          </w:p>
        </w:tc>
        <w:tc>
          <w:tcPr>
            <w:tcW w:w="1578" w:type="dxa"/>
            <w:tcBorders>
              <w:top w:val="single" w:sz="4" w:space="0" w:color="auto"/>
              <w:left w:val="nil"/>
              <w:bottom w:val="single" w:sz="4" w:space="0" w:color="auto"/>
              <w:right w:val="single" w:sz="4" w:space="0" w:color="auto"/>
            </w:tcBorders>
            <w:shd w:val="clear" w:color="auto" w:fill="auto"/>
            <w:noWrap/>
          </w:tcPr>
          <w:p w14:paraId="79E3CC52" w14:textId="1138BDA2" w:rsidR="006238CC" w:rsidRPr="0045721D" w:rsidDel="00A04755" w:rsidRDefault="006238CC" w:rsidP="006238CC">
            <w:pPr>
              <w:rPr>
                <w:del w:id="2185" w:author="Kumar Baral" w:date="2022-12-12T16:54:00Z"/>
                <w:highlight w:val="yellow"/>
                <w:rPrChange w:id="2186" w:author="Kumar Baral" w:date="2022-12-12T16:18:00Z">
                  <w:rPr>
                    <w:del w:id="2187" w:author="Kumar Baral" w:date="2022-12-12T16:54:00Z"/>
                  </w:rPr>
                </w:rPrChange>
              </w:rPr>
            </w:pPr>
            <w:del w:id="2188" w:author="Kumar Baral" w:date="2022-12-12T16:54:00Z">
              <w:r w:rsidRPr="0045721D" w:rsidDel="00A04755">
                <w:rPr>
                  <w:highlight w:val="yellow"/>
                  <w:rPrChange w:id="2189" w:author="Kumar Baral" w:date="2022-12-12T16:18:00Z">
                    <w:rPr/>
                  </w:rPrChange>
                </w:rPr>
                <w:delText>Nayapul</w:delText>
              </w:r>
              <w:bookmarkStart w:id="2190" w:name="_Toc121824653"/>
              <w:bookmarkStart w:id="2191" w:name="_Toc121825291"/>
              <w:bookmarkStart w:id="2192" w:name="_Toc121825931"/>
              <w:bookmarkStart w:id="2193" w:name="_Toc121826795"/>
              <w:bookmarkStart w:id="2194" w:name="_Toc121834218"/>
              <w:bookmarkStart w:id="2195" w:name="_Toc125550085"/>
              <w:bookmarkStart w:id="2196" w:name="_Toc125555580"/>
              <w:bookmarkStart w:id="2197" w:name="_Toc125557452"/>
              <w:bookmarkStart w:id="2198" w:name="_Toc125559339"/>
              <w:bookmarkStart w:id="2199" w:name="_Toc125618517"/>
              <w:bookmarkStart w:id="2200" w:name="_Toc125639964"/>
              <w:bookmarkStart w:id="2201" w:name="_Toc125642179"/>
              <w:bookmarkStart w:id="2202" w:name="_Toc125973949"/>
              <w:bookmarkStart w:id="2203" w:name="_Toc125974234"/>
              <w:bookmarkStart w:id="2204" w:name="_Toc126055151"/>
              <w:bookmarkStart w:id="2205" w:name="_Toc126057943"/>
              <w:bookmarkStart w:id="2206" w:name="_Toc127182292"/>
              <w:bookmarkStart w:id="2207" w:name="_Toc127182629"/>
              <w:bookmarkStart w:id="2208" w:name="_Toc127191813"/>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33224EB1" w14:textId="48CFA5A6" w:rsidR="006238CC" w:rsidRPr="0045721D" w:rsidDel="00A04755" w:rsidRDefault="006238CC" w:rsidP="006238CC">
            <w:pPr>
              <w:rPr>
                <w:del w:id="2209" w:author="Kumar Baral" w:date="2022-12-12T16:54:00Z"/>
                <w:highlight w:val="yellow"/>
                <w:rPrChange w:id="2210" w:author="Kumar Baral" w:date="2022-12-12T16:18:00Z">
                  <w:rPr>
                    <w:del w:id="2211" w:author="Kumar Baral" w:date="2022-12-12T16:54:00Z"/>
                  </w:rPr>
                </w:rPrChange>
              </w:rPr>
            </w:pPr>
            <w:del w:id="2212" w:author="Kumar Baral" w:date="2022-12-12T16:54:00Z">
              <w:r w:rsidRPr="0045721D" w:rsidDel="00A04755">
                <w:rPr>
                  <w:highlight w:val="yellow"/>
                  <w:rPrChange w:id="2213" w:author="Kumar Baral" w:date="2022-12-12T16:18:00Z">
                    <w:rPr/>
                  </w:rPrChange>
                </w:rPr>
                <w:delText>1976-2006</w:delText>
              </w:r>
              <w:bookmarkStart w:id="2214" w:name="_Toc121824654"/>
              <w:bookmarkStart w:id="2215" w:name="_Toc121825292"/>
              <w:bookmarkStart w:id="2216" w:name="_Toc121825932"/>
              <w:bookmarkStart w:id="2217" w:name="_Toc121826796"/>
              <w:bookmarkStart w:id="2218" w:name="_Toc121834219"/>
              <w:bookmarkStart w:id="2219" w:name="_Toc125550086"/>
              <w:bookmarkStart w:id="2220" w:name="_Toc125555581"/>
              <w:bookmarkStart w:id="2221" w:name="_Toc125557453"/>
              <w:bookmarkStart w:id="2222" w:name="_Toc125559340"/>
              <w:bookmarkStart w:id="2223" w:name="_Toc125618518"/>
              <w:bookmarkStart w:id="2224" w:name="_Toc125639965"/>
              <w:bookmarkStart w:id="2225" w:name="_Toc125642180"/>
              <w:bookmarkStart w:id="2226" w:name="_Toc125973950"/>
              <w:bookmarkStart w:id="2227" w:name="_Toc125974235"/>
              <w:bookmarkStart w:id="2228" w:name="_Toc126055152"/>
              <w:bookmarkStart w:id="2229" w:name="_Toc126057944"/>
              <w:bookmarkStart w:id="2230" w:name="_Toc127182293"/>
              <w:bookmarkStart w:id="2231" w:name="_Toc127182630"/>
              <w:bookmarkStart w:id="2232" w:name="_Toc127191814"/>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del>
          </w:p>
        </w:tc>
        <w:tc>
          <w:tcPr>
            <w:tcW w:w="2246" w:type="dxa"/>
            <w:tcBorders>
              <w:top w:val="single" w:sz="4" w:space="0" w:color="auto"/>
              <w:left w:val="nil"/>
              <w:bottom w:val="single" w:sz="4" w:space="0" w:color="auto"/>
              <w:right w:val="single" w:sz="4" w:space="0" w:color="auto"/>
            </w:tcBorders>
          </w:tcPr>
          <w:p w14:paraId="46319B2A" w14:textId="6112BB2D" w:rsidR="006238CC" w:rsidRPr="0045721D" w:rsidDel="00A04755" w:rsidRDefault="006238CC" w:rsidP="006238CC">
            <w:pPr>
              <w:rPr>
                <w:del w:id="2233" w:author="Kumar Baral" w:date="2022-12-12T16:54:00Z"/>
                <w:highlight w:val="yellow"/>
                <w:rPrChange w:id="2234" w:author="Kumar Baral" w:date="2022-12-12T16:18:00Z">
                  <w:rPr>
                    <w:del w:id="2235" w:author="Kumar Baral" w:date="2022-12-12T16:54:00Z"/>
                  </w:rPr>
                </w:rPrChange>
              </w:rPr>
            </w:pPr>
            <w:del w:id="2236" w:author="Kumar Baral" w:date="2022-12-12T16:54:00Z">
              <w:r w:rsidRPr="0045721D" w:rsidDel="00A04755">
                <w:rPr>
                  <w:highlight w:val="yellow"/>
                  <w:rPrChange w:id="2237" w:author="Kumar Baral" w:date="2022-12-12T16:18:00Z">
                    <w:rPr/>
                  </w:rPrChange>
                </w:rPr>
                <w:delText>601</w:delText>
              </w:r>
              <w:bookmarkStart w:id="2238" w:name="_Toc121824655"/>
              <w:bookmarkStart w:id="2239" w:name="_Toc121825293"/>
              <w:bookmarkStart w:id="2240" w:name="_Toc121825933"/>
              <w:bookmarkStart w:id="2241" w:name="_Toc121826797"/>
              <w:bookmarkStart w:id="2242" w:name="_Toc121834220"/>
              <w:bookmarkStart w:id="2243" w:name="_Toc125550087"/>
              <w:bookmarkStart w:id="2244" w:name="_Toc125555582"/>
              <w:bookmarkStart w:id="2245" w:name="_Toc125557454"/>
              <w:bookmarkStart w:id="2246" w:name="_Toc125559341"/>
              <w:bookmarkStart w:id="2247" w:name="_Toc125618519"/>
              <w:bookmarkStart w:id="2248" w:name="_Toc125639966"/>
              <w:bookmarkStart w:id="2249" w:name="_Toc125642181"/>
              <w:bookmarkStart w:id="2250" w:name="_Toc125973951"/>
              <w:bookmarkStart w:id="2251" w:name="_Toc125974236"/>
              <w:bookmarkStart w:id="2252" w:name="_Toc126055153"/>
              <w:bookmarkStart w:id="2253" w:name="_Toc126057945"/>
              <w:bookmarkStart w:id="2254" w:name="_Toc127182294"/>
              <w:bookmarkStart w:id="2255" w:name="_Toc127182631"/>
              <w:bookmarkStart w:id="2256" w:name="_Toc127191815"/>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del>
          </w:p>
        </w:tc>
        <w:bookmarkStart w:id="2257" w:name="_Toc121824656"/>
        <w:bookmarkStart w:id="2258" w:name="_Toc121825294"/>
        <w:bookmarkStart w:id="2259" w:name="_Toc121825934"/>
        <w:bookmarkStart w:id="2260" w:name="_Toc121826798"/>
        <w:bookmarkStart w:id="2261" w:name="_Toc121834221"/>
        <w:bookmarkStart w:id="2262" w:name="_Toc125550088"/>
        <w:bookmarkStart w:id="2263" w:name="_Toc125555583"/>
        <w:bookmarkStart w:id="2264" w:name="_Toc125557455"/>
        <w:bookmarkStart w:id="2265" w:name="_Toc125559342"/>
        <w:bookmarkStart w:id="2266" w:name="_Toc125618520"/>
        <w:bookmarkStart w:id="2267" w:name="_Toc125639967"/>
        <w:bookmarkStart w:id="2268" w:name="_Toc125642182"/>
        <w:bookmarkStart w:id="2269" w:name="_Toc125973952"/>
        <w:bookmarkStart w:id="2270" w:name="_Toc125974237"/>
        <w:bookmarkStart w:id="2271" w:name="_Toc126055154"/>
        <w:bookmarkStart w:id="2272" w:name="_Toc126057946"/>
        <w:bookmarkStart w:id="2273" w:name="_Toc127182295"/>
        <w:bookmarkStart w:id="2274" w:name="_Toc127182632"/>
        <w:bookmarkStart w:id="2275" w:name="_Toc12719181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tr>
      <w:tr w:rsidR="006238CC" w:rsidRPr="0045721D" w:rsidDel="00A04755" w14:paraId="41CEE569" w14:textId="587BD064" w:rsidTr="00E9411B">
        <w:trPr>
          <w:trHeight w:val="311"/>
          <w:del w:id="2276"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2C2C3A81" w14:textId="6E4EC286" w:rsidR="006238CC" w:rsidRPr="0045721D" w:rsidDel="00A04755" w:rsidRDefault="006238CC" w:rsidP="006238CC">
            <w:pPr>
              <w:rPr>
                <w:del w:id="2277" w:author="Kumar Baral" w:date="2022-12-12T16:54:00Z"/>
                <w:highlight w:val="yellow"/>
                <w:rPrChange w:id="2278" w:author="Kumar Baral" w:date="2022-12-12T16:18:00Z">
                  <w:rPr>
                    <w:del w:id="2279" w:author="Kumar Baral" w:date="2022-12-12T16:54:00Z"/>
                  </w:rPr>
                </w:rPrChange>
              </w:rPr>
            </w:pPr>
            <w:del w:id="2280" w:author="Kumar Baral" w:date="2022-12-12T16:54:00Z">
              <w:r w:rsidRPr="0045721D" w:rsidDel="00A04755">
                <w:rPr>
                  <w:highlight w:val="yellow"/>
                  <w:rPrChange w:id="2281" w:author="Kumar Baral" w:date="2022-12-12T16:18:00Z">
                    <w:rPr/>
                  </w:rPrChange>
                </w:rPr>
                <w:delText>428</w:delText>
              </w:r>
              <w:bookmarkStart w:id="2282" w:name="_Toc121824657"/>
              <w:bookmarkStart w:id="2283" w:name="_Toc121825295"/>
              <w:bookmarkStart w:id="2284" w:name="_Toc121825935"/>
              <w:bookmarkStart w:id="2285" w:name="_Toc121826799"/>
              <w:bookmarkStart w:id="2286" w:name="_Toc121834222"/>
              <w:bookmarkStart w:id="2287" w:name="_Toc125550089"/>
              <w:bookmarkStart w:id="2288" w:name="_Toc125555584"/>
              <w:bookmarkStart w:id="2289" w:name="_Toc125557456"/>
              <w:bookmarkStart w:id="2290" w:name="_Toc125559343"/>
              <w:bookmarkStart w:id="2291" w:name="_Toc125618521"/>
              <w:bookmarkStart w:id="2292" w:name="_Toc125639968"/>
              <w:bookmarkStart w:id="2293" w:name="_Toc125642183"/>
              <w:bookmarkStart w:id="2294" w:name="_Toc125973953"/>
              <w:bookmarkStart w:id="2295" w:name="_Toc125974238"/>
              <w:bookmarkStart w:id="2296" w:name="_Toc126055155"/>
              <w:bookmarkStart w:id="2297" w:name="_Toc126057947"/>
              <w:bookmarkStart w:id="2298" w:name="_Toc127182296"/>
              <w:bookmarkStart w:id="2299" w:name="_Toc127182633"/>
              <w:bookmarkStart w:id="2300" w:name="_Toc127191817"/>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del>
          </w:p>
        </w:tc>
        <w:tc>
          <w:tcPr>
            <w:tcW w:w="1887" w:type="dxa"/>
            <w:tcBorders>
              <w:top w:val="single" w:sz="4" w:space="0" w:color="auto"/>
              <w:left w:val="nil"/>
              <w:bottom w:val="single" w:sz="4" w:space="0" w:color="auto"/>
              <w:right w:val="single" w:sz="4" w:space="0" w:color="auto"/>
            </w:tcBorders>
            <w:shd w:val="clear" w:color="auto" w:fill="auto"/>
            <w:noWrap/>
          </w:tcPr>
          <w:p w14:paraId="37CD2162" w14:textId="5E8986B7" w:rsidR="006238CC" w:rsidRPr="0045721D" w:rsidDel="00A04755" w:rsidRDefault="006238CC" w:rsidP="006238CC">
            <w:pPr>
              <w:rPr>
                <w:del w:id="2301" w:author="Kumar Baral" w:date="2022-12-12T16:54:00Z"/>
                <w:highlight w:val="yellow"/>
                <w:rPrChange w:id="2302" w:author="Kumar Baral" w:date="2022-12-12T16:18:00Z">
                  <w:rPr>
                    <w:del w:id="2303" w:author="Kumar Baral" w:date="2022-12-12T16:54:00Z"/>
                  </w:rPr>
                </w:rPrChange>
              </w:rPr>
            </w:pPr>
            <w:del w:id="2304" w:author="Kumar Baral" w:date="2022-12-12T16:54:00Z">
              <w:r w:rsidRPr="0045721D" w:rsidDel="00A04755">
                <w:rPr>
                  <w:highlight w:val="yellow"/>
                  <w:rPrChange w:id="2305" w:author="Kumar Baral" w:date="2022-12-12T16:18:00Z">
                    <w:rPr/>
                  </w:rPrChange>
                </w:rPr>
                <w:delText>Mardi Khola</w:delText>
              </w:r>
              <w:bookmarkStart w:id="2306" w:name="_Toc121824658"/>
              <w:bookmarkStart w:id="2307" w:name="_Toc121825296"/>
              <w:bookmarkStart w:id="2308" w:name="_Toc121825936"/>
              <w:bookmarkStart w:id="2309" w:name="_Toc121826800"/>
              <w:bookmarkStart w:id="2310" w:name="_Toc121834223"/>
              <w:bookmarkStart w:id="2311" w:name="_Toc125550090"/>
              <w:bookmarkStart w:id="2312" w:name="_Toc125555585"/>
              <w:bookmarkStart w:id="2313" w:name="_Toc125557457"/>
              <w:bookmarkStart w:id="2314" w:name="_Toc125559344"/>
              <w:bookmarkStart w:id="2315" w:name="_Toc125618522"/>
              <w:bookmarkStart w:id="2316" w:name="_Toc125639969"/>
              <w:bookmarkStart w:id="2317" w:name="_Toc125642184"/>
              <w:bookmarkStart w:id="2318" w:name="_Toc125973954"/>
              <w:bookmarkStart w:id="2319" w:name="_Toc125974239"/>
              <w:bookmarkStart w:id="2320" w:name="_Toc126055156"/>
              <w:bookmarkStart w:id="2321" w:name="_Toc126057948"/>
              <w:bookmarkStart w:id="2322" w:name="_Toc127182297"/>
              <w:bookmarkStart w:id="2323" w:name="_Toc127182634"/>
              <w:bookmarkStart w:id="2324" w:name="_Toc127191818"/>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del>
          </w:p>
        </w:tc>
        <w:tc>
          <w:tcPr>
            <w:tcW w:w="1578" w:type="dxa"/>
            <w:tcBorders>
              <w:top w:val="single" w:sz="4" w:space="0" w:color="auto"/>
              <w:left w:val="nil"/>
              <w:bottom w:val="single" w:sz="4" w:space="0" w:color="auto"/>
              <w:right w:val="single" w:sz="4" w:space="0" w:color="auto"/>
            </w:tcBorders>
            <w:shd w:val="clear" w:color="auto" w:fill="auto"/>
            <w:noWrap/>
          </w:tcPr>
          <w:p w14:paraId="5386811F" w14:textId="5D01F405" w:rsidR="006238CC" w:rsidRPr="0045721D" w:rsidDel="00A04755" w:rsidRDefault="006238CC" w:rsidP="006238CC">
            <w:pPr>
              <w:rPr>
                <w:del w:id="2325" w:author="Kumar Baral" w:date="2022-12-12T16:54:00Z"/>
                <w:highlight w:val="yellow"/>
                <w:rPrChange w:id="2326" w:author="Kumar Baral" w:date="2022-12-12T16:18:00Z">
                  <w:rPr>
                    <w:del w:id="2327" w:author="Kumar Baral" w:date="2022-12-12T16:54:00Z"/>
                  </w:rPr>
                </w:rPrChange>
              </w:rPr>
            </w:pPr>
            <w:del w:id="2328" w:author="Kumar Baral" w:date="2022-12-12T16:54:00Z">
              <w:r w:rsidRPr="0045721D" w:rsidDel="00A04755">
                <w:rPr>
                  <w:highlight w:val="yellow"/>
                  <w:rPrChange w:id="2329" w:author="Kumar Baral" w:date="2022-12-12T16:18:00Z">
                    <w:rPr/>
                  </w:rPrChange>
                </w:rPr>
                <w:delText>Lahachowk</w:delText>
              </w:r>
              <w:bookmarkStart w:id="2330" w:name="_Toc121824659"/>
              <w:bookmarkStart w:id="2331" w:name="_Toc121825297"/>
              <w:bookmarkStart w:id="2332" w:name="_Toc121825937"/>
              <w:bookmarkStart w:id="2333" w:name="_Toc121826801"/>
              <w:bookmarkStart w:id="2334" w:name="_Toc121834224"/>
              <w:bookmarkStart w:id="2335" w:name="_Toc125550091"/>
              <w:bookmarkStart w:id="2336" w:name="_Toc125555586"/>
              <w:bookmarkStart w:id="2337" w:name="_Toc125557458"/>
              <w:bookmarkStart w:id="2338" w:name="_Toc125559345"/>
              <w:bookmarkStart w:id="2339" w:name="_Toc125618523"/>
              <w:bookmarkStart w:id="2340" w:name="_Toc125639970"/>
              <w:bookmarkStart w:id="2341" w:name="_Toc125642185"/>
              <w:bookmarkStart w:id="2342" w:name="_Toc125973955"/>
              <w:bookmarkStart w:id="2343" w:name="_Toc125974240"/>
              <w:bookmarkStart w:id="2344" w:name="_Toc126055157"/>
              <w:bookmarkStart w:id="2345" w:name="_Toc126057949"/>
              <w:bookmarkStart w:id="2346" w:name="_Toc127182298"/>
              <w:bookmarkStart w:id="2347" w:name="_Toc127182635"/>
              <w:bookmarkStart w:id="2348" w:name="_Toc12719181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6A1457E7" w14:textId="2EFB3FFB" w:rsidR="006238CC" w:rsidRPr="0045721D" w:rsidDel="00A04755" w:rsidRDefault="006238CC" w:rsidP="006238CC">
            <w:pPr>
              <w:rPr>
                <w:del w:id="2349" w:author="Kumar Baral" w:date="2022-12-12T16:54:00Z"/>
                <w:highlight w:val="yellow"/>
                <w:rPrChange w:id="2350" w:author="Kumar Baral" w:date="2022-12-12T16:18:00Z">
                  <w:rPr>
                    <w:del w:id="2351" w:author="Kumar Baral" w:date="2022-12-12T16:54:00Z"/>
                  </w:rPr>
                </w:rPrChange>
              </w:rPr>
            </w:pPr>
            <w:del w:id="2352" w:author="Kumar Baral" w:date="2022-12-12T16:54:00Z">
              <w:r w:rsidRPr="0045721D" w:rsidDel="00A04755">
                <w:rPr>
                  <w:highlight w:val="yellow"/>
                  <w:rPrChange w:id="2353" w:author="Kumar Baral" w:date="2022-12-12T16:18:00Z">
                    <w:rPr/>
                  </w:rPrChange>
                </w:rPr>
                <w:delText>1974-1995</w:delText>
              </w:r>
              <w:bookmarkStart w:id="2354" w:name="_Toc121824660"/>
              <w:bookmarkStart w:id="2355" w:name="_Toc121825298"/>
              <w:bookmarkStart w:id="2356" w:name="_Toc121825938"/>
              <w:bookmarkStart w:id="2357" w:name="_Toc121826802"/>
              <w:bookmarkStart w:id="2358" w:name="_Toc121834225"/>
              <w:bookmarkStart w:id="2359" w:name="_Toc125550092"/>
              <w:bookmarkStart w:id="2360" w:name="_Toc125555587"/>
              <w:bookmarkStart w:id="2361" w:name="_Toc125557459"/>
              <w:bookmarkStart w:id="2362" w:name="_Toc125559346"/>
              <w:bookmarkStart w:id="2363" w:name="_Toc125618524"/>
              <w:bookmarkStart w:id="2364" w:name="_Toc125639971"/>
              <w:bookmarkStart w:id="2365" w:name="_Toc125642186"/>
              <w:bookmarkStart w:id="2366" w:name="_Toc125973956"/>
              <w:bookmarkStart w:id="2367" w:name="_Toc125974241"/>
              <w:bookmarkStart w:id="2368" w:name="_Toc126055158"/>
              <w:bookmarkStart w:id="2369" w:name="_Toc126057950"/>
              <w:bookmarkStart w:id="2370" w:name="_Toc127182299"/>
              <w:bookmarkStart w:id="2371" w:name="_Toc127182636"/>
              <w:bookmarkStart w:id="2372" w:name="_Toc127191820"/>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del>
          </w:p>
        </w:tc>
        <w:tc>
          <w:tcPr>
            <w:tcW w:w="2246" w:type="dxa"/>
            <w:tcBorders>
              <w:top w:val="single" w:sz="4" w:space="0" w:color="auto"/>
              <w:left w:val="nil"/>
              <w:bottom w:val="single" w:sz="4" w:space="0" w:color="auto"/>
              <w:right w:val="single" w:sz="4" w:space="0" w:color="auto"/>
            </w:tcBorders>
          </w:tcPr>
          <w:p w14:paraId="297D2A5C" w14:textId="77D243B1" w:rsidR="006238CC" w:rsidRPr="0045721D" w:rsidDel="00A04755" w:rsidRDefault="006238CC" w:rsidP="006238CC">
            <w:pPr>
              <w:rPr>
                <w:del w:id="2373" w:author="Kumar Baral" w:date="2022-12-12T16:54:00Z"/>
                <w:highlight w:val="yellow"/>
                <w:rPrChange w:id="2374" w:author="Kumar Baral" w:date="2022-12-12T16:18:00Z">
                  <w:rPr>
                    <w:del w:id="2375" w:author="Kumar Baral" w:date="2022-12-12T16:54:00Z"/>
                  </w:rPr>
                </w:rPrChange>
              </w:rPr>
            </w:pPr>
            <w:del w:id="2376" w:author="Kumar Baral" w:date="2022-12-12T16:54:00Z">
              <w:r w:rsidRPr="0045721D" w:rsidDel="00A04755">
                <w:rPr>
                  <w:highlight w:val="yellow"/>
                  <w:rPrChange w:id="2377" w:author="Kumar Baral" w:date="2022-12-12T16:18:00Z">
                    <w:rPr/>
                  </w:rPrChange>
                </w:rPr>
                <w:delText>160</w:delText>
              </w:r>
              <w:bookmarkStart w:id="2378" w:name="_Toc121824661"/>
              <w:bookmarkStart w:id="2379" w:name="_Toc121825299"/>
              <w:bookmarkStart w:id="2380" w:name="_Toc121825939"/>
              <w:bookmarkStart w:id="2381" w:name="_Toc121826803"/>
              <w:bookmarkStart w:id="2382" w:name="_Toc121834226"/>
              <w:bookmarkStart w:id="2383" w:name="_Toc125550093"/>
              <w:bookmarkStart w:id="2384" w:name="_Toc125555588"/>
              <w:bookmarkStart w:id="2385" w:name="_Toc125557460"/>
              <w:bookmarkStart w:id="2386" w:name="_Toc125559347"/>
              <w:bookmarkStart w:id="2387" w:name="_Toc125618525"/>
              <w:bookmarkStart w:id="2388" w:name="_Toc125639972"/>
              <w:bookmarkStart w:id="2389" w:name="_Toc125642187"/>
              <w:bookmarkStart w:id="2390" w:name="_Toc125973957"/>
              <w:bookmarkStart w:id="2391" w:name="_Toc125974242"/>
              <w:bookmarkStart w:id="2392" w:name="_Toc126055159"/>
              <w:bookmarkStart w:id="2393" w:name="_Toc126057951"/>
              <w:bookmarkStart w:id="2394" w:name="_Toc127182300"/>
              <w:bookmarkStart w:id="2395" w:name="_Toc127182637"/>
              <w:bookmarkStart w:id="2396" w:name="_Toc127191821"/>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del>
          </w:p>
        </w:tc>
        <w:bookmarkStart w:id="2397" w:name="_Toc121824662"/>
        <w:bookmarkStart w:id="2398" w:name="_Toc121825300"/>
        <w:bookmarkStart w:id="2399" w:name="_Toc121825940"/>
        <w:bookmarkStart w:id="2400" w:name="_Toc121826804"/>
        <w:bookmarkStart w:id="2401" w:name="_Toc121834227"/>
        <w:bookmarkStart w:id="2402" w:name="_Toc125550094"/>
        <w:bookmarkStart w:id="2403" w:name="_Toc125555589"/>
        <w:bookmarkStart w:id="2404" w:name="_Toc125557461"/>
        <w:bookmarkStart w:id="2405" w:name="_Toc125559348"/>
        <w:bookmarkStart w:id="2406" w:name="_Toc125618526"/>
        <w:bookmarkStart w:id="2407" w:name="_Toc125639973"/>
        <w:bookmarkStart w:id="2408" w:name="_Toc125642188"/>
        <w:bookmarkStart w:id="2409" w:name="_Toc125973958"/>
        <w:bookmarkStart w:id="2410" w:name="_Toc125974243"/>
        <w:bookmarkStart w:id="2411" w:name="_Toc126055160"/>
        <w:bookmarkStart w:id="2412" w:name="_Toc126057952"/>
        <w:bookmarkStart w:id="2413" w:name="_Toc127182301"/>
        <w:bookmarkStart w:id="2414" w:name="_Toc127182638"/>
        <w:bookmarkStart w:id="2415" w:name="_Toc127191822"/>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tr>
      <w:tr w:rsidR="006238CC" w:rsidRPr="0045721D" w:rsidDel="00A04755" w14:paraId="05D32FE2" w14:textId="30BA1ED1" w:rsidTr="00E9411B">
        <w:trPr>
          <w:trHeight w:val="311"/>
          <w:del w:id="2416"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3943CCC1" w14:textId="20F6662B" w:rsidR="006238CC" w:rsidRPr="0045721D" w:rsidDel="00A04755" w:rsidRDefault="006238CC" w:rsidP="006238CC">
            <w:pPr>
              <w:rPr>
                <w:del w:id="2417" w:author="Kumar Baral" w:date="2022-12-12T16:54:00Z"/>
                <w:highlight w:val="yellow"/>
                <w:rPrChange w:id="2418" w:author="Kumar Baral" w:date="2022-12-12T16:18:00Z">
                  <w:rPr>
                    <w:del w:id="2419" w:author="Kumar Baral" w:date="2022-12-12T16:54:00Z"/>
                  </w:rPr>
                </w:rPrChange>
              </w:rPr>
            </w:pPr>
            <w:del w:id="2420" w:author="Kumar Baral" w:date="2022-12-12T16:54:00Z">
              <w:r w:rsidRPr="0045721D" w:rsidDel="00A04755">
                <w:rPr>
                  <w:highlight w:val="yellow"/>
                  <w:rPrChange w:id="2421" w:author="Kumar Baral" w:date="2022-12-12T16:18:00Z">
                    <w:rPr/>
                  </w:rPrChange>
                </w:rPr>
                <w:delText>430</w:delText>
              </w:r>
              <w:bookmarkStart w:id="2422" w:name="_Toc121824663"/>
              <w:bookmarkStart w:id="2423" w:name="_Toc121825301"/>
              <w:bookmarkStart w:id="2424" w:name="_Toc121825941"/>
              <w:bookmarkStart w:id="2425" w:name="_Toc121826805"/>
              <w:bookmarkStart w:id="2426" w:name="_Toc121834228"/>
              <w:bookmarkStart w:id="2427" w:name="_Toc125550095"/>
              <w:bookmarkStart w:id="2428" w:name="_Toc125555590"/>
              <w:bookmarkStart w:id="2429" w:name="_Toc125557462"/>
              <w:bookmarkStart w:id="2430" w:name="_Toc125559349"/>
              <w:bookmarkStart w:id="2431" w:name="_Toc125618527"/>
              <w:bookmarkStart w:id="2432" w:name="_Toc125639974"/>
              <w:bookmarkStart w:id="2433" w:name="_Toc125642189"/>
              <w:bookmarkStart w:id="2434" w:name="_Toc125973959"/>
              <w:bookmarkStart w:id="2435" w:name="_Toc125974244"/>
              <w:bookmarkStart w:id="2436" w:name="_Toc126055161"/>
              <w:bookmarkStart w:id="2437" w:name="_Toc126057953"/>
              <w:bookmarkStart w:id="2438" w:name="_Toc127182302"/>
              <w:bookmarkStart w:id="2439" w:name="_Toc127182639"/>
              <w:bookmarkStart w:id="2440" w:name="_Toc127191823"/>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del>
          </w:p>
        </w:tc>
        <w:tc>
          <w:tcPr>
            <w:tcW w:w="1887" w:type="dxa"/>
            <w:tcBorders>
              <w:top w:val="single" w:sz="4" w:space="0" w:color="auto"/>
              <w:left w:val="nil"/>
              <w:bottom w:val="single" w:sz="4" w:space="0" w:color="auto"/>
              <w:right w:val="single" w:sz="4" w:space="0" w:color="auto"/>
            </w:tcBorders>
            <w:shd w:val="clear" w:color="auto" w:fill="auto"/>
            <w:noWrap/>
          </w:tcPr>
          <w:p w14:paraId="7912D942" w14:textId="27BA514B" w:rsidR="006238CC" w:rsidRPr="0045721D" w:rsidDel="00A04755" w:rsidRDefault="006238CC" w:rsidP="006238CC">
            <w:pPr>
              <w:rPr>
                <w:del w:id="2441" w:author="Kumar Baral" w:date="2022-12-12T16:54:00Z"/>
                <w:highlight w:val="yellow"/>
                <w:rPrChange w:id="2442" w:author="Kumar Baral" w:date="2022-12-12T16:18:00Z">
                  <w:rPr>
                    <w:del w:id="2443" w:author="Kumar Baral" w:date="2022-12-12T16:54:00Z"/>
                  </w:rPr>
                </w:rPrChange>
              </w:rPr>
            </w:pPr>
            <w:del w:id="2444" w:author="Kumar Baral" w:date="2022-12-12T16:54:00Z">
              <w:r w:rsidRPr="0045721D" w:rsidDel="00A04755">
                <w:rPr>
                  <w:highlight w:val="yellow"/>
                  <w:rPrChange w:id="2445" w:author="Kumar Baral" w:date="2022-12-12T16:18:00Z">
                    <w:rPr/>
                  </w:rPrChange>
                </w:rPr>
                <w:delText>Seti</w:delText>
              </w:r>
              <w:bookmarkStart w:id="2446" w:name="_Toc121824664"/>
              <w:bookmarkStart w:id="2447" w:name="_Toc121825302"/>
              <w:bookmarkStart w:id="2448" w:name="_Toc121825942"/>
              <w:bookmarkStart w:id="2449" w:name="_Toc121826806"/>
              <w:bookmarkStart w:id="2450" w:name="_Toc121834229"/>
              <w:bookmarkStart w:id="2451" w:name="_Toc125550096"/>
              <w:bookmarkStart w:id="2452" w:name="_Toc125555591"/>
              <w:bookmarkStart w:id="2453" w:name="_Toc125557463"/>
              <w:bookmarkStart w:id="2454" w:name="_Toc125559350"/>
              <w:bookmarkStart w:id="2455" w:name="_Toc125618528"/>
              <w:bookmarkStart w:id="2456" w:name="_Toc125639975"/>
              <w:bookmarkStart w:id="2457" w:name="_Toc125642190"/>
              <w:bookmarkStart w:id="2458" w:name="_Toc125973960"/>
              <w:bookmarkStart w:id="2459" w:name="_Toc125974245"/>
              <w:bookmarkStart w:id="2460" w:name="_Toc126055162"/>
              <w:bookmarkStart w:id="2461" w:name="_Toc126057954"/>
              <w:bookmarkStart w:id="2462" w:name="_Toc127182303"/>
              <w:bookmarkStart w:id="2463" w:name="_Toc127182640"/>
              <w:bookmarkStart w:id="2464" w:name="_Toc127191824"/>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del>
          </w:p>
        </w:tc>
        <w:tc>
          <w:tcPr>
            <w:tcW w:w="1578" w:type="dxa"/>
            <w:tcBorders>
              <w:top w:val="single" w:sz="4" w:space="0" w:color="auto"/>
              <w:left w:val="nil"/>
              <w:bottom w:val="single" w:sz="4" w:space="0" w:color="auto"/>
              <w:right w:val="single" w:sz="4" w:space="0" w:color="auto"/>
            </w:tcBorders>
            <w:shd w:val="clear" w:color="auto" w:fill="auto"/>
            <w:noWrap/>
          </w:tcPr>
          <w:p w14:paraId="6325AE50" w14:textId="31CD83A3" w:rsidR="006238CC" w:rsidRPr="0045721D" w:rsidDel="00A04755" w:rsidRDefault="006238CC" w:rsidP="006238CC">
            <w:pPr>
              <w:rPr>
                <w:del w:id="2465" w:author="Kumar Baral" w:date="2022-12-12T16:54:00Z"/>
                <w:highlight w:val="yellow"/>
                <w:rPrChange w:id="2466" w:author="Kumar Baral" w:date="2022-12-12T16:18:00Z">
                  <w:rPr>
                    <w:del w:id="2467" w:author="Kumar Baral" w:date="2022-12-12T16:54:00Z"/>
                  </w:rPr>
                </w:rPrChange>
              </w:rPr>
            </w:pPr>
            <w:del w:id="2468" w:author="Kumar Baral" w:date="2022-12-12T16:54:00Z">
              <w:r w:rsidRPr="0045721D" w:rsidDel="00A04755">
                <w:rPr>
                  <w:highlight w:val="yellow"/>
                  <w:rPrChange w:id="2469" w:author="Kumar Baral" w:date="2022-12-12T16:18:00Z">
                    <w:rPr/>
                  </w:rPrChange>
                </w:rPr>
                <w:delText>Phoolbari</w:delText>
              </w:r>
              <w:bookmarkStart w:id="2470" w:name="_Toc121824665"/>
              <w:bookmarkStart w:id="2471" w:name="_Toc121825303"/>
              <w:bookmarkStart w:id="2472" w:name="_Toc121825943"/>
              <w:bookmarkStart w:id="2473" w:name="_Toc121826807"/>
              <w:bookmarkStart w:id="2474" w:name="_Toc121834230"/>
              <w:bookmarkStart w:id="2475" w:name="_Toc125550097"/>
              <w:bookmarkStart w:id="2476" w:name="_Toc125555592"/>
              <w:bookmarkStart w:id="2477" w:name="_Toc125557464"/>
              <w:bookmarkStart w:id="2478" w:name="_Toc125559351"/>
              <w:bookmarkStart w:id="2479" w:name="_Toc125618529"/>
              <w:bookmarkStart w:id="2480" w:name="_Toc125639976"/>
              <w:bookmarkStart w:id="2481" w:name="_Toc125642191"/>
              <w:bookmarkStart w:id="2482" w:name="_Toc125973961"/>
              <w:bookmarkStart w:id="2483" w:name="_Toc125974246"/>
              <w:bookmarkStart w:id="2484" w:name="_Toc126055163"/>
              <w:bookmarkStart w:id="2485" w:name="_Toc126057955"/>
              <w:bookmarkStart w:id="2486" w:name="_Toc127182304"/>
              <w:bookmarkStart w:id="2487" w:name="_Toc127182641"/>
              <w:bookmarkStart w:id="2488" w:name="_Toc127191825"/>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379D1E49" w14:textId="343FD271" w:rsidR="006238CC" w:rsidRPr="0045721D" w:rsidDel="00A04755" w:rsidRDefault="006238CC" w:rsidP="006238CC">
            <w:pPr>
              <w:rPr>
                <w:del w:id="2489" w:author="Kumar Baral" w:date="2022-12-12T16:54:00Z"/>
                <w:highlight w:val="yellow"/>
                <w:rPrChange w:id="2490" w:author="Kumar Baral" w:date="2022-12-12T16:18:00Z">
                  <w:rPr>
                    <w:del w:id="2491" w:author="Kumar Baral" w:date="2022-12-12T16:54:00Z"/>
                  </w:rPr>
                </w:rPrChange>
              </w:rPr>
            </w:pPr>
            <w:del w:id="2492" w:author="Kumar Baral" w:date="2022-12-12T16:54:00Z">
              <w:r w:rsidRPr="0045721D" w:rsidDel="00A04755">
                <w:rPr>
                  <w:highlight w:val="yellow"/>
                  <w:rPrChange w:id="2493" w:author="Kumar Baral" w:date="2022-12-12T16:18:00Z">
                    <w:rPr/>
                  </w:rPrChange>
                </w:rPr>
                <w:delText>1964-1984</w:delText>
              </w:r>
              <w:bookmarkStart w:id="2494" w:name="_Toc121824666"/>
              <w:bookmarkStart w:id="2495" w:name="_Toc121825304"/>
              <w:bookmarkStart w:id="2496" w:name="_Toc121825944"/>
              <w:bookmarkStart w:id="2497" w:name="_Toc121826808"/>
              <w:bookmarkStart w:id="2498" w:name="_Toc121834231"/>
              <w:bookmarkStart w:id="2499" w:name="_Toc125550098"/>
              <w:bookmarkStart w:id="2500" w:name="_Toc125555593"/>
              <w:bookmarkStart w:id="2501" w:name="_Toc125557465"/>
              <w:bookmarkStart w:id="2502" w:name="_Toc125559352"/>
              <w:bookmarkStart w:id="2503" w:name="_Toc125618530"/>
              <w:bookmarkStart w:id="2504" w:name="_Toc125639977"/>
              <w:bookmarkStart w:id="2505" w:name="_Toc125642192"/>
              <w:bookmarkStart w:id="2506" w:name="_Toc125973962"/>
              <w:bookmarkStart w:id="2507" w:name="_Toc125974247"/>
              <w:bookmarkStart w:id="2508" w:name="_Toc126055164"/>
              <w:bookmarkStart w:id="2509" w:name="_Toc126057956"/>
              <w:bookmarkStart w:id="2510" w:name="_Toc127182305"/>
              <w:bookmarkStart w:id="2511" w:name="_Toc127182642"/>
              <w:bookmarkStart w:id="2512" w:name="_Toc127191826"/>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del>
          </w:p>
        </w:tc>
        <w:tc>
          <w:tcPr>
            <w:tcW w:w="2246" w:type="dxa"/>
            <w:tcBorders>
              <w:top w:val="single" w:sz="4" w:space="0" w:color="auto"/>
              <w:left w:val="nil"/>
              <w:bottom w:val="single" w:sz="4" w:space="0" w:color="auto"/>
              <w:right w:val="single" w:sz="4" w:space="0" w:color="auto"/>
            </w:tcBorders>
          </w:tcPr>
          <w:p w14:paraId="219FAD97" w14:textId="0F7904CE" w:rsidR="006238CC" w:rsidRPr="0045721D" w:rsidDel="00A04755" w:rsidRDefault="006238CC" w:rsidP="006238CC">
            <w:pPr>
              <w:rPr>
                <w:del w:id="2513" w:author="Kumar Baral" w:date="2022-12-12T16:54:00Z"/>
                <w:highlight w:val="yellow"/>
                <w:rPrChange w:id="2514" w:author="Kumar Baral" w:date="2022-12-12T16:18:00Z">
                  <w:rPr>
                    <w:del w:id="2515" w:author="Kumar Baral" w:date="2022-12-12T16:54:00Z"/>
                  </w:rPr>
                </w:rPrChange>
              </w:rPr>
            </w:pPr>
            <w:del w:id="2516" w:author="Kumar Baral" w:date="2022-12-12T16:54:00Z">
              <w:r w:rsidRPr="0045721D" w:rsidDel="00A04755">
                <w:rPr>
                  <w:highlight w:val="yellow"/>
                  <w:rPrChange w:id="2517" w:author="Kumar Baral" w:date="2022-12-12T16:18:00Z">
                    <w:rPr/>
                  </w:rPrChange>
                </w:rPr>
                <w:delText>582</w:delText>
              </w:r>
              <w:bookmarkStart w:id="2518" w:name="_Toc121824667"/>
              <w:bookmarkStart w:id="2519" w:name="_Toc121825305"/>
              <w:bookmarkStart w:id="2520" w:name="_Toc121825945"/>
              <w:bookmarkStart w:id="2521" w:name="_Toc121826809"/>
              <w:bookmarkStart w:id="2522" w:name="_Toc121834232"/>
              <w:bookmarkStart w:id="2523" w:name="_Toc125550099"/>
              <w:bookmarkStart w:id="2524" w:name="_Toc125555594"/>
              <w:bookmarkStart w:id="2525" w:name="_Toc125557466"/>
              <w:bookmarkStart w:id="2526" w:name="_Toc125559353"/>
              <w:bookmarkStart w:id="2527" w:name="_Toc125618531"/>
              <w:bookmarkStart w:id="2528" w:name="_Toc125639978"/>
              <w:bookmarkStart w:id="2529" w:name="_Toc125642193"/>
              <w:bookmarkStart w:id="2530" w:name="_Toc125973963"/>
              <w:bookmarkStart w:id="2531" w:name="_Toc125974248"/>
              <w:bookmarkStart w:id="2532" w:name="_Toc126055165"/>
              <w:bookmarkStart w:id="2533" w:name="_Toc126057957"/>
              <w:bookmarkStart w:id="2534" w:name="_Toc127182306"/>
              <w:bookmarkStart w:id="2535" w:name="_Toc127182643"/>
              <w:bookmarkStart w:id="2536" w:name="_Toc12719182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del>
          </w:p>
        </w:tc>
        <w:bookmarkStart w:id="2537" w:name="_Toc121824668"/>
        <w:bookmarkStart w:id="2538" w:name="_Toc121825306"/>
        <w:bookmarkStart w:id="2539" w:name="_Toc121825946"/>
        <w:bookmarkStart w:id="2540" w:name="_Toc121826810"/>
        <w:bookmarkStart w:id="2541" w:name="_Toc121834233"/>
        <w:bookmarkStart w:id="2542" w:name="_Toc125550100"/>
        <w:bookmarkStart w:id="2543" w:name="_Toc125555595"/>
        <w:bookmarkStart w:id="2544" w:name="_Toc125557467"/>
        <w:bookmarkStart w:id="2545" w:name="_Toc125559354"/>
        <w:bookmarkStart w:id="2546" w:name="_Toc125618532"/>
        <w:bookmarkStart w:id="2547" w:name="_Toc125639979"/>
        <w:bookmarkStart w:id="2548" w:name="_Toc125642194"/>
        <w:bookmarkStart w:id="2549" w:name="_Toc125973964"/>
        <w:bookmarkStart w:id="2550" w:name="_Toc125974249"/>
        <w:bookmarkStart w:id="2551" w:name="_Toc126055166"/>
        <w:bookmarkStart w:id="2552" w:name="_Toc126057958"/>
        <w:bookmarkStart w:id="2553" w:name="_Toc127182307"/>
        <w:bookmarkStart w:id="2554" w:name="_Toc127182644"/>
        <w:bookmarkStart w:id="2555" w:name="_Toc127191828"/>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tr>
      <w:tr w:rsidR="006238CC" w:rsidRPr="0045721D" w:rsidDel="00A04755" w14:paraId="50BEDE94" w14:textId="52301891" w:rsidTr="00E9411B">
        <w:trPr>
          <w:trHeight w:val="311"/>
          <w:del w:id="2556"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1E0A328" w14:textId="6F3CF271" w:rsidR="006238CC" w:rsidRPr="0045721D" w:rsidDel="00A04755" w:rsidRDefault="006238CC" w:rsidP="006238CC">
            <w:pPr>
              <w:rPr>
                <w:del w:id="2557" w:author="Kumar Baral" w:date="2022-12-12T16:54:00Z"/>
                <w:highlight w:val="yellow"/>
                <w:rPrChange w:id="2558" w:author="Kumar Baral" w:date="2022-12-12T16:18:00Z">
                  <w:rPr>
                    <w:del w:id="2559" w:author="Kumar Baral" w:date="2022-12-12T16:54:00Z"/>
                  </w:rPr>
                </w:rPrChange>
              </w:rPr>
            </w:pPr>
            <w:del w:id="2560" w:author="Kumar Baral" w:date="2022-12-12T16:54:00Z">
              <w:r w:rsidRPr="0045721D" w:rsidDel="00A04755">
                <w:rPr>
                  <w:highlight w:val="yellow"/>
                  <w:rPrChange w:id="2561" w:author="Kumar Baral" w:date="2022-12-12T16:18:00Z">
                    <w:rPr/>
                  </w:rPrChange>
                </w:rPr>
                <w:delText>438</w:delText>
              </w:r>
              <w:bookmarkStart w:id="2562" w:name="_Toc121824669"/>
              <w:bookmarkStart w:id="2563" w:name="_Toc121825307"/>
              <w:bookmarkStart w:id="2564" w:name="_Toc121825947"/>
              <w:bookmarkStart w:id="2565" w:name="_Toc121826811"/>
              <w:bookmarkStart w:id="2566" w:name="_Toc121834234"/>
              <w:bookmarkStart w:id="2567" w:name="_Toc125550101"/>
              <w:bookmarkStart w:id="2568" w:name="_Toc125555596"/>
              <w:bookmarkStart w:id="2569" w:name="_Toc125557468"/>
              <w:bookmarkStart w:id="2570" w:name="_Toc125559355"/>
              <w:bookmarkStart w:id="2571" w:name="_Toc125618533"/>
              <w:bookmarkStart w:id="2572" w:name="_Toc125639980"/>
              <w:bookmarkStart w:id="2573" w:name="_Toc125642195"/>
              <w:bookmarkStart w:id="2574" w:name="_Toc125973965"/>
              <w:bookmarkStart w:id="2575" w:name="_Toc125974250"/>
              <w:bookmarkStart w:id="2576" w:name="_Toc126055167"/>
              <w:bookmarkStart w:id="2577" w:name="_Toc126057959"/>
              <w:bookmarkStart w:id="2578" w:name="_Toc127182308"/>
              <w:bookmarkStart w:id="2579" w:name="_Toc127182645"/>
              <w:bookmarkStart w:id="2580" w:name="_Toc127191829"/>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del>
          </w:p>
        </w:tc>
        <w:tc>
          <w:tcPr>
            <w:tcW w:w="1887" w:type="dxa"/>
            <w:tcBorders>
              <w:top w:val="single" w:sz="4" w:space="0" w:color="auto"/>
              <w:left w:val="nil"/>
              <w:bottom w:val="single" w:sz="4" w:space="0" w:color="auto"/>
              <w:right w:val="single" w:sz="4" w:space="0" w:color="auto"/>
            </w:tcBorders>
            <w:shd w:val="clear" w:color="auto" w:fill="auto"/>
            <w:noWrap/>
          </w:tcPr>
          <w:p w14:paraId="71DFF5E4" w14:textId="102DD3F0" w:rsidR="006238CC" w:rsidRPr="0045721D" w:rsidDel="00A04755" w:rsidRDefault="006238CC" w:rsidP="006238CC">
            <w:pPr>
              <w:rPr>
                <w:del w:id="2581" w:author="Kumar Baral" w:date="2022-12-12T16:54:00Z"/>
                <w:highlight w:val="yellow"/>
                <w:rPrChange w:id="2582" w:author="Kumar Baral" w:date="2022-12-12T16:18:00Z">
                  <w:rPr>
                    <w:del w:id="2583" w:author="Kumar Baral" w:date="2022-12-12T16:54:00Z"/>
                  </w:rPr>
                </w:rPrChange>
              </w:rPr>
            </w:pPr>
            <w:del w:id="2584" w:author="Kumar Baral" w:date="2022-12-12T16:54:00Z">
              <w:r w:rsidRPr="0045721D" w:rsidDel="00A04755">
                <w:rPr>
                  <w:highlight w:val="yellow"/>
                  <w:rPrChange w:id="2585" w:author="Kumar Baral" w:date="2022-12-12T16:18:00Z">
                    <w:rPr/>
                  </w:rPrChange>
                </w:rPr>
                <w:delText>Madi Khola</w:delText>
              </w:r>
              <w:bookmarkStart w:id="2586" w:name="_Toc121824670"/>
              <w:bookmarkStart w:id="2587" w:name="_Toc121825308"/>
              <w:bookmarkStart w:id="2588" w:name="_Toc121825948"/>
              <w:bookmarkStart w:id="2589" w:name="_Toc121826812"/>
              <w:bookmarkStart w:id="2590" w:name="_Toc121834235"/>
              <w:bookmarkStart w:id="2591" w:name="_Toc125550102"/>
              <w:bookmarkStart w:id="2592" w:name="_Toc125555597"/>
              <w:bookmarkStart w:id="2593" w:name="_Toc125557469"/>
              <w:bookmarkStart w:id="2594" w:name="_Toc125559356"/>
              <w:bookmarkStart w:id="2595" w:name="_Toc125618534"/>
              <w:bookmarkStart w:id="2596" w:name="_Toc125639981"/>
              <w:bookmarkStart w:id="2597" w:name="_Toc125642196"/>
              <w:bookmarkStart w:id="2598" w:name="_Toc125973966"/>
              <w:bookmarkStart w:id="2599" w:name="_Toc125974251"/>
              <w:bookmarkStart w:id="2600" w:name="_Toc126055168"/>
              <w:bookmarkStart w:id="2601" w:name="_Toc126057960"/>
              <w:bookmarkStart w:id="2602" w:name="_Toc127182309"/>
              <w:bookmarkStart w:id="2603" w:name="_Toc127182646"/>
              <w:bookmarkStart w:id="2604" w:name="_Toc127191830"/>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del>
          </w:p>
        </w:tc>
        <w:tc>
          <w:tcPr>
            <w:tcW w:w="1578" w:type="dxa"/>
            <w:tcBorders>
              <w:top w:val="single" w:sz="4" w:space="0" w:color="auto"/>
              <w:left w:val="nil"/>
              <w:bottom w:val="single" w:sz="4" w:space="0" w:color="auto"/>
              <w:right w:val="single" w:sz="4" w:space="0" w:color="auto"/>
            </w:tcBorders>
            <w:shd w:val="clear" w:color="auto" w:fill="auto"/>
            <w:noWrap/>
          </w:tcPr>
          <w:p w14:paraId="37E92D28" w14:textId="49284D78" w:rsidR="006238CC" w:rsidRPr="0045721D" w:rsidDel="00A04755" w:rsidRDefault="006238CC" w:rsidP="006238CC">
            <w:pPr>
              <w:rPr>
                <w:del w:id="2605" w:author="Kumar Baral" w:date="2022-12-12T16:54:00Z"/>
                <w:highlight w:val="yellow"/>
                <w:rPrChange w:id="2606" w:author="Kumar Baral" w:date="2022-12-12T16:18:00Z">
                  <w:rPr>
                    <w:del w:id="2607" w:author="Kumar Baral" w:date="2022-12-12T16:54:00Z"/>
                  </w:rPr>
                </w:rPrChange>
              </w:rPr>
            </w:pPr>
            <w:del w:id="2608" w:author="Kumar Baral" w:date="2022-12-12T16:54:00Z">
              <w:r w:rsidRPr="0045721D" w:rsidDel="00A04755">
                <w:rPr>
                  <w:highlight w:val="yellow"/>
                  <w:rPrChange w:id="2609" w:author="Kumar Baral" w:date="2022-12-12T16:18:00Z">
                    <w:rPr/>
                  </w:rPrChange>
                </w:rPr>
                <w:delText>Shishaghat</w:delText>
              </w:r>
              <w:bookmarkStart w:id="2610" w:name="_Toc121824671"/>
              <w:bookmarkStart w:id="2611" w:name="_Toc121825309"/>
              <w:bookmarkStart w:id="2612" w:name="_Toc121825949"/>
              <w:bookmarkStart w:id="2613" w:name="_Toc121826813"/>
              <w:bookmarkStart w:id="2614" w:name="_Toc121834236"/>
              <w:bookmarkStart w:id="2615" w:name="_Toc125550103"/>
              <w:bookmarkStart w:id="2616" w:name="_Toc125555598"/>
              <w:bookmarkStart w:id="2617" w:name="_Toc125557470"/>
              <w:bookmarkStart w:id="2618" w:name="_Toc125559357"/>
              <w:bookmarkStart w:id="2619" w:name="_Toc125618535"/>
              <w:bookmarkStart w:id="2620" w:name="_Toc125639982"/>
              <w:bookmarkStart w:id="2621" w:name="_Toc125642197"/>
              <w:bookmarkStart w:id="2622" w:name="_Toc125973967"/>
              <w:bookmarkStart w:id="2623" w:name="_Toc125974252"/>
              <w:bookmarkStart w:id="2624" w:name="_Toc126055169"/>
              <w:bookmarkStart w:id="2625" w:name="_Toc126057961"/>
              <w:bookmarkStart w:id="2626" w:name="_Toc127182310"/>
              <w:bookmarkStart w:id="2627" w:name="_Toc127182647"/>
              <w:bookmarkStart w:id="2628" w:name="_Toc127191831"/>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07761ECB" w14:textId="2A30BFAC" w:rsidR="006238CC" w:rsidRPr="0045721D" w:rsidDel="00A04755" w:rsidRDefault="006238CC" w:rsidP="006238CC">
            <w:pPr>
              <w:rPr>
                <w:del w:id="2629" w:author="Kumar Baral" w:date="2022-12-12T16:54:00Z"/>
                <w:highlight w:val="yellow"/>
                <w:rPrChange w:id="2630" w:author="Kumar Baral" w:date="2022-12-12T16:18:00Z">
                  <w:rPr>
                    <w:del w:id="2631" w:author="Kumar Baral" w:date="2022-12-12T16:54:00Z"/>
                  </w:rPr>
                </w:rPrChange>
              </w:rPr>
            </w:pPr>
            <w:del w:id="2632" w:author="Kumar Baral" w:date="2022-12-12T16:54:00Z">
              <w:r w:rsidRPr="0045721D" w:rsidDel="00A04755">
                <w:rPr>
                  <w:highlight w:val="yellow"/>
                  <w:rPrChange w:id="2633" w:author="Kumar Baral" w:date="2022-12-12T16:18:00Z">
                    <w:rPr/>
                  </w:rPrChange>
                </w:rPr>
                <w:delText>1975-2006</w:delText>
              </w:r>
              <w:bookmarkStart w:id="2634" w:name="_Toc121824672"/>
              <w:bookmarkStart w:id="2635" w:name="_Toc121825310"/>
              <w:bookmarkStart w:id="2636" w:name="_Toc121825950"/>
              <w:bookmarkStart w:id="2637" w:name="_Toc121826814"/>
              <w:bookmarkStart w:id="2638" w:name="_Toc121834237"/>
              <w:bookmarkStart w:id="2639" w:name="_Toc125550104"/>
              <w:bookmarkStart w:id="2640" w:name="_Toc125555599"/>
              <w:bookmarkStart w:id="2641" w:name="_Toc125557471"/>
              <w:bookmarkStart w:id="2642" w:name="_Toc125559358"/>
              <w:bookmarkStart w:id="2643" w:name="_Toc125618536"/>
              <w:bookmarkStart w:id="2644" w:name="_Toc125639983"/>
              <w:bookmarkStart w:id="2645" w:name="_Toc125642198"/>
              <w:bookmarkStart w:id="2646" w:name="_Toc125973968"/>
              <w:bookmarkStart w:id="2647" w:name="_Toc125974253"/>
              <w:bookmarkStart w:id="2648" w:name="_Toc126055170"/>
              <w:bookmarkStart w:id="2649" w:name="_Toc126057962"/>
              <w:bookmarkStart w:id="2650" w:name="_Toc127182311"/>
              <w:bookmarkStart w:id="2651" w:name="_Toc127182648"/>
              <w:bookmarkStart w:id="2652" w:name="_Toc127191832"/>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del>
          </w:p>
        </w:tc>
        <w:tc>
          <w:tcPr>
            <w:tcW w:w="2246" w:type="dxa"/>
            <w:tcBorders>
              <w:top w:val="single" w:sz="4" w:space="0" w:color="auto"/>
              <w:left w:val="nil"/>
              <w:bottom w:val="single" w:sz="4" w:space="0" w:color="auto"/>
              <w:right w:val="single" w:sz="4" w:space="0" w:color="auto"/>
            </w:tcBorders>
          </w:tcPr>
          <w:p w14:paraId="5987FB41" w14:textId="2B36037A" w:rsidR="006238CC" w:rsidRPr="0045721D" w:rsidDel="00A04755" w:rsidRDefault="006238CC" w:rsidP="006238CC">
            <w:pPr>
              <w:rPr>
                <w:del w:id="2653" w:author="Kumar Baral" w:date="2022-12-12T16:54:00Z"/>
                <w:highlight w:val="yellow"/>
                <w:rPrChange w:id="2654" w:author="Kumar Baral" w:date="2022-12-12T16:18:00Z">
                  <w:rPr>
                    <w:del w:id="2655" w:author="Kumar Baral" w:date="2022-12-12T16:54:00Z"/>
                  </w:rPr>
                </w:rPrChange>
              </w:rPr>
            </w:pPr>
            <w:del w:id="2656" w:author="Kumar Baral" w:date="2022-12-12T16:54:00Z">
              <w:r w:rsidRPr="0045721D" w:rsidDel="00A04755">
                <w:rPr>
                  <w:highlight w:val="yellow"/>
                  <w:rPrChange w:id="2657" w:author="Kumar Baral" w:date="2022-12-12T16:18:00Z">
                    <w:rPr/>
                  </w:rPrChange>
                </w:rPr>
                <w:delText>858</w:delText>
              </w:r>
              <w:bookmarkStart w:id="2658" w:name="_Toc121824673"/>
              <w:bookmarkStart w:id="2659" w:name="_Toc121825311"/>
              <w:bookmarkStart w:id="2660" w:name="_Toc121825951"/>
              <w:bookmarkStart w:id="2661" w:name="_Toc121826815"/>
              <w:bookmarkStart w:id="2662" w:name="_Toc121834238"/>
              <w:bookmarkStart w:id="2663" w:name="_Toc125550105"/>
              <w:bookmarkStart w:id="2664" w:name="_Toc125555600"/>
              <w:bookmarkStart w:id="2665" w:name="_Toc125557472"/>
              <w:bookmarkStart w:id="2666" w:name="_Toc125559359"/>
              <w:bookmarkStart w:id="2667" w:name="_Toc125618537"/>
              <w:bookmarkStart w:id="2668" w:name="_Toc125639984"/>
              <w:bookmarkStart w:id="2669" w:name="_Toc125642199"/>
              <w:bookmarkStart w:id="2670" w:name="_Toc125973969"/>
              <w:bookmarkStart w:id="2671" w:name="_Toc125974254"/>
              <w:bookmarkStart w:id="2672" w:name="_Toc126055171"/>
              <w:bookmarkStart w:id="2673" w:name="_Toc126057963"/>
              <w:bookmarkStart w:id="2674" w:name="_Toc127182312"/>
              <w:bookmarkStart w:id="2675" w:name="_Toc127182649"/>
              <w:bookmarkStart w:id="2676" w:name="_Toc127191833"/>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del>
          </w:p>
        </w:tc>
        <w:bookmarkStart w:id="2677" w:name="_Toc121824674"/>
        <w:bookmarkStart w:id="2678" w:name="_Toc121825312"/>
        <w:bookmarkStart w:id="2679" w:name="_Toc121825952"/>
        <w:bookmarkStart w:id="2680" w:name="_Toc121826816"/>
        <w:bookmarkStart w:id="2681" w:name="_Toc121834239"/>
        <w:bookmarkStart w:id="2682" w:name="_Toc125550106"/>
        <w:bookmarkStart w:id="2683" w:name="_Toc125555601"/>
        <w:bookmarkStart w:id="2684" w:name="_Toc125557473"/>
        <w:bookmarkStart w:id="2685" w:name="_Toc125559360"/>
        <w:bookmarkStart w:id="2686" w:name="_Toc125618538"/>
        <w:bookmarkStart w:id="2687" w:name="_Toc125639985"/>
        <w:bookmarkStart w:id="2688" w:name="_Toc125642200"/>
        <w:bookmarkStart w:id="2689" w:name="_Toc125973970"/>
        <w:bookmarkStart w:id="2690" w:name="_Toc125974255"/>
        <w:bookmarkStart w:id="2691" w:name="_Toc126055172"/>
        <w:bookmarkStart w:id="2692" w:name="_Toc126057964"/>
        <w:bookmarkStart w:id="2693" w:name="_Toc127182313"/>
        <w:bookmarkStart w:id="2694" w:name="_Toc127182650"/>
        <w:bookmarkStart w:id="2695" w:name="_Toc127191834"/>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tr>
      <w:tr w:rsidR="006238CC" w:rsidRPr="0045721D" w:rsidDel="00A04755" w14:paraId="6A105B4E" w14:textId="1B046A23" w:rsidTr="00E9411B">
        <w:trPr>
          <w:trHeight w:val="311"/>
          <w:del w:id="2696"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456DB82B" w14:textId="1A2B43D3" w:rsidR="006238CC" w:rsidRPr="0045721D" w:rsidDel="00A04755" w:rsidRDefault="006238CC" w:rsidP="006238CC">
            <w:pPr>
              <w:rPr>
                <w:del w:id="2697" w:author="Kumar Baral" w:date="2022-12-12T16:54:00Z"/>
                <w:highlight w:val="yellow"/>
                <w:rPrChange w:id="2698" w:author="Kumar Baral" w:date="2022-12-12T16:18:00Z">
                  <w:rPr>
                    <w:del w:id="2699" w:author="Kumar Baral" w:date="2022-12-12T16:54:00Z"/>
                  </w:rPr>
                </w:rPrChange>
              </w:rPr>
            </w:pPr>
            <w:del w:id="2700" w:author="Kumar Baral" w:date="2022-12-12T16:54:00Z">
              <w:r w:rsidRPr="0045721D" w:rsidDel="00A04755">
                <w:rPr>
                  <w:highlight w:val="yellow"/>
                  <w:rPrChange w:id="2701" w:author="Kumar Baral" w:date="2022-12-12T16:18:00Z">
                    <w:rPr/>
                  </w:rPrChange>
                </w:rPr>
                <w:delText>439.3</w:delText>
              </w:r>
              <w:bookmarkStart w:id="2702" w:name="_Toc121824675"/>
              <w:bookmarkStart w:id="2703" w:name="_Toc121825313"/>
              <w:bookmarkStart w:id="2704" w:name="_Toc121825953"/>
              <w:bookmarkStart w:id="2705" w:name="_Toc121826817"/>
              <w:bookmarkStart w:id="2706" w:name="_Toc121834240"/>
              <w:bookmarkStart w:id="2707" w:name="_Toc125550107"/>
              <w:bookmarkStart w:id="2708" w:name="_Toc125555602"/>
              <w:bookmarkStart w:id="2709" w:name="_Toc125557474"/>
              <w:bookmarkStart w:id="2710" w:name="_Toc125559361"/>
              <w:bookmarkStart w:id="2711" w:name="_Toc125618539"/>
              <w:bookmarkStart w:id="2712" w:name="_Toc125639986"/>
              <w:bookmarkStart w:id="2713" w:name="_Toc125642201"/>
              <w:bookmarkStart w:id="2714" w:name="_Toc125973971"/>
              <w:bookmarkStart w:id="2715" w:name="_Toc125974256"/>
              <w:bookmarkStart w:id="2716" w:name="_Toc126055173"/>
              <w:bookmarkStart w:id="2717" w:name="_Toc126057965"/>
              <w:bookmarkStart w:id="2718" w:name="_Toc127182314"/>
              <w:bookmarkStart w:id="2719" w:name="_Toc127182651"/>
              <w:bookmarkStart w:id="2720" w:name="_Toc127191835"/>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del>
          </w:p>
        </w:tc>
        <w:tc>
          <w:tcPr>
            <w:tcW w:w="1887" w:type="dxa"/>
            <w:tcBorders>
              <w:top w:val="single" w:sz="4" w:space="0" w:color="auto"/>
              <w:left w:val="nil"/>
              <w:bottom w:val="single" w:sz="4" w:space="0" w:color="auto"/>
              <w:right w:val="single" w:sz="4" w:space="0" w:color="auto"/>
            </w:tcBorders>
            <w:shd w:val="clear" w:color="auto" w:fill="auto"/>
            <w:noWrap/>
          </w:tcPr>
          <w:p w14:paraId="1D3F32BF" w14:textId="08D5C4A1" w:rsidR="006238CC" w:rsidRPr="0045721D" w:rsidDel="00A04755" w:rsidRDefault="006238CC" w:rsidP="006238CC">
            <w:pPr>
              <w:rPr>
                <w:del w:id="2721" w:author="Kumar Baral" w:date="2022-12-12T16:54:00Z"/>
                <w:highlight w:val="yellow"/>
                <w:rPrChange w:id="2722" w:author="Kumar Baral" w:date="2022-12-12T16:18:00Z">
                  <w:rPr>
                    <w:del w:id="2723" w:author="Kumar Baral" w:date="2022-12-12T16:54:00Z"/>
                  </w:rPr>
                </w:rPrChange>
              </w:rPr>
            </w:pPr>
            <w:del w:id="2724" w:author="Kumar Baral" w:date="2022-12-12T16:54:00Z">
              <w:r w:rsidRPr="0045721D" w:rsidDel="00A04755">
                <w:rPr>
                  <w:highlight w:val="yellow"/>
                  <w:rPrChange w:id="2725" w:author="Kumar Baral" w:date="2022-12-12T16:18:00Z">
                    <w:rPr/>
                  </w:rPrChange>
                </w:rPr>
                <w:delText>Khudi khola</w:delText>
              </w:r>
              <w:bookmarkStart w:id="2726" w:name="_Toc121824676"/>
              <w:bookmarkStart w:id="2727" w:name="_Toc121825314"/>
              <w:bookmarkStart w:id="2728" w:name="_Toc121825954"/>
              <w:bookmarkStart w:id="2729" w:name="_Toc121826818"/>
              <w:bookmarkStart w:id="2730" w:name="_Toc121834241"/>
              <w:bookmarkStart w:id="2731" w:name="_Toc125550108"/>
              <w:bookmarkStart w:id="2732" w:name="_Toc125555603"/>
              <w:bookmarkStart w:id="2733" w:name="_Toc125557475"/>
              <w:bookmarkStart w:id="2734" w:name="_Toc125559362"/>
              <w:bookmarkStart w:id="2735" w:name="_Toc125618540"/>
              <w:bookmarkStart w:id="2736" w:name="_Toc125639987"/>
              <w:bookmarkStart w:id="2737" w:name="_Toc125642202"/>
              <w:bookmarkStart w:id="2738" w:name="_Toc125973972"/>
              <w:bookmarkStart w:id="2739" w:name="_Toc125974257"/>
              <w:bookmarkStart w:id="2740" w:name="_Toc126055174"/>
              <w:bookmarkStart w:id="2741" w:name="_Toc126057966"/>
              <w:bookmarkStart w:id="2742" w:name="_Toc127182315"/>
              <w:bookmarkStart w:id="2743" w:name="_Toc127182652"/>
              <w:bookmarkStart w:id="2744" w:name="_Toc127191836"/>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del>
          </w:p>
        </w:tc>
        <w:tc>
          <w:tcPr>
            <w:tcW w:w="1578" w:type="dxa"/>
            <w:tcBorders>
              <w:top w:val="single" w:sz="4" w:space="0" w:color="auto"/>
              <w:left w:val="nil"/>
              <w:bottom w:val="single" w:sz="4" w:space="0" w:color="auto"/>
              <w:right w:val="single" w:sz="4" w:space="0" w:color="auto"/>
            </w:tcBorders>
            <w:shd w:val="clear" w:color="auto" w:fill="auto"/>
            <w:noWrap/>
          </w:tcPr>
          <w:p w14:paraId="1C8A9D29" w14:textId="0BE51933" w:rsidR="006238CC" w:rsidRPr="0045721D" w:rsidDel="00A04755" w:rsidRDefault="006238CC" w:rsidP="006238CC">
            <w:pPr>
              <w:rPr>
                <w:del w:id="2745" w:author="Kumar Baral" w:date="2022-12-12T16:54:00Z"/>
                <w:highlight w:val="yellow"/>
                <w:rPrChange w:id="2746" w:author="Kumar Baral" w:date="2022-12-12T16:18:00Z">
                  <w:rPr>
                    <w:del w:id="2747" w:author="Kumar Baral" w:date="2022-12-12T16:54:00Z"/>
                  </w:rPr>
                </w:rPrChange>
              </w:rPr>
            </w:pPr>
            <w:del w:id="2748" w:author="Kumar Baral" w:date="2022-12-12T16:54:00Z">
              <w:r w:rsidRPr="0045721D" w:rsidDel="00A04755">
                <w:rPr>
                  <w:highlight w:val="yellow"/>
                  <w:rPrChange w:id="2749" w:author="Kumar Baral" w:date="2022-12-12T16:18:00Z">
                    <w:rPr/>
                  </w:rPrChange>
                </w:rPr>
                <w:delText>Khudibazar</w:delText>
              </w:r>
              <w:bookmarkStart w:id="2750" w:name="_Toc121824677"/>
              <w:bookmarkStart w:id="2751" w:name="_Toc121825315"/>
              <w:bookmarkStart w:id="2752" w:name="_Toc121825955"/>
              <w:bookmarkStart w:id="2753" w:name="_Toc121826819"/>
              <w:bookmarkStart w:id="2754" w:name="_Toc121834242"/>
              <w:bookmarkStart w:id="2755" w:name="_Toc125550109"/>
              <w:bookmarkStart w:id="2756" w:name="_Toc125555604"/>
              <w:bookmarkStart w:id="2757" w:name="_Toc125557476"/>
              <w:bookmarkStart w:id="2758" w:name="_Toc125559363"/>
              <w:bookmarkStart w:id="2759" w:name="_Toc125618541"/>
              <w:bookmarkStart w:id="2760" w:name="_Toc125639988"/>
              <w:bookmarkStart w:id="2761" w:name="_Toc125642203"/>
              <w:bookmarkStart w:id="2762" w:name="_Toc125973973"/>
              <w:bookmarkStart w:id="2763" w:name="_Toc125974258"/>
              <w:bookmarkStart w:id="2764" w:name="_Toc126055175"/>
              <w:bookmarkStart w:id="2765" w:name="_Toc126057967"/>
              <w:bookmarkStart w:id="2766" w:name="_Toc127182316"/>
              <w:bookmarkStart w:id="2767" w:name="_Toc127182653"/>
              <w:bookmarkStart w:id="2768" w:name="_Toc127191837"/>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0CBBE439" w14:textId="6F0482A8" w:rsidR="006238CC" w:rsidRPr="0045721D" w:rsidDel="00A04755" w:rsidRDefault="006238CC" w:rsidP="006238CC">
            <w:pPr>
              <w:rPr>
                <w:del w:id="2769" w:author="Kumar Baral" w:date="2022-12-12T16:54:00Z"/>
                <w:highlight w:val="yellow"/>
                <w:rPrChange w:id="2770" w:author="Kumar Baral" w:date="2022-12-12T16:18:00Z">
                  <w:rPr>
                    <w:del w:id="2771" w:author="Kumar Baral" w:date="2022-12-12T16:54:00Z"/>
                  </w:rPr>
                </w:rPrChange>
              </w:rPr>
            </w:pPr>
            <w:del w:id="2772" w:author="Kumar Baral" w:date="2022-12-12T16:54:00Z">
              <w:r w:rsidRPr="0045721D" w:rsidDel="00A04755">
                <w:rPr>
                  <w:highlight w:val="yellow"/>
                  <w:rPrChange w:id="2773" w:author="Kumar Baral" w:date="2022-12-12T16:18:00Z">
                    <w:rPr/>
                  </w:rPrChange>
                </w:rPr>
                <w:delText>1983-1995</w:delText>
              </w:r>
              <w:bookmarkStart w:id="2774" w:name="_Toc121824678"/>
              <w:bookmarkStart w:id="2775" w:name="_Toc121825316"/>
              <w:bookmarkStart w:id="2776" w:name="_Toc121825956"/>
              <w:bookmarkStart w:id="2777" w:name="_Toc121826820"/>
              <w:bookmarkStart w:id="2778" w:name="_Toc121834243"/>
              <w:bookmarkStart w:id="2779" w:name="_Toc125550110"/>
              <w:bookmarkStart w:id="2780" w:name="_Toc125555605"/>
              <w:bookmarkStart w:id="2781" w:name="_Toc125557477"/>
              <w:bookmarkStart w:id="2782" w:name="_Toc125559364"/>
              <w:bookmarkStart w:id="2783" w:name="_Toc125618542"/>
              <w:bookmarkStart w:id="2784" w:name="_Toc125639989"/>
              <w:bookmarkStart w:id="2785" w:name="_Toc125642204"/>
              <w:bookmarkStart w:id="2786" w:name="_Toc125973974"/>
              <w:bookmarkStart w:id="2787" w:name="_Toc125974259"/>
              <w:bookmarkStart w:id="2788" w:name="_Toc126055176"/>
              <w:bookmarkStart w:id="2789" w:name="_Toc126057968"/>
              <w:bookmarkStart w:id="2790" w:name="_Toc127182317"/>
              <w:bookmarkStart w:id="2791" w:name="_Toc127182654"/>
              <w:bookmarkStart w:id="2792" w:name="_Toc127191838"/>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del>
          </w:p>
        </w:tc>
        <w:tc>
          <w:tcPr>
            <w:tcW w:w="2246" w:type="dxa"/>
            <w:tcBorders>
              <w:top w:val="single" w:sz="4" w:space="0" w:color="auto"/>
              <w:left w:val="nil"/>
              <w:bottom w:val="single" w:sz="4" w:space="0" w:color="auto"/>
              <w:right w:val="single" w:sz="4" w:space="0" w:color="auto"/>
            </w:tcBorders>
          </w:tcPr>
          <w:p w14:paraId="1F2F0646" w14:textId="1B154BAA" w:rsidR="006238CC" w:rsidRPr="0045721D" w:rsidDel="00A04755" w:rsidRDefault="006238CC" w:rsidP="006238CC">
            <w:pPr>
              <w:rPr>
                <w:del w:id="2793" w:author="Kumar Baral" w:date="2022-12-12T16:54:00Z"/>
                <w:highlight w:val="yellow"/>
                <w:rPrChange w:id="2794" w:author="Kumar Baral" w:date="2022-12-12T16:18:00Z">
                  <w:rPr>
                    <w:del w:id="2795" w:author="Kumar Baral" w:date="2022-12-12T16:54:00Z"/>
                  </w:rPr>
                </w:rPrChange>
              </w:rPr>
            </w:pPr>
            <w:del w:id="2796" w:author="Kumar Baral" w:date="2022-12-12T16:54:00Z">
              <w:r w:rsidRPr="0045721D" w:rsidDel="00A04755">
                <w:rPr>
                  <w:highlight w:val="yellow"/>
                  <w:rPrChange w:id="2797" w:author="Kumar Baral" w:date="2022-12-12T16:18:00Z">
                    <w:rPr/>
                  </w:rPrChange>
                </w:rPr>
                <w:delText>151</w:delText>
              </w:r>
              <w:bookmarkStart w:id="2798" w:name="_Toc121824679"/>
              <w:bookmarkStart w:id="2799" w:name="_Toc121825317"/>
              <w:bookmarkStart w:id="2800" w:name="_Toc121825957"/>
              <w:bookmarkStart w:id="2801" w:name="_Toc121826821"/>
              <w:bookmarkStart w:id="2802" w:name="_Toc121834244"/>
              <w:bookmarkStart w:id="2803" w:name="_Toc125550111"/>
              <w:bookmarkStart w:id="2804" w:name="_Toc125555606"/>
              <w:bookmarkStart w:id="2805" w:name="_Toc125557478"/>
              <w:bookmarkStart w:id="2806" w:name="_Toc125559365"/>
              <w:bookmarkStart w:id="2807" w:name="_Toc125618543"/>
              <w:bookmarkStart w:id="2808" w:name="_Toc125639990"/>
              <w:bookmarkStart w:id="2809" w:name="_Toc125642205"/>
              <w:bookmarkStart w:id="2810" w:name="_Toc125973975"/>
              <w:bookmarkStart w:id="2811" w:name="_Toc125974260"/>
              <w:bookmarkStart w:id="2812" w:name="_Toc126055177"/>
              <w:bookmarkStart w:id="2813" w:name="_Toc126057969"/>
              <w:bookmarkStart w:id="2814" w:name="_Toc127182318"/>
              <w:bookmarkStart w:id="2815" w:name="_Toc127182655"/>
              <w:bookmarkStart w:id="2816" w:name="_Toc127191839"/>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del>
          </w:p>
        </w:tc>
        <w:bookmarkStart w:id="2817" w:name="_Toc121824680"/>
        <w:bookmarkStart w:id="2818" w:name="_Toc121825318"/>
        <w:bookmarkStart w:id="2819" w:name="_Toc121825958"/>
        <w:bookmarkStart w:id="2820" w:name="_Toc121826822"/>
        <w:bookmarkStart w:id="2821" w:name="_Toc121834245"/>
        <w:bookmarkStart w:id="2822" w:name="_Toc125550112"/>
        <w:bookmarkStart w:id="2823" w:name="_Toc125555607"/>
        <w:bookmarkStart w:id="2824" w:name="_Toc125557479"/>
        <w:bookmarkStart w:id="2825" w:name="_Toc125559366"/>
        <w:bookmarkStart w:id="2826" w:name="_Toc125618544"/>
        <w:bookmarkStart w:id="2827" w:name="_Toc125639991"/>
        <w:bookmarkStart w:id="2828" w:name="_Toc125642206"/>
        <w:bookmarkStart w:id="2829" w:name="_Toc125973976"/>
        <w:bookmarkStart w:id="2830" w:name="_Toc125974261"/>
        <w:bookmarkStart w:id="2831" w:name="_Toc126055178"/>
        <w:bookmarkStart w:id="2832" w:name="_Toc126057970"/>
        <w:bookmarkStart w:id="2833" w:name="_Toc127182319"/>
        <w:bookmarkStart w:id="2834" w:name="_Toc127182656"/>
        <w:bookmarkStart w:id="2835" w:name="_Toc127191840"/>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tr>
      <w:tr w:rsidR="006238CC" w:rsidRPr="0045721D" w:rsidDel="00A04755" w14:paraId="6F2CC57C" w14:textId="7C1C35A6" w:rsidTr="00E9411B">
        <w:trPr>
          <w:trHeight w:val="311"/>
          <w:del w:id="2836"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08BC22A" w14:textId="13688F18" w:rsidR="006238CC" w:rsidRPr="0045721D" w:rsidDel="00A04755" w:rsidRDefault="006238CC" w:rsidP="006238CC">
            <w:pPr>
              <w:rPr>
                <w:del w:id="2837" w:author="Kumar Baral" w:date="2022-12-12T16:54:00Z"/>
                <w:highlight w:val="yellow"/>
                <w:rPrChange w:id="2838" w:author="Kumar Baral" w:date="2022-12-12T16:18:00Z">
                  <w:rPr>
                    <w:del w:id="2839" w:author="Kumar Baral" w:date="2022-12-12T16:54:00Z"/>
                  </w:rPr>
                </w:rPrChange>
              </w:rPr>
            </w:pPr>
            <w:del w:id="2840" w:author="Kumar Baral" w:date="2022-12-12T16:54:00Z">
              <w:r w:rsidRPr="0045721D" w:rsidDel="00A04755">
                <w:rPr>
                  <w:highlight w:val="yellow"/>
                  <w:rPrChange w:id="2841" w:author="Kumar Baral" w:date="2022-12-12T16:18:00Z">
                    <w:rPr/>
                  </w:rPrChange>
                </w:rPr>
                <w:delText>439.7</w:delText>
              </w:r>
              <w:bookmarkStart w:id="2842" w:name="_Toc121824681"/>
              <w:bookmarkStart w:id="2843" w:name="_Toc121825319"/>
              <w:bookmarkStart w:id="2844" w:name="_Toc121825959"/>
              <w:bookmarkStart w:id="2845" w:name="_Toc121826823"/>
              <w:bookmarkStart w:id="2846" w:name="_Toc121834246"/>
              <w:bookmarkStart w:id="2847" w:name="_Toc125550113"/>
              <w:bookmarkStart w:id="2848" w:name="_Toc125555608"/>
              <w:bookmarkStart w:id="2849" w:name="_Toc125557480"/>
              <w:bookmarkStart w:id="2850" w:name="_Toc125559367"/>
              <w:bookmarkStart w:id="2851" w:name="_Toc125618545"/>
              <w:bookmarkStart w:id="2852" w:name="_Toc125639992"/>
              <w:bookmarkStart w:id="2853" w:name="_Toc125642207"/>
              <w:bookmarkStart w:id="2854" w:name="_Toc125973977"/>
              <w:bookmarkStart w:id="2855" w:name="_Toc125974262"/>
              <w:bookmarkStart w:id="2856" w:name="_Toc126055179"/>
              <w:bookmarkStart w:id="2857" w:name="_Toc126057971"/>
              <w:bookmarkStart w:id="2858" w:name="_Toc127182320"/>
              <w:bookmarkStart w:id="2859" w:name="_Toc127182657"/>
              <w:bookmarkStart w:id="2860" w:name="_Toc127191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del>
          </w:p>
        </w:tc>
        <w:tc>
          <w:tcPr>
            <w:tcW w:w="1887" w:type="dxa"/>
            <w:tcBorders>
              <w:top w:val="single" w:sz="4" w:space="0" w:color="auto"/>
              <w:left w:val="nil"/>
              <w:bottom w:val="single" w:sz="4" w:space="0" w:color="auto"/>
              <w:right w:val="single" w:sz="4" w:space="0" w:color="auto"/>
            </w:tcBorders>
            <w:shd w:val="clear" w:color="auto" w:fill="auto"/>
            <w:noWrap/>
          </w:tcPr>
          <w:p w14:paraId="5CA47E47" w14:textId="2D463F0C" w:rsidR="006238CC" w:rsidRPr="0045721D" w:rsidDel="00A04755" w:rsidRDefault="006238CC" w:rsidP="006238CC">
            <w:pPr>
              <w:rPr>
                <w:del w:id="2861" w:author="Kumar Baral" w:date="2022-12-12T16:54:00Z"/>
                <w:highlight w:val="yellow"/>
                <w:rPrChange w:id="2862" w:author="Kumar Baral" w:date="2022-12-12T16:18:00Z">
                  <w:rPr>
                    <w:del w:id="2863" w:author="Kumar Baral" w:date="2022-12-12T16:54:00Z"/>
                  </w:rPr>
                </w:rPrChange>
              </w:rPr>
            </w:pPr>
            <w:del w:id="2864" w:author="Kumar Baral" w:date="2022-12-12T16:54:00Z">
              <w:r w:rsidRPr="0045721D" w:rsidDel="00A04755">
                <w:rPr>
                  <w:highlight w:val="yellow"/>
                  <w:rPrChange w:id="2865" w:author="Kumar Baral" w:date="2022-12-12T16:18:00Z">
                    <w:rPr/>
                  </w:rPrChange>
                </w:rPr>
                <w:delText>Marshyangdi</w:delText>
              </w:r>
              <w:bookmarkStart w:id="2866" w:name="_Toc121824682"/>
              <w:bookmarkStart w:id="2867" w:name="_Toc121825320"/>
              <w:bookmarkStart w:id="2868" w:name="_Toc121825960"/>
              <w:bookmarkStart w:id="2869" w:name="_Toc121826824"/>
              <w:bookmarkStart w:id="2870" w:name="_Toc121834247"/>
              <w:bookmarkStart w:id="2871" w:name="_Toc125550114"/>
              <w:bookmarkStart w:id="2872" w:name="_Toc125555609"/>
              <w:bookmarkStart w:id="2873" w:name="_Toc125557481"/>
              <w:bookmarkStart w:id="2874" w:name="_Toc125559368"/>
              <w:bookmarkStart w:id="2875" w:name="_Toc125618546"/>
              <w:bookmarkStart w:id="2876" w:name="_Toc125639993"/>
              <w:bookmarkStart w:id="2877" w:name="_Toc125642208"/>
              <w:bookmarkStart w:id="2878" w:name="_Toc125973978"/>
              <w:bookmarkStart w:id="2879" w:name="_Toc125974263"/>
              <w:bookmarkStart w:id="2880" w:name="_Toc126055180"/>
              <w:bookmarkStart w:id="2881" w:name="_Toc126057972"/>
              <w:bookmarkStart w:id="2882" w:name="_Toc127182321"/>
              <w:bookmarkStart w:id="2883" w:name="_Toc127182658"/>
              <w:bookmarkStart w:id="2884" w:name="_Toc127191842"/>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del>
          </w:p>
        </w:tc>
        <w:tc>
          <w:tcPr>
            <w:tcW w:w="1578" w:type="dxa"/>
            <w:tcBorders>
              <w:top w:val="single" w:sz="4" w:space="0" w:color="auto"/>
              <w:left w:val="nil"/>
              <w:bottom w:val="single" w:sz="4" w:space="0" w:color="auto"/>
              <w:right w:val="single" w:sz="4" w:space="0" w:color="auto"/>
            </w:tcBorders>
            <w:shd w:val="clear" w:color="auto" w:fill="auto"/>
            <w:noWrap/>
          </w:tcPr>
          <w:p w14:paraId="2D8D4C66" w14:textId="7AED7317" w:rsidR="006238CC" w:rsidRPr="0045721D" w:rsidDel="00A04755" w:rsidRDefault="006238CC" w:rsidP="006238CC">
            <w:pPr>
              <w:rPr>
                <w:del w:id="2885" w:author="Kumar Baral" w:date="2022-12-12T16:54:00Z"/>
                <w:highlight w:val="yellow"/>
                <w:rPrChange w:id="2886" w:author="Kumar Baral" w:date="2022-12-12T16:18:00Z">
                  <w:rPr>
                    <w:del w:id="2887" w:author="Kumar Baral" w:date="2022-12-12T16:54:00Z"/>
                  </w:rPr>
                </w:rPrChange>
              </w:rPr>
            </w:pPr>
            <w:del w:id="2888" w:author="Kumar Baral" w:date="2022-12-12T16:54:00Z">
              <w:r w:rsidRPr="0045721D" w:rsidDel="00A04755">
                <w:rPr>
                  <w:highlight w:val="yellow"/>
                  <w:rPrChange w:id="2889" w:author="Kumar Baral" w:date="2022-12-12T16:18:00Z">
                    <w:rPr/>
                  </w:rPrChange>
                </w:rPr>
                <w:delText>Bimalnagar</w:delText>
              </w:r>
              <w:bookmarkStart w:id="2890" w:name="_Toc121824683"/>
              <w:bookmarkStart w:id="2891" w:name="_Toc121825321"/>
              <w:bookmarkStart w:id="2892" w:name="_Toc121825961"/>
              <w:bookmarkStart w:id="2893" w:name="_Toc121826825"/>
              <w:bookmarkStart w:id="2894" w:name="_Toc121834248"/>
              <w:bookmarkStart w:id="2895" w:name="_Toc125550115"/>
              <w:bookmarkStart w:id="2896" w:name="_Toc125555610"/>
              <w:bookmarkStart w:id="2897" w:name="_Toc125557482"/>
              <w:bookmarkStart w:id="2898" w:name="_Toc125559369"/>
              <w:bookmarkStart w:id="2899" w:name="_Toc125618547"/>
              <w:bookmarkStart w:id="2900" w:name="_Toc125639994"/>
              <w:bookmarkStart w:id="2901" w:name="_Toc125642209"/>
              <w:bookmarkStart w:id="2902" w:name="_Toc125973979"/>
              <w:bookmarkStart w:id="2903" w:name="_Toc125974264"/>
              <w:bookmarkStart w:id="2904" w:name="_Toc126055181"/>
              <w:bookmarkStart w:id="2905" w:name="_Toc126057973"/>
              <w:bookmarkStart w:id="2906" w:name="_Toc127182322"/>
              <w:bookmarkStart w:id="2907" w:name="_Toc127182659"/>
              <w:bookmarkStart w:id="2908" w:name="_Toc127191843"/>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20B8C065" w14:textId="0265415B" w:rsidR="006238CC" w:rsidRPr="0045721D" w:rsidDel="00A04755" w:rsidRDefault="006238CC" w:rsidP="006238CC">
            <w:pPr>
              <w:rPr>
                <w:del w:id="2909" w:author="Kumar Baral" w:date="2022-12-12T16:54:00Z"/>
                <w:highlight w:val="yellow"/>
                <w:rPrChange w:id="2910" w:author="Kumar Baral" w:date="2022-12-12T16:18:00Z">
                  <w:rPr>
                    <w:del w:id="2911" w:author="Kumar Baral" w:date="2022-12-12T16:54:00Z"/>
                  </w:rPr>
                </w:rPrChange>
              </w:rPr>
            </w:pPr>
            <w:del w:id="2912" w:author="Kumar Baral" w:date="2022-12-12T16:54:00Z">
              <w:r w:rsidRPr="0045721D" w:rsidDel="00A04755">
                <w:rPr>
                  <w:highlight w:val="yellow"/>
                  <w:rPrChange w:id="2913" w:author="Kumar Baral" w:date="2022-12-12T16:18:00Z">
                    <w:rPr/>
                  </w:rPrChange>
                </w:rPr>
                <w:delText>1987-2006</w:delText>
              </w:r>
              <w:bookmarkStart w:id="2914" w:name="_Toc121824684"/>
              <w:bookmarkStart w:id="2915" w:name="_Toc121825322"/>
              <w:bookmarkStart w:id="2916" w:name="_Toc121825962"/>
              <w:bookmarkStart w:id="2917" w:name="_Toc121826826"/>
              <w:bookmarkStart w:id="2918" w:name="_Toc121834249"/>
              <w:bookmarkStart w:id="2919" w:name="_Toc125550116"/>
              <w:bookmarkStart w:id="2920" w:name="_Toc125555611"/>
              <w:bookmarkStart w:id="2921" w:name="_Toc125557483"/>
              <w:bookmarkStart w:id="2922" w:name="_Toc125559370"/>
              <w:bookmarkStart w:id="2923" w:name="_Toc125618548"/>
              <w:bookmarkStart w:id="2924" w:name="_Toc125639995"/>
              <w:bookmarkStart w:id="2925" w:name="_Toc125642210"/>
              <w:bookmarkStart w:id="2926" w:name="_Toc125973980"/>
              <w:bookmarkStart w:id="2927" w:name="_Toc125974265"/>
              <w:bookmarkStart w:id="2928" w:name="_Toc126055182"/>
              <w:bookmarkStart w:id="2929" w:name="_Toc126057974"/>
              <w:bookmarkStart w:id="2930" w:name="_Toc127182323"/>
              <w:bookmarkStart w:id="2931" w:name="_Toc127182660"/>
              <w:bookmarkStart w:id="2932" w:name="_Toc127191844"/>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del>
          </w:p>
        </w:tc>
        <w:tc>
          <w:tcPr>
            <w:tcW w:w="2246" w:type="dxa"/>
            <w:tcBorders>
              <w:top w:val="single" w:sz="4" w:space="0" w:color="auto"/>
              <w:left w:val="nil"/>
              <w:bottom w:val="single" w:sz="4" w:space="0" w:color="auto"/>
              <w:right w:val="single" w:sz="4" w:space="0" w:color="auto"/>
            </w:tcBorders>
          </w:tcPr>
          <w:p w14:paraId="6AB9A646" w14:textId="0188E740" w:rsidR="006238CC" w:rsidRPr="0045721D" w:rsidDel="00A04755" w:rsidRDefault="006238CC" w:rsidP="006238CC">
            <w:pPr>
              <w:rPr>
                <w:del w:id="2933" w:author="Kumar Baral" w:date="2022-12-12T16:54:00Z"/>
                <w:highlight w:val="yellow"/>
                <w:rPrChange w:id="2934" w:author="Kumar Baral" w:date="2022-12-12T16:18:00Z">
                  <w:rPr>
                    <w:del w:id="2935" w:author="Kumar Baral" w:date="2022-12-12T16:54:00Z"/>
                  </w:rPr>
                </w:rPrChange>
              </w:rPr>
            </w:pPr>
            <w:del w:id="2936" w:author="Kumar Baral" w:date="2022-12-12T16:54:00Z">
              <w:r w:rsidRPr="0045721D" w:rsidDel="00A04755">
                <w:rPr>
                  <w:highlight w:val="yellow"/>
                  <w:rPrChange w:id="2937" w:author="Kumar Baral" w:date="2022-12-12T16:18:00Z">
                    <w:rPr/>
                  </w:rPrChange>
                </w:rPr>
                <w:delText>3774</w:delText>
              </w:r>
              <w:bookmarkStart w:id="2938" w:name="_Toc121824685"/>
              <w:bookmarkStart w:id="2939" w:name="_Toc121825323"/>
              <w:bookmarkStart w:id="2940" w:name="_Toc121825963"/>
              <w:bookmarkStart w:id="2941" w:name="_Toc121826827"/>
              <w:bookmarkStart w:id="2942" w:name="_Toc121834250"/>
              <w:bookmarkStart w:id="2943" w:name="_Toc125550117"/>
              <w:bookmarkStart w:id="2944" w:name="_Toc125555612"/>
              <w:bookmarkStart w:id="2945" w:name="_Toc125557484"/>
              <w:bookmarkStart w:id="2946" w:name="_Toc125559371"/>
              <w:bookmarkStart w:id="2947" w:name="_Toc125618549"/>
              <w:bookmarkStart w:id="2948" w:name="_Toc125639996"/>
              <w:bookmarkStart w:id="2949" w:name="_Toc125642211"/>
              <w:bookmarkStart w:id="2950" w:name="_Toc125973981"/>
              <w:bookmarkStart w:id="2951" w:name="_Toc125974266"/>
              <w:bookmarkStart w:id="2952" w:name="_Toc126055183"/>
              <w:bookmarkStart w:id="2953" w:name="_Toc126057975"/>
              <w:bookmarkStart w:id="2954" w:name="_Toc127182324"/>
              <w:bookmarkStart w:id="2955" w:name="_Toc127182661"/>
              <w:bookmarkStart w:id="2956" w:name="_Toc127191845"/>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del>
          </w:p>
        </w:tc>
        <w:bookmarkStart w:id="2957" w:name="_Toc121824686"/>
        <w:bookmarkStart w:id="2958" w:name="_Toc121825324"/>
        <w:bookmarkStart w:id="2959" w:name="_Toc121825964"/>
        <w:bookmarkStart w:id="2960" w:name="_Toc121826828"/>
        <w:bookmarkStart w:id="2961" w:name="_Toc121834251"/>
        <w:bookmarkStart w:id="2962" w:name="_Toc125550118"/>
        <w:bookmarkStart w:id="2963" w:name="_Toc125555613"/>
        <w:bookmarkStart w:id="2964" w:name="_Toc125557485"/>
        <w:bookmarkStart w:id="2965" w:name="_Toc125559372"/>
        <w:bookmarkStart w:id="2966" w:name="_Toc125618550"/>
        <w:bookmarkStart w:id="2967" w:name="_Toc125639997"/>
        <w:bookmarkStart w:id="2968" w:name="_Toc125642212"/>
        <w:bookmarkStart w:id="2969" w:name="_Toc125973982"/>
        <w:bookmarkStart w:id="2970" w:name="_Toc125974267"/>
        <w:bookmarkStart w:id="2971" w:name="_Toc126055184"/>
        <w:bookmarkStart w:id="2972" w:name="_Toc126057976"/>
        <w:bookmarkStart w:id="2973" w:name="_Toc127182325"/>
        <w:bookmarkStart w:id="2974" w:name="_Toc127182662"/>
        <w:bookmarkStart w:id="2975" w:name="_Toc12719184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tr>
    </w:tbl>
    <w:p w14:paraId="77A71E08" w14:textId="0D8E343B" w:rsidR="006238CC" w:rsidRPr="0045721D" w:rsidDel="00A04755" w:rsidRDefault="006238CC" w:rsidP="006238CC">
      <w:pPr>
        <w:rPr>
          <w:del w:id="2976" w:author="Kumar Baral" w:date="2022-12-12T16:54:00Z"/>
          <w:highlight w:val="yellow"/>
          <w:rPrChange w:id="2977" w:author="Kumar Baral" w:date="2022-12-12T16:18:00Z">
            <w:rPr>
              <w:del w:id="2978" w:author="Kumar Baral" w:date="2022-12-12T16:54:00Z"/>
            </w:rPr>
          </w:rPrChange>
        </w:rPr>
      </w:pPr>
      <w:del w:id="2979" w:author="Kumar Baral" w:date="2022-12-12T16:54:00Z">
        <w:r w:rsidRPr="0045721D" w:rsidDel="00A04755">
          <w:rPr>
            <w:highlight w:val="yellow"/>
            <w:rPrChange w:id="2980" w:author="Kumar Baral" w:date="2022-12-12T16:18:00Z">
              <w:rPr/>
            </w:rPrChange>
          </w:rPr>
          <w:delText xml:space="preserve">The 90 m SRTM DEM data covering the Project catchment has been taken from SRTM data source nhttp://srtm.csi.cgiar.org/SELECTION/inputCoord.asp and has been processed using ArcGIS. The calculated catchment areas are summarized in the </w:delText>
        </w:r>
        <w:r w:rsidRPr="0045721D" w:rsidDel="00A04755">
          <w:rPr>
            <w:highlight w:val="yellow"/>
            <w:rPrChange w:id="2981" w:author="Kumar Baral" w:date="2022-12-12T16:18:00Z">
              <w:rPr/>
            </w:rPrChange>
          </w:rPr>
          <w:fldChar w:fldCharType="begin"/>
        </w:r>
        <w:r w:rsidRPr="0045721D" w:rsidDel="00A04755">
          <w:rPr>
            <w:highlight w:val="yellow"/>
            <w:rPrChange w:id="2982" w:author="Kumar Baral" w:date="2022-12-12T16:18:00Z">
              <w:rPr/>
            </w:rPrChange>
          </w:rPr>
          <w:delInstrText xml:space="preserve"> REF _Ref59960881 \h  \* MERGEFORMAT </w:delInstrText>
        </w:r>
        <w:r w:rsidRPr="0045721D" w:rsidDel="00A04755">
          <w:rPr>
            <w:highlight w:val="yellow"/>
            <w:rPrChange w:id="2983" w:author="Kumar Baral" w:date="2022-12-12T16:18:00Z">
              <w:rPr>
                <w:highlight w:val="yellow"/>
              </w:rPr>
            </w:rPrChange>
          </w:rPr>
        </w:r>
        <w:r w:rsidRPr="0045721D" w:rsidDel="00A04755">
          <w:rPr>
            <w:highlight w:val="yellow"/>
            <w:rPrChange w:id="2984" w:author="Kumar Baral" w:date="2022-12-12T16:18:00Z">
              <w:rPr/>
            </w:rPrChange>
          </w:rPr>
          <w:fldChar w:fldCharType="separate"/>
        </w:r>
        <w:r w:rsidR="00EA54C4" w:rsidRPr="0045721D" w:rsidDel="00A04755">
          <w:rPr>
            <w:highlight w:val="yellow"/>
            <w:rPrChange w:id="2985" w:author="Kumar Baral" w:date="2022-12-12T16:18:00Z">
              <w:rPr/>
            </w:rPrChange>
          </w:rPr>
          <w:delText>Table 2</w:delText>
        </w:r>
        <w:r w:rsidR="00EA54C4" w:rsidRPr="0045721D" w:rsidDel="00A04755">
          <w:rPr>
            <w:highlight w:val="yellow"/>
            <w:rPrChange w:id="2986" w:author="Kumar Baral" w:date="2022-12-12T16:18:00Z">
              <w:rPr/>
            </w:rPrChange>
          </w:rPr>
          <w:noBreakHyphen/>
          <w:delText>2</w:delText>
        </w:r>
        <w:r w:rsidRPr="0045721D" w:rsidDel="00A04755">
          <w:rPr>
            <w:highlight w:val="yellow"/>
            <w:rPrChange w:id="2987" w:author="Kumar Baral" w:date="2022-12-12T16:18:00Z">
              <w:rPr/>
            </w:rPrChange>
          </w:rPr>
          <w:fldChar w:fldCharType="end"/>
        </w:r>
        <w:r w:rsidRPr="0045721D" w:rsidDel="00A04755">
          <w:rPr>
            <w:highlight w:val="yellow"/>
            <w:rPrChange w:id="2988" w:author="Kumar Baral" w:date="2022-12-12T16:18:00Z">
              <w:rPr/>
            </w:rPrChange>
          </w:rPr>
          <w:delText xml:space="preserve">. </w:delText>
        </w:r>
        <w:bookmarkStart w:id="2989" w:name="_Toc121824687"/>
        <w:bookmarkStart w:id="2990" w:name="_Toc121825325"/>
        <w:bookmarkStart w:id="2991" w:name="_Toc121825965"/>
        <w:bookmarkStart w:id="2992" w:name="_Toc121826829"/>
        <w:bookmarkStart w:id="2993" w:name="_Toc121834252"/>
        <w:bookmarkStart w:id="2994" w:name="_Toc125550119"/>
        <w:bookmarkStart w:id="2995" w:name="_Toc125555614"/>
        <w:bookmarkStart w:id="2996" w:name="_Toc125557486"/>
        <w:bookmarkStart w:id="2997" w:name="_Toc125559373"/>
        <w:bookmarkStart w:id="2998" w:name="_Toc125618551"/>
        <w:bookmarkStart w:id="2999" w:name="_Toc125639998"/>
        <w:bookmarkStart w:id="3000" w:name="_Toc125642213"/>
        <w:bookmarkStart w:id="3001" w:name="_Toc125973983"/>
        <w:bookmarkStart w:id="3002" w:name="_Toc125974268"/>
        <w:bookmarkStart w:id="3003" w:name="_Toc126055185"/>
        <w:bookmarkStart w:id="3004" w:name="_Toc126057977"/>
        <w:bookmarkStart w:id="3005" w:name="_Toc127182326"/>
        <w:bookmarkStart w:id="3006" w:name="_Toc127182663"/>
        <w:bookmarkStart w:id="3007" w:name="_Toc127191847"/>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del>
    </w:p>
    <w:p w14:paraId="61381523" w14:textId="4E76934A" w:rsidR="006238CC" w:rsidRPr="0045721D" w:rsidDel="00A04755" w:rsidRDefault="006238CC" w:rsidP="006238CC">
      <w:pPr>
        <w:pStyle w:val="Caption"/>
        <w:rPr>
          <w:del w:id="3008" w:author="Kumar Baral" w:date="2022-12-12T16:54:00Z"/>
          <w:highlight w:val="yellow"/>
          <w:rPrChange w:id="3009" w:author="Kumar Baral" w:date="2022-12-12T16:18:00Z">
            <w:rPr>
              <w:del w:id="3010" w:author="Kumar Baral" w:date="2022-12-12T16:54:00Z"/>
            </w:rPr>
          </w:rPrChange>
        </w:rPr>
      </w:pPr>
      <w:bookmarkStart w:id="3011" w:name="_Ref59960881"/>
      <w:bookmarkStart w:id="3012" w:name="_Toc62563764"/>
      <w:del w:id="3013" w:author="Kumar Baral" w:date="2022-12-12T16:54:00Z">
        <w:r w:rsidRPr="0045721D" w:rsidDel="00A04755">
          <w:rPr>
            <w:b w:val="0"/>
            <w:bCs w:val="0"/>
            <w:highlight w:val="yellow"/>
            <w:rPrChange w:id="3014" w:author="Kumar Baral" w:date="2022-12-12T16:18:00Z">
              <w:rPr>
                <w:b w:val="0"/>
                <w:bCs w:val="0"/>
              </w:rPr>
            </w:rPrChange>
          </w:rPr>
          <w:delText xml:space="preserve">Table </w:delText>
        </w:r>
      </w:del>
      <w:del w:id="3015" w:author="Kumar Baral" w:date="2022-12-12T16:52:00Z">
        <w:r w:rsidR="003D276E" w:rsidRPr="0045721D" w:rsidDel="00A04755">
          <w:rPr>
            <w:b w:val="0"/>
            <w:bCs w:val="0"/>
            <w:highlight w:val="yellow"/>
            <w:rPrChange w:id="3016" w:author="Kumar Baral" w:date="2022-12-12T16:18:00Z">
              <w:rPr>
                <w:b w:val="0"/>
                <w:bCs w:val="0"/>
              </w:rPr>
            </w:rPrChange>
          </w:rPr>
          <w:fldChar w:fldCharType="begin"/>
        </w:r>
        <w:r w:rsidR="003D276E" w:rsidRPr="0045721D" w:rsidDel="00A04755">
          <w:rPr>
            <w:b w:val="0"/>
            <w:bCs w:val="0"/>
            <w:highlight w:val="yellow"/>
            <w:rPrChange w:id="3017" w:author="Kumar Baral" w:date="2022-12-12T16:18:00Z">
              <w:rPr>
                <w:b w:val="0"/>
                <w:bCs w:val="0"/>
              </w:rPr>
            </w:rPrChange>
          </w:rPr>
          <w:delInstrText xml:space="preserve"> STYLEREF 1 \s </w:delInstrText>
        </w:r>
        <w:r w:rsidR="003D276E" w:rsidRPr="0045721D" w:rsidDel="00A04755">
          <w:rPr>
            <w:b w:val="0"/>
            <w:bCs w:val="0"/>
            <w:highlight w:val="yellow"/>
            <w:rPrChange w:id="3018" w:author="Kumar Baral" w:date="2022-12-12T16:18:00Z">
              <w:rPr>
                <w:b w:val="0"/>
                <w:bCs w:val="0"/>
                <w:noProof/>
              </w:rPr>
            </w:rPrChange>
          </w:rPr>
          <w:fldChar w:fldCharType="separate"/>
        </w:r>
        <w:r w:rsidR="00EA54C4" w:rsidRPr="0045721D" w:rsidDel="00A04755">
          <w:rPr>
            <w:b w:val="0"/>
            <w:bCs w:val="0"/>
            <w:noProof/>
            <w:highlight w:val="yellow"/>
            <w:rPrChange w:id="3019" w:author="Kumar Baral" w:date="2022-12-12T16:18:00Z">
              <w:rPr>
                <w:b w:val="0"/>
                <w:bCs w:val="0"/>
                <w:noProof/>
              </w:rPr>
            </w:rPrChange>
          </w:rPr>
          <w:delText>2</w:delText>
        </w:r>
        <w:r w:rsidR="003D276E" w:rsidRPr="0045721D" w:rsidDel="00A04755">
          <w:rPr>
            <w:b w:val="0"/>
            <w:bCs w:val="0"/>
            <w:noProof/>
            <w:highlight w:val="yellow"/>
            <w:rPrChange w:id="3020" w:author="Kumar Baral" w:date="2022-12-12T16:18:00Z">
              <w:rPr>
                <w:b w:val="0"/>
                <w:bCs w:val="0"/>
                <w:noProof/>
              </w:rPr>
            </w:rPrChange>
          </w:rPr>
          <w:fldChar w:fldCharType="end"/>
        </w:r>
        <w:r w:rsidR="004264EF" w:rsidRPr="0045721D" w:rsidDel="00A04755">
          <w:rPr>
            <w:b w:val="0"/>
            <w:bCs w:val="0"/>
            <w:highlight w:val="yellow"/>
            <w:rPrChange w:id="3021" w:author="Kumar Baral" w:date="2022-12-12T16:18:00Z">
              <w:rPr>
                <w:b w:val="0"/>
                <w:bCs w:val="0"/>
              </w:rPr>
            </w:rPrChange>
          </w:rPr>
          <w:noBreakHyphen/>
        </w:r>
        <w:r w:rsidR="003D276E" w:rsidRPr="0045721D" w:rsidDel="00A04755">
          <w:rPr>
            <w:b w:val="0"/>
            <w:bCs w:val="0"/>
            <w:highlight w:val="yellow"/>
            <w:rPrChange w:id="3022" w:author="Kumar Baral" w:date="2022-12-12T16:18:00Z">
              <w:rPr>
                <w:b w:val="0"/>
                <w:bCs w:val="0"/>
              </w:rPr>
            </w:rPrChange>
          </w:rPr>
          <w:fldChar w:fldCharType="begin"/>
        </w:r>
        <w:r w:rsidR="003D276E" w:rsidRPr="0045721D" w:rsidDel="00A04755">
          <w:rPr>
            <w:b w:val="0"/>
            <w:bCs w:val="0"/>
            <w:highlight w:val="yellow"/>
            <w:rPrChange w:id="3023" w:author="Kumar Baral" w:date="2022-12-12T16:18:00Z">
              <w:rPr>
                <w:b w:val="0"/>
                <w:bCs w:val="0"/>
              </w:rPr>
            </w:rPrChange>
          </w:rPr>
          <w:delInstrText xml:space="preserve"> SEQ Table \* ARABIC \s 1 </w:delInstrText>
        </w:r>
        <w:r w:rsidR="003D276E" w:rsidRPr="0045721D" w:rsidDel="00A04755">
          <w:rPr>
            <w:b w:val="0"/>
            <w:bCs w:val="0"/>
            <w:highlight w:val="yellow"/>
            <w:rPrChange w:id="3024" w:author="Kumar Baral" w:date="2022-12-12T16:18:00Z">
              <w:rPr>
                <w:b w:val="0"/>
                <w:bCs w:val="0"/>
                <w:noProof/>
              </w:rPr>
            </w:rPrChange>
          </w:rPr>
          <w:fldChar w:fldCharType="separate"/>
        </w:r>
        <w:r w:rsidR="00EA54C4" w:rsidRPr="0045721D" w:rsidDel="00A04755">
          <w:rPr>
            <w:b w:val="0"/>
            <w:bCs w:val="0"/>
            <w:noProof/>
            <w:highlight w:val="yellow"/>
            <w:rPrChange w:id="3025" w:author="Kumar Baral" w:date="2022-12-12T16:18:00Z">
              <w:rPr>
                <w:b w:val="0"/>
                <w:bCs w:val="0"/>
                <w:noProof/>
              </w:rPr>
            </w:rPrChange>
          </w:rPr>
          <w:delText>2</w:delText>
        </w:r>
        <w:r w:rsidR="003D276E" w:rsidRPr="0045721D" w:rsidDel="00A04755">
          <w:rPr>
            <w:b w:val="0"/>
            <w:bCs w:val="0"/>
            <w:noProof/>
            <w:highlight w:val="yellow"/>
            <w:rPrChange w:id="3026" w:author="Kumar Baral" w:date="2022-12-12T16:18:00Z">
              <w:rPr>
                <w:b w:val="0"/>
                <w:bCs w:val="0"/>
                <w:noProof/>
              </w:rPr>
            </w:rPrChange>
          </w:rPr>
          <w:fldChar w:fldCharType="end"/>
        </w:r>
      </w:del>
      <w:bookmarkEnd w:id="3011"/>
      <w:del w:id="3027" w:author="Kumar Baral" w:date="2022-12-12T16:54:00Z">
        <w:r w:rsidRPr="0045721D" w:rsidDel="00A04755">
          <w:rPr>
            <w:b w:val="0"/>
            <w:bCs w:val="0"/>
            <w:highlight w:val="yellow"/>
            <w:rPrChange w:id="3028" w:author="Kumar Baral" w:date="2022-12-12T16:18:00Z">
              <w:rPr>
                <w:b w:val="0"/>
                <w:bCs w:val="0"/>
              </w:rPr>
            </w:rPrChange>
          </w:rPr>
          <w:delText xml:space="preserve">: Catchment Area of Myagdi Khola at Proposed Intake </w:delText>
        </w:r>
        <w:bookmarkEnd w:id="3012"/>
        <w:r w:rsidRPr="0045721D" w:rsidDel="00A04755">
          <w:rPr>
            <w:b w:val="0"/>
            <w:bCs w:val="0"/>
            <w:highlight w:val="yellow"/>
            <w:rPrChange w:id="3029" w:author="Kumar Baral" w:date="2022-12-12T16:18:00Z">
              <w:rPr>
                <w:b w:val="0"/>
                <w:bCs w:val="0"/>
              </w:rPr>
            </w:rPrChange>
          </w:rPr>
          <w:delText>and Tailrace Sites</w:delText>
        </w:r>
        <w:bookmarkStart w:id="3030" w:name="_Toc121824688"/>
        <w:bookmarkStart w:id="3031" w:name="_Toc121825326"/>
        <w:bookmarkStart w:id="3032" w:name="_Toc121825966"/>
        <w:bookmarkStart w:id="3033" w:name="_Toc121826830"/>
        <w:bookmarkStart w:id="3034" w:name="_Toc121834253"/>
        <w:bookmarkStart w:id="3035" w:name="_Toc125550120"/>
        <w:bookmarkStart w:id="3036" w:name="_Toc125555615"/>
        <w:bookmarkStart w:id="3037" w:name="_Toc125557487"/>
        <w:bookmarkStart w:id="3038" w:name="_Toc125559374"/>
        <w:bookmarkStart w:id="3039" w:name="_Toc125618552"/>
        <w:bookmarkStart w:id="3040" w:name="_Toc125639999"/>
        <w:bookmarkStart w:id="3041" w:name="_Toc125642214"/>
        <w:bookmarkStart w:id="3042" w:name="_Toc125973984"/>
        <w:bookmarkStart w:id="3043" w:name="_Toc125974269"/>
        <w:bookmarkStart w:id="3044" w:name="_Toc126055186"/>
        <w:bookmarkStart w:id="3045" w:name="_Toc126057978"/>
        <w:bookmarkStart w:id="3046" w:name="_Toc127182327"/>
        <w:bookmarkStart w:id="3047" w:name="_Toc127182664"/>
        <w:bookmarkStart w:id="3048" w:name="_Toc127191848"/>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del>
    </w:p>
    <w:tbl>
      <w:tblPr>
        <w:tblW w:w="8832" w:type="dxa"/>
        <w:jc w:val="center"/>
        <w:tblLook w:val="04A0" w:firstRow="1" w:lastRow="0" w:firstColumn="1" w:lastColumn="0" w:noHBand="0" w:noVBand="1"/>
      </w:tblPr>
      <w:tblGrid>
        <w:gridCol w:w="1838"/>
        <w:gridCol w:w="992"/>
        <w:gridCol w:w="743"/>
        <w:gridCol w:w="795"/>
        <w:gridCol w:w="743"/>
        <w:gridCol w:w="1085"/>
        <w:gridCol w:w="948"/>
        <w:gridCol w:w="815"/>
        <w:gridCol w:w="963"/>
      </w:tblGrid>
      <w:tr w:rsidR="006238CC" w:rsidRPr="0045721D" w:rsidDel="00A04755" w14:paraId="2FC0F99C" w14:textId="1B0F75A2" w:rsidTr="00E9411B">
        <w:trPr>
          <w:trHeight w:val="360"/>
          <w:jc w:val="center"/>
          <w:del w:id="3049" w:author="Kumar Baral" w:date="2022-12-12T16:54:00Z"/>
        </w:trPr>
        <w:tc>
          <w:tcPr>
            <w:tcW w:w="1838" w:type="dxa"/>
            <w:vMerge w:val="restart"/>
            <w:tcBorders>
              <w:top w:val="single" w:sz="4" w:space="0" w:color="auto"/>
              <w:left w:val="single" w:sz="4" w:space="0" w:color="auto"/>
              <w:right w:val="single" w:sz="4" w:space="0" w:color="auto"/>
            </w:tcBorders>
            <w:shd w:val="clear" w:color="auto" w:fill="auto"/>
            <w:noWrap/>
            <w:vAlign w:val="center"/>
            <w:hideMark/>
          </w:tcPr>
          <w:p w14:paraId="3F8FBFD9" w14:textId="5596C9E8" w:rsidR="006238CC" w:rsidRPr="0045721D" w:rsidDel="00A04755" w:rsidRDefault="006238CC" w:rsidP="006238CC">
            <w:pPr>
              <w:rPr>
                <w:del w:id="3050" w:author="Kumar Baral" w:date="2022-12-12T16:54:00Z"/>
                <w:b/>
                <w:bCs/>
                <w:highlight w:val="yellow"/>
                <w:rPrChange w:id="3051" w:author="Kumar Baral" w:date="2022-12-12T16:18:00Z">
                  <w:rPr>
                    <w:del w:id="3052" w:author="Kumar Baral" w:date="2022-12-12T16:54:00Z"/>
                    <w:b/>
                    <w:bCs/>
                  </w:rPr>
                </w:rPrChange>
              </w:rPr>
            </w:pPr>
            <w:del w:id="3053" w:author="Kumar Baral" w:date="2022-12-12T16:54:00Z">
              <w:r w:rsidRPr="0045721D" w:rsidDel="00A04755">
                <w:rPr>
                  <w:b/>
                  <w:bCs/>
                  <w:highlight w:val="yellow"/>
                  <w:rPrChange w:id="3054" w:author="Kumar Baral" w:date="2022-12-12T16:18:00Z">
                    <w:rPr>
                      <w:b/>
                      <w:bCs/>
                    </w:rPr>
                  </w:rPrChange>
                </w:rPr>
                <w:delText>Elevation</w:delText>
              </w:r>
              <w:bookmarkStart w:id="3055" w:name="_Toc121824689"/>
              <w:bookmarkStart w:id="3056" w:name="_Toc121825327"/>
              <w:bookmarkStart w:id="3057" w:name="_Toc121825967"/>
              <w:bookmarkStart w:id="3058" w:name="_Toc121826831"/>
              <w:bookmarkStart w:id="3059" w:name="_Toc121834254"/>
              <w:bookmarkStart w:id="3060" w:name="_Toc125550121"/>
              <w:bookmarkStart w:id="3061" w:name="_Toc125555616"/>
              <w:bookmarkStart w:id="3062" w:name="_Toc125557488"/>
              <w:bookmarkStart w:id="3063" w:name="_Toc125559375"/>
              <w:bookmarkStart w:id="3064" w:name="_Toc125618553"/>
              <w:bookmarkStart w:id="3065" w:name="_Toc125640000"/>
              <w:bookmarkStart w:id="3066" w:name="_Toc125642215"/>
              <w:bookmarkStart w:id="3067" w:name="_Toc125973985"/>
              <w:bookmarkStart w:id="3068" w:name="_Toc125974270"/>
              <w:bookmarkStart w:id="3069" w:name="_Toc126055187"/>
              <w:bookmarkStart w:id="3070" w:name="_Toc126057979"/>
              <w:bookmarkStart w:id="3071" w:name="_Toc127182328"/>
              <w:bookmarkStart w:id="3072" w:name="_Toc127182665"/>
              <w:bookmarkStart w:id="3073" w:name="_Toc127191849"/>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del>
          </w:p>
        </w:tc>
        <w:tc>
          <w:tcPr>
            <w:tcW w:w="1735" w:type="dxa"/>
            <w:gridSpan w:val="2"/>
            <w:tcBorders>
              <w:top w:val="single" w:sz="4" w:space="0" w:color="auto"/>
              <w:left w:val="nil"/>
              <w:bottom w:val="single" w:sz="4" w:space="0" w:color="auto"/>
              <w:right w:val="single" w:sz="4" w:space="0" w:color="auto"/>
            </w:tcBorders>
            <w:shd w:val="clear" w:color="auto" w:fill="auto"/>
            <w:vAlign w:val="center"/>
            <w:hideMark/>
          </w:tcPr>
          <w:p w14:paraId="08BFC366" w14:textId="14CC9B55" w:rsidR="006238CC" w:rsidRPr="0045721D" w:rsidDel="00A04755" w:rsidRDefault="006238CC" w:rsidP="006238CC">
            <w:pPr>
              <w:rPr>
                <w:del w:id="3074" w:author="Kumar Baral" w:date="2022-12-12T16:54:00Z"/>
                <w:b/>
                <w:bCs/>
                <w:highlight w:val="yellow"/>
                <w:rPrChange w:id="3075" w:author="Kumar Baral" w:date="2022-12-12T16:18:00Z">
                  <w:rPr>
                    <w:del w:id="3076" w:author="Kumar Baral" w:date="2022-12-12T16:54:00Z"/>
                    <w:b/>
                    <w:bCs/>
                  </w:rPr>
                </w:rPrChange>
              </w:rPr>
            </w:pPr>
            <w:del w:id="3077" w:author="Kumar Baral" w:date="2022-12-12T16:54:00Z">
              <w:r w:rsidRPr="0045721D" w:rsidDel="00A04755">
                <w:rPr>
                  <w:b/>
                  <w:bCs/>
                  <w:highlight w:val="yellow"/>
                  <w:rPrChange w:id="3078" w:author="Kumar Baral" w:date="2022-12-12T16:18:00Z">
                    <w:rPr>
                      <w:b/>
                      <w:bCs/>
                    </w:rPr>
                  </w:rPrChange>
                </w:rPr>
                <w:delText>Intake at Myagdi Khola</w:delText>
              </w:r>
              <w:bookmarkStart w:id="3079" w:name="_Toc121824690"/>
              <w:bookmarkStart w:id="3080" w:name="_Toc121825328"/>
              <w:bookmarkStart w:id="3081" w:name="_Toc121825968"/>
              <w:bookmarkStart w:id="3082" w:name="_Toc121826832"/>
              <w:bookmarkStart w:id="3083" w:name="_Toc121834255"/>
              <w:bookmarkStart w:id="3084" w:name="_Toc125550122"/>
              <w:bookmarkStart w:id="3085" w:name="_Toc125555617"/>
              <w:bookmarkStart w:id="3086" w:name="_Toc125557489"/>
              <w:bookmarkStart w:id="3087" w:name="_Toc125559376"/>
              <w:bookmarkStart w:id="3088" w:name="_Toc125618554"/>
              <w:bookmarkStart w:id="3089" w:name="_Toc125640001"/>
              <w:bookmarkStart w:id="3090" w:name="_Toc125642216"/>
              <w:bookmarkStart w:id="3091" w:name="_Toc125973986"/>
              <w:bookmarkStart w:id="3092" w:name="_Toc125974271"/>
              <w:bookmarkStart w:id="3093" w:name="_Toc126055188"/>
              <w:bookmarkStart w:id="3094" w:name="_Toc126057980"/>
              <w:bookmarkStart w:id="3095" w:name="_Toc127182329"/>
              <w:bookmarkStart w:id="3096" w:name="_Toc127182666"/>
              <w:bookmarkStart w:id="3097" w:name="_Toc127191850"/>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tc>
        <w:tc>
          <w:tcPr>
            <w:tcW w:w="1448" w:type="dxa"/>
            <w:gridSpan w:val="2"/>
            <w:tcBorders>
              <w:top w:val="single" w:sz="4" w:space="0" w:color="auto"/>
              <w:left w:val="nil"/>
              <w:bottom w:val="single" w:sz="4" w:space="0" w:color="auto"/>
              <w:right w:val="single" w:sz="4" w:space="0" w:color="auto"/>
            </w:tcBorders>
            <w:shd w:val="clear" w:color="auto" w:fill="auto"/>
            <w:vAlign w:val="center"/>
            <w:hideMark/>
          </w:tcPr>
          <w:p w14:paraId="3FB7D22F" w14:textId="086FBB63" w:rsidR="006238CC" w:rsidRPr="0045721D" w:rsidDel="00A04755" w:rsidRDefault="006238CC" w:rsidP="006238CC">
            <w:pPr>
              <w:rPr>
                <w:del w:id="3098" w:author="Kumar Baral" w:date="2022-12-12T16:54:00Z"/>
                <w:b/>
                <w:bCs/>
                <w:highlight w:val="yellow"/>
                <w:rPrChange w:id="3099" w:author="Kumar Baral" w:date="2022-12-12T16:18:00Z">
                  <w:rPr>
                    <w:del w:id="3100" w:author="Kumar Baral" w:date="2022-12-12T16:54:00Z"/>
                    <w:b/>
                    <w:bCs/>
                  </w:rPr>
                </w:rPrChange>
              </w:rPr>
            </w:pPr>
            <w:del w:id="3101" w:author="Kumar Baral" w:date="2022-12-12T16:54:00Z">
              <w:r w:rsidRPr="0045721D" w:rsidDel="00A04755">
                <w:rPr>
                  <w:b/>
                  <w:bCs/>
                  <w:highlight w:val="yellow"/>
                  <w:rPrChange w:id="3102" w:author="Kumar Baral" w:date="2022-12-12T16:18:00Z">
                    <w:rPr>
                      <w:b/>
                      <w:bCs/>
                    </w:rPr>
                  </w:rPrChange>
                </w:rPr>
                <w:delText>Intake at Kunaban Khola</w:delText>
              </w:r>
              <w:bookmarkStart w:id="3103" w:name="_Toc121824691"/>
              <w:bookmarkStart w:id="3104" w:name="_Toc121825329"/>
              <w:bookmarkStart w:id="3105" w:name="_Toc121825969"/>
              <w:bookmarkStart w:id="3106" w:name="_Toc121826833"/>
              <w:bookmarkStart w:id="3107" w:name="_Toc121834256"/>
              <w:bookmarkStart w:id="3108" w:name="_Toc125550123"/>
              <w:bookmarkStart w:id="3109" w:name="_Toc125555618"/>
              <w:bookmarkStart w:id="3110" w:name="_Toc125557490"/>
              <w:bookmarkStart w:id="3111" w:name="_Toc125559377"/>
              <w:bookmarkStart w:id="3112" w:name="_Toc125618555"/>
              <w:bookmarkStart w:id="3113" w:name="_Toc125640002"/>
              <w:bookmarkStart w:id="3114" w:name="_Toc125642217"/>
              <w:bookmarkStart w:id="3115" w:name="_Toc125973987"/>
              <w:bookmarkStart w:id="3116" w:name="_Toc125974272"/>
              <w:bookmarkStart w:id="3117" w:name="_Toc126055189"/>
              <w:bookmarkStart w:id="3118" w:name="_Toc126057981"/>
              <w:bookmarkStart w:id="3119" w:name="_Toc127182330"/>
              <w:bookmarkStart w:id="3120" w:name="_Toc127182667"/>
              <w:bookmarkStart w:id="3121" w:name="_Toc127191851"/>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del>
          </w:p>
        </w:tc>
        <w:tc>
          <w:tcPr>
            <w:tcW w:w="203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A071C69" w14:textId="41747E96" w:rsidR="006238CC" w:rsidRPr="0045721D" w:rsidDel="00A04755" w:rsidRDefault="006238CC" w:rsidP="006238CC">
            <w:pPr>
              <w:rPr>
                <w:del w:id="3122" w:author="Kumar Baral" w:date="2022-12-12T16:54:00Z"/>
                <w:b/>
                <w:bCs/>
                <w:highlight w:val="yellow"/>
                <w:rPrChange w:id="3123" w:author="Kumar Baral" w:date="2022-12-12T16:18:00Z">
                  <w:rPr>
                    <w:del w:id="3124" w:author="Kumar Baral" w:date="2022-12-12T16:54:00Z"/>
                    <w:b/>
                    <w:bCs/>
                  </w:rPr>
                </w:rPrChange>
              </w:rPr>
            </w:pPr>
            <w:del w:id="3125" w:author="Kumar Baral" w:date="2022-12-12T16:54:00Z">
              <w:r w:rsidRPr="0045721D" w:rsidDel="00A04755">
                <w:rPr>
                  <w:b/>
                  <w:bCs/>
                  <w:highlight w:val="yellow"/>
                  <w:rPrChange w:id="3126" w:author="Kumar Baral" w:date="2022-12-12T16:18:00Z">
                    <w:rPr>
                      <w:b/>
                      <w:bCs/>
                    </w:rPr>
                  </w:rPrChange>
                </w:rPr>
                <w:delText>Intake_Total (Myagdi+Kunban)</w:delText>
              </w:r>
              <w:bookmarkStart w:id="3127" w:name="_Toc121824692"/>
              <w:bookmarkStart w:id="3128" w:name="_Toc121825330"/>
              <w:bookmarkStart w:id="3129" w:name="_Toc121825970"/>
              <w:bookmarkStart w:id="3130" w:name="_Toc121826834"/>
              <w:bookmarkStart w:id="3131" w:name="_Toc121834257"/>
              <w:bookmarkStart w:id="3132" w:name="_Toc125550124"/>
              <w:bookmarkStart w:id="3133" w:name="_Toc125555619"/>
              <w:bookmarkStart w:id="3134" w:name="_Toc125557491"/>
              <w:bookmarkStart w:id="3135" w:name="_Toc125559378"/>
              <w:bookmarkStart w:id="3136" w:name="_Toc125618556"/>
              <w:bookmarkStart w:id="3137" w:name="_Toc125640003"/>
              <w:bookmarkStart w:id="3138" w:name="_Toc125642218"/>
              <w:bookmarkStart w:id="3139" w:name="_Toc125973988"/>
              <w:bookmarkStart w:id="3140" w:name="_Toc125974273"/>
              <w:bookmarkStart w:id="3141" w:name="_Toc126055190"/>
              <w:bookmarkStart w:id="3142" w:name="_Toc126057982"/>
              <w:bookmarkStart w:id="3143" w:name="_Toc127182331"/>
              <w:bookmarkStart w:id="3144" w:name="_Toc127182668"/>
              <w:bookmarkStart w:id="3145" w:name="_Toc127191852"/>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del>
          </w:p>
        </w:tc>
        <w:tc>
          <w:tcPr>
            <w:tcW w:w="1778" w:type="dxa"/>
            <w:gridSpan w:val="2"/>
            <w:tcBorders>
              <w:top w:val="single" w:sz="4" w:space="0" w:color="auto"/>
              <w:left w:val="nil"/>
              <w:bottom w:val="single" w:sz="4" w:space="0" w:color="auto"/>
              <w:right w:val="single" w:sz="4" w:space="0" w:color="auto"/>
            </w:tcBorders>
          </w:tcPr>
          <w:p w14:paraId="4DD9989F" w14:textId="2D290E1F" w:rsidR="006238CC" w:rsidRPr="0045721D" w:rsidDel="00A04755" w:rsidRDefault="006238CC" w:rsidP="006238CC">
            <w:pPr>
              <w:rPr>
                <w:del w:id="3146" w:author="Kumar Baral" w:date="2022-12-12T16:54:00Z"/>
                <w:b/>
                <w:bCs/>
                <w:highlight w:val="yellow"/>
                <w:rPrChange w:id="3147" w:author="Kumar Baral" w:date="2022-12-12T16:18:00Z">
                  <w:rPr>
                    <w:del w:id="3148" w:author="Kumar Baral" w:date="2022-12-12T16:54:00Z"/>
                    <w:b/>
                    <w:bCs/>
                  </w:rPr>
                </w:rPrChange>
              </w:rPr>
            </w:pPr>
            <w:del w:id="3149" w:author="Kumar Baral" w:date="2022-12-12T16:54:00Z">
              <w:r w:rsidRPr="0045721D" w:rsidDel="00A04755">
                <w:rPr>
                  <w:b/>
                  <w:bCs/>
                  <w:highlight w:val="yellow"/>
                  <w:rPrChange w:id="3150" w:author="Kumar Baral" w:date="2022-12-12T16:18:00Z">
                    <w:rPr>
                      <w:b/>
                      <w:bCs/>
                    </w:rPr>
                  </w:rPrChange>
                </w:rPr>
                <w:delText>Tailrace</w:delText>
              </w:r>
              <w:bookmarkStart w:id="3151" w:name="_Toc121824693"/>
              <w:bookmarkStart w:id="3152" w:name="_Toc121825331"/>
              <w:bookmarkStart w:id="3153" w:name="_Toc121825971"/>
              <w:bookmarkStart w:id="3154" w:name="_Toc121826835"/>
              <w:bookmarkStart w:id="3155" w:name="_Toc121834258"/>
              <w:bookmarkStart w:id="3156" w:name="_Toc125550125"/>
              <w:bookmarkStart w:id="3157" w:name="_Toc125555620"/>
              <w:bookmarkStart w:id="3158" w:name="_Toc125557492"/>
              <w:bookmarkStart w:id="3159" w:name="_Toc125559379"/>
              <w:bookmarkStart w:id="3160" w:name="_Toc125618557"/>
              <w:bookmarkStart w:id="3161" w:name="_Toc125640004"/>
              <w:bookmarkStart w:id="3162" w:name="_Toc125642219"/>
              <w:bookmarkStart w:id="3163" w:name="_Toc125973989"/>
              <w:bookmarkStart w:id="3164" w:name="_Toc125974274"/>
              <w:bookmarkStart w:id="3165" w:name="_Toc126055191"/>
              <w:bookmarkStart w:id="3166" w:name="_Toc126057983"/>
              <w:bookmarkStart w:id="3167" w:name="_Toc127182332"/>
              <w:bookmarkStart w:id="3168" w:name="_Toc127182669"/>
              <w:bookmarkStart w:id="3169" w:name="_Toc127191853"/>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del>
          </w:p>
        </w:tc>
        <w:bookmarkStart w:id="3170" w:name="_Toc121824694"/>
        <w:bookmarkStart w:id="3171" w:name="_Toc121825332"/>
        <w:bookmarkStart w:id="3172" w:name="_Toc121825972"/>
        <w:bookmarkStart w:id="3173" w:name="_Toc121826836"/>
        <w:bookmarkStart w:id="3174" w:name="_Toc121834259"/>
        <w:bookmarkStart w:id="3175" w:name="_Toc125550126"/>
        <w:bookmarkStart w:id="3176" w:name="_Toc125555621"/>
        <w:bookmarkStart w:id="3177" w:name="_Toc125557493"/>
        <w:bookmarkStart w:id="3178" w:name="_Toc125559380"/>
        <w:bookmarkStart w:id="3179" w:name="_Toc125618558"/>
        <w:bookmarkStart w:id="3180" w:name="_Toc125640005"/>
        <w:bookmarkStart w:id="3181" w:name="_Toc125642220"/>
        <w:bookmarkStart w:id="3182" w:name="_Toc125973990"/>
        <w:bookmarkStart w:id="3183" w:name="_Toc125974275"/>
        <w:bookmarkStart w:id="3184" w:name="_Toc126055192"/>
        <w:bookmarkStart w:id="3185" w:name="_Toc126057984"/>
        <w:bookmarkStart w:id="3186" w:name="_Toc127182333"/>
        <w:bookmarkStart w:id="3187" w:name="_Toc127182670"/>
        <w:bookmarkStart w:id="3188" w:name="_Toc127191854"/>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tr>
      <w:tr w:rsidR="006238CC" w:rsidRPr="0045721D" w:rsidDel="00A04755" w14:paraId="46F6E388" w14:textId="67B65521" w:rsidTr="00E9411B">
        <w:trPr>
          <w:trHeight w:val="756"/>
          <w:jc w:val="center"/>
          <w:del w:id="3189" w:author="Kumar Baral" w:date="2022-12-12T16:54:00Z"/>
        </w:trPr>
        <w:tc>
          <w:tcPr>
            <w:tcW w:w="1838" w:type="dxa"/>
            <w:vMerge/>
            <w:tcBorders>
              <w:left w:val="single" w:sz="4" w:space="0" w:color="auto"/>
              <w:bottom w:val="single" w:sz="4" w:space="0" w:color="auto"/>
              <w:right w:val="single" w:sz="4" w:space="0" w:color="auto"/>
            </w:tcBorders>
            <w:shd w:val="clear" w:color="auto" w:fill="auto"/>
            <w:noWrap/>
            <w:vAlign w:val="center"/>
            <w:hideMark/>
          </w:tcPr>
          <w:p w14:paraId="19349417" w14:textId="3B208E6F" w:rsidR="006238CC" w:rsidRPr="0045721D" w:rsidDel="00A04755" w:rsidRDefault="006238CC" w:rsidP="006238CC">
            <w:pPr>
              <w:rPr>
                <w:del w:id="3190" w:author="Kumar Baral" w:date="2022-12-12T16:54:00Z"/>
                <w:b/>
                <w:bCs/>
                <w:highlight w:val="yellow"/>
                <w:rPrChange w:id="3191" w:author="Kumar Baral" w:date="2022-12-12T16:18:00Z">
                  <w:rPr>
                    <w:del w:id="3192" w:author="Kumar Baral" w:date="2022-12-12T16:54:00Z"/>
                    <w:b/>
                    <w:bCs/>
                  </w:rPr>
                </w:rPrChange>
              </w:rPr>
            </w:pPr>
            <w:bookmarkStart w:id="3193" w:name="_Toc121824695"/>
            <w:bookmarkStart w:id="3194" w:name="_Toc121825333"/>
            <w:bookmarkStart w:id="3195" w:name="_Toc121825973"/>
            <w:bookmarkStart w:id="3196" w:name="_Toc121826837"/>
            <w:bookmarkStart w:id="3197" w:name="_Toc121834260"/>
            <w:bookmarkStart w:id="3198" w:name="_Toc125550127"/>
            <w:bookmarkStart w:id="3199" w:name="_Toc125555622"/>
            <w:bookmarkStart w:id="3200" w:name="_Toc125557494"/>
            <w:bookmarkStart w:id="3201" w:name="_Toc125559381"/>
            <w:bookmarkStart w:id="3202" w:name="_Toc125618559"/>
            <w:bookmarkStart w:id="3203" w:name="_Toc125640006"/>
            <w:bookmarkStart w:id="3204" w:name="_Toc125642221"/>
            <w:bookmarkStart w:id="3205" w:name="_Toc125973991"/>
            <w:bookmarkStart w:id="3206" w:name="_Toc125974276"/>
            <w:bookmarkStart w:id="3207" w:name="_Toc126055193"/>
            <w:bookmarkStart w:id="3208" w:name="_Toc126057985"/>
            <w:bookmarkStart w:id="3209" w:name="_Toc127182334"/>
            <w:bookmarkStart w:id="3210" w:name="_Toc127182671"/>
            <w:bookmarkStart w:id="3211" w:name="_Toc127191855"/>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p>
        </w:tc>
        <w:tc>
          <w:tcPr>
            <w:tcW w:w="992" w:type="dxa"/>
            <w:tcBorders>
              <w:top w:val="nil"/>
              <w:left w:val="nil"/>
              <w:bottom w:val="single" w:sz="4" w:space="0" w:color="auto"/>
              <w:right w:val="single" w:sz="4" w:space="0" w:color="auto"/>
            </w:tcBorders>
            <w:shd w:val="clear" w:color="auto" w:fill="auto"/>
            <w:vAlign w:val="center"/>
            <w:hideMark/>
          </w:tcPr>
          <w:p w14:paraId="1121F599" w14:textId="3D6927F2" w:rsidR="006238CC" w:rsidRPr="0045721D" w:rsidDel="00A04755" w:rsidRDefault="006238CC" w:rsidP="006238CC">
            <w:pPr>
              <w:rPr>
                <w:del w:id="3212" w:author="Kumar Baral" w:date="2022-12-12T16:54:00Z"/>
                <w:b/>
                <w:bCs/>
                <w:highlight w:val="yellow"/>
                <w:rPrChange w:id="3213" w:author="Kumar Baral" w:date="2022-12-12T16:18:00Z">
                  <w:rPr>
                    <w:del w:id="3214" w:author="Kumar Baral" w:date="2022-12-12T16:54:00Z"/>
                    <w:b/>
                    <w:bCs/>
                  </w:rPr>
                </w:rPrChange>
              </w:rPr>
            </w:pPr>
            <w:del w:id="3215" w:author="Kumar Baral" w:date="2022-12-12T16:54:00Z">
              <w:r w:rsidRPr="0045721D" w:rsidDel="00A04755">
                <w:rPr>
                  <w:b/>
                  <w:bCs/>
                  <w:highlight w:val="yellow"/>
                  <w:rPrChange w:id="3216" w:author="Kumar Baral" w:date="2022-12-12T16:18:00Z">
                    <w:rPr>
                      <w:b/>
                      <w:bCs/>
                    </w:rPr>
                  </w:rPrChange>
                </w:rPr>
                <w:delText>Area (km</w:delText>
              </w:r>
              <w:r w:rsidRPr="0045721D" w:rsidDel="00A04755">
                <w:rPr>
                  <w:b/>
                  <w:bCs/>
                  <w:highlight w:val="yellow"/>
                  <w:vertAlign w:val="superscript"/>
                  <w:rPrChange w:id="3217" w:author="Kumar Baral" w:date="2022-12-12T16:18:00Z">
                    <w:rPr>
                      <w:b/>
                      <w:bCs/>
                      <w:vertAlign w:val="superscript"/>
                    </w:rPr>
                  </w:rPrChange>
                </w:rPr>
                <w:delText>2</w:delText>
              </w:r>
              <w:r w:rsidRPr="0045721D" w:rsidDel="00A04755">
                <w:rPr>
                  <w:b/>
                  <w:bCs/>
                  <w:highlight w:val="yellow"/>
                  <w:rPrChange w:id="3218" w:author="Kumar Baral" w:date="2022-12-12T16:18:00Z">
                    <w:rPr>
                      <w:b/>
                      <w:bCs/>
                    </w:rPr>
                  </w:rPrChange>
                </w:rPr>
                <w:delText>)</w:delText>
              </w:r>
              <w:bookmarkStart w:id="3219" w:name="_Toc121824696"/>
              <w:bookmarkStart w:id="3220" w:name="_Toc121825334"/>
              <w:bookmarkStart w:id="3221" w:name="_Toc121825974"/>
              <w:bookmarkStart w:id="3222" w:name="_Toc121826838"/>
              <w:bookmarkStart w:id="3223" w:name="_Toc121834261"/>
              <w:bookmarkStart w:id="3224" w:name="_Toc125550128"/>
              <w:bookmarkStart w:id="3225" w:name="_Toc125555623"/>
              <w:bookmarkStart w:id="3226" w:name="_Toc125557495"/>
              <w:bookmarkStart w:id="3227" w:name="_Toc125559382"/>
              <w:bookmarkStart w:id="3228" w:name="_Toc125618560"/>
              <w:bookmarkStart w:id="3229" w:name="_Toc125640007"/>
              <w:bookmarkStart w:id="3230" w:name="_Toc125642222"/>
              <w:bookmarkStart w:id="3231" w:name="_Toc125973992"/>
              <w:bookmarkStart w:id="3232" w:name="_Toc125974277"/>
              <w:bookmarkStart w:id="3233" w:name="_Toc126055194"/>
              <w:bookmarkStart w:id="3234" w:name="_Toc126057986"/>
              <w:bookmarkStart w:id="3235" w:name="_Toc127182335"/>
              <w:bookmarkStart w:id="3236" w:name="_Toc127182672"/>
              <w:bookmarkStart w:id="3237" w:name="_Toc127191856"/>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del>
          </w:p>
        </w:tc>
        <w:tc>
          <w:tcPr>
            <w:tcW w:w="743" w:type="dxa"/>
            <w:tcBorders>
              <w:top w:val="nil"/>
              <w:left w:val="nil"/>
              <w:bottom w:val="single" w:sz="4" w:space="0" w:color="auto"/>
              <w:right w:val="single" w:sz="4" w:space="0" w:color="auto"/>
            </w:tcBorders>
            <w:shd w:val="clear" w:color="auto" w:fill="auto"/>
            <w:vAlign w:val="center"/>
            <w:hideMark/>
          </w:tcPr>
          <w:p w14:paraId="5ED7ADBF" w14:textId="062E5160" w:rsidR="006238CC" w:rsidRPr="0045721D" w:rsidDel="00A04755" w:rsidRDefault="006238CC" w:rsidP="006238CC">
            <w:pPr>
              <w:rPr>
                <w:del w:id="3238" w:author="Kumar Baral" w:date="2022-12-12T16:54:00Z"/>
                <w:b/>
                <w:bCs/>
                <w:highlight w:val="yellow"/>
                <w:rPrChange w:id="3239" w:author="Kumar Baral" w:date="2022-12-12T16:18:00Z">
                  <w:rPr>
                    <w:del w:id="3240" w:author="Kumar Baral" w:date="2022-12-12T16:54:00Z"/>
                    <w:b/>
                    <w:bCs/>
                  </w:rPr>
                </w:rPrChange>
              </w:rPr>
            </w:pPr>
            <w:del w:id="3241" w:author="Kumar Baral" w:date="2022-12-12T16:54:00Z">
              <w:r w:rsidRPr="0045721D" w:rsidDel="00A04755">
                <w:rPr>
                  <w:b/>
                  <w:bCs/>
                  <w:highlight w:val="yellow"/>
                  <w:rPrChange w:id="3242" w:author="Kumar Baral" w:date="2022-12-12T16:18:00Z">
                    <w:rPr>
                      <w:b/>
                      <w:bCs/>
                    </w:rPr>
                  </w:rPrChange>
                </w:rPr>
                <w:delText>%</w:delText>
              </w:r>
              <w:bookmarkStart w:id="3243" w:name="_Toc121824697"/>
              <w:bookmarkStart w:id="3244" w:name="_Toc121825335"/>
              <w:bookmarkStart w:id="3245" w:name="_Toc121825975"/>
              <w:bookmarkStart w:id="3246" w:name="_Toc121826839"/>
              <w:bookmarkStart w:id="3247" w:name="_Toc121834262"/>
              <w:bookmarkStart w:id="3248" w:name="_Toc125550129"/>
              <w:bookmarkStart w:id="3249" w:name="_Toc125555624"/>
              <w:bookmarkStart w:id="3250" w:name="_Toc125557496"/>
              <w:bookmarkStart w:id="3251" w:name="_Toc125559383"/>
              <w:bookmarkStart w:id="3252" w:name="_Toc125618561"/>
              <w:bookmarkStart w:id="3253" w:name="_Toc125640008"/>
              <w:bookmarkStart w:id="3254" w:name="_Toc125642223"/>
              <w:bookmarkStart w:id="3255" w:name="_Toc125973993"/>
              <w:bookmarkStart w:id="3256" w:name="_Toc125974278"/>
              <w:bookmarkStart w:id="3257" w:name="_Toc126055195"/>
              <w:bookmarkStart w:id="3258" w:name="_Toc126057987"/>
              <w:bookmarkStart w:id="3259" w:name="_Toc127182336"/>
              <w:bookmarkStart w:id="3260" w:name="_Toc127182673"/>
              <w:bookmarkStart w:id="3261" w:name="_Toc127191857"/>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del>
          </w:p>
        </w:tc>
        <w:tc>
          <w:tcPr>
            <w:tcW w:w="705" w:type="dxa"/>
            <w:tcBorders>
              <w:top w:val="nil"/>
              <w:left w:val="nil"/>
              <w:bottom w:val="single" w:sz="4" w:space="0" w:color="auto"/>
              <w:right w:val="single" w:sz="4" w:space="0" w:color="auto"/>
            </w:tcBorders>
            <w:shd w:val="clear" w:color="auto" w:fill="auto"/>
            <w:vAlign w:val="center"/>
            <w:hideMark/>
          </w:tcPr>
          <w:p w14:paraId="133156F3" w14:textId="1C4676B1" w:rsidR="006238CC" w:rsidRPr="0045721D" w:rsidDel="00A04755" w:rsidRDefault="006238CC" w:rsidP="006238CC">
            <w:pPr>
              <w:rPr>
                <w:del w:id="3262" w:author="Kumar Baral" w:date="2022-12-12T16:54:00Z"/>
                <w:b/>
                <w:bCs/>
                <w:highlight w:val="yellow"/>
                <w:rPrChange w:id="3263" w:author="Kumar Baral" w:date="2022-12-12T16:18:00Z">
                  <w:rPr>
                    <w:del w:id="3264" w:author="Kumar Baral" w:date="2022-12-12T16:54:00Z"/>
                    <w:b/>
                    <w:bCs/>
                  </w:rPr>
                </w:rPrChange>
              </w:rPr>
            </w:pPr>
            <w:del w:id="3265" w:author="Kumar Baral" w:date="2022-12-12T16:54:00Z">
              <w:r w:rsidRPr="0045721D" w:rsidDel="00A04755">
                <w:rPr>
                  <w:b/>
                  <w:bCs/>
                  <w:highlight w:val="yellow"/>
                  <w:rPrChange w:id="3266" w:author="Kumar Baral" w:date="2022-12-12T16:18:00Z">
                    <w:rPr>
                      <w:b/>
                      <w:bCs/>
                    </w:rPr>
                  </w:rPrChange>
                </w:rPr>
                <w:delText>Area (km</w:delText>
              </w:r>
              <w:r w:rsidRPr="0045721D" w:rsidDel="00A04755">
                <w:rPr>
                  <w:b/>
                  <w:bCs/>
                  <w:highlight w:val="yellow"/>
                  <w:vertAlign w:val="superscript"/>
                  <w:rPrChange w:id="3267" w:author="Kumar Baral" w:date="2022-12-12T16:18:00Z">
                    <w:rPr>
                      <w:b/>
                      <w:bCs/>
                      <w:vertAlign w:val="superscript"/>
                    </w:rPr>
                  </w:rPrChange>
                </w:rPr>
                <w:delText>2</w:delText>
              </w:r>
              <w:r w:rsidRPr="0045721D" w:rsidDel="00A04755">
                <w:rPr>
                  <w:b/>
                  <w:bCs/>
                  <w:highlight w:val="yellow"/>
                  <w:rPrChange w:id="3268" w:author="Kumar Baral" w:date="2022-12-12T16:18:00Z">
                    <w:rPr>
                      <w:b/>
                      <w:bCs/>
                    </w:rPr>
                  </w:rPrChange>
                </w:rPr>
                <w:delText>)</w:delText>
              </w:r>
              <w:bookmarkStart w:id="3269" w:name="_Toc121824698"/>
              <w:bookmarkStart w:id="3270" w:name="_Toc121825336"/>
              <w:bookmarkStart w:id="3271" w:name="_Toc121825976"/>
              <w:bookmarkStart w:id="3272" w:name="_Toc121826840"/>
              <w:bookmarkStart w:id="3273" w:name="_Toc121834263"/>
              <w:bookmarkStart w:id="3274" w:name="_Toc125550130"/>
              <w:bookmarkStart w:id="3275" w:name="_Toc125555625"/>
              <w:bookmarkStart w:id="3276" w:name="_Toc125557497"/>
              <w:bookmarkStart w:id="3277" w:name="_Toc125559384"/>
              <w:bookmarkStart w:id="3278" w:name="_Toc125618562"/>
              <w:bookmarkStart w:id="3279" w:name="_Toc125640009"/>
              <w:bookmarkStart w:id="3280" w:name="_Toc125642224"/>
              <w:bookmarkStart w:id="3281" w:name="_Toc125973994"/>
              <w:bookmarkStart w:id="3282" w:name="_Toc125974279"/>
              <w:bookmarkStart w:id="3283" w:name="_Toc126055196"/>
              <w:bookmarkStart w:id="3284" w:name="_Toc126057988"/>
              <w:bookmarkStart w:id="3285" w:name="_Toc127182337"/>
              <w:bookmarkStart w:id="3286" w:name="_Toc127182674"/>
              <w:bookmarkStart w:id="3287" w:name="_Toc12719185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del>
          </w:p>
        </w:tc>
        <w:tc>
          <w:tcPr>
            <w:tcW w:w="743" w:type="dxa"/>
            <w:tcBorders>
              <w:top w:val="nil"/>
              <w:left w:val="nil"/>
              <w:bottom w:val="single" w:sz="4" w:space="0" w:color="auto"/>
              <w:right w:val="single" w:sz="4" w:space="0" w:color="auto"/>
            </w:tcBorders>
            <w:shd w:val="clear" w:color="auto" w:fill="auto"/>
            <w:vAlign w:val="center"/>
            <w:hideMark/>
          </w:tcPr>
          <w:p w14:paraId="66E16498" w14:textId="56441AC6" w:rsidR="006238CC" w:rsidRPr="0045721D" w:rsidDel="00A04755" w:rsidRDefault="006238CC" w:rsidP="006238CC">
            <w:pPr>
              <w:rPr>
                <w:del w:id="3288" w:author="Kumar Baral" w:date="2022-12-12T16:54:00Z"/>
                <w:b/>
                <w:bCs/>
                <w:highlight w:val="yellow"/>
                <w:rPrChange w:id="3289" w:author="Kumar Baral" w:date="2022-12-12T16:18:00Z">
                  <w:rPr>
                    <w:del w:id="3290" w:author="Kumar Baral" w:date="2022-12-12T16:54:00Z"/>
                    <w:b/>
                    <w:bCs/>
                  </w:rPr>
                </w:rPrChange>
              </w:rPr>
            </w:pPr>
            <w:del w:id="3291" w:author="Kumar Baral" w:date="2022-12-12T16:54:00Z">
              <w:r w:rsidRPr="0045721D" w:rsidDel="00A04755">
                <w:rPr>
                  <w:b/>
                  <w:bCs/>
                  <w:highlight w:val="yellow"/>
                  <w:rPrChange w:id="3292" w:author="Kumar Baral" w:date="2022-12-12T16:18:00Z">
                    <w:rPr>
                      <w:b/>
                      <w:bCs/>
                    </w:rPr>
                  </w:rPrChange>
                </w:rPr>
                <w:delText>%</w:delText>
              </w:r>
              <w:bookmarkStart w:id="3293" w:name="_Toc121824699"/>
              <w:bookmarkStart w:id="3294" w:name="_Toc121825337"/>
              <w:bookmarkStart w:id="3295" w:name="_Toc121825977"/>
              <w:bookmarkStart w:id="3296" w:name="_Toc121826841"/>
              <w:bookmarkStart w:id="3297" w:name="_Toc121834264"/>
              <w:bookmarkStart w:id="3298" w:name="_Toc125550131"/>
              <w:bookmarkStart w:id="3299" w:name="_Toc125555626"/>
              <w:bookmarkStart w:id="3300" w:name="_Toc125557498"/>
              <w:bookmarkStart w:id="3301" w:name="_Toc125559385"/>
              <w:bookmarkStart w:id="3302" w:name="_Toc125618563"/>
              <w:bookmarkStart w:id="3303" w:name="_Toc125640010"/>
              <w:bookmarkStart w:id="3304" w:name="_Toc125642225"/>
              <w:bookmarkStart w:id="3305" w:name="_Toc125973995"/>
              <w:bookmarkStart w:id="3306" w:name="_Toc125974280"/>
              <w:bookmarkStart w:id="3307" w:name="_Toc126055197"/>
              <w:bookmarkStart w:id="3308" w:name="_Toc126057989"/>
              <w:bookmarkStart w:id="3309" w:name="_Toc127182338"/>
              <w:bookmarkStart w:id="3310" w:name="_Toc127182675"/>
              <w:bookmarkStart w:id="3311" w:name="_Toc127191859"/>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del>
          </w:p>
        </w:tc>
        <w:tc>
          <w:tcPr>
            <w:tcW w:w="1085" w:type="dxa"/>
            <w:tcBorders>
              <w:top w:val="nil"/>
              <w:left w:val="nil"/>
              <w:bottom w:val="single" w:sz="4" w:space="0" w:color="auto"/>
              <w:right w:val="single" w:sz="4" w:space="0" w:color="auto"/>
            </w:tcBorders>
            <w:shd w:val="clear" w:color="auto" w:fill="auto"/>
            <w:noWrap/>
            <w:vAlign w:val="center"/>
            <w:hideMark/>
          </w:tcPr>
          <w:p w14:paraId="6FDCFD86" w14:textId="2906B299" w:rsidR="006238CC" w:rsidRPr="0045721D" w:rsidDel="00A04755" w:rsidRDefault="006238CC" w:rsidP="006238CC">
            <w:pPr>
              <w:rPr>
                <w:del w:id="3312" w:author="Kumar Baral" w:date="2022-12-12T16:54:00Z"/>
                <w:b/>
                <w:bCs/>
                <w:highlight w:val="yellow"/>
                <w:rPrChange w:id="3313" w:author="Kumar Baral" w:date="2022-12-12T16:18:00Z">
                  <w:rPr>
                    <w:del w:id="3314" w:author="Kumar Baral" w:date="2022-12-12T16:54:00Z"/>
                    <w:b/>
                    <w:bCs/>
                  </w:rPr>
                </w:rPrChange>
              </w:rPr>
            </w:pPr>
            <w:del w:id="3315" w:author="Kumar Baral" w:date="2022-12-12T16:54:00Z">
              <w:r w:rsidRPr="0045721D" w:rsidDel="00A04755">
                <w:rPr>
                  <w:b/>
                  <w:bCs/>
                  <w:highlight w:val="yellow"/>
                  <w:rPrChange w:id="3316" w:author="Kumar Baral" w:date="2022-12-12T16:18:00Z">
                    <w:rPr>
                      <w:b/>
                      <w:bCs/>
                    </w:rPr>
                  </w:rPrChange>
                </w:rPr>
                <w:delText>Area (km</w:delText>
              </w:r>
              <w:r w:rsidRPr="0045721D" w:rsidDel="00A04755">
                <w:rPr>
                  <w:b/>
                  <w:bCs/>
                  <w:highlight w:val="yellow"/>
                  <w:vertAlign w:val="superscript"/>
                  <w:rPrChange w:id="3317" w:author="Kumar Baral" w:date="2022-12-12T16:18:00Z">
                    <w:rPr>
                      <w:b/>
                      <w:bCs/>
                      <w:vertAlign w:val="superscript"/>
                    </w:rPr>
                  </w:rPrChange>
                </w:rPr>
                <w:delText>2</w:delText>
              </w:r>
              <w:r w:rsidRPr="0045721D" w:rsidDel="00A04755">
                <w:rPr>
                  <w:b/>
                  <w:bCs/>
                  <w:highlight w:val="yellow"/>
                  <w:rPrChange w:id="3318" w:author="Kumar Baral" w:date="2022-12-12T16:18:00Z">
                    <w:rPr>
                      <w:b/>
                      <w:bCs/>
                    </w:rPr>
                  </w:rPrChange>
                </w:rPr>
                <w:delText>)</w:delText>
              </w:r>
              <w:bookmarkStart w:id="3319" w:name="_Toc121824700"/>
              <w:bookmarkStart w:id="3320" w:name="_Toc121825338"/>
              <w:bookmarkStart w:id="3321" w:name="_Toc121825978"/>
              <w:bookmarkStart w:id="3322" w:name="_Toc121826842"/>
              <w:bookmarkStart w:id="3323" w:name="_Toc121834265"/>
              <w:bookmarkStart w:id="3324" w:name="_Toc125550132"/>
              <w:bookmarkStart w:id="3325" w:name="_Toc125555627"/>
              <w:bookmarkStart w:id="3326" w:name="_Toc125557499"/>
              <w:bookmarkStart w:id="3327" w:name="_Toc125559386"/>
              <w:bookmarkStart w:id="3328" w:name="_Toc125618564"/>
              <w:bookmarkStart w:id="3329" w:name="_Toc125640011"/>
              <w:bookmarkStart w:id="3330" w:name="_Toc125642226"/>
              <w:bookmarkStart w:id="3331" w:name="_Toc125973996"/>
              <w:bookmarkStart w:id="3332" w:name="_Toc125974281"/>
              <w:bookmarkStart w:id="3333" w:name="_Toc126055198"/>
              <w:bookmarkStart w:id="3334" w:name="_Toc126057990"/>
              <w:bookmarkStart w:id="3335" w:name="_Toc127182339"/>
              <w:bookmarkStart w:id="3336" w:name="_Toc127182676"/>
              <w:bookmarkStart w:id="3337" w:name="_Toc127191860"/>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del>
          </w:p>
        </w:tc>
        <w:tc>
          <w:tcPr>
            <w:tcW w:w="948" w:type="dxa"/>
            <w:tcBorders>
              <w:top w:val="nil"/>
              <w:left w:val="nil"/>
              <w:bottom w:val="single" w:sz="4" w:space="0" w:color="auto"/>
              <w:right w:val="single" w:sz="4" w:space="0" w:color="auto"/>
            </w:tcBorders>
            <w:shd w:val="clear" w:color="auto" w:fill="auto"/>
            <w:noWrap/>
            <w:vAlign w:val="center"/>
            <w:hideMark/>
          </w:tcPr>
          <w:p w14:paraId="0BF6E383" w14:textId="00FE6FED" w:rsidR="006238CC" w:rsidRPr="0045721D" w:rsidDel="00A04755" w:rsidRDefault="006238CC" w:rsidP="006238CC">
            <w:pPr>
              <w:rPr>
                <w:del w:id="3338" w:author="Kumar Baral" w:date="2022-12-12T16:54:00Z"/>
                <w:b/>
                <w:bCs/>
                <w:highlight w:val="yellow"/>
                <w:rPrChange w:id="3339" w:author="Kumar Baral" w:date="2022-12-12T16:18:00Z">
                  <w:rPr>
                    <w:del w:id="3340" w:author="Kumar Baral" w:date="2022-12-12T16:54:00Z"/>
                    <w:b/>
                    <w:bCs/>
                  </w:rPr>
                </w:rPrChange>
              </w:rPr>
            </w:pPr>
            <w:del w:id="3341" w:author="Kumar Baral" w:date="2022-12-12T16:54:00Z">
              <w:r w:rsidRPr="0045721D" w:rsidDel="00A04755">
                <w:rPr>
                  <w:b/>
                  <w:bCs/>
                  <w:highlight w:val="yellow"/>
                  <w:rPrChange w:id="3342" w:author="Kumar Baral" w:date="2022-12-12T16:18:00Z">
                    <w:rPr>
                      <w:b/>
                      <w:bCs/>
                    </w:rPr>
                  </w:rPrChange>
                </w:rPr>
                <w:delText>%</w:delText>
              </w:r>
              <w:bookmarkStart w:id="3343" w:name="_Toc121824701"/>
              <w:bookmarkStart w:id="3344" w:name="_Toc121825339"/>
              <w:bookmarkStart w:id="3345" w:name="_Toc121825979"/>
              <w:bookmarkStart w:id="3346" w:name="_Toc121826843"/>
              <w:bookmarkStart w:id="3347" w:name="_Toc121834266"/>
              <w:bookmarkStart w:id="3348" w:name="_Toc125550133"/>
              <w:bookmarkStart w:id="3349" w:name="_Toc125555628"/>
              <w:bookmarkStart w:id="3350" w:name="_Toc125557500"/>
              <w:bookmarkStart w:id="3351" w:name="_Toc125559387"/>
              <w:bookmarkStart w:id="3352" w:name="_Toc125618565"/>
              <w:bookmarkStart w:id="3353" w:name="_Toc125640012"/>
              <w:bookmarkStart w:id="3354" w:name="_Toc125642227"/>
              <w:bookmarkStart w:id="3355" w:name="_Toc125973997"/>
              <w:bookmarkStart w:id="3356" w:name="_Toc125974282"/>
              <w:bookmarkStart w:id="3357" w:name="_Toc126055199"/>
              <w:bookmarkStart w:id="3358" w:name="_Toc126057991"/>
              <w:bookmarkStart w:id="3359" w:name="_Toc127182340"/>
              <w:bookmarkStart w:id="3360" w:name="_Toc127182677"/>
              <w:bookmarkStart w:id="3361" w:name="_Toc127191861"/>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del>
          </w:p>
        </w:tc>
        <w:tc>
          <w:tcPr>
            <w:tcW w:w="815" w:type="dxa"/>
            <w:tcBorders>
              <w:top w:val="nil"/>
              <w:left w:val="nil"/>
              <w:bottom w:val="single" w:sz="4" w:space="0" w:color="auto"/>
              <w:right w:val="single" w:sz="4" w:space="0" w:color="auto"/>
            </w:tcBorders>
            <w:vAlign w:val="center"/>
          </w:tcPr>
          <w:p w14:paraId="1982C660" w14:textId="6DCF9A1E" w:rsidR="006238CC" w:rsidRPr="0045721D" w:rsidDel="00A04755" w:rsidRDefault="006238CC" w:rsidP="006238CC">
            <w:pPr>
              <w:rPr>
                <w:del w:id="3362" w:author="Kumar Baral" w:date="2022-12-12T16:54:00Z"/>
                <w:b/>
                <w:bCs/>
                <w:highlight w:val="yellow"/>
                <w:rPrChange w:id="3363" w:author="Kumar Baral" w:date="2022-12-12T16:18:00Z">
                  <w:rPr>
                    <w:del w:id="3364" w:author="Kumar Baral" w:date="2022-12-12T16:54:00Z"/>
                    <w:b/>
                    <w:bCs/>
                  </w:rPr>
                </w:rPrChange>
              </w:rPr>
            </w:pPr>
            <w:del w:id="3365" w:author="Kumar Baral" w:date="2022-12-12T16:54:00Z">
              <w:r w:rsidRPr="0045721D" w:rsidDel="00A04755">
                <w:rPr>
                  <w:b/>
                  <w:bCs/>
                  <w:highlight w:val="yellow"/>
                  <w:rPrChange w:id="3366" w:author="Kumar Baral" w:date="2022-12-12T16:18:00Z">
                    <w:rPr>
                      <w:b/>
                      <w:bCs/>
                    </w:rPr>
                  </w:rPrChange>
                </w:rPr>
                <w:delText>Area (km</w:delText>
              </w:r>
              <w:r w:rsidRPr="0045721D" w:rsidDel="00A04755">
                <w:rPr>
                  <w:b/>
                  <w:bCs/>
                  <w:highlight w:val="yellow"/>
                  <w:vertAlign w:val="superscript"/>
                  <w:rPrChange w:id="3367" w:author="Kumar Baral" w:date="2022-12-12T16:18:00Z">
                    <w:rPr>
                      <w:b/>
                      <w:bCs/>
                      <w:vertAlign w:val="superscript"/>
                    </w:rPr>
                  </w:rPrChange>
                </w:rPr>
                <w:delText>2</w:delText>
              </w:r>
              <w:r w:rsidRPr="0045721D" w:rsidDel="00A04755">
                <w:rPr>
                  <w:b/>
                  <w:bCs/>
                  <w:highlight w:val="yellow"/>
                  <w:rPrChange w:id="3368" w:author="Kumar Baral" w:date="2022-12-12T16:18:00Z">
                    <w:rPr>
                      <w:b/>
                      <w:bCs/>
                    </w:rPr>
                  </w:rPrChange>
                </w:rPr>
                <w:delText>)</w:delText>
              </w:r>
              <w:bookmarkStart w:id="3369" w:name="_Toc121824702"/>
              <w:bookmarkStart w:id="3370" w:name="_Toc121825340"/>
              <w:bookmarkStart w:id="3371" w:name="_Toc121825980"/>
              <w:bookmarkStart w:id="3372" w:name="_Toc121826844"/>
              <w:bookmarkStart w:id="3373" w:name="_Toc121834267"/>
              <w:bookmarkStart w:id="3374" w:name="_Toc125550134"/>
              <w:bookmarkStart w:id="3375" w:name="_Toc125555629"/>
              <w:bookmarkStart w:id="3376" w:name="_Toc125557501"/>
              <w:bookmarkStart w:id="3377" w:name="_Toc125559388"/>
              <w:bookmarkStart w:id="3378" w:name="_Toc125618566"/>
              <w:bookmarkStart w:id="3379" w:name="_Toc125640013"/>
              <w:bookmarkStart w:id="3380" w:name="_Toc125642228"/>
              <w:bookmarkStart w:id="3381" w:name="_Toc125973998"/>
              <w:bookmarkStart w:id="3382" w:name="_Toc125974283"/>
              <w:bookmarkStart w:id="3383" w:name="_Toc126055200"/>
              <w:bookmarkStart w:id="3384" w:name="_Toc126057992"/>
              <w:bookmarkStart w:id="3385" w:name="_Toc127182341"/>
              <w:bookmarkStart w:id="3386" w:name="_Toc127182678"/>
              <w:bookmarkStart w:id="3387" w:name="_Toc127191862"/>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del>
          </w:p>
        </w:tc>
        <w:tc>
          <w:tcPr>
            <w:tcW w:w="963" w:type="dxa"/>
            <w:tcBorders>
              <w:top w:val="nil"/>
              <w:left w:val="nil"/>
              <w:bottom w:val="single" w:sz="4" w:space="0" w:color="auto"/>
              <w:right w:val="single" w:sz="4" w:space="0" w:color="auto"/>
            </w:tcBorders>
            <w:vAlign w:val="center"/>
          </w:tcPr>
          <w:p w14:paraId="490103AD" w14:textId="505854B4" w:rsidR="006238CC" w:rsidRPr="0045721D" w:rsidDel="00A04755" w:rsidRDefault="006238CC" w:rsidP="006238CC">
            <w:pPr>
              <w:rPr>
                <w:del w:id="3388" w:author="Kumar Baral" w:date="2022-12-12T16:54:00Z"/>
                <w:b/>
                <w:bCs/>
                <w:highlight w:val="yellow"/>
                <w:rPrChange w:id="3389" w:author="Kumar Baral" w:date="2022-12-12T16:18:00Z">
                  <w:rPr>
                    <w:del w:id="3390" w:author="Kumar Baral" w:date="2022-12-12T16:54:00Z"/>
                    <w:b/>
                    <w:bCs/>
                  </w:rPr>
                </w:rPrChange>
              </w:rPr>
            </w:pPr>
            <w:del w:id="3391" w:author="Kumar Baral" w:date="2022-12-12T16:54:00Z">
              <w:r w:rsidRPr="0045721D" w:rsidDel="00A04755">
                <w:rPr>
                  <w:b/>
                  <w:bCs/>
                  <w:highlight w:val="yellow"/>
                  <w:rPrChange w:id="3392" w:author="Kumar Baral" w:date="2022-12-12T16:18:00Z">
                    <w:rPr>
                      <w:b/>
                      <w:bCs/>
                    </w:rPr>
                  </w:rPrChange>
                </w:rPr>
                <w:delText>%</w:delText>
              </w:r>
              <w:bookmarkStart w:id="3393" w:name="_Toc121824703"/>
              <w:bookmarkStart w:id="3394" w:name="_Toc121825341"/>
              <w:bookmarkStart w:id="3395" w:name="_Toc121825981"/>
              <w:bookmarkStart w:id="3396" w:name="_Toc121826845"/>
              <w:bookmarkStart w:id="3397" w:name="_Toc121834268"/>
              <w:bookmarkStart w:id="3398" w:name="_Toc125550135"/>
              <w:bookmarkStart w:id="3399" w:name="_Toc125555630"/>
              <w:bookmarkStart w:id="3400" w:name="_Toc125557502"/>
              <w:bookmarkStart w:id="3401" w:name="_Toc125559389"/>
              <w:bookmarkStart w:id="3402" w:name="_Toc125618567"/>
              <w:bookmarkStart w:id="3403" w:name="_Toc125640014"/>
              <w:bookmarkStart w:id="3404" w:name="_Toc125642229"/>
              <w:bookmarkStart w:id="3405" w:name="_Toc125973999"/>
              <w:bookmarkStart w:id="3406" w:name="_Toc125974284"/>
              <w:bookmarkStart w:id="3407" w:name="_Toc126055201"/>
              <w:bookmarkStart w:id="3408" w:name="_Toc126057993"/>
              <w:bookmarkStart w:id="3409" w:name="_Toc127182342"/>
              <w:bookmarkStart w:id="3410" w:name="_Toc127182679"/>
              <w:bookmarkStart w:id="3411" w:name="_Toc127191863"/>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del>
          </w:p>
        </w:tc>
        <w:bookmarkStart w:id="3412" w:name="_Toc121824704"/>
        <w:bookmarkStart w:id="3413" w:name="_Toc121825342"/>
        <w:bookmarkStart w:id="3414" w:name="_Toc121825982"/>
        <w:bookmarkStart w:id="3415" w:name="_Toc121826846"/>
        <w:bookmarkStart w:id="3416" w:name="_Toc121834269"/>
        <w:bookmarkStart w:id="3417" w:name="_Toc125550136"/>
        <w:bookmarkStart w:id="3418" w:name="_Toc125555631"/>
        <w:bookmarkStart w:id="3419" w:name="_Toc125557503"/>
        <w:bookmarkStart w:id="3420" w:name="_Toc125559390"/>
        <w:bookmarkStart w:id="3421" w:name="_Toc125618568"/>
        <w:bookmarkStart w:id="3422" w:name="_Toc125640015"/>
        <w:bookmarkStart w:id="3423" w:name="_Toc125642230"/>
        <w:bookmarkStart w:id="3424" w:name="_Toc125974000"/>
        <w:bookmarkStart w:id="3425" w:name="_Toc125974285"/>
        <w:bookmarkStart w:id="3426" w:name="_Toc126055202"/>
        <w:bookmarkStart w:id="3427" w:name="_Toc126057994"/>
        <w:bookmarkStart w:id="3428" w:name="_Toc127182343"/>
        <w:bookmarkStart w:id="3429" w:name="_Toc127182680"/>
        <w:bookmarkStart w:id="3430" w:name="_Toc127191864"/>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tr>
      <w:tr w:rsidR="006238CC" w:rsidRPr="0045721D" w:rsidDel="00A04755" w14:paraId="2E776681" w14:textId="36E8E579" w:rsidTr="00E9411B">
        <w:trPr>
          <w:trHeight w:val="360"/>
          <w:jc w:val="center"/>
          <w:del w:id="3431"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883B087" w14:textId="58ECC7BA" w:rsidR="006238CC" w:rsidRPr="0045721D" w:rsidDel="00A04755" w:rsidRDefault="006238CC" w:rsidP="006238CC">
            <w:pPr>
              <w:rPr>
                <w:del w:id="3432" w:author="Kumar Baral" w:date="2022-12-12T16:54:00Z"/>
                <w:highlight w:val="yellow"/>
                <w:rPrChange w:id="3433" w:author="Kumar Baral" w:date="2022-12-12T16:18:00Z">
                  <w:rPr>
                    <w:del w:id="3434" w:author="Kumar Baral" w:date="2022-12-12T16:54:00Z"/>
                  </w:rPr>
                </w:rPrChange>
              </w:rPr>
            </w:pPr>
            <w:del w:id="3435" w:author="Kumar Baral" w:date="2022-12-12T16:54:00Z">
              <w:r w:rsidRPr="0045721D" w:rsidDel="00A04755">
                <w:rPr>
                  <w:highlight w:val="yellow"/>
                  <w:rPrChange w:id="3436" w:author="Kumar Baral" w:date="2022-12-12T16:18:00Z">
                    <w:rPr/>
                  </w:rPrChange>
                </w:rPr>
                <w:delText>Above 5000 masl</w:delText>
              </w:r>
              <w:bookmarkStart w:id="3437" w:name="_Toc121824705"/>
              <w:bookmarkStart w:id="3438" w:name="_Toc121825343"/>
              <w:bookmarkStart w:id="3439" w:name="_Toc121825983"/>
              <w:bookmarkStart w:id="3440" w:name="_Toc121826847"/>
              <w:bookmarkStart w:id="3441" w:name="_Toc121834270"/>
              <w:bookmarkStart w:id="3442" w:name="_Toc125550137"/>
              <w:bookmarkStart w:id="3443" w:name="_Toc125555632"/>
              <w:bookmarkStart w:id="3444" w:name="_Toc125557504"/>
              <w:bookmarkStart w:id="3445" w:name="_Toc125559391"/>
              <w:bookmarkStart w:id="3446" w:name="_Toc125618569"/>
              <w:bookmarkStart w:id="3447" w:name="_Toc125640016"/>
              <w:bookmarkStart w:id="3448" w:name="_Toc125642231"/>
              <w:bookmarkStart w:id="3449" w:name="_Toc125974001"/>
              <w:bookmarkStart w:id="3450" w:name="_Toc125974286"/>
              <w:bookmarkStart w:id="3451" w:name="_Toc126055203"/>
              <w:bookmarkStart w:id="3452" w:name="_Toc126057995"/>
              <w:bookmarkStart w:id="3453" w:name="_Toc127182344"/>
              <w:bookmarkStart w:id="3454" w:name="_Toc127182681"/>
              <w:bookmarkStart w:id="3455" w:name="_Toc127191865"/>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del>
          </w:p>
        </w:tc>
        <w:tc>
          <w:tcPr>
            <w:tcW w:w="992" w:type="dxa"/>
            <w:tcBorders>
              <w:top w:val="nil"/>
              <w:left w:val="nil"/>
              <w:bottom w:val="single" w:sz="4" w:space="0" w:color="auto"/>
              <w:right w:val="single" w:sz="4" w:space="0" w:color="auto"/>
            </w:tcBorders>
            <w:shd w:val="clear" w:color="auto" w:fill="auto"/>
            <w:noWrap/>
            <w:vAlign w:val="center"/>
            <w:hideMark/>
          </w:tcPr>
          <w:p w14:paraId="3F17CF89" w14:textId="0EB70443" w:rsidR="006238CC" w:rsidRPr="0045721D" w:rsidDel="00A04755" w:rsidRDefault="006238CC" w:rsidP="006238CC">
            <w:pPr>
              <w:rPr>
                <w:del w:id="3456" w:author="Kumar Baral" w:date="2022-12-12T16:54:00Z"/>
                <w:highlight w:val="yellow"/>
                <w:rPrChange w:id="3457" w:author="Kumar Baral" w:date="2022-12-12T16:18:00Z">
                  <w:rPr>
                    <w:del w:id="3458" w:author="Kumar Baral" w:date="2022-12-12T16:54:00Z"/>
                  </w:rPr>
                </w:rPrChange>
              </w:rPr>
            </w:pPr>
            <w:del w:id="3459" w:author="Kumar Baral" w:date="2022-12-12T16:54:00Z">
              <w:r w:rsidRPr="0045721D" w:rsidDel="00A04755">
                <w:rPr>
                  <w:highlight w:val="yellow"/>
                  <w:rPrChange w:id="3460" w:author="Kumar Baral" w:date="2022-12-12T16:18:00Z">
                    <w:rPr/>
                  </w:rPrChange>
                </w:rPr>
                <w:delText>129.82</w:delText>
              </w:r>
              <w:bookmarkStart w:id="3461" w:name="_Toc121824706"/>
              <w:bookmarkStart w:id="3462" w:name="_Toc121825344"/>
              <w:bookmarkStart w:id="3463" w:name="_Toc121825984"/>
              <w:bookmarkStart w:id="3464" w:name="_Toc121826848"/>
              <w:bookmarkStart w:id="3465" w:name="_Toc121834271"/>
              <w:bookmarkStart w:id="3466" w:name="_Toc125550138"/>
              <w:bookmarkStart w:id="3467" w:name="_Toc125555633"/>
              <w:bookmarkStart w:id="3468" w:name="_Toc125557505"/>
              <w:bookmarkStart w:id="3469" w:name="_Toc125559392"/>
              <w:bookmarkStart w:id="3470" w:name="_Toc125618570"/>
              <w:bookmarkStart w:id="3471" w:name="_Toc125640017"/>
              <w:bookmarkStart w:id="3472" w:name="_Toc125642232"/>
              <w:bookmarkStart w:id="3473" w:name="_Toc125974002"/>
              <w:bookmarkStart w:id="3474" w:name="_Toc125974287"/>
              <w:bookmarkStart w:id="3475" w:name="_Toc126055204"/>
              <w:bookmarkStart w:id="3476" w:name="_Toc126057996"/>
              <w:bookmarkStart w:id="3477" w:name="_Toc127182345"/>
              <w:bookmarkStart w:id="3478" w:name="_Toc127182682"/>
              <w:bookmarkStart w:id="3479" w:name="_Toc127191866"/>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del>
          </w:p>
        </w:tc>
        <w:tc>
          <w:tcPr>
            <w:tcW w:w="743" w:type="dxa"/>
            <w:tcBorders>
              <w:top w:val="nil"/>
              <w:left w:val="nil"/>
              <w:bottom w:val="single" w:sz="4" w:space="0" w:color="auto"/>
              <w:right w:val="single" w:sz="4" w:space="0" w:color="auto"/>
            </w:tcBorders>
            <w:shd w:val="clear" w:color="auto" w:fill="auto"/>
            <w:vAlign w:val="center"/>
            <w:hideMark/>
          </w:tcPr>
          <w:p w14:paraId="0F817FDB" w14:textId="1E2B4214" w:rsidR="006238CC" w:rsidRPr="0045721D" w:rsidDel="00A04755" w:rsidRDefault="006238CC" w:rsidP="006238CC">
            <w:pPr>
              <w:rPr>
                <w:del w:id="3480" w:author="Kumar Baral" w:date="2022-12-12T16:54:00Z"/>
                <w:highlight w:val="yellow"/>
                <w:rPrChange w:id="3481" w:author="Kumar Baral" w:date="2022-12-12T16:18:00Z">
                  <w:rPr>
                    <w:del w:id="3482" w:author="Kumar Baral" w:date="2022-12-12T16:54:00Z"/>
                  </w:rPr>
                </w:rPrChange>
              </w:rPr>
            </w:pPr>
            <w:del w:id="3483" w:author="Kumar Baral" w:date="2022-12-12T16:54:00Z">
              <w:r w:rsidRPr="0045721D" w:rsidDel="00A04755">
                <w:rPr>
                  <w:highlight w:val="yellow"/>
                  <w:rPrChange w:id="3484" w:author="Kumar Baral" w:date="2022-12-12T16:18:00Z">
                    <w:rPr/>
                  </w:rPrChange>
                </w:rPr>
                <w:delText>61.6%</w:delText>
              </w:r>
              <w:bookmarkStart w:id="3485" w:name="_Toc121824707"/>
              <w:bookmarkStart w:id="3486" w:name="_Toc121825345"/>
              <w:bookmarkStart w:id="3487" w:name="_Toc121825985"/>
              <w:bookmarkStart w:id="3488" w:name="_Toc121826849"/>
              <w:bookmarkStart w:id="3489" w:name="_Toc121834272"/>
              <w:bookmarkStart w:id="3490" w:name="_Toc125550139"/>
              <w:bookmarkStart w:id="3491" w:name="_Toc125555634"/>
              <w:bookmarkStart w:id="3492" w:name="_Toc125557506"/>
              <w:bookmarkStart w:id="3493" w:name="_Toc125559393"/>
              <w:bookmarkStart w:id="3494" w:name="_Toc125618571"/>
              <w:bookmarkStart w:id="3495" w:name="_Toc125640018"/>
              <w:bookmarkStart w:id="3496" w:name="_Toc125642233"/>
              <w:bookmarkStart w:id="3497" w:name="_Toc125974003"/>
              <w:bookmarkStart w:id="3498" w:name="_Toc125974288"/>
              <w:bookmarkStart w:id="3499" w:name="_Toc126055205"/>
              <w:bookmarkStart w:id="3500" w:name="_Toc126057997"/>
              <w:bookmarkStart w:id="3501" w:name="_Toc127182346"/>
              <w:bookmarkStart w:id="3502" w:name="_Toc127182683"/>
              <w:bookmarkStart w:id="3503" w:name="_Toc127191867"/>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del>
          </w:p>
        </w:tc>
        <w:tc>
          <w:tcPr>
            <w:tcW w:w="705" w:type="dxa"/>
            <w:tcBorders>
              <w:top w:val="nil"/>
              <w:left w:val="nil"/>
              <w:bottom w:val="single" w:sz="4" w:space="0" w:color="auto"/>
              <w:right w:val="single" w:sz="4" w:space="0" w:color="auto"/>
            </w:tcBorders>
            <w:shd w:val="clear" w:color="auto" w:fill="auto"/>
            <w:vAlign w:val="center"/>
            <w:hideMark/>
          </w:tcPr>
          <w:p w14:paraId="7612BA2A" w14:textId="7C92B488" w:rsidR="006238CC" w:rsidRPr="0045721D" w:rsidDel="00A04755" w:rsidRDefault="006238CC" w:rsidP="006238CC">
            <w:pPr>
              <w:rPr>
                <w:del w:id="3504" w:author="Kumar Baral" w:date="2022-12-12T16:54:00Z"/>
                <w:highlight w:val="yellow"/>
                <w:rPrChange w:id="3505" w:author="Kumar Baral" w:date="2022-12-12T16:18:00Z">
                  <w:rPr>
                    <w:del w:id="3506" w:author="Kumar Baral" w:date="2022-12-12T16:54:00Z"/>
                  </w:rPr>
                </w:rPrChange>
              </w:rPr>
            </w:pPr>
            <w:del w:id="3507" w:author="Kumar Baral" w:date="2022-12-12T16:54:00Z">
              <w:r w:rsidRPr="0045721D" w:rsidDel="00A04755">
                <w:rPr>
                  <w:highlight w:val="yellow"/>
                  <w:rPrChange w:id="3508" w:author="Kumar Baral" w:date="2022-12-12T16:18:00Z">
                    <w:rPr/>
                  </w:rPrChange>
                </w:rPr>
                <w:delText>56.84</w:delText>
              </w:r>
              <w:bookmarkStart w:id="3509" w:name="_Toc121824708"/>
              <w:bookmarkStart w:id="3510" w:name="_Toc121825346"/>
              <w:bookmarkStart w:id="3511" w:name="_Toc121825986"/>
              <w:bookmarkStart w:id="3512" w:name="_Toc121826850"/>
              <w:bookmarkStart w:id="3513" w:name="_Toc121834273"/>
              <w:bookmarkStart w:id="3514" w:name="_Toc125550140"/>
              <w:bookmarkStart w:id="3515" w:name="_Toc125555635"/>
              <w:bookmarkStart w:id="3516" w:name="_Toc125557507"/>
              <w:bookmarkStart w:id="3517" w:name="_Toc125559394"/>
              <w:bookmarkStart w:id="3518" w:name="_Toc125618572"/>
              <w:bookmarkStart w:id="3519" w:name="_Toc125640019"/>
              <w:bookmarkStart w:id="3520" w:name="_Toc125642234"/>
              <w:bookmarkStart w:id="3521" w:name="_Toc125974004"/>
              <w:bookmarkStart w:id="3522" w:name="_Toc125974289"/>
              <w:bookmarkStart w:id="3523" w:name="_Toc126055206"/>
              <w:bookmarkStart w:id="3524" w:name="_Toc126057998"/>
              <w:bookmarkStart w:id="3525" w:name="_Toc127182347"/>
              <w:bookmarkStart w:id="3526" w:name="_Toc127182684"/>
              <w:bookmarkStart w:id="3527" w:name="_Toc12719186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del>
          </w:p>
        </w:tc>
        <w:tc>
          <w:tcPr>
            <w:tcW w:w="743" w:type="dxa"/>
            <w:tcBorders>
              <w:top w:val="nil"/>
              <w:left w:val="nil"/>
              <w:bottom w:val="single" w:sz="4" w:space="0" w:color="auto"/>
              <w:right w:val="single" w:sz="4" w:space="0" w:color="auto"/>
            </w:tcBorders>
            <w:shd w:val="clear" w:color="auto" w:fill="auto"/>
            <w:vAlign w:val="center"/>
            <w:hideMark/>
          </w:tcPr>
          <w:p w14:paraId="477CD3A5" w14:textId="2324B93F" w:rsidR="006238CC" w:rsidRPr="0045721D" w:rsidDel="00A04755" w:rsidRDefault="006238CC" w:rsidP="006238CC">
            <w:pPr>
              <w:rPr>
                <w:del w:id="3528" w:author="Kumar Baral" w:date="2022-12-12T16:54:00Z"/>
                <w:highlight w:val="yellow"/>
                <w:rPrChange w:id="3529" w:author="Kumar Baral" w:date="2022-12-12T16:18:00Z">
                  <w:rPr>
                    <w:del w:id="3530" w:author="Kumar Baral" w:date="2022-12-12T16:54:00Z"/>
                  </w:rPr>
                </w:rPrChange>
              </w:rPr>
            </w:pPr>
            <w:del w:id="3531" w:author="Kumar Baral" w:date="2022-12-12T16:54:00Z">
              <w:r w:rsidRPr="0045721D" w:rsidDel="00A04755">
                <w:rPr>
                  <w:highlight w:val="yellow"/>
                  <w:rPrChange w:id="3532" w:author="Kumar Baral" w:date="2022-12-12T16:18:00Z">
                    <w:rPr/>
                  </w:rPrChange>
                </w:rPr>
                <w:delText>59.7%</w:delText>
              </w:r>
              <w:bookmarkStart w:id="3533" w:name="_Toc121824709"/>
              <w:bookmarkStart w:id="3534" w:name="_Toc121825347"/>
              <w:bookmarkStart w:id="3535" w:name="_Toc121825987"/>
              <w:bookmarkStart w:id="3536" w:name="_Toc121826851"/>
              <w:bookmarkStart w:id="3537" w:name="_Toc121834274"/>
              <w:bookmarkStart w:id="3538" w:name="_Toc125550141"/>
              <w:bookmarkStart w:id="3539" w:name="_Toc125555636"/>
              <w:bookmarkStart w:id="3540" w:name="_Toc125557508"/>
              <w:bookmarkStart w:id="3541" w:name="_Toc125559395"/>
              <w:bookmarkStart w:id="3542" w:name="_Toc125618573"/>
              <w:bookmarkStart w:id="3543" w:name="_Toc125640020"/>
              <w:bookmarkStart w:id="3544" w:name="_Toc125642235"/>
              <w:bookmarkStart w:id="3545" w:name="_Toc125974005"/>
              <w:bookmarkStart w:id="3546" w:name="_Toc125974290"/>
              <w:bookmarkStart w:id="3547" w:name="_Toc126055207"/>
              <w:bookmarkStart w:id="3548" w:name="_Toc126057999"/>
              <w:bookmarkStart w:id="3549" w:name="_Toc127182348"/>
              <w:bookmarkStart w:id="3550" w:name="_Toc127182685"/>
              <w:bookmarkStart w:id="3551" w:name="_Toc127191869"/>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del>
          </w:p>
        </w:tc>
        <w:tc>
          <w:tcPr>
            <w:tcW w:w="1085" w:type="dxa"/>
            <w:tcBorders>
              <w:top w:val="nil"/>
              <w:left w:val="nil"/>
              <w:bottom w:val="single" w:sz="4" w:space="0" w:color="auto"/>
              <w:right w:val="single" w:sz="4" w:space="0" w:color="auto"/>
            </w:tcBorders>
            <w:shd w:val="clear" w:color="auto" w:fill="auto"/>
            <w:noWrap/>
            <w:vAlign w:val="center"/>
            <w:hideMark/>
          </w:tcPr>
          <w:p w14:paraId="1AD03A7C" w14:textId="52E378D5" w:rsidR="006238CC" w:rsidRPr="0045721D" w:rsidDel="00A04755" w:rsidRDefault="006238CC" w:rsidP="006238CC">
            <w:pPr>
              <w:rPr>
                <w:del w:id="3552" w:author="Kumar Baral" w:date="2022-12-12T16:54:00Z"/>
                <w:highlight w:val="yellow"/>
                <w:rPrChange w:id="3553" w:author="Kumar Baral" w:date="2022-12-12T16:18:00Z">
                  <w:rPr>
                    <w:del w:id="3554" w:author="Kumar Baral" w:date="2022-12-12T16:54:00Z"/>
                  </w:rPr>
                </w:rPrChange>
              </w:rPr>
            </w:pPr>
            <w:del w:id="3555" w:author="Kumar Baral" w:date="2022-12-12T16:54:00Z">
              <w:r w:rsidRPr="0045721D" w:rsidDel="00A04755">
                <w:rPr>
                  <w:highlight w:val="yellow"/>
                  <w:rPrChange w:id="3556" w:author="Kumar Baral" w:date="2022-12-12T16:18:00Z">
                    <w:rPr/>
                  </w:rPrChange>
                </w:rPr>
                <w:delText>186.66</w:delText>
              </w:r>
              <w:bookmarkStart w:id="3557" w:name="_Toc121824710"/>
              <w:bookmarkStart w:id="3558" w:name="_Toc121825348"/>
              <w:bookmarkStart w:id="3559" w:name="_Toc121825988"/>
              <w:bookmarkStart w:id="3560" w:name="_Toc121826852"/>
              <w:bookmarkStart w:id="3561" w:name="_Toc121834275"/>
              <w:bookmarkStart w:id="3562" w:name="_Toc125550142"/>
              <w:bookmarkStart w:id="3563" w:name="_Toc125555637"/>
              <w:bookmarkStart w:id="3564" w:name="_Toc125557509"/>
              <w:bookmarkStart w:id="3565" w:name="_Toc125559396"/>
              <w:bookmarkStart w:id="3566" w:name="_Toc125618574"/>
              <w:bookmarkStart w:id="3567" w:name="_Toc125640021"/>
              <w:bookmarkStart w:id="3568" w:name="_Toc125642236"/>
              <w:bookmarkStart w:id="3569" w:name="_Toc125974006"/>
              <w:bookmarkStart w:id="3570" w:name="_Toc125974291"/>
              <w:bookmarkStart w:id="3571" w:name="_Toc126055208"/>
              <w:bookmarkStart w:id="3572" w:name="_Toc126058000"/>
              <w:bookmarkStart w:id="3573" w:name="_Toc127182349"/>
              <w:bookmarkStart w:id="3574" w:name="_Toc127182686"/>
              <w:bookmarkStart w:id="3575" w:name="_Toc127191870"/>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del>
          </w:p>
        </w:tc>
        <w:tc>
          <w:tcPr>
            <w:tcW w:w="948" w:type="dxa"/>
            <w:tcBorders>
              <w:top w:val="nil"/>
              <w:left w:val="nil"/>
              <w:bottom w:val="single" w:sz="4" w:space="0" w:color="auto"/>
              <w:right w:val="single" w:sz="4" w:space="0" w:color="auto"/>
            </w:tcBorders>
            <w:shd w:val="clear" w:color="auto" w:fill="auto"/>
            <w:vAlign w:val="center"/>
            <w:hideMark/>
          </w:tcPr>
          <w:p w14:paraId="41605CD8" w14:textId="7B9F6023" w:rsidR="006238CC" w:rsidRPr="0045721D" w:rsidDel="00A04755" w:rsidRDefault="006238CC" w:rsidP="006238CC">
            <w:pPr>
              <w:rPr>
                <w:del w:id="3576" w:author="Kumar Baral" w:date="2022-12-12T16:54:00Z"/>
                <w:highlight w:val="yellow"/>
                <w:rPrChange w:id="3577" w:author="Kumar Baral" w:date="2022-12-12T16:18:00Z">
                  <w:rPr>
                    <w:del w:id="3578" w:author="Kumar Baral" w:date="2022-12-12T16:54:00Z"/>
                  </w:rPr>
                </w:rPrChange>
              </w:rPr>
            </w:pPr>
            <w:del w:id="3579" w:author="Kumar Baral" w:date="2022-12-12T16:54:00Z">
              <w:r w:rsidRPr="0045721D" w:rsidDel="00A04755">
                <w:rPr>
                  <w:highlight w:val="yellow"/>
                  <w:rPrChange w:id="3580" w:author="Kumar Baral" w:date="2022-12-12T16:18:00Z">
                    <w:rPr/>
                  </w:rPrChange>
                </w:rPr>
                <w:delText>61.0%</w:delText>
              </w:r>
              <w:bookmarkStart w:id="3581" w:name="_Toc121824711"/>
              <w:bookmarkStart w:id="3582" w:name="_Toc121825349"/>
              <w:bookmarkStart w:id="3583" w:name="_Toc121825989"/>
              <w:bookmarkStart w:id="3584" w:name="_Toc121826853"/>
              <w:bookmarkStart w:id="3585" w:name="_Toc121834276"/>
              <w:bookmarkStart w:id="3586" w:name="_Toc125550143"/>
              <w:bookmarkStart w:id="3587" w:name="_Toc125555638"/>
              <w:bookmarkStart w:id="3588" w:name="_Toc125557510"/>
              <w:bookmarkStart w:id="3589" w:name="_Toc125559397"/>
              <w:bookmarkStart w:id="3590" w:name="_Toc125618575"/>
              <w:bookmarkStart w:id="3591" w:name="_Toc125640022"/>
              <w:bookmarkStart w:id="3592" w:name="_Toc125642237"/>
              <w:bookmarkStart w:id="3593" w:name="_Toc125974007"/>
              <w:bookmarkStart w:id="3594" w:name="_Toc125974292"/>
              <w:bookmarkStart w:id="3595" w:name="_Toc126055209"/>
              <w:bookmarkStart w:id="3596" w:name="_Toc126058001"/>
              <w:bookmarkStart w:id="3597" w:name="_Toc127182350"/>
              <w:bookmarkStart w:id="3598" w:name="_Toc127182687"/>
              <w:bookmarkStart w:id="3599" w:name="_Toc127191871"/>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del>
          </w:p>
        </w:tc>
        <w:tc>
          <w:tcPr>
            <w:tcW w:w="815" w:type="dxa"/>
            <w:tcBorders>
              <w:top w:val="nil"/>
              <w:left w:val="nil"/>
              <w:bottom w:val="single" w:sz="4" w:space="0" w:color="auto"/>
              <w:right w:val="single" w:sz="4" w:space="0" w:color="auto"/>
            </w:tcBorders>
            <w:vAlign w:val="center"/>
          </w:tcPr>
          <w:p w14:paraId="28D6B458" w14:textId="2C3819F9" w:rsidR="006238CC" w:rsidRPr="0045721D" w:rsidDel="00A04755" w:rsidRDefault="006238CC" w:rsidP="006238CC">
            <w:pPr>
              <w:rPr>
                <w:del w:id="3600" w:author="Kumar Baral" w:date="2022-12-12T16:54:00Z"/>
                <w:highlight w:val="yellow"/>
                <w:rPrChange w:id="3601" w:author="Kumar Baral" w:date="2022-12-12T16:18:00Z">
                  <w:rPr>
                    <w:del w:id="3602" w:author="Kumar Baral" w:date="2022-12-12T16:54:00Z"/>
                  </w:rPr>
                </w:rPrChange>
              </w:rPr>
            </w:pPr>
            <w:del w:id="3603" w:author="Kumar Baral" w:date="2022-12-12T16:54:00Z">
              <w:r w:rsidRPr="0045721D" w:rsidDel="00A04755">
                <w:rPr>
                  <w:highlight w:val="yellow"/>
                  <w:rPrChange w:id="3604" w:author="Kumar Baral" w:date="2022-12-12T16:18:00Z">
                    <w:rPr/>
                  </w:rPrChange>
                </w:rPr>
                <w:delText>187.70</w:delText>
              </w:r>
              <w:bookmarkStart w:id="3605" w:name="_Toc121824712"/>
              <w:bookmarkStart w:id="3606" w:name="_Toc121825350"/>
              <w:bookmarkStart w:id="3607" w:name="_Toc121825990"/>
              <w:bookmarkStart w:id="3608" w:name="_Toc121826854"/>
              <w:bookmarkStart w:id="3609" w:name="_Toc121834277"/>
              <w:bookmarkStart w:id="3610" w:name="_Toc125550144"/>
              <w:bookmarkStart w:id="3611" w:name="_Toc125555639"/>
              <w:bookmarkStart w:id="3612" w:name="_Toc125557511"/>
              <w:bookmarkStart w:id="3613" w:name="_Toc125559398"/>
              <w:bookmarkStart w:id="3614" w:name="_Toc125618576"/>
              <w:bookmarkStart w:id="3615" w:name="_Toc125640023"/>
              <w:bookmarkStart w:id="3616" w:name="_Toc125642238"/>
              <w:bookmarkStart w:id="3617" w:name="_Toc125974008"/>
              <w:bookmarkStart w:id="3618" w:name="_Toc125974293"/>
              <w:bookmarkStart w:id="3619" w:name="_Toc126055210"/>
              <w:bookmarkStart w:id="3620" w:name="_Toc126058002"/>
              <w:bookmarkStart w:id="3621" w:name="_Toc127182351"/>
              <w:bookmarkStart w:id="3622" w:name="_Toc127182688"/>
              <w:bookmarkStart w:id="3623" w:name="_Toc127191872"/>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del>
          </w:p>
        </w:tc>
        <w:tc>
          <w:tcPr>
            <w:tcW w:w="963" w:type="dxa"/>
            <w:tcBorders>
              <w:top w:val="nil"/>
              <w:left w:val="nil"/>
              <w:bottom w:val="single" w:sz="4" w:space="0" w:color="auto"/>
              <w:right w:val="single" w:sz="4" w:space="0" w:color="auto"/>
            </w:tcBorders>
            <w:vAlign w:val="center"/>
          </w:tcPr>
          <w:p w14:paraId="4FD160B2" w14:textId="7F4937A6" w:rsidR="006238CC" w:rsidRPr="0045721D" w:rsidDel="00A04755" w:rsidRDefault="006238CC" w:rsidP="006238CC">
            <w:pPr>
              <w:rPr>
                <w:del w:id="3624" w:author="Kumar Baral" w:date="2022-12-12T16:54:00Z"/>
                <w:highlight w:val="yellow"/>
                <w:rPrChange w:id="3625" w:author="Kumar Baral" w:date="2022-12-12T16:18:00Z">
                  <w:rPr>
                    <w:del w:id="3626" w:author="Kumar Baral" w:date="2022-12-12T16:54:00Z"/>
                  </w:rPr>
                </w:rPrChange>
              </w:rPr>
            </w:pPr>
            <w:del w:id="3627" w:author="Kumar Baral" w:date="2022-12-12T16:54:00Z">
              <w:r w:rsidRPr="0045721D" w:rsidDel="00A04755">
                <w:rPr>
                  <w:highlight w:val="yellow"/>
                  <w:rPrChange w:id="3628" w:author="Kumar Baral" w:date="2022-12-12T16:18:00Z">
                    <w:rPr/>
                  </w:rPrChange>
                </w:rPr>
                <w:delText>53.43%</w:delText>
              </w:r>
              <w:bookmarkStart w:id="3629" w:name="_Toc121824713"/>
              <w:bookmarkStart w:id="3630" w:name="_Toc121825351"/>
              <w:bookmarkStart w:id="3631" w:name="_Toc121825991"/>
              <w:bookmarkStart w:id="3632" w:name="_Toc121826855"/>
              <w:bookmarkStart w:id="3633" w:name="_Toc121834278"/>
              <w:bookmarkStart w:id="3634" w:name="_Toc125550145"/>
              <w:bookmarkStart w:id="3635" w:name="_Toc125555640"/>
              <w:bookmarkStart w:id="3636" w:name="_Toc125557512"/>
              <w:bookmarkStart w:id="3637" w:name="_Toc125559399"/>
              <w:bookmarkStart w:id="3638" w:name="_Toc125618577"/>
              <w:bookmarkStart w:id="3639" w:name="_Toc125640024"/>
              <w:bookmarkStart w:id="3640" w:name="_Toc125642239"/>
              <w:bookmarkStart w:id="3641" w:name="_Toc125974009"/>
              <w:bookmarkStart w:id="3642" w:name="_Toc125974294"/>
              <w:bookmarkStart w:id="3643" w:name="_Toc126055211"/>
              <w:bookmarkStart w:id="3644" w:name="_Toc126058003"/>
              <w:bookmarkStart w:id="3645" w:name="_Toc127182352"/>
              <w:bookmarkStart w:id="3646" w:name="_Toc127182689"/>
              <w:bookmarkStart w:id="3647" w:name="_Toc127191873"/>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del>
          </w:p>
        </w:tc>
        <w:bookmarkStart w:id="3648" w:name="_Toc121824714"/>
        <w:bookmarkStart w:id="3649" w:name="_Toc121825352"/>
        <w:bookmarkStart w:id="3650" w:name="_Toc121825992"/>
        <w:bookmarkStart w:id="3651" w:name="_Toc121826856"/>
        <w:bookmarkStart w:id="3652" w:name="_Toc121834279"/>
        <w:bookmarkStart w:id="3653" w:name="_Toc125550146"/>
        <w:bookmarkStart w:id="3654" w:name="_Toc125555641"/>
        <w:bookmarkStart w:id="3655" w:name="_Toc125557513"/>
        <w:bookmarkStart w:id="3656" w:name="_Toc125559400"/>
        <w:bookmarkStart w:id="3657" w:name="_Toc125618578"/>
        <w:bookmarkStart w:id="3658" w:name="_Toc125640025"/>
        <w:bookmarkStart w:id="3659" w:name="_Toc125642240"/>
        <w:bookmarkStart w:id="3660" w:name="_Toc125974010"/>
        <w:bookmarkStart w:id="3661" w:name="_Toc125974295"/>
        <w:bookmarkStart w:id="3662" w:name="_Toc126055212"/>
        <w:bookmarkStart w:id="3663" w:name="_Toc126058004"/>
        <w:bookmarkStart w:id="3664" w:name="_Toc127182353"/>
        <w:bookmarkStart w:id="3665" w:name="_Toc127182690"/>
        <w:bookmarkStart w:id="3666" w:name="_Toc127191874"/>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tr>
      <w:tr w:rsidR="006238CC" w:rsidRPr="0045721D" w:rsidDel="00A04755" w14:paraId="58CD18F3" w14:textId="20453F43" w:rsidTr="00E9411B">
        <w:trPr>
          <w:trHeight w:val="360"/>
          <w:jc w:val="center"/>
          <w:del w:id="3667"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A43489" w14:textId="774AE366" w:rsidR="006238CC" w:rsidRPr="0045721D" w:rsidDel="00A04755" w:rsidRDefault="006238CC" w:rsidP="006238CC">
            <w:pPr>
              <w:rPr>
                <w:del w:id="3668" w:author="Kumar Baral" w:date="2022-12-12T16:54:00Z"/>
                <w:highlight w:val="yellow"/>
                <w:rPrChange w:id="3669" w:author="Kumar Baral" w:date="2022-12-12T16:18:00Z">
                  <w:rPr>
                    <w:del w:id="3670" w:author="Kumar Baral" w:date="2022-12-12T16:54:00Z"/>
                  </w:rPr>
                </w:rPrChange>
              </w:rPr>
            </w:pPr>
            <w:del w:id="3671" w:author="Kumar Baral" w:date="2022-12-12T16:54:00Z">
              <w:r w:rsidRPr="0045721D" w:rsidDel="00A04755">
                <w:rPr>
                  <w:highlight w:val="yellow"/>
                  <w:rPrChange w:id="3672" w:author="Kumar Baral" w:date="2022-12-12T16:18:00Z">
                    <w:rPr/>
                  </w:rPrChange>
                </w:rPr>
                <w:delText>Between 3000-5000 masl</w:delText>
              </w:r>
              <w:bookmarkStart w:id="3673" w:name="_Toc121824715"/>
              <w:bookmarkStart w:id="3674" w:name="_Toc121825353"/>
              <w:bookmarkStart w:id="3675" w:name="_Toc121825993"/>
              <w:bookmarkStart w:id="3676" w:name="_Toc121826857"/>
              <w:bookmarkStart w:id="3677" w:name="_Toc121834280"/>
              <w:bookmarkStart w:id="3678" w:name="_Toc125550147"/>
              <w:bookmarkStart w:id="3679" w:name="_Toc125555642"/>
              <w:bookmarkStart w:id="3680" w:name="_Toc125557514"/>
              <w:bookmarkStart w:id="3681" w:name="_Toc125559401"/>
              <w:bookmarkStart w:id="3682" w:name="_Toc125618579"/>
              <w:bookmarkStart w:id="3683" w:name="_Toc125640026"/>
              <w:bookmarkStart w:id="3684" w:name="_Toc125642241"/>
              <w:bookmarkStart w:id="3685" w:name="_Toc125974011"/>
              <w:bookmarkStart w:id="3686" w:name="_Toc125974296"/>
              <w:bookmarkStart w:id="3687" w:name="_Toc126055213"/>
              <w:bookmarkStart w:id="3688" w:name="_Toc126058005"/>
              <w:bookmarkStart w:id="3689" w:name="_Toc127182354"/>
              <w:bookmarkStart w:id="3690" w:name="_Toc127182691"/>
              <w:bookmarkStart w:id="3691" w:name="_Toc127191875"/>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del>
          </w:p>
        </w:tc>
        <w:tc>
          <w:tcPr>
            <w:tcW w:w="992" w:type="dxa"/>
            <w:tcBorders>
              <w:top w:val="nil"/>
              <w:left w:val="nil"/>
              <w:bottom w:val="single" w:sz="4" w:space="0" w:color="auto"/>
              <w:right w:val="single" w:sz="4" w:space="0" w:color="auto"/>
            </w:tcBorders>
            <w:shd w:val="clear" w:color="auto" w:fill="auto"/>
            <w:noWrap/>
            <w:vAlign w:val="center"/>
            <w:hideMark/>
          </w:tcPr>
          <w:p w14:paraId="77804528" w14:textId="0F02C01C" w:rsidR="006238CC" w:rsidRPr="0045721D" w:rsidDel="00A04755" w:rsidRDefault="006238CC" w:rsidP="006238CC">
            <w:pPr>
              <w:rPr>
                <w:del w:id="3692" w:author="Kumar Baral" w:date="2022-12-12T16:54:00Z"/>
                <w:highlight w:val="yellow"/>
                <w:rPrChange w:id="3693" w:author="Kumar Baral" w:date="2022-12-12T16:18:00Z">
                  <w:rPr>
                    <w:del w:id="3694" w:author="Kumar Baral" w:date="2022-12-12T16:54:00Z"/>
                  </w:rPr>
                </w:rPrChange>
              </w:rPr>
            </w:pPr>
            <w:del w:id="3695" w:author="Kumar Baral" w:date="2022-12-12T16:54:00Z">
              <w:r w:rsidRPr="0045721D" w:rsidDel="00A04755">
                <w:rPr>
                  <w:highlight w:val="yellow"/>
                  <w:rPrChange w:id="3696" w:author="Kumar Baral" w:date="2022-12-12T16:18:00Z">
                    <w:rPr/>
                  </w:rPrChange>
                </w:rPr>
                <w:delText>77.90</w:delText>
              </w:r>
              <w:bookmarkStart w:id="3697" w:name="_Toc121824716"/>
              <w:bookmarkStart w:id="3698" w:name="_Toc121825354"/>
              <w:bookmarkStart w:id="3699" w:name="_Toc121825994"/>
              <w:bookmarkStart w:id="3700" w:name="_Toc121826858"/>
              <w:bookmarkStart w:id="3701" w:name="_Toc121834281"/>
              <w:bookmarkStart w:id="3702" w:name="_Toc125550148"/>
              <w:bookmarkStart w:id="3703" w:name="_Toc125555643"/>
              <w:bookmarkStart w:id="3704" w:name="_Toc125557515"/>
              <w:bookmarkStart w:id="3705" w:name="_Toc125559402"/>
              <w:bookmarkStart w:id="3706" w:name="_Toc125618580"/>
              <w:bookmarkStart w:id="3707" w:name="_Toc125640027"/>
              <w:bookmarkStart w:id="3708" w:name="_Toc125642242"/>
              <w:bookmarkStart w:id="3709" w:name="_Toc125974012"/>
              <w:bookmarkStart w:id="3710" w:name="_Toc125974297"/>
              <w:bookmarkStart w:id="3711" w:name="_Toc126055214"/>
              <w:bookmarkStart w:id="3712" w:name="_Toc126058006"/>
              <w:bookmarkStart w:id="3713" w:name="_Toc127182355"/>
              <w:bookmarkStart w:id="3714" w:name="_Toc127182692"/>
              <w:bookmarkStart w:id="3715" w:name="_Toc12719187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del>
          </w:p>
        </w:tc>
        <w:tc>
          <w:tcPr>
            <w:tcW w:w="743" w:type="dxa"/>
            <w:tcBorders>
              <w:top w:val="nil"/>
              <w:left w:val="nil"/>
              <w:bottom w:val="single" w:sz="4" w:space="0" w:color="auto"/>
              <w:right w:val="single" w:sz="4" w:space="0" w:color="auto"/>
            </w:tcBorders>
            <w:shd w:val="clear" w:color="auto" w:fill="auto"/>
            <w:vAlign w:val="center"/>
            <w:hideMark/>
          </w:tcPr>
          <w:p w14:paraId="0EEA041F" w14:textId="7790B5FB" w:rsidR="006238CC" w:rsidRPr="0045721D" w:rsidDel="00A04755" w:rsidRDefault="006238CC" w:rsidP="006238CC">
            <w:pPr>
              <w:rPr>
                <w:del w:id="3716" w:author="Kumar Baral" w:date="2022-12-12T16:54:00Z"/>
                <w:highlight w:val="yellow"/>
                <w:rPrChange w:id="3717" w:author="Kumar Baral" w:date="2022-12-12T16:18:00Z">
                  <w:rPr>
                    <w:del w:id="3718" w:author="Kumar Baral" w:date="2022-12-12T16:54:00Z"/>
                  </w:rPr>
                </w:rPrChange>
              </w:rPr>
            </w:pPr>
            <w:del w:id="3719" w:author="Kumar Baral" w:date="2022-12-12T16:54:00Z">
              <w:r w:rsidRPr="0045721D" w:rsidDel="00A04755">
                <w:rPr>
                  <w:highlight w:val="yellow"/>
                  <w:rPrChange w:id="3720" w:author="Kumar Baral" w:date="2022-12-12T16:18:00Z">
                    <w:rPr/>
                  </w:rPrChange>
                </w:rPr>
                <w:delText>37.0%</w:delText>
              </w:r>
              <w:bookmarkStart w:id="3721" w:name="_Toc121824717"/>
              <w:bookmarkStart w:id="3722" w:name="_Toc121825355"/>
              <w:bookmarkStart w:id="3723" w:name="_Toc121825995"/>
              <w:bookmarkStart w:id="3724" w:name="_Toc121826859"/>
              <w:bookmarkStart w:id="3725" w:name="_Toc121834282"/>
              <w:bookmarkStart w:id="3726" w:name="_Toc125550149"/>
              <w:bookmarkStart w:id="3727" w:name="_Toc125555644"/>
              <w:bookmarkStart w:id="3728" w:name="_Toc125557516"/>
              <w:bookmarkStart w:id="3729" w:name="_Toc125559403"/>
              <w:bookmarkStart w:id="3730" w:name="_Toc125618581"/>
              <w:bookmarkStart w:id="3731" w:name="_Toc125640028"/>
              <w:bookmarkStart w:id="3732" w:name="_Toc125642243"/>
              <w:bookmarkStart w:id="3733" w:name="_Toc125974013"/>
              <w:bookmarkStart w:id="3734" w:name="_Toc125974298"/>
              <w:bookmarkStart w:id="3735" w:name="_Toc126055215"/>
              <w:bookmarkStart w:id="3736" w:name="_Toc126058007"/>
              <w:bookmarkStart w:id="3737" w:name="_Toc127182356"/>
              <w:bookmarkStart w:id="3738" w:name="_Toc127182693"/>
              <w:bookmarkStart w:id="3739" w:name="_Toc127191877"/>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del>
          </w:p>
        </w:tc>
        <w:tc>
          <w:tcPr>
            <w:tcW w:w="705" w:type="dxa"/>
            <w:tcBorders>
              <w:top w:val="nil"/>
              <w:left w:val="nil"/>
              <w:bottom w:val="single" w:sz="4" w:space="0" w:color="auto"/>
              <w:right w:val="single" w:sz="4" w:space="0" w:color="auto"/>
            </w:tcBorders>
            <w:shd w:val="clear" w:color="auto" w:fill="auto"/>
            <w:vAlign w:val="center"/>
            <w:hideMark/>
          </w:tcPr>
          <w:p w14:paraId="42ACE504" w14:textId="05A246CA" w:rsidR="006238CC" w:rsidRPr="0045721D" w:rsidDel="00A04755" w:rsidRDefault="006238CC" w:rsidP="006238CC">
            <w:pPr>
              <w:rPr>
                <w:del w:id="3740" w:author="Kumar Baral" w:date="2022-12-12T16:54:00Z"/>
                <w:highlight w:val="yellow"/>
                <w:rPrChange w:id="3741" w:author="Kumar Baral" w:date="2022-12-12T16:18:00Z">
                  <w:rPr>
                    <w:del w:id="3742" w:author="Kumar Baral" w:date="2022-12-12T16:54:00Z"/>
                  </w:rPr>
                </w:rPrChange>
              </w:rPr>
            </w:pPr>
            <w:del w:id="3743" w:author="Kumar Baral" w:date="2022-12-12T16:54:00Z">
              <w:r w:rsidRPr="0045721D" w:rsidDel="00A04755">
                <w:rPr>
                  <w:highlight w:val="yellow"/>
                  <w:rPrChange w:id="3744" w:author="Kumar Baral" w:date="2022-12-12T16:18:00Z">
                    <w:rPr/>
                  </w:rPrChange>
                </w:rPr>
                <w:delText>34.89</w:delText>
              </w:r>
              <w:bookmarkStart w:id="3745" w:name="_Toc121824718"/>
              <w:bookmarkStart w:id="3746" w:name="_Toc121825356"/>
              <w:bookmarkStart w:id="3747" w:name="_Toc121825996"/>
              <w:bookmarkStart w:id="3748" w:name="_Toc121826860"/>
              <w:bookmarkStart w:id="3749" w:name="_Toc121834283"/>
              <w:bookmarkStart w:id="3750" w:name="_Toc125550150"/>
              <w:bookmarkStart w:id="3751" w:name="_Toc125555645"/>
              <w:bookmarkStart w:id="3752" w:name="_Toc125557517"/>
              <w:bookmarkStart w:id="3753" w:name="_Toc125559404"/>
              <w:bookmarkStart w:id="3754" w:name="_Toc125618582"/>
              <w:bookmarkStart w:id="3755" w:name="_Toc125640029"/>
              <w:bookmarkStart w:id="3756" w:name="_Toc125642244"/>
              <w:bookmarkStart w:id="3757" w:name="_Toc125974014"/>
              <w:bookmarkStart w:id="3758" w:name="_Toc125974299"/>
              <w:bookmarkStart w:id="3759" w:name="_Toc126055216"/>
              <w:bookmarkStart w:id="3760" w:name="_Toc126058008"/>
              <w:bookmarkStart w:id="3761" w:name="_Toc127182357"/>
              <w:bookmarkStart w:id="3762" w:name="_Toc127182694"/>
              <w:bookmarkStart w:id="3763" w:name="_Toc127191878"/>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del>
          </w:p>
        </w:tc>
        <w:tc>
          <w:tcPr>
            <w:tcW w:w="743" w:type="dxa"/>
            <w:tcBorders>
              <w:top w:val="nil"/>
              <w:left w:val="nil"/>
              <w:bottom w:val="single" w:sz="4" w:space="0" w:color="auto"/>
              <w:right w:val="single" w:sz="4" w:space="0" w:color="auto"/>
            </w:tcBorders>
            <w:shd w:val="clear" w:color="auto" w:fill="auto"/>
            <w:vAlign w:val="center"/>
            <w:hideMark/>
          </w:tcPr>
          <w:p w14:paraId="7DDA966D" w14:textId="3D825660" w:rsidR="006238CC" w:rsidRPr="0045721D" w:rsidDel="00A04755" w:rsidRDefault="006238CC" w:rsidP="006238CC">
            <w:pPr>
              <w:rPr>
                <w:del w:id="3764" w:author="Kumar Baral" w:date="2022-12-12T16:54:00Z"/>
                <w:highlight w:val="yellow"/>
                <w:rPrChange w:id="3765" w:author="Kumar Baral" w:date="2022-12-12T16:18:00Z">
                  <w:rPr>
                    <w:del w:id="3766" w:author="Kumar Baral" w:date="2022-12-12T16:54:00Z"/>
                  </w:rPr>
                </w:rPrChange>
              </w:rPr>
            </w:pPr>
            <w:del w:id="3767" w:author="Kumar Baral" w:date="2022-12-12T16:54:00Z">
              <w:r w:rsidRPr="0045721D" w:rsidDel="00A04755">
                <w:rPr>
                  <w:highlight w:val="yellow"/>
                  <w:rPrChange w:id="3768" w:author="Kumar Baral" w:date="2022-12-12T16:18:00Z">
                    <w:rPr/>
                  </w:rPrChange>
                </w:rPr>
                <w:delText>36.6%</w:delText>
              </w:r>
              <w:bookmarkStart w:id="3769" w:name="_Toc121824719"/>
              <w:bookmarkStart w:id="3770" w:name="_Toc121825357"/>
              <w:bookmarkStart w:id="3771" w:name="_Toc121825997"/>
              <w:bookmarkStart w:id="3772" w:name="_Toc121826861"/>
              <w:bookmarkStart w:id="3773" w:name="_Toc121834284"/>
              <w:bookmarkStart w:id="3774" w:name="_Toc125550151"/>
              <w:bookmarkStart w:id="3775" w:name="_Toc125555646"/>
              <w:bookmarkStart w:id="3776" w:name="_Toc125557518"/>
              <w:bookmarkStart w:id="3777" w:name="_Toc125559405"/>
              <w:bookmarkStart w:id="3778" w:name="_Toc125618583"/>
              <w:bookmarkStart w:id="3779" w:name="_Toc125640030"/>
              <w:bookmarkStart w:id="3780" w:name="_Toc125642245"/>
              <w:bookmarkStart w:id="3781" w:name="_Toc125974015"/>
              <w:bookmarkStart w:id="3782" w:name="_Toc125974300"/>
              <w:bookmarkStart w:id="3783" w:name="_Toc126055217"/>
              <w:bookmarkStart w:id="3784" w:name="_Toc126058009"/>
              <w:bookmarkStart w:id="3785" w:name="_Toc127182358"/>
              <w:bookmarkStart w:id="3786" w:name="_Toc127182695"/>
              <w:bookmarkStart w:id="3787" w:name="_Toc127191879"/>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del>
          </w:p>
        </w:tc>
        <w:tc>
          <w:tcPr>
            <w:tcW w:w="1085" w:type="dxa"/>
            <w:tcBorders>
              <w:top w:val="nil"/>
              <w:left w:val="nil"/>
              <w:bottom w:val="single" w:sz="4" w:space="0" w:color="auto"/>
              <w:right w:val="single" w:sz="4" w:space="0" w:color="auto"/>
            </w:tcBorders>
            <w:shd w:val="clear" w:color="auto" w:fill="auto"/>
            <w:noWrap/>
            <w:vAlign w:val="center"/>
            <w:hideMark/>
          </w:tcPr>
          <w:p w14:paraId="45C9DAD8" w14:textId="4C38740C" w:rsidR="006238CC" w:rsidRPr="0045721D" w:rsidDel="00A04755" w:rsidRDefault="006238CC" w:rsidP="006238CC">
            <w:pPr>
              <w:rPr>
                <w:del w:id="3788" w:author="Kumar Baral" w:date="2022-12-12T16:54:00Z"/>
                <w:highlight w:val="yellow"/>
                <w:rPrChange w:id="3789" w:author="Kumar Baral" w:date="2022-12-12T16:18:00Z">
                  <w:rPr>
                    <w:del w:id="3790" w:author="Kumar Baral" w:date="2022-12-12T16:54:00Z"/>
                  </w:rPr>
                </w:rPrChange>
              </w:rPr>
            </w:pPr>
            <w:del w:id="3791" w:author="Kumar Baral" w:date="2022-12-12T16:54:00Z">
              <w:r w:rsidRPr="0045721D" w:rsidDel="00A04755">
                <w:rPr>
                  <w:highlight w:val="yellow"/>
                  <w:rPrChange w:id="3792" w:author="Kumar Baral" w:date="2022-12-12T16:18:00Z">
                    <w:rPr/>
                  </w:rPrChange>
                </w:rPr>
                <w:delText>112.79</w:delText>
              </w:r>
              <w:bookmarkStart w:id="3793" w:name="_Toc121824720"/>
              <w:bookmarkStart w:id="3794" w:name="_Toc121825358"/>
              <w:bookmarkStart w:id="3795" w:name="_Toc121825998"/>
              <w:bookmarkStart w:id="3796" w:name="_Toc121826862"/>
              <w:bookmarkStart w:id="3797" w:name="_Toc121834285"/>
              <w:bookmarkStart w:id="3798" w:name="_Toc125550152"/>
              <w:bookmarkStart w:id="3799" w:name="_Toc125555647"/>
              <w:bookmarkStart w:id="3800" w:name="_Toc125557519"/>
              <w:bookmarkStart w:id="3801" w:name="_Toc125559406"/>
              <w:bookmarkStart w:id="3802" w:name="_Toc125618584"/>
              <w:bookmarkStart w:id="3803" w:name="_Toc125640031"/>
              <w:bookmarkStart w:id="3804" w:name="_Toc125642246"/>
              <w:bookmarkStart w:id="3805" w:name="_Toc125974016"/>
              <w:bookmarkStart w:id="3806" w:name="_Toc125974301"/>
              <w:bookmarkStart w:id="3807" w:name="_Toc126055218"/>
              <w:bookmarkStart w:id="3808" w:name="_Toc126058010"/>
              <w:bookmarkStart w:id="3809" w:name="_Toc127182359"/>
              <w:bookmarkStart w:id="3810" w:name="_Toc127182696"/>
              <w:bookmarkStart w:id="3811" w:name="_Toc127191880"/>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del>
          </w:p>
        </w:tc>
        <w:tc>
          <w:tcPr>
            <w:tcW w:w="948" w:type="dxa"/>
            <w:tcBorders>
              <w:top w:val="nil"/>
              <w:left w:val="nil"/>
              <w:bottom w:val="single" w:sz="4" w:space="0" w:color="auto"/>
              <w:right w:val="single" w:sz="4" w:space="0" w:color="auto"/>
            </w:tcBorders>
            <w:shd w:val="clear" w:color="auto" w:fill="auto"/>
            <w:vAlign w:val="center"/>
            <w:hideMark/>
          </w:tcPr>
          <w:p w14:paraId="6BDD650F" w14:textId="2CC8BBAA" w:rsidR="006238CC" w:rsidRPr="0045721D" w:rsidDel="00A04755" w:rsidRDefault="006238CC" w:rsidP="006238CC">
            <w:pPr>
              <w:rPr>
                <w:del w:id="3812" w:author="Kumar Baral" w:date="2022-12-12T16:54:00Z"/>
                <w:highlight w:val="yellow"/>
                <w:rPrChange w:id="3813" w:author="Kumar Baral" w:date="2022-12-12T16:18:00Z">
                  <w:rPr>
                    <w:del w:id="3814" w:author="Kumar Baral" w:date="2022-12-12T16:54:00Z"/>
                  </w:rPr>
                </w:rPrChange>
              </w:rPr>
            </w:pPr>
            <w:del w:id="3815" w:author="Kumar Baral" w:date="2022-12-12T16:54:00Z">
              <w:r w:rsidRPr="0045721D" w:rsidDel="00A04755">
                <w:rPr>
                  <w:highlight w:val="yellow"/>
                  <w:rPrChange w:id="3816" w:author="Kumar Baral" w:date="2022-12-12T16:18:00Z">
                    <w:rPr/>
                  </w:rPrChange>
                </w:rPr>
                <w:delText>36.9%</w:delText>
              </w:r>
              <w:bookmarkStart w:id="3817" w:name="_Toc121824721"/>
              <w:bookmarkStart w:id="3818" w:name="_Toc121825359"/>
              <w:bookmarkStart w:id="3819" w:name="_Toc121825999"/>
              <w:bookmarkStart w:id="3820" w:name="_Toc121826863"/>
              <w:bookmarkStart w:id="3821" w:name="_Toc121834286"/>
              <w:bookmarkStart w:id="3822" w:name="_Toc125550153"/>
              <w:bookmarkStart w:id="3823" w:name="_Toc125555648"/>
              <w:bookmarkStart w:id="3824" w:name="_Toc125557520"/>
              <w:bookmarkStart w:id="3825" w:name="_Toc125559407"/>
              <w:bookmarkStart w:id="3826" w:name="_Toc125618585"/>
              <w:bookmarkStart w:id="3827" w:name="_Toc125640032"/>
              <w:bookmarkStart w:id="3828" w:name="_Toc125642247"/>
              <w:bookmarkStart w:id="3829" w:name="_Toc125974017"/>
              <w:bookmarkStart w:id="3830" w:name="_Toc125974302"/>
              <w:bookmarkStart w:id="3831" w:name="_Toc126055219"/>
              <w:bookmarkStart w:id="3832" w:name="_Toc126058011"/>
              <w:bookmarkStart w:id="3833" w:name="_Toc127182360"/>
              <w:bookmarkStart w:id="3834" w:name="_Toc127182697"/>
              <w:bookmarkStart w:id="3835" w:name="_Toc127191881"/>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del>
          </w:p>
        </w:tc>
        <w:tc>
          <w:tcPr>
            <w:tcW w:w="815" w:type="dxa"/>
            <w:tcBorders>
              <w:top w:val="nil"/>
              <w:left w:val="nil"/>
              <w:bottom w:val="single" w:sz="4" w:space="0" w:color="auto"/>
              <w:right w:val="single" w:sz="4" w:space="0" w:color="auto"/>
            </w:tcBorders>
            <w:vAlign w:val="center"/>
          </w:tcPr>
          <w:p w14:paraId="277AF36D" w14:textId="2BD4314A" w:rsidR="006238CC" w:rsidRPr="0045721D" w:rsidDel="00A04755" w:rsidRDefault="006238CC" w:rsidP="006238CC">
            <w:pPr>
              <w:rPr>
                <w:del w:id="3836" w:author="Kumar Baral" w:date="2022-12-12T16:54:00Z"/>
                <w:highlight w:val="yellow"/>
                <w:rPrChange w:id="3837" w:author="Kumar Baral" w:date="2022-12-12T16:18:00Z">
                  <w:rPr>
                    <w:del w:id="3838" w:author="Kumar Baral" w:date="2022-12-12T16:54:00Z"/>
                  </w:rPr>
                </w:rPrChange>
              </w:rPr>
            </w:pPr>
            <w:del w:id="3839" w:author="Kumar Baral" w:date="2022-12-12T16:54:00Z">
              <w:r w:rsidRPr="0045721D" w:rsidDel="00A04755">
                <w:rPr>
                  <w:highlight w:val="yellow"/>
                  <w:rPrChange w:id="3840" w:author="Kumar Baral" w:date="2022-12-12T16:18:00Z">
                    <w:rPr/>
                  </w:rPrChange>
                </w:rPr>
                <w:delText>135.30</w:delText>
              </w:r>
              <w:bookmarkStart w:id="3841" w:name="_Toc121824722"/>
              <w:bookmarkStart w:id="3842" w:name="_Toc121825360"/>
              <w:bookmarkStart w:id="3843" w:name="_Toc121826000"/>
              <w:bookmarkStart w:id="3844" w:name="_Toc121826864"/>
              <w:bookmarkStart w:id="3845" w:name="_Toc121834287"/>
              <w:bookmarkStart w:id="3846" w:name="_Toc125550154"/>
              <w:bookmarkStart w:id="3847" w:name="_Toc125555649"/>
              <w:bookmarkStart w:id="3848" w:name="_Toc125557521"/>
              <w:bookmarkStart w:id="3849" w:name="_Toc125559408"/>
              <w:bookmarkStart w:id="3850" w:name="_Toc125618586"/>
              <w:bookmarkStart w:id="3851" w:name="_Toc125640033"/>
              <w:bookmarkStart w:id="3852" w:name="_Toc125642248"/>
              <w:bookmarkStart w:id="3853" w:name="_Toc125974018"/>
              <w:bookmarkStart w:id="3854" w:name="_Toc125974303"/>
              <w:bookmarkStart w:id="3855" w:name="_Toc126055220"/>
              <w:bookmarkStart w:id="3856" w:name="_Toc126058012"/>
              <w:bookmarkStart w:id="3857" w:name="_Toc127182361"/>
              <w:bookmarkStart w:id="3858" w:name="_Toc127182698"/>
              <w:bookmarkStart w:id="3859" w:name="_Toc127191882"/>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del>
          </w:p>
        </w:tc>
        <w:tc>
          <w:tcPr>
            <w:tcW w:w="963" w:type="dxa"/>
            <w:tcBorders>
              <w:top w:val="nil"/>
              <w:left w:val="nil"/>
              <w:bottom w:val="single" w:sz="4" w:space="0" w:color="auto"/>
              <w:right w:val="single" w:sz="4" w:space="0" w:color="auto"/>
            </w:tcBorders>
            <w:vAlign w:val="center"/>
          </w:tcPr>
          <w:p w14:paraId="32D9638E" w14:textId="0673B722" w:rsidR="006238CC" w:rsidRPr="0045721D" w:rsidDel="00A04755" w:rsidRDefault="006238CC" w:rsidP="006238CC">
            <w:pPr>
              <w:rPr>
                <w:del w:id="3860" w:author="Kumar Baral" w:date="2022-12-12T16:54:00Z"/>
                <w:highlight w:val="yellow"/>
                <w:rPrChange w:id="3861" w:author="Kumar Baral" w:date="2022-12-12T16:18:00Z">
                  <w:rPr>
                    <w:del w:id="3862" w:author="Kumar Baral" w:date="2022-12-12T16:54:00Z"/>
                  </w:rPr>
                </w:rPrChange>
              </w:rPr>
            </w:pPr>
            <w:del w:id="3863" w:author="Kumar Baral" w:date="2022-12-12T16:54:00Z">
              <w:r w:rsidRPr="0045721D" w:rsidDel="00A04755">
                <w:rPr>
                  <w:highlight w:val="yellow"/>
                  <w:rPrChange w:id="3864" w:author="Kumar Baral" w:date="2022-12-12T16:18:00Z">
                    <w:rPr/>
                  </w:rPrChange>
                </w:rPr>
                <w:delText>38.51%</w:delText>
              </w:r>
              <w:bookmarkStart w:id="3865" w:name="_Toc121824723"/>
              <w:bookmarkStart w:id="3866" w:name="_Toc121825361"/>
              <w:bookmarkStart w:id="3867" w:name="_Toc121826001"/>
              <w:bookmarkStart w:id="3868" w:name="_Toc121826865"/>
              <w:bookmarkStart w:id="3869" w:name="_Toc121834288"/>
              <w:bookmarkStart w:id="3870" w:name="_Toc125550155"/>
              <w:bookmarkStart w:id="3871" w:name="_Toc125555650"/>
              <w:bookmarkStart w:id="3872" w:name="_Toc125557522"/>
              <w:bookmarkStart w:id="3873" w:name="_Toc125559409"/>
              <w:bookmarkStart w:id="3874" w:name="_Toc125618587"/>
              <w:bookmarkStart w:id="3875" w:name="_Toc125640034"/>
              <w:bookmarkStart w:id="3876" w:name="_Toc125642249"/>
              <w:bookmarkStart w:id="3877" w:name="_Toc125974019"/>
              <w:bookmarkStart w:id="3878" w:name="_Toc125974304"/>
              <w:bookmarkStart w:id="3879" w:name="_Toc126055221"/>
              <w:bookmarkStart w:id="3880" w:name="_Toc126058013"/>
              <w:bookmarkStart w:id="3881" w:name="_Toc127182362"/>
              <w:bookmarkStart w:id="3882" w:name="_Toc127182699"/>
              <w:bookmarkStart w:id="3883" w:name="_Toc127191883"/>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del>
          </w:p>
        </w:tc>
        <w:bookmarkStart w:id="3884" w:name="_Toc121824724"/>
        <w:bookmarkStart w:id="3885" w:name="_Toc121825362"/>
        <w:bookmarkStart w:id="3886" w:name="_Toc121826002"/>
        <w:bookmarkStart w:id="3887" w:name="_Toc121826866"/>
        <w:bookmarkStart w:id="3888" w:name="_Toc121834289"/>
        <w:bookmarkStart w:id="3889" w:name="_Toc125550156"/>
        <w:bookmarkStart w:id="3890" w:name="_Toc125555651"/>
        <w:bookmarkStart w:id="3891" w:name="_Toc125557523"/>
        <w:bookmarkStart w:id="3892" w:name="_Toc125559410"/>
        <w:bookmarkStart w:id="3893" w:name="_Toc125618588"/>
        <w:bookmarkStart w:id="3894" w:name="_Toc125640035"/>
        <w:bookmarkStart w:id="3895" w:name="_Toc125642250"/>
        <w:bookmarkStart w:id="3896" w:name="_Toc125974020"/>
        <w:bookmarkStart w:id="3897" w:name="_Toc125974305"/>
        <w:bookmarkStart w:id="3898" w:name="_Toc126055222"/>
        <w:bookmarkStart w:id="3899" w:name="_Toc126058014"/>
        <w:bookmarkStart w:id="3900" w:name="_Toc127182363"/>
        <w:bookmarkStart w:id="3901" w:name="_Toc127182700"/>
        <w:bookmarkStart w:id="3902" w:name="_Toc127191884"/>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tr>
      <w:tr w:rsidR="006238CC" w:rsidRPr="0045721D" w:rsidDel="00A04755" w14:paraId="75113595" w14:textId="7DE6762A" w:rsidTr="00E9411B">
        <w:trPr>
          <w:trHeight w:val="360"/>
          <w:jc w:val="center"/>
          <w:del w:id="3903"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F42FE5D" w14:textId="1B98B1C0" w:rsidR="006238CC" w:rsidRPr="0045721D" w:rsidDel="00A04755" w:rsidRDefault="006238CC" w:rsidP="006238CC">
            <w:pPr>
              <w:rPr>
                <w:del w:id="3904" w:author="Kumar Baral" w:date="2022-12-12T16:54:00Z"/>
                <w:highlight w:val="yellow"/>
                <w:rPrChange w:id="3905" w:author="Kumar Baral" w:date="2022-12-12T16:18:00Z">
                  <w:rPr>
                    <w:del w:id="3906" w:author="Kumar Baral" w:date="2022-12-12T16:54:00Z"/>
                  </w:rPr>
                </w:rPrChange>
              </w:rPr>
            </w:pPr>
            <w:del w:id="3907" w:author="Kumar Baral" w:date="2022-12-12T16:54:00Z">
              <w:r w:rsidRPr="0045721D" w:rsidDel="00A04755">
                <w:rPr>
                  <w:highlight w:val="yellow"/>
                  <w:rPrChange w:id="3908" w:author="Kumar Baral" w:date="2022-12-12T16:18:00Z">
                    <w:rPr/>
                  </w:rPrChange>
                </w:rPr>
                <w:delText>Area below 3000 masl</w:delText>
              </w:r>
              <w:bookmarkStart w:id="3909" w:name="_Toc121824725"/>
              <w:bookmarkStart w:id="3910" w:name="_Toc121825363"/>
              <w:bookmarkStart w:id="3911" w:name="_Toc121826003"/>
              <w:bookmarkStart w:id="3912" w:name="_Toc121826867"/>
              <w:bookmarkStart w:id="3913" w:name="_Toc121834290"/>
              <w:bookmarkStart w:id="3914" w:name="_Toc125550157"/>
              <w:bookmarkStart w:id="3915" w:name="_Toc125555652"/>
              <w:bookmarkStart w:id="3916" w:name="_Toc125557524"/>
              <w:bookmarkStart w:id="3917" w:name="_Toc125559411"/>
              <w:bookmarkStart w:id="3918" w:name="_Toc125618589"/>
              <w:bookmarkStart w:id="3919" w:name="_Toc125640036"/>
              <w:bookmarkStart w:id="3920" w:name="_Toc125642251"/>
              <w:bookmarkStart w:id="3921" w:name="_Toc125974021"/>
              <w:bookmarkStart w:id="3922" w:name="_Toc125974306"/>
              <w:bookmarkStart w:id="3923" w:name="_Toc126055223"/>
              <w:bookmarkStart w:id="3924" w:name="_Toc126058015"/>
              <w:bookmarkStart w:id="3925" w:name="_Toc127182364"/>
              <w:bookmarkStart w:id="3926" w:name="_Toc127182701"/>
              <w:bookmarkStart w:id="3927" w:name="_Toc127191885"/>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del>
          </w:p>
        </w:tc>
        <w:tc>
          <w:tcPr>
            <w:tcW w:w="992" w:type="dxa"/>
            <w:tcBorders>
              <w:top w:val="nil"/>
              <w:left w:val="nil"/>
              <w:bottom w:val="single" w:sz="4" w:space="0" w:color="auto"/>
              <w:right w:val="single" w:sz="4" w:space="0" w:color="auto"/>
            </w:tcBorders>
            <w:shd w:val="clear" w:color="auto" w:fill="auto"/>
            <w:noWrap/>
            <w:vAlign w:val="center"/>
            <w:hideMark/>
          </w:tcPr>
          <w:p w14:paraId="582518B0" w14:textId="4BE7E65F" w:rsidR="006238CC" w:rsidRPr="0045721D" w:rsidDel="00A04755" w:rsidRDefault="006238CC" w:rsidP="006238CC">
            <w:pPr>
              <w:rPr>
                <w:del w:id="3928" w:author="Kumar Baral" w:date="2022-12-12T16:54:00Z"/>
                <w:highlight w:val="yellow"/>
                <w:rPrChange w:id="3929" w:author="Kumar Baral" w:date="2022-12-12T16:18:00Z">
                  <w:rPr>
                    <w:del w:id="3930" w:author="Kumar Baral" w:date="2022-12-12T16:54:00Z"/>
                  </w:rPr>
                </w:rPrChange>
              </w:rPr>
            </w:pPr>
            <w:del w:id="3931" w:author="Kumar Baral" w:date="2022-12-12T16:54:00Z">
              <w:r w:rsidRPr="0045721D" w:rsidDel="00A04755">
                <w:rPr>
                  <w:highlight w:val="yellow"/>
                  <w:rPrChange w:id="3932" w:author="Kumar Baral" w:date="2022-12-12T16:18:00Z">
                    <w:rPr/>
                  </w:rPrChange>
                </w:rPr>
                <w:delText>3.06</w:delText>
              </w:r>
              <w:bookmarkStart w:id="3933" w:name="_Toc121824726"/>
              <w:bookmarkStart w:id="3934" w:name="_Toc121825364"/>
              <w:bookmarkStart w:id="3935" w:name="_Toc121826004"/>
              <w:bookmarkStart w:id="3936" w:name="_Toc121826868"/>
              <w:bookmarkStart w:id="3937" w:name="_Toc121834291"/>
              <w:bookmarkStart w:id="3938" w:name="_Toc125550158"/>
              <w:bookmarkStart w:id="3939" w:name="_Toc125555653"/>
              <w:bookmarkStart w:id="3940" w:name="_Toc125557525"/>
              <w:bookmarkStart w:id="3941" w:name="_Toc125559412"/>
              <w:bookmarkStart w:id="3942" w:name="_Toc125618590"/>
              <w:bookmarkStart w:id="3943" w:name="_Toc125640037"/>
              <w:bookmarkStart w:id="3944" w:name="_Toc125642252"/>
              <w:bookmarkStart w:id="3945" w:name="_Toc125974022"/>
              <w:bookmarkStart w:id="3946" w:name="_Toc125974307"/>
              <w:bookmarkStart w:id="3947" w:name="_Toc126055224"/>
              <w:bookmarkStart w:id="3948" w:name="_Toc126058016"/>
              <w:bookmarkStart w:id="3949" w:name="_Toc127182365"/>
              <w:bookmarkStart w:id="3950" w:name="_Toc127182702"/>
              <w:bookmarkStart w:id="3951" w:name="_Toc127191886"/>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del>
          </w:p>
        </w:tc>
        <w:tc>
          <w:tcPr>
            <w:tcW w:w="743" w:type="dxa"/>
            <w:tcBorders>
              <w:top w:val="nil"/>
              <w:left w:val="nil"/>
              <w:bottom w:val="single" w:sz="4" w:space="0" w:color="auto"/>
              <w:right w:val="single" w:sz="4" w:space="0" w:color="auto"/>
            </w:tcBorders>
            <w:shd w:val="clear" w:color="auto" w:fill="auto"/>
            <w:vAlign w:val="center"/>
            <w:hideMark/>
          </w:tcPr>
          <w:p w14:paraId="22310F27" w14:textId="1A7D9944" w:rsidR="006238CC" w:rsidRPr="0045721D" w:rsidDel="00A04755" w:rsidRDefault="006238CC" w:rsidP="006238CC">
            <w:pPr>
              <w:rPr>
                <w:del w:id="3952" w:author="Kumar Baral" w:date="2022-12-12T16:54:00Z"/>
                <w:highlight w:val="yellow"/>
                <w:rPrChange w:id="3953" w:author="Kumar Baral" w:date="2022-12-12T16:18:00Z">
                  <w:rPr>
                    <w:del w:id="3954" w:author="Kumar Baral" w:date="2022-12-12T16:54:00Z"/>
                  </w:rPr>
                </w:rPrChange>
              </w:rPr>
            </w:pPr>
            <w:del w:id="3955" w:author="Kumar Baral" w:date="2022-12-12T16:54:00Z">
              <w:r w:rsidRPr="0045721D" w:rsidDel="00A04755">
                <w:rPr>
                  <w:highlight w:val="yellow"/>
                  <w:rPrChange w:id="3956" w:author="Kumar Baral" w:date="2022-12-12T16:18:00Z">
                    <w:rPr/>
                  </w:rPrChange>
                </w:rPr>
                <w:delText>1.5%</w:delText>
              </w:r>
              <w:bookmarkStart w:id="3957" w:name="_Toc121824727"/>
              <w:bookmarkStart w:id="3958" w:name="_Toc121825365"/>
              <w:bookmarkStart w:id="3959" w:name="_Toc121826005"/>
              <w:bookmarkStart w:id="3960" w:name="_Toc121826869"/>
              <w:bookmarkStart w:id="3961" w:name="_Toc121834292"/>
              <w:bookmarkStart w:id="3962" w:name="_Toc125550159"/>
              <w:bookmarkStart w:id="3963" w:name="_Toc125555654"/>
              <w:bookmarkStart w:id="3964" w:name="_Toc125557526"/>
              <w:bookmarkStart w:id="3965" w:name="_Toc125559413"/>
              <w:bookmarkStart w:id="3966" w:name="_Toc125618591"/>
              <w:bookmarkStart w:id="3967" w:name="_Toc125640038"/>
              <w:bookmarkStart w:id="3968" w:name="_Toc125642253"/>
              <w:bookmarkStart w:id="3969" w:name="_Toc125974023"/>
              <w:bookmarkStart w:id="3970" w:name="_Toc125974308"/>
              <w:bookmarkStart w:id="3971" w:name="_Toc126055225"/>
              <w:bookmarkStart w:id="3972" w:name="_Toc126058017"/>
              <w:bookmarkStart w:id="3973" w:name="_Toc127182366"/>
              <w:bookmarkStart w:id="3974" w:name="_Toc127182703"/>
              <w:bookmarkStart w:id="3975" w:name="_Toc127191887"/>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del>
          </w:p>
        </w:tc>
        <w:tc>
          <w:tcPr>
            <w:tcW w:w="705" w:type="dxa"/>
            <w:tcBorders>
              <w:top w:val="nil"/>
              <w:left w:val="nil"/>
              <w:bottom w:val="single" w:sz="4" w:space="0" w:color="auto"/>
              <w:right w:val="single" w:sz="4" w:space="0" w:color="auto"/>
            </w:tcBorders>
            <w:shd w:val="clear" w:color="auto" w:fill="auto"/>
            <w:vAlign w:val="center"/>
            <w:hideMark/>
          </w:tcPr>
          <w:p w14:paraId="4F1EFE45" w14:textId="5F6D7581" w:rsidR="006238CC" w:rsidRPr="0045721D" w:rsidDel="00A04755" w:rsidRDefault="006238CC" w:rsidP="006238CC">
            <w:pPr>
              <w:rPr>
                <w:del w:id="3976" w:author="Kumar Baral" w:date="2022-12-12T16:54:00Z"/>
                <w:highlight w:val="yellow"/>
                <w:rPrChange w:id="3977" w:author="Kumar Baral" w:date="2022-12-12T16:18:00Z">
                  <w:rPr>
                    <w:del w:id="3978" w:author="Kumar Baral" w:date="2022-12-12T16:54:00Z"/>
                  </w:rPr>
                </w:rPrChange>
              </w:rPr>
            </w:pPr>
            <w:del w:id="3979" w:author="Kumar Baral" w:date="2022-12-12T16:54:00Z">
              <w:r w:rsidRPr="0045721D" w:rsidDel="00A04755">
                <w:rPr>
                  <w:highlight w:val="yellow"/>
                  <w:rPrChange w:id="3980" w:author="Kumar Baral" w:date="2022-12-12T16:18:00Z">
                    <w:rPr/>
                  </w:rPrChange>
                </w:rPr>
                <w:delText>3.49</w:delText>
              </w:r>
              <w:bookmarkStart w:id="3981" w:name="_Toc121824728"/>
              <w:bookmarkStart w:id="3982" w:name="_Toc121825366"/>
              <w:bookmarkStart w:id="3983" w:name="_Toc121826006"/>
              <w:bookmarkStart w:id="3984" w:name="_Toc121826870"/>
              <w:bookmarkStart w:id="3985" w:name="_Toc121834293"/>
              <w:bookmarkStart w:id="3986" w:name="_Toc125550160"/>
              <w:bookmarkStart w:id="3987" w:name="_Toc125555655"/>
              <w:bookmarkStart w:id="3988" w:name="_Toc125557527"/>
              <w:bookmarkStart w:id="3989" w:name="_Toc125559414"/>
              <w:bookmarkStart w:id="3990" w:name="_Toc125618592"/>
              <w:bookmarkStart w:id="3991" w:name="_Toc125640039"/>
              <w:bookmarkStart w:id="3992" w:name="_Toc125642254"/>
              <w:bookmarkStart w:id="3993" w:name="_Toc125974024"/>
              <w:bookmarkStart w:id="3994" w:name="_Toc125974309"/>
              <w:bookmarkStart w:id="3995" w:name="_Toc126055226"/>
              <w:bookmarkStart w:id="3996" w:name="_Toc126058018"/>
              <w:bookmarkStart w:id="3997" w:name="_Toc127182367"/>
              <w:bookmarkStart w:id="3998" w:name="_Toc127182704"/>
              <w:bookmarkStart w:id="3999" w:name="_Toc127191888"/>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del>
          </w:p>
        </w:tc>
        <w:tc>
          <w:tcPr>
            <w:tcW w:w="743" w:type="dxa"/>
            <w:tcBorders>
              <w:top w:val="nil"/>
              <w:left w:val="nil"/>
              <w:bottom w:val="single" w:sz="4" w:space="0" w:color="auto"/>
              <w:right w:val="single" w:sz="4" w:space="0" w:color="auto"/>
            </w:tcBorders>
            <w:shd w:val="clear" w:color="auto" w:fill="auto"/>
            <w:vAlign w:val="center"/>
            <w:hideMark/>
          </w:tcPr>
          <w:p w14:paraId="730D7242" w14:textId="0541D1B9" w:rsidR="006238CC" w:rsidRPr="0045721D" w:rsidDel="00A04755" w:rsidRDefault="006238CC" w:rsidP="006238CC">
            <w:pPr>
              <w:rPr>
                <w:del w:id="4000" w:author="Kumar Baral" w:date="2022-12-12T16:54:00Z"/>
                <w:highlight w:val="yellow"/>
                <w:rPrChange w:id="4001" w:author="Kumar Baral" w:date="2022-12-12T16:18:00Z">
                  <w:rPr>
                    <w:del w:id="4002" w:author="Kumar Baral" w:date="2022-12-12T16:54:00Z"/>
                  </w:rPr>
                </w:rPrChange>
              </w:rPr>
            </w:pPr>
            <w:del w:id="4003" w:author="Kumar Baral" w:date="2022-12-12T16:54:00Z">
              <w:r w:rsidRPr="0045721D" w:rsidDel="00A04755">
                <w:rPr>
                  <w:highlight w:val="yellow"/>
                  <w:rPrChange w:id="4004" w:author="Kumar Baral" w:date="2022-12-12T16:18:00Z">
                    <w:rPr/>
                  </w:rPrChange>
                </w:rPr>
                <w:delText>3.7%</w:delText>
              </w:r>
              <w:bookmarkStart w:id="4005" w:name="_Toc121824729"/>
              <w:bookmarkStart w:id="4006" w:name="_Toc121825367"/>
              <w:bookmarkStart w:id="4007" w:name="_Toc121826007"/>
              <w:bookmarkStart w:id="4008" w:name="_Toc121826871"/>
              <w:bookmarkStart w:id="4009" w:name="_Toc121834294"/>
              <w:bookmarkStart w:id="4010" w:name="_Toc125550161"/>
              <w:bookmarkStart w:id="4011" w:name="_Toc125555656"/>
              <w:bookmarkStart w:id="4012" w:name="_Toc125557528"/>
              <w:bookmarkStart w:id="4013" w:name="_Toc125559415"/>
              <w:bookmarkStart w:id="4014" w:name="_Toc125618593"/>
              <w:bookmarkStart w:id="4015" w:name="_Toc125640040"/>
              <w:bookmarkStart w:id="4016" w:name="_Toc125642255"/>
              <w:bookmarkStart w:id="4017" w:name="_Toc125974025"/>
              <w:bookmarkStart w:id="4018" w:name="_Toc125974310"/>
              <w:bookmarkStart w:id="4019" w:name="_Toc126055227"/>
              <w:bookmarkStart w:id="4020" w:name="_Toc126058019"/>
              <w:bookmarkStart w:id="4021" w:name="_Toc127182368"/>
              <w:bookmarkStart w:id="4022" w:name="_Toc127182705"/>
              <w:bookmarkStart w:id="4023" w:name="_Toc127191889"/>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del>
          </w:p>
        </w:tc>
        <w:tc>
          <w:tcPr>
            <w:tcW w:w="1085" w:type="dxa"/>
            <w:tcBorders>
              <w:top w:val="nil"/>
              <w:left w:val="nil"/>
              <w:bottom w:val="single" w:sz="4" w:space="0" w:color="auto"/>
              <w:right w:val="single" w:sz="4" w:space="0" w:color="auto"/>
            </w:tcBorders>
            <w:shd w:val="clear" w:color="auto" w:fill="auto"/>
            <w:noWrap/>
            <w:vAlign w:val="center"/>
            <w:hideMark/>
          </w:tcPr>
          <w:p w14:paraId="65E53BF8" w14:textId="49176359" w:rsidR="006238CC" w:rsidRPr="0045721D" w:rsidDel="00A04755" w:rsidRDefault="006238CC" w:rsidP="006238CC">
            <w:pPr>
              <w:rPr>
                <w:del w:id="4024" w:author="Kumar Baral" w:date="2022-12-12T16:54:00Z"/>
                <w:highlight w:val="yellow"/>
                <w:rPrChange w:id="4025" w:author="Kumar Baral" w:date="2022-12-12T16:18:00Z">
                  <w:rPr>
                    <w:del w:id="4026" w:author="Kumar Baral" w:date="2022-12-12T16:54:00Z"/>
                  </w:rPr>
                </w:rPrChange>
              </w:rPr>
            </w:pPr>
            <w:del w:id="4027" w:author="Kumar Baral" w:date="2022-12-12T16:54:00Z">
              <w:r w:rsidRPr="0045721D" w:rsidDel="00A04755">
                <w:rPr>
                  <w:highlight w:val="yellow"/>
                  <w:rPrChange w:id="4028" w:author="Kumar Baral" w:date="2022-12-12T16:18:00Z">
                    <w:rPr/>
                  </w:rPrChange>
                </w:rPr>
                <w:delText>6.55</w:delText>
              </w:r>
              <w:bookmarkStart w:id="4029" w:name="_Toc121824730"/>
              <w:bookmarkStart w:id="4030" w:name="_Toc121825368"/>
              <w:bookmarkStart w:id="4031" w:name="_Toc121826008"/>
              <w:bookmarkStart w:id="4032" w:name="_Toc121826872"/>
              <w:bookmarkStart w:id="4033" w:name="_Toc121834295"/>
              <w:bookmarkStart w:id="4034" w:name="_Toc125550162"/>
              <w:bookmarkStart w:id="4035" w:name="_Toc125555657"/>
              <w:bookmarkStart w:id="4036" w:name="_Toc125557529"/>
              <w:bookmarkStart w:id="4037" w:name="_Toc125559416"/>
              <w:bookmarkStart w:id="4038" w:name="_Toc125618594"/>
              <w:bookmarkStart w:id="4039" w:name="_Toc125640041"/>
              <w:bookmarkStart w:id="4040" w:name="_Toc125642256"/>
              <w:bookmarkStart w:id="4041" w:name="_Toc125974026"/>
              <w:bookmarkStart w:id="4042" w:name="_Toc125974311"/>
              <w:bookmarkStart w:id="4043" w:name="_Toc126055228"/>
              <w:bookmarkStart w:id="4044" w:name="_Toc126058020"/>
              <w:bookmarkStart w:id="4045" w:name="_Toc127182369"/>
              <w:bookmarkStart w:id="4046" w:name="_Toc127182706"/>
              <w:bookmarkStart w:id="4047" w:name="_Toc127191890"/>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del>
          </w:p>
        </w:tc>
        <w:tc>
          <w:tcPr>
            <w:tcW w:w="948" w:type="dxa"/>
            <w:tcBorders>
              <w:top w:val="nil"/>
              <w:left w:val="nil"/>
              <w:bottom w:val="single" w:sz="4" w:space="0" w:color="auto"/>
              <w:right w:val="single" w:sz="4" w:space="0" w:color="auto"/>
            </w:tcBorders>
            <w:shd w:val="clear" w:color="auto" w:fill="auto"/>
            <w:vAlign w:val="center"/>
            <w:hideMark/>
          </w:tcPr>
          <w:p w14:paraId="263A8BD0" w14:textId="214B2F91" w:rsidR="006238CC" w:rsidRPr="0045721D" w:rsidDel="00A04755" w:rsidRDefault="006238CC" w:rsidP="006238CC">
            <w:pPr>
              <w:rPr>
                <w:del w:id="4048" w:author="Kumar Baral" w:date="2022-12-12T16:54:00Z"/>
                <w:highlight w:val="yellow"/>
                <w:rPrChange w:id="4049" w:author="Kumar Baral" w:date="2022-12-12T16:18:00Z">
                  <w:rPr>
                    <w:del w:id="4050" w:author="Kumar Baral" w:date="2022-12-12T16:54:00Z"/>
                  </w:rPr>
                </w:rPrChange>
              </w:rPr>
            </w:pPr>
            <w:del w:id="4051" w:author="Kumar Baral" w:date="2022-12-12T16:54:00Z">
              <w:r w:rsidRPr="0045721D" w:rsidDel="00A04755">
                <w:rPr>
                  <w:highlight w:val="yellow"/>
                  <w:rPrChange w:id="4052" w:author="Kumar Baral" w:date="2022-12-12T16:18:00Z">
                    <w:rPr/>
                  </w:rPrChange>
                </w:rPr>
                <w:delText>2.1%</w:delText>
              </w:r>
              <w:bookmarkStart w:id="4053" w:name="_Toc121824731"/>
              <w:bookmarkStart w:id="4054" w:name="_Toc121825369"/>
              <w:bookmarkStart w:id="4055" w:name="_Toc121826009"/>
              <w:bookmarkStart w:id="4056" w:name="_Toc121826873"/>
              <w:bookmarkStart w:id="4057" w:name="_Toc121834296"/>
              <w:bookmarkStart w:id="4058" w:name="_Toc125550163"/>
              <w:bookmarkStart w:id="4059" w:name="_Toc125555658"/>
              <w:bookmarkStart w:id="4060" w:name="_Toc125557530"/>
              <w:bookmarkStart w:id="4061" w:name="_Toc125559417"/>
              <w:bookmarkStart w:id="4062" w:name="_Toc125618595"/>
              <w:bookmarkStart w:id="4063" w:name="_Toc125640042"/>
              <w:bookmarkStart w:id="4064" w:name="_Toc125642257"/>
              <w:bookmarkStart w:id="4065" w:name="_Toc125974027"/>
              <w:bookmarkStart w:id="4066" w:name="_Toc125974312"/>
              <w:bookmarkStart w:id="4067" w:name="_Toc126055229"/>
              <w:bookmarkStart w:id="4068" w:name="_Toc126058021"/>
              <w:bookmarkStart w:id="4069" w:name="_Toc127182370"/>
              <w:bookmarkStart w:id="4070" w:name="_Toc127182707"/>
              <w:bookmarkStart w:id="4071" w:name="_Toc127191891"/>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del>
          </w:p>
        </w:tc>
        <w:tc>
          <w:tcPr>
            <w:tcW w:w="815" w:type="dxa"/>
            <w:tcBorders>
              <w:top w:val="nil"/>
              <w:left w:val="nil"/>
              <w:bottom w:val="single" w:sz="4" w:space="0" w:color="auto"/>
              <w:right w:val="single" w:sz="4" w:space="0" w:color="auto"/>
            </w:tcBorders>
            <w:vAlign w:val="center"/>
          </w:tcPr>
          <w:p w14:paraId="2F126190" w14:textId="5C6C862C" w:rsidR="006238CC" w:rsidRPr="0045721D" w:rsidDel="00A04755" w:rsidRDefault="006238CC" w:rsidP="006238CC">
            <w:pPr>
              <w:rPr>
                <w:del w:id="4072" w:author="Kumar Baral" w:date="2022-12-12T16:54:00Z"/>
                <w:highlight w:val="yellow"/>
                <w:rPrChange w:id="4073" w:author="Kumar Baral" w:date="2022-12-12T16:18:00Z">
                  <w:rPr>
                    <w:del w:id="4074" w:author="Kumar Baral" w:date="2022-12-12T16:54:00Z"/>
                  </w:rPr>
                </w:rPrChange>
              </w:rPr>
            </w:pPr>
            <w:del w:id="4075" w:author="Kumar Baral" w:date="2022-12-12T16:54:00Z">
              <w:r w:rsidRPr="0045721D" w:rsidDel="00A04755">
                <w:rPr>
                  <w:highlight w:val="yellow"/>
                  <w:rPrChange w:id="4076" w:author="Kumar Baral" w:date="2022-12-12T16:18:00Z">
                    <w:rPr/>
                  </w:rPrChange>
                </w:rPr>
                <w:delText>28.30</w:delText>
              </w:r>
              <w:bookmarkStart w:id="4077" w:name="_Toc121824732"/>
              <w:bookmarkStart w:id="4078" w:name="_Toc121825370"/>
              <w:bookmarkStart w:id="4079" w:name="_Toc121826010"/>
              <w:bookmarkStart w:id="4080" w:name="_Toc121826874"/>
              <w:bookmarkStart w:id="4081" w:name="_Toc121834297"/>
              <w:bookmarkStart w:id="4082" w:name="_Toc125550164"/>
              <w:bookmarkStart w:id="4083" w:name="_Toc125555659"/>
              <w:bookmarkStart w:id="4084" w:name="_Toc125557531"/>
              <w:bookmarkStart w:id="4085" w:name="_Toc125559418"/>
              <w:bookmarkStart w:id="4086" w:name="_Toc125618596"/>
              <w:bookmarkStart w:id="4087" w:name="_Toc125640043"/>
              <w:bookmarkStart w:id="4088" w:name="_Toc125642258"/>
              <w:bookmarkStart w:id="4089" w:name="_Toc125974028"/>
              <w:bookmarkStart w:id="4090" w:name="_Toc125974313"/>
              <w:bookmarkStart w:id="4091" w:name="_Toc126055230"/>
              <w:bookmarkStart w:id="4092" w:name="_Toc126058022"/>
              <w:bookmarkStart w:id="4093" w:name="_Toc127182371"/>
              <w:bookmarkStart w:id="4094" w:name="_Toc127182708"/>
              <w:bookmarkStart w:id="4095" w:name="_Toc127191892"/>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del>
          </w:p>
        </w:tc>
        <w:tc>
          <w:tcPr>
            <w:tcW w:w="963" w:type="dxa"/>
            <w:tcBorders>
              <w:top w:val="nil"/>
              <w:left w:val="nil"/>
              <w:bottom w:val="single" w:sz="4" w:space="0" w:color="auto"/>
              <w:right w:val="single" w:sz="4" w:space="0" w:color="auto"/>
            </w:tcBorders>
            <w:vAlign w:val="center"/>
          </w:tcPr>
          <w:p w14:paraId="6F359139" w14:textId="4A641E2D" w:rsidR="006238CC" w:rsidRPr="0045721D" w:rsidDel="00A04755" w:rsidRDefault="006238CC" w:rsidP="006238CC">
            <w:pPr>
              <w:rPr>
                <w:del w:id="4096" w:author="Kumar Baral" w:date="2022-12-12T16:54:00Z"/>
                <w:highlight w:val="yellow"/>
                <w:rPrChange w:id="4097" w:author="Kumar Baral" w:date="2022-12-12T16:18:00Z">
                  <w:rPr>
                    <w:del w:id="4098" w:author="Kumar Baral" w:date="2022-12-12T16:54:00Z"/>
                  </w:rPr>
                </w:rPrChange>
              </w:rPr>
            </w:pPr>
            <w:del w:id="4099" w:author="Kumar Baral" w:date="2022-12-12T16:54:00Z">
              <w:r w:rsidRPr="0045721D" w:rsidDel="00A04755">
                <w:rPr>
                  <w:highlight w:val="yellow"/>
                  <w:rPrChange w:id="4100" w:author="Kumar Baral" w:date="2022-12-12T16:18:00Z">
                    <w:rPr/>
                  </w:rPrChange>
                </w:rPr>
                <w:delText>8.06%</w:delText>
              </w:r>
              <w:bookmarkStart w:id="4101" w:name="_Toc121824733"/>
              <w:bookmarkStart w:id="4102" w:name="_Toc121825371"/>
              <w:bookmarkStart w:id="4103" w:name="_Toc121826011"/>
              <w:bookmarkStart w:id="4104" w:name="_Toc121826875"/>
              <w:bookmarkStart w:id="4105" w:name="_Toc121834298"/>
              <w:bookmarkStart w:id="4106" w:name="_Toc125550165"/>
              <w:bookmarkStart w:id="4107" w:name="_Toc125555660"/>
              <w:bookmarkStart w:id="4108" w:name="_Toc125557532"/>
              <w:bookmarkStart w:id="4109" w:name="_Toc125559419"/>
              <w:bookmarkStart w:id="4110" w:name="_Toc125618597"/>
              <w:bookmarkStart w:id="4111" w:name="_Toc125640044"/>
              <w:bookmarkStart w:id="4112" w:name="_Toc125642259"/>
              <w:bookmarkStart w:id="4113" w:name="_Toc125974029"/>
              <w:bookmarkStart w:id="4114" w:name="_Toc125974314"/>
              <w:bookmarkStart w:id="4115" w:name="_Toc126055231"/>
              <w:bookmarkStart w:id="4116" w:name="_Toc126058023"/>
              <w:bookmarkStart w:id="4117" w:name="_Toc127182372"/>
              <w:bookmarkStart w:id="4118" w:name="_Toc127182709"/>
              <w:bookmarkStart w:id="4119" w:name="_Toc127191893"/>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del>
          </w:p>
        </w:tc>
        <w:bookmarkStart w:id="4120" w:name="_Toc121824734"/>
        <w:bookmarkStart w:id="4121" w:name="_Toc121825372"/>
        <w:bookmarkStart w:id="4122" w:name="_Toc121826012"/>
        <w:bookmarkStart w:id="4123" w:name="_Toc121826876"/>
        <w:bookmarkStart w:id="4124" w:name="_Toc121834299"/>
        <w:bookmarkStart w:id="4125" w:name="_Toc125550166"/>
        <w:bookmarkStart w:id="4126" w:name="_Toc125555661"/>
        <w:bookmarkStart w:id="4127" w:name="_Toc125557533"/>
        <w:bookmarkStart w:id="4128" w:name="_Toc125559420"/>
        <w:bookmarkStart w:id="4129" w:name="_Toc125618598"/>
        <w:bookmarkStart w:id="4130" w:name="_Toc125640045"/>
        <w:bookmarkStart w:id="4131" w:name="_Toc125642260"/>
        <w:bookmarkStart w:id="4132" w:name="_Toc125974030"/>
        <w:bookmarkStart w:id="4133" w:name="_Toc125974315"/>
        <w:bookmarkStart w:id="4134" w:name="_Toc126055232"/>
        <w:bookmarkStart w:id="4135" w:name="_Toc126058024"/>
        <w:bookmarkStart w:id="4136" w:name="_Toc127182373"/>
        <w:bookmarkStart w:id="4137" w:name="_Toc127182710"/>
        <w:bookmarkStart w:id="4138" w:name="_Toc127191894"/>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tr>
      <w:tr w:rsidR="006238CC" w:rsidRPr="0045721D" w:rsidDel="00A04755" w14:paraId="2FCF56CB" w14:textId="3C5E2E89" w:rsidTr="00E9411B">
        <w:trPr>
          <w:trHeight w:val="360"/>
          <w:jc w:val="center"/>
          <w:del w:id="4139"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0419B54" w14:textId="0D5036F3" w:rsidR="006238CC" w:rsidRPr="0045721D" w:rsidDel="00A04755" w:rsidRDefault="006238CC" w:rsidP="006238CC">
            <w:pPr>
              <w:rPr>
                <w:del w:id="4140" w:author="Kumar Baral" w:date="2022-12-12T16:54:00Z"/>
                <w:highlight w:val="yellow"/>
                <w:rPrChange w:id="4141" w:author="Kumar Baral" w:date="2022-12-12T16:18:00Z">
                  <w:rPr>
                    <w:del w:id="4142" w:author="Kumar Baral" w:date="2022-12-12T16:54:00Z"/>
                  </w:rPr>
                </w:rPrChange>
              </w:rPr>
            </w:pPr>
            <w:del w:id="4143" w:author="Kumar Baral" w:date="2022-12-12T16:54:00Z">
              <w:r w:rsidRPr="0045721D" w:rsidDel="00A04755">
                <w:rPr>
                  <w:highlight w:val="yellow"/>
                  <w:rPrChange w:id="4144" w:author="Kumar Baral" w:date="2022-12-12T16:18:00Z">
                    <w:rPr/>
                  </w:rPrChange>
                </w:rPr>
                <w:delText>Total</w:delText>
              </w:r>
              <w:bookmarkStart w:id="4145" w:name="_Toc121824735"/>
              <w:bookmarkStart w:id="4146" w:name="_Toc121825373"/>
              <w:bookmarkStart w:id="4147" w:name="_Toc121826013"/>
              <w:bookmarkStart w:id="4148" w:name="_Toc121826877"/>
              <w:bookmarkStart w:id="4149" w:name="_Toc121834300"/>
              <w:bookmarkStart w:id="4150" w:name="_Toc125550167"/>
              <w:bookmarkStart w:id="4151" w:name="_Toc125555662"/>
              <w:bookmarkStart w:id="4152" w:name="_Toc125557534"/>
              <w:bookmarkStart w:id="4153" w:name="_Toc125559421"/>
              <w:bookmarkStart w:id="4154" w:name="_Toc125618599"/>
              <w:bookmarkStart w:id="4155" w:name="_Toc125640046"/>
              <w:bookmarkStart w:id="4156" w:name="_Toc125642261"/>
              <w:bookmarkStart w:id="4157" w:name="_Toc125974031"/>
              <w:bookmarkStart w:id="4158" w:name="_Toc125974316"/>
              <w:bookmarkStart w:id="4159" w:name="_Toc126055233"/>
              <w:bookmarkStart w:id="4160" w:name="_Toc126058025"/>
              <w:bookmarkStart w:id="4161" w:name="_Toc127182374"/>
              <w:bookmarkStart w:id="4162" w:name="_Toc127182711"/>
              <w:bookmarkStart w:id="4163" w:name="_Toc127191895"/>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del>
          </w:p>
        </w:tc>
        <w:tc>
          <w:tcPr>
            <w:tcW w:w="992" w:type="dxa"/>
            <w:tcBorders>
              <w:top w:val="nil"/>
              <w:left w:val="nil"/>
              <w:bottom w:val="single" w:sz="4" w:space="0" w:color="auto"/>
              <w:right w:val="single" w:sz="4" w:space="0" w:color="auto"/>
            </w:tcBorders>
            <w:shd w:val="clear" w:color="auto" w:fill="auto"/>
            <w:vAlign w:val="center"/>
            <w:hideMark/>
          </w:tcPr>
          <w:p w14:paraId="5FF0A547" w14:textId="5958CE56" w:rsidR="006238CC" w:rsidRPr="0045721D" w:rsidDel="00A04755" w:rsidRDefault="006238CC" w:rsidP="006238CC">
            <w:pPr>
              <w:rPr>
                <w:del w:id="4164" w:author="Kumar Baral" w:date="2022-12-12T16:54:00Z"/>
                <w:highlight w:val="yellow"/>
                <w:rPrChange w:id="4165" w:author="Kumar Baral" w:date="2022-12-12T16:18:00Z">
                  <w:rPr>
                    <w:del w:id="4166" w:author="Kumar Baral" w:date="2022-12-12T16:54:00Z"/>
                  </w:rPr>
                </w:rPrChange>
              </w:rPr>
            </w:pPr>
            <w:del w:id="4167" w:author="Kumar Baral" w:date="2022-12-12T16:54:00Z">
              <w:r w:rsidRPr="0045721D" w:rsidDel="00A04755">
                <w:rPr>
                  <w:highlight w:val="yellow"/>
                  <w:rPrChange w:id="4168" w:author="Kumar Baral" w:date="2022-12-12T16:18:00Z">
                    <w:rPr/>
                  </w:rPrChange>
                </w:rPr>
                <w:delText>210.79</w:delText>
              </w:r>
              <w:bookmarkStart w:id="4169" w:name="_Toc121824736"/>
              <w:bookmarkStart w:id="4170" w:name="_Toc121825374"/>
              <w:bookmarkStart w:id="4171" w:name="_Toc121826014"/>
              <w:bookmarkStart w:id="4172" w:name="_Toc121826878"/>
              <w:bookmarkStart w:id="4173" w:name="_Toc121834301"/>
              <w:bookmarkStart w:id="4174" w:name="_Toc125550168"/>
              <w:bookmarkStart w:id="4175" w:name="_Toc125555663"/>
              <w:bookmarkStart w:id="4176" w:name="_Toc125557535"/>
              <w:bookmarkStart w:id="4177" w:name="_Toc125559422"/>
              <w:bookmarkStart w:id="4178" w:name="_Toc125618600"/>
              <w:bookmarkStart w:id="4179" w:name="_Toc125640047"/>
              <w:bookmarkStart w:id="4180" w:name="_Toc125642262"/>
              <w:bookmarkStart w:id="4181" w:name="_Toc125974032"/>
              <w:bookmarkStart w:id="4182" w:name="_Toc125974317"/>
              <w:bookmarkStart w:id="4183" w:name="_Toc126055234"/>
              <w:bookmarkStart w:id="4184" w:name="_Toc126058026"/>
              <w:bookmarkStart w:id="4185" w:name="_Toc127182375"/>
              <w:bookmarkStart w:id="4186" w:name="_Toc127182712"/>
              <w:bookmarkStart w:id="4187" w:name="_Toc127191896"/>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del>
          </w:p>
        </w:tc>
        <w:tc>
          <w:tcPr>
            <w:tcW w:w="743" w:type="dxa"/>
            <w:tcBorders>
              <w:top w:val="nil"/>
              <w:left w:val="nil"/>
              <w:bottom w:val="single" w:sz="4" w:space="0" w:color="auto"/>
              <w:right w:val="single" w:sz="4" w:space="0" w:color="auto"/>
            </w:tcBorders>
            <w:shd w:val="clear" w:color="auto" w:fill="auto"/>
            <w:vAlign w:val="center"/>
            <w:hideMark/>
          </w:tcPr>
          <w:p w14:paraId="2E0184BD" w14:textId="3EF08CB6" w:rsidR="006238CC" w:rsidRPr="0045721D" w:rsidDel="00A04755" w:rsidRDefault="006238CC" w:rsidP="006238CC">
            <w:pPr>
              <w:rPr>
                <w:del w:id="4188" w:author="Kumar Baral" w:date="2022-12-12T16:54:00Z"/>
                <w:highlight w:val="yellow"/>
                <w:rPrChange w:id="4189" w:author="Kumar Baral" w:date="2022-12-12T16:18:00Z">
                  <w:rPr>
                    <w:del w:id="4190" w:author="Kumar Baral" w:date="2022-12-12T16:54:00Z"/>
                  </w:rPr>
                </w:rPrChange>
              </w:rPr>
            </w:pPr>
            <w:del w:id="4191" w:author="Kumar Baral" w:date="2022-12-12T16:54:00Z">
              <w:r w:rsidRPr="0045721D" w:rsidDel="00A04755">
                <w:rPr>
                  <w:highlight w:val="yellow"/>
                  <w:rPrChange w:id="4192" w:author="Kumar Baral" w:date="2022-12-12T16:18:00Z">
                    <w:rPr/>
                  </w:rPrChange>
                </w:rPr>
                <w:delText>100%</w:delText>
              </w:r>
              <w:bookmarkStart w:id="4193" w:name="_Toc121824737"/>
              <w:bookmarkStart w:id="4194" w:name="_Toc121825375"/>
              <w:bookmarkStart w:id="4195" w:name="_Toc121826015"/>
              <w:bookmarkStart w:id="4196" w:name="_Toc121826879"/>
              <w:bookmarkStart w:id="4197" w:name="_Toc121834302"/>
              <w:bookmarkStart w:id="4198" w:name="_Toc125550169"/>
              <w:bookmarkStart w:id="4199" w:name="_Toc125555664"/>
              <w:bookmarkStart w:id="4200" w:name="_Toc125557536"/>
              <w:bookmarkStart w:id="4201" w:name="_Toc125559423"/>
              <w:bookmarkStart w:id="4202" w:name="_Toc125618601"/>
              <w:bookmarkStart w:id="4203" w:name="_Toc125640048"/>
              <w:bookmarkStart w:id="4204" w:name="_Toc125642263"/>
              <w:bookmarkStart w:id="4205" w:name="_Toc125974033"/>
              <w:bookmarkStart w:id="4206" w:name="_Toc125974318"/>
              <w:bookmarkStart w:id="4207" w:name="_Toc126055235"/>
              <w:bookmarkStart w:id="4208" w:name="_Toc126058027"/>
              <w:bookmarkStart w:id="4209" w:name="_Toc127182376"/>
              <w:bookmarkStart w:id="4210" w:name="_Toc127182713"/>
              <w:bookmarkStart w:id="4211" w:name="_Toc127191897"/>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del>
          </w:p>
        </w:tc>
        <w:tc>
          <w:tcPr>
            <w:tcW w:w="705" w:type="dxa"/>
            <w:tcBorders>
              <w:top w:val="nil"/>
              <w:left w:val="nil"/>
              <w:bottom w:val="single" w:sz="4" w:space="0" w:color="auto"/>
              <w:right w:val="single" w:sz="4" w:space="0" w:color="auto"/>
            </w:tcBorders>
            <w:shd w:val="clear" w:color="auto" w:fill="auto"/>
            <w:vAlign w:val="center"/>
            <w:hideMark/>
          </w:tcPr>
          <w:p w14:paraId="0B4E0860" w14:textId="2D53094B" w:rsidR="006238CC" w:rsidRPr="0045721D" w:rsidDel="00A04755" w:rsidRDefault="006238CC" w:rsidP="006238CC">
            <w:pPr>
              <w:rPr>
                <w:del w:id="4212" w:author="Kumar Baral" w:date="2022-12-12T16:54:00Z"/>
                <w:highlight w:val="yellow"/>
                <w:rPrChange w:id="4213" w:author="Kumar Baral" w:date="2022-12-12T16:18:00Z">
                  <w:rPr>
                    <w:del w:id="4214" w:author="Kumar Baral" w:date="2022-12-12T16:54:00Z"/>
                  </w:rPr>
                </w:rPrChange>
              </w:rPr>
            </w:pPr>
            <w:del w:id="4215" w:author="Kumar Baral" w:date="2022-12-12T16:54:00Z">
              <w:r w:rsidRPr="0045721D" w:rsidDel="00A04755">
                <w:rPr>
                  <w:highlight w:val="yellow"/>
                  <w:rPrChange w:id="4216" w:author="Kumar Baral" w:date="2022-12-12T16:18:00Z">
                    <w:rPr/>
                  </w:rPrChange>
                </w:rPr>
                <w:delText>95.21</w:delText>
              </w:r>
              <w:bookmarkStart w:id="4217" w:name="_Toc121824738"/>
              <w:bookmarkStart w:id="4218" w:name="_Toc121825376"/>
              <w:bookmarkStart w:id="4219" w:name="_Toc121826016"/>
              <w:bookmarkStart w:id="4220" w:name="_Toc121826880"/>
              <w:bookmarkStart w:id="4221" w:name="_Toc121834303"/>
              <w:bookmarkStart w:id="4222" w:name="_Toc125550170"/>
              <w:bookmarkStart w:id="4223" w:name="_Toc125555665"/>
              <w:bookmarkStart w:id="4224" w:name="_Toc125557537"/>
              <w:bookmarkStart w:id="4225" w:name="_Toc125559424"/>
              <w:bookmarkStart w:id="4226" w:name="_Toc125618602"/>
              <w:bookmarkStart w:id="4227" w:name="_Toc125640049"/>
              <w:bookmarkStart w:id="4228" w:name="_Toc125642264"/>
              <w:bookmarkStart w:id="4229" w:name="_Toc125974034"/>
              <w:bookmarkStart w:id="4230" w:name="_Toc125974319"/>
              <w:bookmarkStart w:id="4231" w:name="_Toc126055236"/>
              <w:bookmarkStart w:id="4232" w:name="_Toc126058028"/>
              <w:bookmarkStart w:id="4233" w:name="_Toc127182377"/>
              <w:bookmarkStart w:id="4234" w:name="_Toc127182714"/>
              <w:bookmarkStart w:id="4235" w:name="_Toc127191898"/>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del>
          </w:p>
        </w:tc>
        <w:tc>
          <w:tcPr>
            <w:tcW w:w="743" w:type="dxa"/>
            <w:tcBorders>
              <w:top w:val="nil"/>
              <w:left w:val="nil"/>
              <w:bottom w:val="single" w:sz="4" w:space="0" w:color="auto"/>
              <w:right w:val="single" w:sz="4" w:space="0" w:color="auto"/>
            </w:tcBorders>
            <w:shd w:val="clear" w:color="auto" w:fill="auto"/>
            <w:vAlign w:val="center"/>
            <w:hideMark/>
          </w:tcPr>
          <w:p w14:paraId="4BA409D0" w14:textId="659860A7" w:rsidR="006238CC" w:rsidRPr="0045721D" w:rsidDel="00A04755" w:rsidRDefault="006238CC" w:rsidP="006238CC">
            <w:pPr>
              <w:rPr>
                <w:del w:id="4236" w:author="Kumar Baral" w:date="2022-12-12T16:54:00Z"/>
                <w:highlight w:val="yellow"/>
                <w:rPrChange w:id="4237" w:author="Kumar Baral" w:date="2022-12-12T16:18:00Z">
                  <w:rPr>
                    <w:del w:id="4238" w:author="Kumar Baral" w:date="2022-12-12T16:54:00Z"/>
                  </w:rPr>
                </w:rPrChange>
              </w:rPr>
            </w:pPr>
            <w:del w:id="4239" w:author="Kumar Baral" w:date="2022-12-12T16:54:00Z">
              <w:r w:rsidRPr="0045721D" w:rsidDel="00A04755">
                <w:rPr>
                  <w:highlight w:val="yellow"/>
                  <w:rPrChange w:id="4240" w:author="Kumar Baral" w:date="2022-12-12T16:18:00Z">
                    <w:rPr/>
                  </w:rPrChange>
                </w:rPr>
                <w:delText>100%</w:delText>
              </w:r>
              <w:bookmarkStart w:id="4241" w:name="_Toc121824739"/>
              <w:bookmarkStart w:id="4242" w:name="_Toc121825377"/>
              <w:bookmarkStart w:id="4243" w:name="_Toc121826017"/>
              <w:bookmarkStart w:id="4244" w:name="_Toc121826881"/>
              <w:bookmarkStart w:id="4245" w:name="_Toc121834304"/>
              <w:bookmarkStart w:id="4246" w:name="_Toc125550171"/>
              <w:bookmarkStart w:id="4247" w:name="_Toc125555666"/>
              <w:bookmarkStart w:id="4248" w:name="_Toc125557538"/>
              <w:bookmarkStart w:id="4249" w:name="_Toc125559425"/>
              <w:bookmarkStart w:id="4250" w:name="_Toc125618603"/>
              <w:bookmarkStart w:id="4251" w:name="_Toc125640050"/>
              <w:bookmarkStart w:id="4252" w:name="_Toc125642265"/>
              <w:bookmarkStart w:id="4253" w:name="_Toc125974035"/>
              <w:bookmarkStart w:id="4254" w:name="_Toc125974320"/>
              <w:bookmarkStart w:id="4255" w:name="_Toc126055237"/>
              <w:bookmarkStart w:id="4256" w:name="_Toc126058029"/>
              <w:bookmarkStart w:id="4257" w:name="_Toc127182378"/>
              <w:bookmarkStart w:id="4258" w:name="_Toc127182715"/>
              <w:bookmarkStart w:id="4259" w:name="_Toc127191899"/>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del>
          </w:p>
        </w:tc>
        <w:tc>
          <w:tcPr>
            <w:tcW w:w="1085" w:type="dxa"/>
            <w:tcBorders>
              <w:top w:val="nil"/>
              <w:left w:val="nil"/>
              <w:bottom w:val="single" w:sz="4" w:space="0" w:color="auto"/>
              <w:right w:val="single" w:sz="4" w:space="0" w:color="auto"/>
            </w:tcBorders>
            <w:shd w:val="clear" w:color="auto" w:fill="auto"/>
            <w:vAlign w:val="center"/>
            <w:hideMark/>
          </w:tcPr>
          <w:p w14:paraId="6F196094" w14:textId="21C0E1C7" w:rsidR="006238CC" w:rsidRPr="0045721D" w:rsidDel="00A04755" w:rsidRDefault="006238CC" w:rsidP="006238CC">
            <w:pPr>
              <w:rPr>
                <w:del w:id="4260" w:author="Kumar Baral" w:date="2022-12-12T16:54:00Z"/>
                <w:highlight w:val="yellow"/>
                <w:rPrChange w:id="4261" w:author="Kumar Baral" w:date="2022-12-12T16:18:00Z">
                  <w:rPr>
                    <w:del w:id="4262" w:author="Kumar Baral" w:date="2022-12-12T16:54:00Z"/>
                  </w:rPr>
                </w:rPrChange>
              </w:rPr>
            </w:pPr>
            <w:del w:id="4263" w:author="Kumar Baral" w:date="2022-12-12T16:54:00Z">
              <w:r w:rsidRPr="0045721D" w:rsidDel="00A04755">
                <w:rPr>
                  <w:highlight w:val="yellow"/>
                  <w:rPrChange w:id="4264" w:author="Kumar Baral" w:date="2022-12-12T16:18:00Z">
                    <w:rPr/>
                  </w:rPrChange>
                </w:rPr>
                <w:delText>306</w:delText>
              </w:r>
              <w:bookmarkStart w:id="4265" w:name="_Toc121824740"/>
              <w:bookmarkStart w:id="4266" w:name="_Toc121825378"/>
              <w:bookmarkStart w:id="4267" w:name="_Toc121826018"/>
              <w:bookmarkStart w:id="4268" w:name="_Toc121826882"/>
              <w:bookmarkStart w:id="4269" w:name="_Toc121834305"/>
              <w:bookmarkStart w:id="4270" w:name="_Toc125550172"/>
              <w:bookmarkStart w:id="4271" w:name="_Toc125555667"/>
              <w:bookmarkStart w:id="4272" w:name="_Toc125557539"/>
              <w:bookmarkStart w:id="4273" w:name="_Toc125559426"/>
              <w:bookmarkStart w:id="4274" w:name="_Toc125618604"/>
              <w:bookmarkStart w:id="4275" w:name="_Toc125640051"/>
              <w:bookmarkStart w:id="4276" w:name="_Toc125642266"/>
              <w:bookmarkStart w:id="4277" w:name="_Toc125974036"/>
              <w:bookmarkStart w:id="4278" w:name="_Toc125974321"/>
              <w:bookmarkStart w:id="4279" w:name="_Toc126055238"/>
              <w:bookmarkStart w:id="4280" w:name="_Toc126058030"/>
              <w:bookmarkStart w:id="4281" w:name="_Toc127182379"/>
              <w:bookmarkStart w:id="4282" w:name="_Toc127182716"/>
              <w:bookmarkStart w:id="4283" w:name="_Toc127191900"/>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del>
          </w:p>
        </w:tc>
        <w:tc>
          <w:tcPr>
            <w:tcW w:w="948" w:type="dxa"/>
            <w:tcBorders>
              <w:top w:val="nil"/>
              <w:left w:val="nil"/>
              <w:bottom w:val="single" w:sz="4" w:space="0" w:color="auto"/>
              <w:right w:val="single" w:sz="4" w:space="0" w:color="auto"/>
            </w:tcBorders>
            <w:shd w:val="clear" w:color="auto" w:fill="auto"/>
            <w:vAlign w:val="center"/>
            <w:hideMark/>
          </w:tcPr>
          <w:p w14:paraId="3B9AFCCF" w14:textId="7FA25379" w:rsidR="006238CC" w:rsidRPr="0045721D" w:rsidDel="00A04755" w:rsidRDefault="006238CC" w:rsidP="006238CC">
            <w:pPr>
              <w:rPr>
                <w:del w:id="4284" w:author="Kumar Baral" w:date="2022-12-12T16:54:00Z"/>
                <w:highlight w:val="yellow"/>
                <w:rPrChange w:id="4285" w:author="Kumar Baral" w:date="2022-12-12T16:18:00Z">
                  <w:rPr>
                    <w:del w:id="4286" w:author="Kumar Baral" w:date="2022-12-12T16:54:00Z"/>
                  </w:rPr>
                </w:rPrChange>
              </w:rPr>
            </w:pPr>
            <w:del w:id="4287" w:author="Kumar Baral" w:date="2022-12-12T16:54:00Z">
              <w:r w:rsidRPr="0045721D" w:rsidDel="00A04755">
                <w:rPr>
                  <w:highlight w:val="yellow"/>
                  <w:rPrChange w:id="4288" w:author="Kumar Baral" w:date="2022-12-12T16:18:00Z">
                    <w:rPr/>
                  </w:rPrChange>
                </w:rPr>
                <w:delText>100%</w:delText>
              </w:r>
              <w:bookmarkStart w:id="4289" w:name="_Toc121824741"/>
              <w:bookmarkStart w:id="4290" w:name="_Toc121825379"/>
              <w:bookmarkStart w:id="4291" w:name="_Toc121826019"/>
              <w:bookmarkStart w:id="4292" w:name="_Toc121826883"/>
              <w:bookmarkStart w:id="4293" w:name="_Toc121834306"/>
              <w:bookmarkStart w:id="4294" w:name="_Toc125550173"/>
              <w:bookmarkStart w:id="4295" w:name="_Toc125555668"/>
              <w:bookmarkStart w:id="4296" w:name="_Toc125557540"/>
              <w:bookmarkStart w:id="4297" w:name="_Toc125559427"/>
              <w:bookmarkStart w:id="4298" w:name="_Toc125618605"/>
              <w:bookmarkStart w:id="4299" w:name="_Toc125640052"/>
              <w:bookmarkStart w:id="4300" w:name="_Toc125642267"/>
              <w:bookmarkStart w:id="4301" w:name="_Toc125974037"/>
              <w:bookmarkStart w:id="4302" w:name="_Toc125974322"/>
              <w:bookmarkStart w:id="4303" w:name="_Toc126055239"/>
              <w:bookmarkStart w:id="4304" w:name="_Toc126058031"/>
              <w:bookmarkStart w:id="4305" w:name="_Toc127182380"/>
              <w:bookmarkStart w:id="4306" w:name="_Toc127182717"/>
              <w:bookmarkStart w:id="4307" w:name="_Toc127191901"/>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del>
          </w:p>
        </w:tc>
        <w:tc>
          <w:tcPr>
            <w:tcW w:w="815" w:type="dxa"/>
            <w:tcBorders>
              <w:top w:val="nil"/>
              <w:left w:val="nil"/>
              <w:bottom w:val="single" w:sz="4" w:space="0" w:color="auto"/>
              <w:right w:val="single" w:sz="4" w:space="0" w:color="auto"/>
            </w:tcBorders>
            <w:vAlign w:val="center"/>
          </w:tcPr>
          <w:p w14:paraId="43E17288" w14:textId="11695467" w:rsidR="006238CC" w:rsidRPr="0045721D" w:rsidDel="00A04755" w:rsidRDefault="006238CC" w:rsidP="006238CC">
            <w:pPr>
              <w:rPr>
                <w:del w:id="4308" w:author="Kumar Baral" w:date="2022-12-12T16:54:00Z"/>
                <w:highlight w:val="yellow"/>
                <w:rPrChange w:id="4309" w:author="Kumar Baral" w:date="2022-12-12T16:18:00Z">
                  <w:rPr>
                    <w:del w:id="4310" w:author="Kumar Baral" w:date="2022-12-12T16:54:00Z"/>
                  </w:rPr>
                </w:rPrChange>
              </w:rPr>
            </w:pPr>
            <w:del w:id="4311" w:author="Kumar Baral" w:date="2022-12-12T16:54:00Z">
              <w:r w:rsidRPr="0045721D" w:rsidDel="00A04755">
                <w:rPr>
                  <w:highlight w:val="yellow"/>
                  <w:rPrChange w:id="4312" w:author="Kumar Baral" w:date="2022-12-12T16:18:00Z">
                    <w:rPr/>
                  </w:rPrChange>
                </w:rPr>
                <w:delText>351.30</w:delText>
              </w:r>
              <w:bookmarkStart w:id="4313" w:name="_Toc121824742"/>
              <w:bookmarkStart w:id="4314" w:name="_Toc121825380"/>
              <w:bookmarkStart w:id="4315" w:name="_Toc121826020"/>
              <w:bookmarkStart w:id="4316" w:name="_Toc121826884"/>
              <w:bookmarkStart w:id="4317" w:name="_Toc121834307"/>
              <w:bookmarkStart w:id="4318" w:name="_Toc125550174"/>
              <w:bookmarkStart w:id="4319" w:name="_Toc125555669"/>
              <w:bookmarkStart w:id="4320" w:name="_Toc125557541"/>
              <w:bookmarkStart w:id="4321" w:name="_Toc125559428"/>
              <w:bookmarkStart w:id="4322" w:name="_Toc125618606"/>
              <w:bookmarkStart w:id="4323" w:name="_Toc125640053"/>
              <w:bookmarkStart w:id="4324" w:name="_Toc125642268"/>
              <w:bookmarkStart w:id="4325" w:name="_Toc125974038"/>
              <w:bookmarkStart w:id="4326" w:name="_Toc125974323"/>
              <w:bookmarkStart w:id="4327" w:name="_Toc126055240"/>
              <w:bookmarkStart w:id="4328" w:name="_Toc126058032"/>
              <w:bookmarkStart w:id="4329" w:name="_Toc127182381"/>
              <w:bookmarkStart w:id="4330" w:name="_Toc127182718"/>
              <w:bookmarkStart w:id="4331" w:name="_Toc12719190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del>
          </w:p>
        </w:tc>
        <w:tc>
          <w:tcPr>
            <w:tcW w:w="963" w:type="dxa"/>
            <w:tcBorders>
              <w:top w:val="nil"/>
              <w:left w:val="nil"/>
              <w:bottom w:val="single" w:sz="4" w:space="0" w:color="auto"/>
              <w:right w:val="single" w:sz="4" w:space="0" w:color="auto"/>
            </w:tcBorders>
            <w:vAlign w:val="center"/>
          </w:tcPr>
          <w:p w14:paraId="3AF3A35F" w14:textId="10D7A83F" w:rsidR="006238CC" w:rsidRPr="0045721D" w:rsidDel="00A04755" w:rsidRDefault="006238CC" w:rsidP="006238CC">
            <w:pPr>
              <w:rPr>
                <w:del w:id="4332" w:author="Kumar Baral" w:date="2022-12-12T16:54:00Z"/>
                <w:highlight w:val="yellow"/>
                <w:rPrChange w:id="4333" w:author="Kumar Baral" w:date="2022-12-12T16:18:00Z">
                  <w:rPr>
                    <w:del w:id="4334" w:author="Kumar Baral" w:date="2022-12-12T16:54:00Z"/>
                  </w:rPr>
                </w:rPrChange>
              </w:rPr>
            </w:pPr>
            <w:del w:id="4335" w:author="Kumar Baral" w:date="2022-12-12T16:54:00Z">
              <w:r w:rsidRPr="0045721D" w:rsidDel="00A04755">
                <w:rPr>
                  <w:highlight w:val="yellow"/>
                  <w:rPrChange w:id="4336" w:author="Kumar Baral" w:date="2022-12-12T16:18:00Z">
                    <w:rPr/>
                  </w:rPrChange>
                </w:rPr>
                <w:delText>100.00%</w:delText>
              </w:r>
              <w:bookmarkStart w:id="4337" w:name="_Toc121824743"/>
              <w:bookmarkStart w:id="4338" w:name="_Toc121825381"/>
              <w:bookmarkStart w:id="4339" w:name="_Toc121826021"/>
              <w:bookmarkStart w:id="4340" w:name="_Toc121826885"/>
              <w:bookmarkStart w:id="4341" w:name="_Toc121834308"/>
              <w:bookmarkStart w:id="4342" w:name="_Toc125550175"/>
              <w:bookmarkStart w:id="4343" w:name="_Toc125555670"/>
              <w:bookmarkStart w:id="4344" w:name="_Toc125557542"/>
              <w:bookmarkStart w:id="4345" w:name="_Toc125559429"/>
              <w:bookmarkStart w:id="4346" w:name="_Toc125618607"/>
              <w:bookmarkStart w:id="4347" w:name="_Toc125640054"/>
              <w:bookmarkStart w:id="4348" w:name="_Toc125642269"/>
              <w:bookmarkStart w:id="4349" w:name="_Toc125974039"/>
              <w:bookmarkStart w:id="4350" w:name="_Toc125974324"/>
              <w:bookmarkStart w:id="4351" w:name="_Toc126055241"/>
              <w:bookmarkStart w:id="4352" w:name="_Toc126058033"/>
              <w:bookmarkStart w:id="4353" w:name="_Toc127182382"/>
              <w:bookmarkStart w:id="4354" w:name="_Toc127182719"/>
              <w:bookmarkStart w:id="4355" w:name="_Toc127191903"/>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del>
          </w:p>
        </w:tc>
        <w:bookmarkStart w:id="4356" w:name="_Toc121824744"/>
        <w:bookmarkStart w:id="4357" w:name="_Toc121825382"/>
        <w:bookmarkStart w:id="4358" w:name="_Toc121826022"/>
        <w:bookmarkStart w:id="4359" w:name="_Toc121826886"/>
        <w:bookmarkStart w:id="4360" w:name="_Toc121834309"/>
        <w:bookmarkStart w:id="4361" w:name="_Toc125550176"/>
        <w:bookmarkStart w:id="4362" w:name="_Toc125555671"/>
        <w:bookmarkStart w:id="4363" w:name="_Toc125557543"/>
        <w:bookmarkStart w:id="4364" w:name="_Toc125559430"/>
        <w:bookmarkStart w:id="4365" w:name="_Toc125618608"/>
        <w:bookmarkStart w:id="4366" w:name="_Toc125640055"/>
        <w:bookmarkStart w:id="4367" w:name="_Toc125642270"/>
        <w:bookmarkStart w:id="4368" w:name="_Toc125974040"/>
        <w:bookmarkStart w:id="4369" w:name="_Toc125974325"/>
        <w:bookmarkStart w:id="4370" w:name="_Toc126055242"/>
        <w:bookmarkStart w:id="4371" w:name="_Toc126058034"/>
        <w:bookmarkStart w:id="4372" w:name="_Toc127182383"/>
        <w:bookmarkStart w:id="4373" w:name="_Toc127182720"/>
        <w:bookmarkStart w:id="4374" w:name="_Toc127191904"/>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tr>
    </w:tbl>
    <w:p w14:paraId="40417713" w14:textId="042C19B6" w:rsidR="006238CC" w:rsidRPr="0045721D" w:rsidDel="00A04755" w:rsidRDefault="006238CC" w:rsidP="006238CC">
      <w:pPr>
        <w:rPr>
          <w:del w:id="4375" w:author="Kumar Baral" w:date="2022-12-12T16:54:00Z"/>
          <w:highlight w:val="yellow"/>
          <w:rPrChange w:id="4376" w:author="Kumar Baral" w:date="2022-12-12T16:18:00Z">
            <w:rPr>
              <w:del w:id="4377" w:author="Kumar Baral" w:date="2022-12-12T16:54:00Z"/>
            </w:rPr>
          </w:rPrChange>
        </w:rPr>
      </w:pPr>
      <w:bookmarkStart w:id="4378" w:name="_Toc121824745"/>
      <w:bookmarkStart w:id="4379" w:name="_Toc121825383"/>
      <w:bookmarkStart w:id="4380" w:name="_Toc121826023"/>
      <w:bookmarkStart w:id="4381" w:name="_Toc121826887"/>
      <w:bookmarkStart w:id="4382" w:name="_Toc121834310"/>
      <w:bookmarkStart w:id="4383" w:name="_Toc125550177"/>
      <w:bookmarkStart w:id="4384" w:name="_Toc125555672"/>
      <w:bookmarkStart w:id="4385" w:name="_Toc125557544"/>
      <w:bookmarkStart w:id="4386" w:name="_Toc125559431"/>
      <w:bookmarkStart w:id="4387" w:name="_Toc125618609"/>
      <w:bookmarkStart w:id="4388" w:name="_Toc125640056"/>
      <w:bookmarkStart w:id="4389" w:name="_Toc125642271"/>
      <w:bookmarkStart w:id="4390" w:name="_Toc125974041"/>
      <w:bookmarkStart w:id="4391" w:name="_Toc125974326"/>
      <w:bookmarkStart w:id="4392" w:name="_Toc126055243"/>
      <w:bookmarkStart w:id="4393" w:name="_Toc126058035"/>
      <w:bookmarkStart w:id="4394" w:name="_Toc127182384"/>
      <w:bookmarkStart w:id="4395" w:name="_Toc127182721"/>
      <w:bookmarkStart w:id="4396" w:name="_Toc127191905"/>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p>
    <w:p w14:paraId="22EA76FB" w14:textId="62F8D74C" w:rsidR="006238CC" w:rsidRPr="0045721D" w:rsidDel="00A04755" w:rsidRDefault="008F6CE4" w:rsidP="006238CC">
      <w:pPr>
        <w:keepNext/>
        <w:rPr>
          <w:del w:id="4397" w:author="Kumar Baral" w:date="2022-12-12T16:54:00Z"/>
          <w:highlight w:val="yellow"/>
          <w:rPrChange w:id="4398" w:author="Kumar Baral" w:date="2022-12-12T16:18:00Z">
            <w:rPr>
              <w:del w:id="4399" w:author="Kumar Baral" w:date="2022-12-12T16:54:00Z"/>
            </w:rPr>
          </w:rPrChange>
        </w:rPr>
      </w:pPr>
      <w:del w:id="4400" w:author="Kumar Baral" w:date="2022-12-12T16:54:00Z">
        <w:r w:rsidRPr="0045721D" w:rsidDel="00A04755">
          <w:rPr>
            <w:noProof/>
            <w:highlight w:val="yellow"/>
            <w:lang w:bidi="ne-NP"/>
            <w:rPrChange w:id="4401" w:author="Kumar Baral" w:date="2022-12-12T16:18:00Z">
              <w:rPr>
                <w:noProof/>
                <w:lang w:bidi="ne-NP"/>
              </w:rPr>
            </w:rPrChange>
          </w:rPr>
          <w:drawing>
            <wp:inline distT="0" distB="0" distL="0" distR="0" wp14:anchorId="78701755" wp14:editId="2D6E67DB">
              <wp:extent cx="4238625" cy="5267325"/>
              <wp:effectExtent l="0" t="0" r="9525" b="9525"/>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r="-1210" b="2782"/>
                      <a:stretch>
                        <a:fillRect/>
                      </a:stretch>
                    </pic:blipFill>
                    <pic:spPr bwMode="auto">
                      <a:xfrm>
                        <a:off x="0" y="0"/>
                        <a:ext cx="4238625" cy="5267325"/>
                      </a:xfrm>
                      <a:prstGeom prst="rect">
                        <a:avLst/>
                      </a:prstGeom>
                      <a:noFill/>
                      <a:ln>
                        <a:noFill/>
                      </a:ln>
                    </pic:spPr>
                  </pic:pic>
                </a:graphicData>
              </a:graphic>
            </wp:inline>
          </w:drawing>
        </w:r>
        <w:bookmarkStart w:id="4402" w:name="_Toc121824746"/>
        <w:bookmarkStart w:id="4403" w:name="_Toc121825384"/>
        <w:bookmarkStart w:id="4404" w:name="_Toc121826024"/>
        <w:bookmarkStart w:id="4405" w:name="_Toc121826888"/>
        <w:bookmarkStart w:id="4406" w:name="_Toc121834311"/>
        <w:bookmarkStart w:id="4407" w:name="_Toc125550178"/>
        <w:bookmarkStart w:id="4408" w:name="_Toc125555673"/>
        <w:bookmarkStart w:id="4409" w:name="_Toc125557545"/>
        <w:bookmarkStart w:id="4410" w:name="_Toc125559432"/>
        <w:bookmarkStart w:id="4411" w:name="_Toc125618610"/>
        <w:bookmarkStart w:id="4412" w:name="_Toc125640057"/>
        <w:bookmarkStart w:id="4413" w:name="_Toc125642272"/>
        <w:bookmarkStart w:id="4414" w:name="_Toc125974042"/>
        <w:bookmarkStart w:id="4415" w:name="_Toc125974327"/>
        <w:bookmarkStart w:id="4416" w:name="_Toc126055244"/>
        <w:bookmarkStart w:id="4417" w:name="_Toc126058036"/>
        <w:bookmarkStart w:id="4418" w:name="_Toc127182385"/>
        <w:bookmarkStart w:id="4419" w:name="_Toc127182722"/>
        <w:bookmarkStart w:id="4420" w:name="_Toc127191906"/>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del>
    </w:p>
    <w:p w14:paraId="526587E8" w14:textId="0AD8E754" w:rsidR="006238CC" w:rsidRPr="0045721D" w:rsidDel="00A04755" w:rsidRDefault="006238CC" w:rsidP="006238CC">
      <w:pPr>
        <w:pStyle w:val="Caption"/>
        <w:rPr>
          <w:del w:id="4421" w:author="Kumar Baral" w:date="2022-12-12T16:54:00Z"/>
          <w:highlight w:val="yellow"/>
          <w:rPrChange w:id="4422" w:author="Kumar Baral" w:date="2022-12-12T16:18:00Z">
            <w:rPr>
              <w:del w:id="4423" w:author="Kumar Baral" w:date="2022-12-12T16:54:00Z"/>
            </w:rPr>
          </w:rPrChange>
        </w:rPr>
      </w:pPr>
      <w:bookmarkStart w:id="4424" w:name="_Ref72830932"/>
      <w:del w:id="4425" w:author="Kumar Baral" w:date="2022-12-12T16:54:00Z">
        <w:r w:rsidRPr="0045721D" w:rsidDel="00A04755">
          <w:rPr>
            <w:b w:val="0"/>
            <w:bCs w:val="0"/>
            <w:highlight w:val="yellow"/>
            <w:rPrChange w:id="4426" w:author="Kumar Baral" w:date="2022-12-12T16:18:00Z">
              <w:rPr>
                <w:b w:val="0"/>
                <w:bCs w:val="0"/>
              </w:rPr>
            </w:rPrChange>
          </w:rPr>
          <w:delText xml:space="preserve">Figure </w:delText>
        </w:r>
      </w:del>
      <w:del w:id="4427" w:author="Kumar Baral" w:date="2022-12-12T16:52:00Z">
        <w:r w:rsidR="003D276E" w:rsidRPr="0045721D" w:rsidDel="00A04755">
          <w:rPr>
            <w:b w:val="0"/>
            <w:bCs w:val="0"/>
            <w:highlight w:val="yellow"/>
            <w:rPrChange w:id="4428" w:author="Kumar Baral" w:date="2022-12-12T16:18:00Z">
              <w:rPr>
                <w:b w:val="0"/>
                <w:bCs w:val="0"/>
              </w:rPr>
            </w:rPrChange>
          </w:rPr>
          <w:fldChar w:fldCharType="begin"/>
        </w:r>
        <w:r w:rsidR="003D276E" w:rsidRPr="0045721D" w:rsidDel="00A04755">
          <w:rPr>
            <w:b w:val="0"/>
            <w:bCs w:val="0"/>
            <w:highlight w:val="yellow"/>
            <w:rPrChange w:id="4429" w:author="Kumar Baral" w:date="2022-12-12T16:18:00Z">
              <w:rPr>
                <w:b w:val="0"/>
                <w:bCs w:val="0"/>
              </w:rPr>
            </w:rPrChange>
          </w:rPr>
          <w:delInstrText xml:space="preserve"> STYLEREF 1 \s </w:delInstrText>
        </w:r>
        <w:r w:rsidR="003D276E" w:rsidRPr="0045721D" w:rsidDel="00A04755">
          <w:rPr>
            <w:b w:val="0"/>
            <w:bCs w:val="0"/>
            <w:highlight w:val="yellow"/>
            <w:rPrChange w:id="4430" w:author="Kumar Baral" w:date="2022-12-12T16:18:00Z">
              <w:rPr>
                <w:b w:val="0"/>
                <w:bCs w:val="0"/>
                <w:noProof/>
              </w:rPr>
            </w:rPrChange>
          </w:rPr>
          <w:fldChar w:fldCharType="separate"/>
        </w:r>
        <w:r w:rsidR="00EA54C4" w:rsidRPr="0045721D" w:rsidDel="00A04755">
          <w:rPr>
            <w:b w:val="0"/>
            <w:bCs w:val="0"/>
            <w:noProof/>
            <w:highlight w:val="yellow"/>
            <w:rPrChange w:id="4431" w:author="Kumar Baral" w:date="2022-12-12T16:18:00Z">
              <w:rPr>
                <w:b w:val="0"/>
                <w:bCs w:val="0"/>
                <w:noProof/>
              </w:rPr>
            </w:rPrChange>
          </w:rPr>
          <w:delText>2</w:delText>
        </w:r>
        <w:r w:rsidR="003D276E" w:rsidRPr="0045721D" w:rsidDel="00A04755">
          <w:rPr>
            <w:b w:val="0"/>
            <w:bCs w:val="0"/>
            <w:noProof/>
            <w:highlight w:val="yellow"/>
            <w:rPrChange w:id="4432" w:author="Kumar Baral" w:date="2022-12-12T16:18:00Z">
              <w:rPr>
                <w:b w:val="0"/>
                <w:bCs w:val="0"/>
                <w:noProof/>
              </w:rPr>
            </w:rPrChange>
          </w:rPr>
          <w:fldChar w:fldCharType="end"/>
        </w:r>
        <w:r w:rsidR="006B63D6" w:rsidRPr="0045721D" w:rsidDel="00A04755">
          <w:rPr>
            <w:b w:val="0"/>
            <w:bCs w:val="0"/>
            <w:highlight w:val="yellow"/>
            <w:rPrChange w:id="4433" w:author="Kumar Baral" w:date="2022-12-12T16:18:00Z">
              <w:rPr>
                <w:b w:val="0"/>
                <w:bCs w:val="0"/>
              </w:rPr>
            </w:rPrChange>
          </w:rPr>
          <w:noBreakHyphen/>
        </w:r>
        <w:r w:rsidR="003D276E" w:rsidRPr="0045721D" w:rsidDel="00A04755">
          <w:rPr>
            <w:b w:val="0"/>
            <w:bCs w:val="0"/>
            <w:highlight w:val="yellow"/>
            <w:rPrChange w:id="4434" w:author="Kumar Baral" w:date="2022-12-12T16:18:00Z">
              <w:rPr>
                <w:b w:val="0"/>
                <w:bCs w:val="0"/>
              </w:rPr>
            </w:rPrChange>
          </w:rPr>
          <w:fldChar w:fldCharType="begin"/>
        </w:r>
        <w:r w:rsidR="003D276E" w:rsidRPr="0045721D" w:rsidDel="00A04755">
          <w:rPr>
            <w:b w:val="0"/>
            <w:bCs w:val="0"/>
            <w:highlight w:val="yellow"/>
            <w:rPrChange w:id="4435" w:author="Kumar Baral" w:date="2022-12-12T16:18:00Z">
              <w:rPr>
                <w:b w:val="0"/>
                <w:bCs w:val="0"/>
              </w:rPr>
            </w:rPrChange>
          </w:rPr>
          <w:delInstrText xml:space="preserve"> SEQ Figure \* ARABIC \s 1 </w:delInstrText>
        </w:r>
        <w:r w:rsidR="003D276E" w:rsidRPr="0045721D" w:rsidDel="00A04755">
          <w:rPr>
            <w:b w:val="0"/>
            <w:bCs w:val="0"/>
            <w:highlight w:val="yellow"/>
            <w:rPrChange w:id="4436" w:author="Kumar Baral" w:date="2022-12-12T16:18:00Z">
              <w:rPr>
                <w:b w:val="0"/>
                <w:bCs w:val="0"/>
                <w:noProof/>
              </w:rPr>
            </w:rPrChange>
          </w:rPr>
          <w:fldChar w:fldCharType="separate"/>
        </w:r>
        <w:r w:rsidR="00EA54C4" w:rsidRPr="0045721D" w:rsidDel="00A04755">
          <w:rPr>
            <w:b w:val="0"/>
            <w:bCs w:val="0"/>
            <w:noProof/>
            <w:highlight w:val="yellow"/>
            <w:rPrChange w:id="4437" w:author="Kumar Baral" w:date="2022-12-12T16:18:00Z">
              <w:rPr>
                <w:b w:val="0"/>
                <w:bCs w:val="0"/>
                <w:noProof/>
              </w:rPr>
            </w:rPrChange>
          </w:rPr>
          <w:delText>2</w:delText>
        </w:r>
        <w:r w:rsidR="003D276E" w:rsidRPr="0045721D" w:rsidDel="00A04755">
          <w:rPr>
            <w:b w:val="0"/>
            <w:bCs w:val="0"/>
            <w:noProof/>
            <w:highlight w:val="yellow"/>
            <w:rPrChange w:id="4438" w:author="Kumar Baral" w:date="2022-12-12T16:18:00Z">
              <w:rPr>
                <w:b w:val="0"/>
                <w:bCs w:val="0"/>
                <w:noProof/>
              </w:rPr>
            </w:rPrChange>
          </w:rPr>
          <w:fldChar w:fldCharType="end"/>
        </w:r>
      </w:del>
      <w:bookmarkStart w:id="4439" w:name="_Toc62563723"/>
      <w:bookmarkEnd w:id="4424"/>
      <w:del w:id="4440" w:author="Kumar Baral" w:date="2022-12-12T16:54:00Z">
        <w:r w:rsidRPr="0045721D" w:rsidDel="00A04755">
          <w:rPr>
            <w:b w:val="0"/>
            <w:bCs w:val="0"/>
            <w:highlight w:val="yellow"/>
            <w:rPrChange w:id="4441" w:author="Kumar Baral" w:date="2022-12-12T16:18:00Z">
              <w:rPr>
                <w:b w:val="0"/>
                <w:bCs w:val="0"/>
              </w:rPr>
            </w:rPrChange>
          </w:rPr>
          <w:delText>: Catchment of Myagdi at Mangalghat station and</w:delText>
        </w:r>
        <w:r w:rsidR="00E339E3" w:rsidRPr="0045721D" w:rsidDel="00A04755">
          <w:rPr>
            <w:b w:val="0"/>
            <w:bCs w:val="0"/>
            <w:highlight w:val="yellow"/>
            <w:rPrChange w:id="4442" w:author="Kumar Baral" w:date="2022-12-12T16:18:00Z">
              <w:rPr>
                <w:b w:val="0"/>
                <w:bCs w:val="0"/>
              </w:rPr>
            </w:rPrChange>
          </w:rPr>
          <w:delText xml:space="preserve"> at</w:delText>
        </w:r>
        <w:r w:rsidRPr="0045721D" w:rsidDel="00A04755">
          <w:rPr>
            <w:b w:val="0"/>
            <w:bCs w:val="0"/>
            <w:highlight w:val="yellow"/>
            <w:rPrChange w:id="4443" w:author="Kumar Baral" w:date="2022-12-12T16:18:00Z">
              <w:rPr>
                <w:b w:val="0"/>
                <w:bCs w:val="0"/>
              </w:rPr>
            </w:rPrChange>
          </w:rPr>
          <w:delText xml:space="preserve"> </w:delText>
        </w:r>
        <w:r w:rsidR="004B5FEE" w:rsidRPr="0045721D" w:rsidDel="00A04755">
          <w:rPr>
            <w:b w:val="0"/>
            <w:bCs w:val="0"/>
            <w:highlight w:val="yellow"/>
            <w:rPrChange w:id="4444" w:author="Kumar Baral" w:date="2022-12-12T16:18:00Z">
              <w:rPr>
                <w:b w:val="0"/>
                <w:bCs w:val="0"/>
              </w:rPr>
            </w:rPrChange>
          </w:rPr>
          <w:delText xml:space="preserve">different headworks of </w:delText>
        </w:r>
        <w:r w:rsidRPr="0045721D" w:rsidDel="00A04755">
          <w:rPr>
            <w:b w:val="0"/>
            <w:bCs w:val="0"/>
            <w:highlight w:val="yellow"/>
            <w:rPrChange w:id="4445" w:author="Kumar Baral" w:date="2022-12-12T16:18:00Z">
              <w:rPr>
                <w:b w:val="0"/>
                <w:bCs w:val="0"/>
              </w:rPr>
            </w:rPrChange>
          </w:rPr>
          <w:delText>Myagdi Khola Hydropower Project</w:delText>
        </w:r>
        <w:bookmarkStart w:id="4446" w:name="_Toc121824747"/>
        <w:bookmarkStart w:id="4447" w:name="_Toc121825385"/>
        <w:bookmarkStart w:id="4448" w:name="_Toc121826025"/>
        <w:bookmarkStart w:id="4449" w:name="_Toc121826889"/>
        <w:bookmarkStart w:id="4450" w:name="_Toc121834312"/>
        <w:bookmarkStart w:id="4451" w:name="_Toc125550179"/>
        <w:bookmarkStart w:id="4452" w:name="_Toc125555674"/>
        <w:bookmarkStart w:id="4453" w:name="_Toc125557546"/>
        <w:bookmarkStart w:id="4454" w:name="_Toc125559433"/>
        <w:bookmarkStart w:id="4455" w:name="_Toc125618611"/>
        <w:bookmarkStart w:id="4456" w:name="_Toc125640058"/>
        <w:bookmarkStart w:id="4457" w:name="_Toc125642273"/>
        <w:bookmarkStart w:id="4458" w:name="_Toc125974043"/>
        <w:bookmarkStart w:id="4459" w:name="_Toc125974328"/>
        <w:bookmarkStart w:id="4460" w:name="_Toc126055245"/>
        <w:bookmarkStart w:id="4461" w:name="_Toc126058037"/>
        <w:bookmarkStart w:id="4462" w:name="_Toc127182386"/>
        <w:bookmarkStart w:id="4463" w:name="_Toc127182723"/>
        <w:bookmarkStart w:id="4464" w:name="_Toc127191907"/>
        <w:bookmarkEnd w:id="4439"/>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del>
    </w:p>
    <w:p w14:paraId="1C1BABAC" w14:textId="017EF6AC" w:rsidR="006238CC" w:rsidRPr="0045721D" w:rsidDel="00A04755" w:rsidRDefault="006238CC" w:rsidP="006238CC">
      <w:pPr>
        <w:rPr>
          <w:del w:id="4465" w:author="Kumar Baral" w:date="2022-12-12T16:54:00Z"/>
          <w:highlight w:val="yellow"/>
          <w:rPrChange w:id="4466" w:author="Kumar Baral" w:date="2022-12-12T16:18:00Z">
            <w:rPr>
              <w:del w:id="4467" w:author="Kumar Baral" w:date="2022-12-12T16:54:00Z"/>
            </w:rPr>
          </w:rPrChange>
        </w:rPr>
      </w:pPr>
      <w:del w:id="4468" w:author="Kumar Baral" w:date="2022-12-12T16:54:00Z">
        <w:r w:rsidRPr="0045721D" w:rsidDel="00A04755">
          <w:rPr>
            <w:highlight w:val="yellow"/>
            <w:rPrChange w:id="4469" w:author="Kumar Baral" w:date="2022-12-12T16:18:00Z">
              <w:rPr/>
            </w:rPrChange>
          </w:rPr>
          <w:delText>About 61% of the catchment area at proposed intake site is above 5000 masl having permanent snow –zone which contributes to the dry period flow. The stream network, gauging station, intake site and elevation wise distribution of the catchment is shown in</w:delText>
        </w:r>
        <w:r w:rsidR="00A80D5B" w:rsidRPr="0045721D" w:rsidDel="00A04755">
          <w:rPr>
            <w:highlight w:val="yellow"/>
            <w:rPrChange w:id="4470" w:author="Kumar Baral" w:date="2022-12-12T16:18:00Z">
              <w:rPr/>
            </w:rPrChange>
          </w:rPr>
          <w:delText xml:space="preserve"> </w:delText>
        </w:r>
        <w:r w:rsidR="00A80D5B" w:rsidRPr="0045721D" w:rsidDel="00A04755">
          <w:rPr>
            <w:highlight w:val="yellow"/>
            <w:rPrChange w:id="4471" w:author="Kumar Baral" w:date="2022-12-12T16:18:00Z">
              <w:rPr/>
            </w:rPrChange>
          </w:rPr>
          <w:fldChar w:fldCharType="begin"/>
        </w:r>
        <w:r w:rsidR="00A80D5B" w:rsidRPr="0045721D" w:rsidDel="00A04755">
          <w:rPr>
            <w:highlight w:val="yellow"/>
            <w:rPrChange w:id="4472" w:author="Kumar Baral" w:date="2022-12-12T16:18:00Z">
              <w:rPr/>
            </w:rPrChange>
          </w:rPr>
          <w:delInstrText xml:space="preserve"> REF _Ref72830932 \h </w:delInstrText>
        </w:r>
        <w:r w:rsidR="0045721D" w:rsidDel="00A04755">
          <w:rPr>
            <w:highlight w:val="yellow"/>
          </w:rPr>
          <w:delInstrText xml:space="preserve"> \* MERGEFORMAT </w:delInstrText>
        </w:r>
        <w:r w:rsidR="00A80D5B" w:rsidRPr="0045721D" w:rsidDel="00A04755">
          <w:rPr>
            <w:highlight w:val="yellow"/>
            <w:rPrChange w:id="4473" w:author="Kumar Baral" w:date="2022-12-12T16:18:00Z">
              <w:rPr>
                <w:highlight w:val="yellow"/>
              </w:rPr>
            </w:rPrChange>
          </w:rPr>
        </w:r>
        <w:r w:rsidR="00A80D5B" w:rsidRPr="0045721D" w:rsidDel="00A04755">
          <w:rPr>
            <w:highlight w:val="yellow"/>
            <w:rPrChange w:id="4474" w:author="Kumar Baral" w:date="2022-12-12T16:18:00Z">
              <w:rPr/>
            </w:rPrChange>
          </w:rPr>
          <w:fldChar w:fldCharType="separate"/>
        </w:r>
        <w:r w:rsidR="00EA54C4" w:rsidRPr="0045721D" w:rsidDel="00A04755">
          <w:rPr>
            <w:highlight w:val="yellow"/>
            <w:rPrChange w:id="4475" w:author="Kumar Baral" w:date="2022-12-12T16:18:00Z">
              <w:rPr/>
            </w:rPrChange>
          </w:rPr>
          <w:delText xml:space="preserve">Figure </w:delText>
        </w:r>
        <w:r w:rsidR="00EA54C4" w:rsidRPr="0045721D" w:rsidDel="00A04755">
          <w:rPr>
            <w:noProof/>
            <w:highlight w:val="yellow"/>
            <w:rPrChange w:id="4476" w:author="Kumar Baral" w:date="2022-12-12T16:18:00Z">
              <w:rPr>
                <w:noProof/>
              </w:rPr>
            </w:rPrChange>
          </w:rPr>
          <w:delText>2</w:delText>
        </w:r>
        <w:r w:rsidR="00EA54C4" w:rsidRPr="0045721D" w:rsidDel="00A04755">
          <w:rPr>
            <w:highlight w:val="yellow"/>
            <w:rPrChange w:id="4477" w:author="Kumar Baral" w:date="2022-12-12T16:18:00Z">
              <w:rPr/>
            </w:rPrChange>
          </w:rPr>
          <w:noBreakHyphen/>
        </w:r>
        <w:r w:rsidR="00EA54C4" w:rsidRPr="0045721D" w:rsidDel="00A04755">
          <w:rPr>
            <w:noProof/>
            <w:highlight w:val="yellow"/>
            <w:rPrChange w:id="4478" w:author="Kumar Baral" w:date="2022-12-12T16:18:00Z">
              <w:rPr>
                <w:noProof/>
              </w:rPr>
            </w:rPrChange>
          </w:rPr>
          <w:delText>2</w:delText>
        </w:r>
        <w:r w:rsidR="00A80D5B" w:rsidRPr="0045721D" w:rsidDel="00A04755">
          <w:rPr>
            <w:highlight w:val="yellow"/>
            <w:rPrChange w:id="4479" w:author="Kumar Baral" w:date="2022-12-12T16:18:00Z">
              <w:rPr/>
            </w:rPrChange>
          </w:rPr>
          <w:fldChar w:fldCharType="end"/>
        </w:r>
        <w:r w:rsidR="00A80D5B" w:rsidRPr="0045721D" w:rsidDel="00A04755">
          <w:rPr>
            <w:highlight w:val="yellow"/>
            <w:rPrChange w:id="4480" w:author="Kumar Baral" w:date="2022-12-12T16:18:00Z">
              <w:rPr/>
            </w:rPrChange>
          </w:rPr>
          <w:delText xml:space="preserve"> and</w:delText>
        </w:r>
        <w:r w:rsidRPr="0045721D" w:rsidDel="00A04755">
          <w:rPr>
            <w:highlight w:val="yellow"/>
            <w:rPrChange w:id="4481" w:author="Kumar Baral" w:date="2022-12-12T16:18:00Z">
              <w:rPr/>
            </w:rPrChange>
          </w:rPr>
          <w:delText xml:space="preserve"> </w:delText>
        </w:r>
        <w:r w:rsidR="00FE5FBC" w:rsidRPr="0045721D" w:rsidDel="00A04755">
          <w:rPr>
            <w:highlight w:val="yellow"/>
            <w:rPrChange w:id="4482" w:author="Kumar Baral" w:date="2022-12-12T16:18:00Z">
              <w:rPr/>
            </w:rPrChange>
          </w:rPr>
          <w:fldChar w:fldCharType="begin"/>
        </w:r>
        <w:r w:rsidR="00FE5FBC" w:rsidRPr="0045721D" w:rsidDel="00A04755">
          <w:rPr>
            <w:highlight w:val="yellow"/>
            <w:rPrChange w:id="4483" w:author="Kumar Baral" w:date="2022-12-12T16:18:00Z">
              <w:rPr/>
            </w:rPrChange>
          </w:rPr>
          <w:delInstrText xml:space="preserve"> REF _Ref72830869 \h </w:delInstrText>
        </w:r>
        <w:r w:rsidR="0045721D" w:rsidDel="00A04755">
          <w:rPr>
            <w:highlight w:val="yellow"/>
          </w:rPr>
          <w:delInstrText xml:space="preserve"> \* MERGEFORMAT </w:delInstrText>
        </w:r>
        <w:r w:rsidR="00FE5FBC" w:rsidRPr="0045721D" w:rsidDel="00A04755">
          <w:rPr>
            <w:highlight w:val="yellow"/>
            <w:rPrChange w:id="4484" w:author="Kumar Baral" w:date="2022-12-12T16:18:00Z">
              <w:rPr>
                <w:highlight w:val="yellow"/>
              </w:rPr>
            </w:rPrChange>
          </w:rPr>
        </w:r>
        <w:r w:rsidR="00FE5FBC" w:rsidRPr="0045721D" w:rsidDel="00A04755">
          <w:rPr>
            <w:highlight w:val="yellow"/>
            <w:rPrChange w:id="4485" w:author="Kumar Baral" w:date="2022-12-12T16:18:00Z">
              <w:rPr/>
            </w:rPrChange>
          </w:rPr>
          <w:fldChar w:fldCharType="separate"/>
        </w:r>
        <w:r w:rsidR="00EA54C4" w:rsidRPr="0045721D" w:rsidDel="00A04755">
          <w:rPr>
            <w:highlight w:val="yellow"/>
            <w:rPrChange w:id="4486" w:author="Kumar Baral" w:date="2022-12-12T16:18:00Z">
              <w:rPr/>
            </w:rPrChange>
          </w:rPr>
          <w:delText xml:space="preserve">Figure </w:delText>
        </w:r>
        <w:r w:rsidR="00EA54C4" w:rsidRPr="0045721D" w:rsidDel="00A04755">
          <w:rPr>
            <w:noProof/>
            <w:highlight w:val="yellow"/>
            <w:rPrChange w:id="4487" w:author="Kumar Baral" w:date="2022-12-12T16:18:00Z">
              <w:rPr>
                <w:noProof/>
              </w:rPr>
            </w:rPrChange>
          </w:rPr>
          <w:delText>2</w:delText>
        </w:r>
        <w:r w:rsidR="00EA54C4" w:rsidRPr="0045721D" w:rsidDel="00A04755">
          <w:rPr>
            <w:highlight w:val="yellow"/>
            <w:rPrChange w:id="4488" w:author="Kumar Baral" w:date="2022-12-12T16:18:00Z">
              <w:rPr/>
            </w:rPrChange>
          </w:rPr>
          <w:noBreakHyphen/>
        </w:r>
        <w:r w:rsidR="00EA54C4" w:rsidRPr="0045721D" w:rsidDel="00A04755">
          <w:rPr>
            <w:noProof/>
            <w:highlight w:val="yellow"/>
            <w:rPrChange w:id="4489" w:author="Kumar Baral" w:date="2022-12-12T16:18:00Z">
              <w:rPr>
                <w:noProof/>
              </w:rPr>
            </w:rPrChange>
          </w:rPr>
          <w:delText>3</w:delText>
        </w:r>
        <w:r w:rsidR="00FE5FBC" w:rsidRPr="0045721D" w:rsidDel="00A04755">
          <w:rPr>
            <w:highlight w:val="yellow"/>
            <w:rPrChange w:id="4490" w:author="Kumar Baral" w:date="2022-12-12T16:18:00Z">
              <w:rPr/>
            </w:rPrChange>
          </w:rPr>
          <w:fldChar w:fldCharType="end"/>
        </w:r>
        <w:r w:rsidRPr="0045721D" w:rsidDel="00A04755">
          <w:rPr>
            <w:highlight w:val="yellow"/>
            <w:rPrChange w:id="4491" w:author="Kumar Baral" w:date="2022-12-12T16:18:00Z">
              <w:rPr/>
            </w:rPrChange>
          </w:rPr>
          <w:delText>.</w:delText>
        </w:r>
        <w:bookmarkStart w:id="4492" w:name="_Toc121824748"/>
        <w:bookmarkStart w:id="4493" w:name="_Toc121825386"/>
        <w:bookmarkStart w:id="4494" w:name="_Toc121826026"/>
        <w:bookmarkStart w:id="4495" w:name="_Toc121826890"/>
        <w:bookmarkStart w:id="4496" w:name="_Toc121834313"/>
        <w:bookmarkStart w:id="4497" w:name="_Toc125550180"/>
        <w:bookmarkStart w:id="4498" w:name="_Toc125555675"/>
        <w:bookmarkStart w:id="4499" w:name="_Toc125557547"/>
        <w:bookmarkStart w:id="4500" w:name="_Toc125559434"/>
        <w:bookmarkStart w:id="4501" w:name="_Toc125618612"/>
        <w:bookmarkStart w:id="4502" w:name="_Toc125640059"/>
        <w:bookmarkStart w:id="4503" w:name="_Toc125642274"/>
        <w:bookmarkStart w:id="4504" w:name="_Toc125974044"/>
        <w:bookmarkStart w:id="4505" w:name="_Toc125974329"/>
        <w:bookmarkStart w:id="4506" w:name="_Toc126055246"/>
        <w:bookmarkStart w:id="4507" w:name="_Toc126058038"/>
        <w:bookmarkStart w:id="4508" w:name="_Toc127182387"/>
        <w:bookmarkStart w:id="4509" w:name="_Toc127182724"/>
        <w:bookmarkStart w:id="4510" w:name="_Toc127191908"/>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del>
    </w:p>
    <w:p w14:paraId="574293CB" w14:textId="1FD0B128" w:rsidR="006238CC" w:rsidRPr="0045721D" w:rsidDel="00A04755" w:rsidRDefault="008F6CE4" w:rsidP="006238CC">
      <w:pPr>
        <w:keepNext/>
        <w:rPr>
          <w:del w:id="4511" w:author="Kumar Baral" w:date="2022-12-12T16:54:00Z"/>
          <w:highlight w:val="yellow"/>
          <w:rPrChange w:id="4512" w:author="Kumar Baral" w:date="2022-12-12T16:18:00Z">
            <w:rPr>
              <w:del w:id="4513" w:author="Kumar Baral" w:date="2022-12-12T16:54:00Z"/>
            </w:rPr>
          </w:rPrChange>
        </w:rPr>
      </w:pPr>
      <w:del w:id="4514" w:author="Kumar Baral" w:date="2022-12-12T16:54:00Z">
        <w:r w:rsidRPr="0045721D" w:rsidDel="00A04755">
          <w:rPr>
            <w:noProof/>
            <w:highlight w:val="yellow"/>
            <w:lang w:bidi="ne-NP"/>
            <w:rPrChange w:id="4515" w:author="Kumar Baral" w:date="2022-12-12T16:18:00Z">
              <w:rPr>
                <w:noProof/>
                <w:lang w:bidi="ne-NP"/>
              </w:rPr>
            </w:rPrChange>
          </w:rPr>
          <w:drawing>
            <wp:inline distT="0" distB="0" distL="0" distR="0" wp14:anchorId="20D67015" wp14:editId="7F92F5A7">
              <wp:extent cx="5476875" cy="3943350"/>
              <wp:effectExtent l="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l="1981" t="3955" r="2753" b="43098"/>
                      <a:stretch>
                        <a:fillRect/>
                      </a:stretch>
                    </pic:blipFill>
                    <pic:spPr bwMode="auto">
                      <a:xfrm>
                        <a:off x="0" y="0"/>
                        <a:ext cx="5476875" cy="3943350"/>
                      </a:xfrm>
                      <a:prstGeom prst="rect">
                        <a:avLst/>
                      </a:prstGeom>
                      <a:noFill/>
                      <a:ln>
                        <a:noFill/>
                      </a:ln>
                    </pic:spPr>
                  </pic:pic>
                </a:graphicData>
              </a:graphic>
            </wp:inline>
          </w:drawing>
        </w:r>
        <w:bookmarkStart w:id="4516" w:name="_Toc121824749"/>
        <w:bookmarkStart w:id="4517" w:name="_Toc121825387"/>
        <w:bookmarkStart w:id="4518" w:name="_Toc121826027"/>
        <w:bookmarkStart w:id="4519" w:name="_Toc121826891"/>
        <w:bookmarkStart w:id="4520" w:name="_Toc121834314"/>
        <w:bookmarkStart w:id="4521" w:name="_Toc125550181"/>
        <w:bookmarkStart w:id="4522" w:name="_Toc125555676"/>
        <w:bookmarkStart w:id="4523" w:name="_Toc125557548"/>
        <w:bookmarkStart w:id="4524" w:name="_Toc125559435"/>
        <w:bookmarkStart w:id="4525" w:name="_Toc125618613"/>
        <w:bookmarkStart w:id="4526" w:name="_Toc125640060"/>
        <w:bookmarkStart w:id="4527" w:name="_Toc125642275"/>
        <w:bookmarkStart w:id="4528" w:name="_Toc125974045"/>
        <w:bookmarkStart w:id="4529" w:name="_Toc125974330"/>
        <w:bookmarkStart w:id="4530" w:name="_Toc126055247"/>
        <w:bookmarkStart w:id="4531" w:name="_Toc126058039"/>
        <w:bookmarkStart w:id="4532" w:name="_Toc127182388"/>
        <w:bookmarkStart w:id="4533" w:name="_Toc127182725"/>
        <w:bookmarkStart w:id="4534" w:name="_Toc127191909"/>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del>
    </w:p>
    <w:p w14:paraId="41E3497F" w14:textId="1FB58126" w:rsidR="006238CC" w:rsidRPr="006238CC" w:rsidDel="00A04755" w:rsidRDefault="006238CC" w:rsidP="006238CC">
      <w:pPr>
        <w:pStyle w:val="Caption"/>
        <w:rPr>
          <w:del w:id="4535" w:author="Kumar Baral" w:date="2022-12-12T16:54:00Z"/>
        </w:rPr>
      </w:pPr>
      <w:bookmarkStart w:id="4536" w:name="_Ref72830869"/>
      <w:del w:id="4537" w:author="Kumar Baral" w:date="2022-12-12T16:54:00Z">
        <w:r w:rsidRPr="0045721D" w:rsidDel="00A04755">
          <w:rPr>
            <w:b w:val="0"/>
            <w:bCs w:val="0"/>
            <w:highlight w:val="yellow"/>
            <w:rPrChange w:id="4538" w:author="Kumar Baral" w:date="2022-12-12T16:18:00Z">
              <w:rPr>
                <w:b w:val="0"/>
                <w:bCs w:val="0"/>
              </w:rPr>
            </w:rPrChange>
          </w:rPr>
          <w:delText xml:space="preserve">Figure </w:delText>
        </w:r>
      </w:del>
      <w:del w:id="4539" w:author="Kumar Baral" w:date="2022-12-12T16:52:00Z">
        <w:r w:rsidR="003D276E" w:rsidRPr="0045721D" w:rsidDel="00A04755">
          <w:rPr>
            <w:b w:val="0"/>
            <w:bCs w:val="0"/>
            <w:highlight w:val="yellow"/>
            <w:rPrChange w:id="4540" w:author="Kumar Baral" w:date="2022-12-12T16:18:00Z">
              <w:rPr>
                <w:b w:val="0"/>
                <w:bCs w:val="0"/>
              </w:rPr>
            </w:rPrChange>
          </w:rPr>
          <w:fldChar w:fldCharType="begin"/>
        </w:r>
        <w:r w:rsidR="003D276E" w:rsidRPr="0045721D" w:rsidDel="00A04755">
          <w:rPr>
            <w:b w:val="0"/>
            <w:bCs w:val="0"/>
            <w:highlight w:val="yellow"/>
            <w:rPrChange w:id="4541" w:author="Kumar Baral" w:date="2022-12-12T16:18:00Z">
              <w:rPr>
                <w:b w:val="0"/>
                <w:bCs w:val="0"/>
              </w:rPr>
            </w:rPrChange>
          </w:rPr>
          <w:delInstrText xml:space="preserve"> STYLEREF 1 \s </w:delInstrText>
        </w:r>
        <w:r w:rsidR="003D276E" w:rsidRPr="0045721D" w:rsidDel="00A04755">
          <w:rPr>
            <w:b w:val="0"/>
            <w:bCs w:val="0"/>
            <w:highlight w:val="yellow"/>
            <w:rPrChange w:id="4542" w:author="Kumar Baral" w:date="2022-12-12T16:18:00Z">
              <w:rPr>
                <w:b w:val="0"/>
                <w:bCs w:val="0"/>
                <w:noProof/>
              </w:rPr>
            </w:rPrChange>
          </w:rPr>
          <w:fldChar w:fldCharType="separate"/>
        </w:r>
        <w:r w:rsidR="00EA54C4" w:rsidRPr="0045721D" w:rsidDel="00A04755">
          <w:rPr>
            <w:b w:val="0"/>
            <w:bCs w:val="0"/>
            <w:noProof/>
            <w:highlight w:val="yellow"/>
            <w:rPrChange w:id="4543" w:author="Kumar Baral" w:date="2022-12-12T16:18:00Z">
              <w:rPr>
                <w:b w:val="0"/>
                <w:bCs w:val="0"/>
                <w:noProof/>
              </w:rPr>
            </w:rPrChange>
          </w:rPr>
          <w:delText>2</w:delText>
        </w:r>
        <w:r w:rsidR="003D276E" w:rsidRPr="0045721D" w:rsidDel="00A04755">
          <w:rPr>
            <w:b w:val="0"/>
            <w:bCs w:val="0"/>
            <w:noProof/>
            <w:highlight w:val="yellow"/>
            <w:rPrChange w:id="4544" w:author="Kumar Baral" w:date="2022-12-12T16:18:00Z">
              <w:rPr>
                <w:b w:val="0"/>
                <w:bCs w:val="0"/>
                <w:noProof/>
              </w:rPr>
            </w:rPrChange>
          </w:rPr>
          <w:fldChar w:fldCharType="end"/>
        </w:r>
        <w:r w:rsidR="006B63D6" w:rsidRPr="0045721D" w:rsidDel="00A04755">
          <w:rPr>
            <w:b w:val="0"/>
            <w:bCs w:val="0"/>
            <w:highlight w:val="yellow"/>
            <w:rPrChange w:id="4545" w:author="Kumar Baral" w:date="2022-12-12T16:18:00Z">
              <w:rPr>
                <w:b w:val="0"/>
                <w:bCs w:val="0"/>
              </w:rPr>
            </w:rPrChange>
          </w:rPr>
          <w:noBreakHyphen/>
        </w:r>
        <w:r w:rsidR="003D276E" w:rsidRPr="0045721D" w:rsidDel="00A04755">
          <w:rPr>
            <w:b w:val="0"/>
            <w:bCs w:val="0"/>
            <w:highlight w:val="yellow"/>
            <w:rPrChange w:id="4546" w:author="Kumar Baral" w:date="2022-12-12T16:18:00Z">
              <w:rPr>
                <w:b w:val="0"/>
                <w:bCs w:val="0"/>
              </w:rPr>
            </w:rPrChange>
          </w:rPr>
          <w:fldChar w:fldCharType="begin"/>
        </w:r>
        <w:r w:rsidR="003D276E" w:rsidRPr="0045721D" w:rsidDel="00A04755">
          <w:rPr>
            <w:b w:val="0"/>
            <w:bCs w:val="0"/>
            <w:highlight w:val="yellow"/>
            <w:rPrChange w:id="4547" w:author="Kumar Baral" w:date="2022-12-12T16:18:00Z">
              <w:rPr>
                <w:b w:val="0"/>
                <w:bCs w:val="0"/>
              </w:rPr>
            </w:rPrChange>
          </w:rPr>
          <w:delInstrText xml:space="preserve"> SEQ Figure \* ARABIC \s 1 </w:delInstrText>
        </w:r>
        <w:r w:rsidR="003D276E" w:rsidRPr="0045721D" w:rsidDel="00A04755">
          <w:rPr>
            <w:b w:val="0"/>
            <w:bCs w:val="0"/>
            <w:highlight w:val="yellow"/>
            <w:rPrChange w:id="4548" w:author="Kumar Baral" w:date="2022-12-12T16:18:00Z">
              <w:rPr>
                <w:b w:val="0"/>
                <w:bCs w:val="0"/>
                <w:noProof/>
              </w:rPr>
            </w:rPrChange>
          </w:rPr>
          <w:fldChar w:fldCharType="separate"/>
        </w:r>
        <w:r w:rsidR="00EA54C4" w:rsidRPr="0045721D" w:rsidDel="00A04755">
          <w:rPr>
            <w:b w:val="0"/>
            <w:bCs w:val="0"/>
            <w:noProof/>
            <w:highlight w:val="yellow"/>
            <w:rPrChange w:id="4549" w:author="Kumar Baral" w:date="2022-12-12T16:18:00Z">
              <w:rPr>
                <w:b w:val="0"/>
                <w:bCs w:val="0"/>
                <w:noProof/>
              </w:rPr>
            </w:rPrChange>
          </w:rPr>
          <w:delText>3</w:delText>
        </w:r>
        <w:r w:rsidR="003D276E" w:rsidRPr="0045721D" w:rsidDel="00A04755">
          <w:rPr>
            <w:b w:val="0"/>
            <w:bCs w:val="0"/>
            <w:noProof/>
            <w:highlight w:val="yellow"/>
            <w:rPrChange w:id="4550" w:author="Kumar Baral" w:date="2022-12-12T16:18:00Z">
              <w:rPr>
                <w:b w:val="0"/>
                <w:bCs w:val="0"/>
                <w:noProof/>
              </w:rPr>
            </w:rPrChange>
          </w:rPr>
          <w:fldChar w:fldCharType="end"/>
        </w:r>
      </w:del>
      <w:bookmarkStart w:id="4551" w:name="_Toc62563724"/>
      <w:bookmarkEnd w:id="4536"/>
      <w:del w:id="4552" w:author="Kumar Baral" w:date="2022-12-12T16:54:00Z">
        <w:r w:rsidRPr="0045721D" w:rsidDel="00A04755">
          <w:rPr>
            <w:b w:val="0"/>
            <w:bCs w:val="0"/>
            <w:highlight w:val="yellow"/>
            <w:rPrChange w:id="4553" w:author="Kumar Baral" w:date="2022-12-12T16:18:00Z">
              <w:rPr>
                <w:b w:val="0"/>
                <w:bCs w:val="0"/>
              </w:rPr>
            </w:rPrChange>
          </w:rPr>
          <w:delText>: Elevation wise area distribution of Catchment at Intake</w:delText>
        </w:r>
        <w:bookmarkStart w:id="4554" w:name="_Toc121824750"/>
        <w:bookmarkStart w:id="4555" w:name="_Toc121825388"/>
        <w:bookmarkStart w:id="4556" w:name="_Toc121826028"/>
        <w:bookmarkStart w:id="4557" w:name="_Toc121826892"/>
        <w:bookmarkStart w:id="4558" w:name="_Toc121834315"/>
        <w:bookmarkStart w:id="4559" w:name="_Toc125550182"/>
        <w:bookmarkStart w:id="4560" w:name="_Toc125555677"/>
        <w:bookmarkStart w:id="4561" w:name="_Toc125557549"/>
        <w:bookmarkStart w:id="4562" w:name="_Toc125559436"/>
        <w:bookmarkStart w:id="4563" w:name="_Toc125618614"/>
        <w:bookmarkStart w:id="4564" w:name="_Toc125640061"/>
        <w:bookmarkStart w:id="4565" w:name="_Toc125642276"/>
        <w:bookmarkStart w:id="4566" w:name="_Toc125974046"/>
        <w:bookmarkStart w:id="4567" w:name="_Toc125974331"/>
        <w:bookmarkStart w:id="4568" w:name="_Toc126055248"/>
        <w:bookmarkStart w:id="4569" w:name="_Toc126058040"/>
        <w:bookmarkStart w:id="4570" w:name="_Toc127182389"/>
        <w:bookmarkStart w:id="4571" w:name="_Toc127182726"/>
        <w:bookmarkStart w:id="4572" w:name="_Toc127191910"/>
        <w:bookmarkEnd w:id="4551"/>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del>
    </w:p>
    <w:p w14:paraId="4787682D" w14:textId="384A7AEC" w:rsidR="006238CC" w:rsidRDefault="006238CC" w:rsidP="001F4328">
      <w:pPr>
        <w:pStyle w:val="Heading2"/>
      </w:pPr>
      <w:bookmarkStart w:id="4573" w:name="_Toc454649651"/>
      <w:bookmarkStart w:id="4574" w:name="_Toc477261916"/>
      <w:bookmarkStart w:id="4575" w:name="_Toc23762112"/>
      <w:bookmarkStart w:id="4576" w:name="_Toc68879954"/>
      <w:bookmarkStart w:id="4577" w:name="_Toc127191911"/>
      <w:bookmarkEnd w:id="1810"/>
      <w:bookmarkEnd w:id="1811"/>
      <w:bookmarkEnd w:id="1812"/>
      <w:bookmarkEnd w:id="1813"/>
      <w:bookmarkEnd w:id="1814"/>
      <w:bookmarkEnd w:id="1815"/>
      <w:r w:rsidRPr="006238CC">
        <w:t>Climate</w:t>
      </w:r>
      <w:bookmarkEnd w:id="4573"/>
      <w:bookmarkEnd w:id="4574"/>
      <w:bookmarkEnd w:id="4575"/>
      <w:bookmarkEnd w:id="4576"/>
      <w:bookmarkEnd w:id="4577"/>
    </w:p>
    <w:p w14:paraId="0139159F" w14:textId="38B0AF7F" w:rsidR="000C7DC9" w:rsidRPr="008A7711" w:rsidRDefault="000C7DC9" w:rsidP="000C7DC9">
      <w:pPr>
        <w:rPr>
          <w:rFonts w:cstheme="minorBidi"/>
        </w:rPr>
      </w:pPr>
      <w:r w:rsidRPr="008A7711">
        <w:rPr>
          <w:rFonts w:cstheme="minorBidi"/>
        </w:rPr>
        <w:t xml:space="preserve">Climate is a major factor influencing the water cycle and hydrology of a region. </w:t>
      </w:r>
      <w:ins w:id="4578" w:author="Kumar Baral" w:date="2023-02-13T11:21:00Z">
        <w:r w:rsidR="00F23E72" w:rsidRPr="008A7711">
          <w:t>Precipitation patterns</w:t>
        </w:r>
        <w:r w:rsidR="00F23E72">
          <w:rPr>
            <w:rFonts w:cstheme="minorBidi"/>
          </w:rPr>
          <w:t xml:space="preserve">, </w:t>
        </w:r>
      </w:ins>
      <w:ins w:id="4579" w:author="Kumar Baral" w:date="2023-02-13T11:22:00Z">
        <w:r w:rsidR="00F23E72">
          <w:t>t</w:t>
        </w:r>
      </w:ins>
      <w:ins w:id="4580" w:author="Kumar Baral" w:date="2023-02-13T11:21:00Z">
        <w:r w:rsidR="00F23E72" w:rsidRPr="008A7711">
          <w:t>emperature</w:t>
        </w:r>
        <w:r w:rsidR="00F23E72">
          <w:rPr>
            <w:rFonts w:cstheme="minorBidi"/>
          </w:rPr>
          <w:t>,</w:t>
        </w:r>
        <w:r w:rsidR="00F23E72" w:rsidRPr="00F23E72">
          <w:t xml:space="preserve"> </w:t>
        </w:r>
      </w:ins>
      <w:ins w:id="4581" w:author="Kumar Baral" w:date="2023-02-13T11:22:00Z">
        <w:r w:rsidR="00F23E72">
          <w:t>a</w:t>
        </w:r>
      </w:ins>
      <w:ins w:id="4582" w:author="Kumar Baral" w:date="2023-02-13T11:21:00Z">
        <w:r w:rsidR="00F23E72" w:rsidRPr="008A7711">
          <w:t>tmospheric circulation</w:t>
        </w:r>
      </w:ins>
      <w:ins w:id="4583" w:author="Kumar Baral" w:date="2023-02-13T11:22:00Z">
        <w:r w:rsidR="00F23E72">
          <w:t>,</w:t>
        </w:r>
      </w:ins>
      <w:ins w:id="4584" w:author="Kumar Baral" w:date="2023-02-13T11:21:00Z">
        <w:r w:rsidR="00F23E72">
          <w:rPr>
            <w:rFonts w:cstheme="minorBidi"/>
          </w:rPr>
          <w:t xml:space="preserve"> </w:t>
        </w:r>
      </w:ins>
      <w:ins w:id="4585" w:author="Kumar Baral" w:date="2023-02-13T11:22:00Z">
        <w:r w:rsidR="00F23E72">
          <w:t>cl</w:t>
        </w:r>
      </w:ins>
      <w:ins w:id="4586" w:author="Kumar Baral" w:date="2023-02-13T11:21:00Z">
        <w:r w:rsidR="00F23E72" w:rsidRPr="008A7711">
          <w:t>imate extremes</w:t>
        </w:r>
      </w:ins>
      <w:ins w:id="4587" w:author="Kumar Baral" w:date="2023-02-13T11:22:00Z">
        <w:r w:rsidR="00F23E72">
          <w:t>,</w:t>
        </w:r>
      </w:ins>
      <w:ins w:id="4588" w:author="Kumar Baral" w:date="2023-02-13T11:21:00Z">
        <w:r w:rsidR="00F23E72" w:rsidRPr="00F23E72">
          <w:rPr>
            <w:rFonts w:cstheme="minorBidi"/>
          </w:rPr>
          <w:t xml:space="preserve"> </w:t>
        </w:r>
        <w:r w:rsidR="00F23E72" w:rsidRPr="008A7711">
          <w:rPr>
            <w:rFonts w:cstheme="minorBidi"/>
          </w:rPr>
          <w:t xml:space="preserve">Land use and land cover changes </w:t>
        </w:r>
      </w:ins>
      <w:del w:id="4589" w:author="Kumar Baral" w:date="2023-02-13T11:22:00Z">
        <w:r w:rsidRPr="008A7711" w:rsidDel="00F23E72">
          <w:rPr>
            <w:rFonts w:cstheme="minorBidi"/>
          </w:rPr>
          <w:delText>The following</w:delText>
        </w:r>
      </w:del>
      <w:ins w:id="4590" w:author="Kumar Baral" w:date="2023-02-13T11:22:00Z">
        <w:r w:rsidR="00F23E72">
          <w:rPr>
            <w:rFonts w:cstheme="minorBidi"/>
          </w:rPr>
          <w:t>are the</w:t>
        </w:r>
      </w:ins>
      <w:r w:rsidRPr="008A7711">
        <w:rPr>
          <w:rFonts w:cstheme="minorBidi"/>
        </w:rPr>
        <w:t xml:space="preserve"> aspects of climate </w:t>
      </w:r>
      <w:ins w:id="4591" w:author="Kumar Baral" w:date="2023-02-13T11:22:00Z">
        <w:r w:rsidR="00F23E72">
          <w:rPr>
            <w:rFonts w:cstheme="minorBidi"/>
          </w:rPr>
          <w:t xml:space="preserve">that </w:t>
        </w:r>
      </w:ins>
      <w:r w:rsidRPr="008A7711">
        <w:rPr>
          <w:rFonts w:cstheme="minorBidi"/>
        </w:rPr>
        <w:t>should be considered when preparing a report on the impact of climate on hydrology:</w:t>
      </w:r>
    </w:p>
    <w:p w14:paraId="05FF32BB" w14:textId="5052373A" w:rsidR="000C7DC9" w:rsidRPr="008A7711" w:rsidDel="00F23E72" w:rsidRDefault="000C7DC9" w:rsidP="000C7DC9">
      <w:pPr>
        <w:pStyle w:val="ListParagraph"/>
        <w:numPr>
          <w:ilvl w:val="0"/>
          <w:numId w:val="136"/>
        </w:numPr>
        <w:spacing w:before="0" w:after="160" w:line="259" w:lineRule="auto"/>
        <w:jc w:val="left"/>
        <w:rPr>
          <w:del w:id="4592" w:author="Kumar Baral" w:date="2023-02-13T11:21:00Z"/>
        </w:rPr>
      </w:pPr>
      <w:del w:id="4593" w:author="Kumar Baral" w:date="2023-02-13T11:21:00Z">
        <w:r w:rsidRPr="008A7711" w:rsidDel="00F23E72">
          <w:delText>Precipitation patterns: The amount, frequency, and distribution of precipitation in a region greatly affect the water balance and runoff.</w:delText>
        </w:r>
      </w:del>
    </w:p>
    <w:p w14:paraId="2A49EBBB" w14:textId="74758179" w:rsidR="000C7DC9" w:rsidRPr="008A7711" w:rsidDel="00F23E72" w:rsidRDefault="000C7DC9" w:rsidP="000C7DC9">
      <w:pPr>
        <w:pStyle w:val="ListParagraph"/>
        <w:numPr>
          <w:ilvl w:val="0"/>
          <w:numId w:val="136"/>
        </w:numPr>
        <w:spacing w:before="0" w:after="160" w:line="259" w:lineRule="auto"/>
        <w:jc w:val="left"/>
        <w:rPr>
          <w:del w:id="4594" w:author="Kumar Baral" w:date="2023-02-13T11:21:00Z"/>
        </w:rPr>
      </w:pPr>
      <w:del w:id="4595" w:author="Kumar Baral" w:date="2023-02-13T11:21:00Z">
        <w:r w:rsidRPr="008A7711" w:rsidDel="00F23E72">
          <w:delText>Temperature: Temperature influences the rate of evaporation and snowmelt, which can affect runoff and water supply.</w:delText>
        </w:r>
      </w:del>
    </w:p>
    <w:p w14:paraId="70E521F5" w14:textId="5AF4EED3" w:rsidR="000C7DC9" w:rsidRPr="008A7711" w:rsidDel="00F23E72" w:rsidRDefault="000C7DC9" w:rsidP="000C7DC9">
      <w:pPr>
        <w:pStyle w:val="ListParagraph"/>
        <w:numPr>
          <w:ilvl w:val="0"/>
          <w:numId w:val="136"/>
        </w:numPr>
        <w:spacing w:before="0" w:after="160" w:line="259" w:lineRule="auto"/>
        <w:jc w:val="left"/>
        <w:rPr>
          <w:del w:id="4596" w:author="Kumar Baral" w:date="2023-02-13T11:21:00Z"/>
        </w:rPr>
      </w:pPr>
      <w:del w:id="4597" w:author="Kumar Baral" w:date="2023-02-13T11:21:00Z">
        <w:r w:rsidRPr="008A7711" w:rsidDel="00F23E72">
          <w:delText>Atmospheric circulation: The distribution of pressure systems and prevailing wind patterns can alter the amount and distribution of precipitation in a region.</w:delText>
        </w:r>
      </w:del>
    </w:p>
    <w:p w14:paraId="21549753" w14:textId="6535DCC5" w:rsidR="000C7DC9" w:rsidRPr="008A7711" w:rsidDel="00F23E72" w:rsidRDefault="000C7DC9" w:rsidP="000C7DC9">
      <w:pPr>
        <w:pStyle w:val="ListParagraph"/>
        <w:numPr>
          <w:ilvl w:val="0"/>
          <w:numId w:val="136"/>
        </w:numPr>
        <w:spacing w:before="0" w:after="160" w:line="259" w:lineRule="auto"/>
        <w:jc w:val="left"/>
        <w:rPr>
          <w:del w:id="4598" w:author="Kumar Baral" w:date="2023-02-13T11:21:00Z"/>
        </w:rPr>
      </w:pPr>
      <w:del w:id="4599" w:author="Kumar Baral" w:date="2023-02-13T11:21:00Z">
        <w:r w:rsidRPr="008A7711" w:rsidDel="00F23E72">
          <w:delText>Climate variability and change: Climate variability and change can alter precipitation patterns, temperature, and atmospheric circulation, which can have significant impacts on the hydrology of a region.</w:delText>
        </w:r>
      </w:del>
    </w:p>
    <w:p w14:paraId="453E08D1" w14:textId="35AFF3F1" w:rsidR="000C7DC9" w:rsidDel="00F23E72" w:rsidRDefault="000C7DC9" w:rsidP="000C7DC9">
      <w:pPr>
        <w:pStyle w:val="ListParagraph"/>
        <w:numPr>
          <w:ilvl w:val="0"/>
          <w:numId w:val="136"/>
        </w:numPr>
        <w:spacing w:before="0" w:after="160" w:line="259" w:lineRule="auto"/>
        <w:jc w:val="left"/>
        <w:rPr>
          <w:del w:id="4600" w:author="Kumar Baral" w:date="2023-02-13T11:21:00Z"/>
        </w:rPr>
      </w:pPr>
      <w:del w:id="4601" w:author="Kumar Baral" w:date="2023-02-13T11:21:00Z">
        <w:r w:rsidRPr="008A7711" w:rsidDel="00F23E72">
          <w:delText>Climate extremes: Climate extremes, such as droughts and floods, can have severe impacts on water resources, including water availability and quality.</w:delText>
        </w:r>
      </w:del>
    </w:p>
    <w:p w14:paraId="77E52692" w14:textId="189E30B7" w:rsidR="000C7DC9" w:rsidRPr="008A7711" w:rsidDel="00F23E72" w:rsidRDefault="000C7DC9" w:rsidP="000C7DC9">
      <w:pPr>
        <w:pStyle w:val="ListParagraph"/>
        <w:numPr>
          <w:ilvl w:val="0"/>
          <w:numId w:val="136"/>
        </w:numPr>
        <w:spacing w:before="0" w:after="160" w:line="259" w:lineRule="auto"/>
        <w:jc w:val="left"/>
        <w:rPr>
          <w:del w:id="4602" w:author="Kumar Baral" w:date="2023-02-13T11:21:00Z"/>
          <w:rFonts w:cstheme="minorBidi"/>
        </w:rPr>
      </w:pPr>
      <w:del w:id="4603" w:author="Kumar Baral" w:date="2023-02-13T11:21:00Z">
        <w:r w:rsidRPr="008A7711" w:rsidDel="00F23E72">
          <w:rPr>
            <w:rFonts w:cstheme="minorBidi"/>
          </w:rPr>
          <w:delText>Snowpack and glaciers: Snowpack and glaciers store large amounts of water, which can be an important source of water in many regions. Climate change can alter snowpack and glacier dynamics, which can have impacts on water availability and water resources.</w:delText>
        </w:r>
      </w:del>
    </w:p>
    <w:p w14:paraId="2D05976A" w14:textId="45405B67" w:rsidR="000C7DC9" w:rsidRPr="008A7711" w:rsidDel="00F23E72" w:rsidRDefault="000C7DC9" w:rsidP="000C7DC9">
      <w:pPr>
        <w:pStyle w:val="ListParagraph"/>
        <w:numPr>
          <w:ilvl w:val="0"/>
          <w:numId w:val="136"/>
        </w:numPr>
        <w:spacing w:before="0" w:after="160" w:line="259" w:lineRule="auto"/>
        <w:jc w:val="left"/>
        <w:rPr>
          <w:del w:id="4604" w:author="Kumar Baral" w:date="2023-02-13T11:21:00Z"/>
        </w:rPr>
      </w:pPr>
      <w:del w:id="4605" w:author="Kumar Baral" w:date="2023-02-13T11:21:00Z">
        <w:r w:rsidRPr="008A7711" w:rsidDel="00F23E72">
          <w:rPr>
            <w:rFonts w:cstheme="minorBidi"/>
          </w:rPr>
          <w:delText>Land use and land cover changes: Climate change can also impact hydrology through changes in land use and land cover. Deforestation, urbanization, and other forms of land use change can alter the water balance and runoff in a region.</w:delText>
        </w:r>
      </w:del>
    </w:p>
    <w:p w14:paraId="4A8E9865" w14:textId="623BC113" w:rsidR="000C7DC9" w:rsidDel="00F23E72" w:rsidRDefault="000C7DC9" w:rsidP="000C7DC9">
      <w:pPr>
        <w:rPr>
          <w:del w:id="4606" w:author="Kumar Baral" w:date="2023-02-13T11:22:00Z"/>
        </w:rPr>
      </w:pPr>
      <w:del w:id="4607" w:author="Kumar Baral" w:date="2023-02-13T11:22:00Z">
        <w:r w:rsidRPr="008A7711" w:rsidDel="00F23E72">
          <w:rPr>
            <w:rFonts w:cstheme="minorBidi"/>
          </w:rPr>
          <w:delText>By considering the impacts of climate on hydrology, engineers and scientists can better understand the water cycle and make informed decisions about water resource management. Additionally, understanding the impacts of climate change on hydrology can help to develop strategies for adapting to future changes in the water cycle.</w:delText>
        </w:r>
      </w:del>
    </w:p>
    <w:p w14:paraId="790962C1" w14:textId="704655EE" w:rsidR="00F23E72" w:rsidRPr="008A7711" w:rsidRDefault="000C7DC9" w:rsidP="000C7DC9">
      <w:pPr>
        <w:rPr>
          <w:rFonts w:cstheme="minorBidi"/>
        </w:rPr>
      </w:pPr>
      <w:del w:id="4608" w:author="Kumar Baral" w:date="2023-02-13T11:22:00Z">
        <w:r w:rsidRPr="008A7711" w:rsidDel="00F23E72">
          <w:rPr>
            <w:rFonts w:cstheme="minorBidi"/>
          </w:rPr>
          <w:delText>It is important to note that the impacts of climate on hydrology can be complex and interrelated, and can vary greatly between regions. A thorough understanding of the impacts of climate on hydrology is essential for making informed decisions about water resource management, and for developing effective strategies for adapting to a changing climate.</w:delText>
        </w:r>
      </w:del>
      <w:ins w:id="4609" w:author="Kumar Baral" w:date="2023-02-13T11:18:00Z">
        <w:r w:rsidR="00F23E72">
          <w:rPr>
            <w:rFonts w:cstheme="minorBidi"/>
          </w:rPr>
          <w:t xml:space="preserve">The climatological data (1991-1994) of Chapakot published by DHM is </w:t>
        </w:r>
      </w:ins>
      <w:ins w:id="4610" w:author="Kumar Baral" w:date="2023-02-13T14:07:00Z">
        <w:r w:rsidR="00141D16">
          <w:rPr>
            <w:rFonts w:cstheme="minorBidi"/>
          </w:rPr>
          <w:t>considered. The</w:t>
        </w:r>
      </w:ins>
      <w:ins w:id="4611" w:author="Kumar Baral" w:date="2023-02-13T11:19:00Z">
        <w:r w:rsidR="00F23E72">
          <w:rPr>
            <w:rFonts w:cstheme="minorBidi"/>
          </w:rPr>
          <w:t xml:space="preserve"> absolute maximum and minimum temperature is 42</w:t>
        </w:r>
      </w:ins>
      <w:ins w:id="4612" w:author="Kumar Baral" w:date="2023-02-13T11:23:00Z">
        <w:r w:rsidR="00F23E72">
          <w:rPr>
            <w:rFonts w:cstheme="minorBidi"/>
            <w:vertAlign w:val="superscript"/>
          </w:rPr>
          <w:t>0</w:t>
        </w:r>
        <w:r w:rsidR="00F23E72">
          <w:rPr>
            <w:rFonts w:cstheme="minorBidi"/>
          </w:rPr>
          <w:t xml:space="preserve"> </w:t>
        </w:r>
      </w:ins>
      <w:ins w:id="4613" w:author="Kumar Baral" w:date="2023-02-13T11:19:00Z">
        <w:r w:rsidR="00F23E72">
          <w:rPr>
            <w:rFonts w:cstheme="minorBidi"/>
          </w:rPr>
          <w:t xml:space="preserve">C and </w:t>
        </w:r>
      </w:ins>
      <w:ins w:id="4614" w:author="Kumar Baral" w:date="2023-02-13T11:23:00Z">
        <w:r w:rsidR="00F23E72">
          <w:rPr>
            <w:rFonts w:cstheme="minorBidi"/>
          </w:rPr>
          <w:t>4</w:t>
        </w:r>
        <w:r w:rsidR="00F23E72">
          <w:rPr>
            <w:rFonts w:cstheme="minorBidi"/>
            <w:vertAlign w:val="superscript"/>
          </w:rPr>
          <w:t>0</w:t>
        </w:r>
        <w:r w:rsidR="00F23E72">
          <w:rPr>
            <w:rFonts w:cstheme="minorBidi"/>
          </w:rPr>
          <w:t xml:space="preserve"> C</w:t>
        </w:r>
      </w:ins>
      <w:ins w:id="4615" w:author="Kumar Baral" w:date="2023-02-13T11:20:00Z">
        <w:r w:rsidR="00F23E72">
          <w:rPr>
            <w:rFonts w:cstheme="minorBidi"/>
          </w:rPr>
          <w:t xml:space="preserve"> respectively and relative humidity is </w:t>
        </w:r>
      </w:ins>
      <w:ins w:id="4616" w:author="Kumar Baral" w:date="2023-02-13T11:24:00Z">
        <w:r w:rsidR="00F23E72">
          <w:rPr>
            <w:rFonts w:cstheme="minorBidi"/>
          </w:rPr>
          <w:t>between</w:t>
        </w:r>
      </w:ins>
      <w:ins w:id="4617" w:author="Kumar Baral" w:date="2023-02-13T11:20:00Z">
        <w:r w:rsidR="00F23E72">
          <w:rPr>
            <w:rFonts w:cstheme="minorBidi"/>
          </w:rPr>
          <w:t xml:space="preserve"> 47 and 90 </w:t>
        </w:r>
      </w:ins>
      <w:ins w:id="4618" w:author="Kumar Baral" w:date="2023-02-13T11:24:00Z">
        <w:r w:rsidR="00F23E72">
          <w:rPr>
            <w:rFonts w:cstheme="minorBidi"/>
          </w:rPr>
          <w:t>percent</w:t>
        </w:r>
      </w:ins>
      <w:ins w:id="4619" w:author="Kumar Baral" w:date="2023-02-13T11:20:00Z">
        <w:r w:rsidR="00F23E72">
          <w:rPr>
            <w:rFonts w:cstheme="minorBidi"/>
          </w:rPr>
          <w:t xml:space="preserve"> depending on the time variation (UFSR, 2008)</w:t>
        </w:r>
      </w:ins>
      <w:r w:rsidR="00F70819">
        <w:rPr>
          <w:rFonts w:cstheme="minorBidi"/>
        </w:rPr>
        <w:t>.</w:t>
      </w:r>
    </w:p>
    <w:p w14:paraId="2AD746AF" w14:textId="77777777" w:rsidR="00F23E72" w:rsidRDefault="00F23E72" w:rsidP="00F23E72">
      <w:pPr>
        <w:pStyle w:val="Heading2"/>
        <w:ind w:left="630" w:hanging="666"/>
        <w:rPr>
          <w:ins w:id="4620" w:author="Kumar Baral" w:date="2023-02-13T11:25:00Z"/>
        </w:rPr>
      </w:pPr>
      <w:bookmarkStart w:id="4621" w:name="_Toc127191912"/>
      <w:ins w:id="4622" w:author="Kumar Baral" w:date="2023-02-13T11:25:00Z">
        <w:r>
          <w:t>Basin Rainfall</w:t>
        </w:r>
        <w:bookmarkEnd w:id="4621"/>
      </w:ins>
    </w:p>
    <w:p w14:paraId="14B3D16C" w14:textId="77777777" w:rsidR="00F23E72" w:rsidRDefault="00F23E72" w:rsidP="00F23E72">
      <w:pPr>
        <w:rPr>
          <w:ins w:id="4623" w:author="Kumar Baral" w:date="2023-02-13T11:25:00Z"/>
        </w:rPr>
      </w:pPr>
      <w:ins w:id="4624" w:author="Kumar Baral" w:date="2023-02-13T11:25:00Z">
        <w:r w:rsidRPr="008A7711">
          <w:rPr>
            <w:rFonts w:eastAsiaTheme="minorHAnsi" w:cstheme="minorBidi"/>
            <w:szCs w:val="22"/>
          </w:rPr>
          <w:t>Basin (or catchment) rainfall refers to the total amount of precipitation that falls within the boundaries of a specific watershed or catchment area. The spatial and temporal distribution of rainfall in a basin plays a crucial role in determining the water balance and runoff of the watershed. Basin rainfall is influenced by a number of factors, including climate, geography, topography, and land use. Accurate measurement and monitoring of basin rainfall is essential for understanding the water balance of a watershed and for effective water resource management. Basin rainfall data is used in hydrological models to predict runoff, inform water resource planning, and design water management strategies. Understanding the patterns and variations of basin rainfall over time is also important for assessing the impacts of climate change on the water cycle and for making informed decisions about water resource management in a changing climate</w:t>
        </w:r>
        <w:r w:rsidRPr="008A7711">
          <w:rPr>
            <w:rFonts w:cstheme="minorBidi"/>
          </w:rPr>
          <w:t>.</w:t>
        </w:r>
      </w:ins>
    </w:p>
    <w:p w14:paraId="5175E823" w14:textId="6FE3B18D" w:rsidR="00F23E72" w:rsidRPr="005C2E26" w:rsidRDefault="00F23E72" w:rsidP="00F23E72">
      <w:pPr>
        <w:rPr>
          <w:ins w:id="4625" w:author="Kumar Baral" w:date="2023-02-13T11:25:00Z"/>
          <w:rFonts w:cstheme="minorBidi"/>
        </w:rPr>
      </w:pPr>
      <w:ins w:id="4626" w:author="Kumar Baral" w:date="2023-02-13T11:25:00Z">
        <w:r>
          <w:rPr>
            <w:rFonts w:eastAsiaTheme="minorHAnsi" w:cstheme="minorBidi"/>
            <w:szCs w:val="22"/>
          </w:rPr>
          <w:t xml:space="preserve">The average annual basin rainfall is 1897 mm. The catchment is medium precipitation type with respect the basin rainfall. The </w:t>
        </w:r>
      </w:ins>
      <w:ins w:id="4627" w:author="Kumar Baral" w:date="2023-02-13T14:09:00Z">
        <w:r w:rsidR="00141D16">
          <w:rPr>
            <w:rFonts w:eastAsiaTheme="minorHAnsi" w:cstheme="minorBidi"/>
            <w:szCs w:val="22"/>
          </w:rPr>
          <w:t>24-hour</w:t>
        </w:r>
      </w:ins>
      <w:ins w:id="4628" w:author="Kumar Baral" w:date="2023-02-13T11:25:00Z">
        <w:r>
          <w:rPr>
            <w:rFonts w:eastAsiaTheme="minorHAnsi" w:cstheme="minorBidi"/>
            <w:szCs w:val="22"/>
          </w:rPr>
          <w:t xml:space="preserve"> maximum precipitation is 324 mm, which is one sixth of the average annual rainfall indicating potential hydrological risk (UFSR, 2008).</w:t>
        </w:r>
      </w:ins>
    </w:p>
    <w:p w14:paraId="1C5A842E" w14:textId="77777777" w:rsidR="000C7DC9" w:rsidRPr="000C7DC9" w:rsidRDefault="000C7DC9" w:rsidP="000C7DC9"/>
    <w:p w14:paraId="369B6CB4" w14:textId="1DC27C5C" w:rsidR="006238CC" w:rsidRDefault="0045721D" w:rsidP="001F4328">
      <w:pPr>
        <w:pStyle w:val="Heading2"/>
        <w:rPr>
          <w:ins w:id="4629" w:author="Kumar Baral" w:date="2022-12-12T16:20:00Z"/>
        </w:rPr>
      </w:pPr>
      <w:bookmarkStart w:id="4630" w:name="_Toc62563952"/>
      <w:bookmarkStart w:id="4631" w:name="_Toc127191913"/>
      <w:bookmarkStart w:id="4632" w:name="_Toc454649675"/>
      <w:bookmarkStart w:id="4633" w:name="_Toc477261948"/>
      <w:bookmarkStart w:id="4634" w:name="_Toc23762144"/>
      <w:bookmarkStart w:id="4635" w:name="_Toc68879985"/>
      <w:ins w:id="4636" w:author="Kumar Baral" w:date="2022-12-12T16:18:00Z">
        <w:r>
          <w:t>Available Data</w:t>
        </w:r>
      </w:ins>
      <w:bookmarkEnd w:id="4630"/>
      <w:bookmarkEnd w:id="4631"/>
    </w:p>
    <w:p w14:paraId="1C3BA6CF" w14:textId="5FCDCB04" w:rsidR="0045721D" w:rsidRDefault="0045721D">
      <w:pPr>
        <w:pStyle w:val="Heading3"/>
      </w:pPr>
      <w:bookmarkStart w:id="4637" w:name="_Ref121774566"/>
      <w:bookmarkStart w:id="4638" w:name="_Toc127191914"/>
      <w:ins w:id="4639" w:author="Kumar Baral" w:date="2022-12-12T16:20:00Z">
        <w:r>
          <w:t xml:space="preserve">Hydrological </w:t>
        </w:r>
      </w:ins>
      <w:ins w:id="4640" w:author="Kumar Baral" w:date="2022-12-12T16:21:00Z">
        <w:r>
          <w:t>Data</w:t>
        </w:r>
      </w:ins>
      <w:bookmarkEnd w:id="4637"/>
      <w:bookmarkEnd w:id="4638"/>
    </w:p>
    <w:p w14:paraId="270C7456" w14:textId="059ADF17" w:rsidR="000C7DC9" w:rsidDel="00757369" w:rsidRDefault="000C7DC9" w:rsidP="000C7DC9">
      <w:pPr>
        <w:rPr>
          <w:del w:id="4641" w:author="Kumar Baral" w:date="2023-02-12T12:42:00Z"/>
        </w:rPr>
      </w:pPr>
      <w:r>
        <w:t xml:space="preserve">There is a provision of daily data recording station at the intake of the Jhimruk project. No Instantaneous data are found during the data collection procedure. The daily discharge measurement from the gauge is recorded from 1995-2022. This latest data is used to evaluate the mean monthly discharge, mean annual discharge, flood discharge and low flow discharge as discussed below in this report. </w:t>
      </w:r>
    </w:p>
    <w:p w14:paraId="090B0670" w14:textId="506BDC4B" w:rsidR="00650ED4" w:rsidRPr="0045721D" w:rsidDel="00F23E72" w:rsidRDefault="000C7DC9">
      <w:pPr>
        <w:rPr>
          <w:del w:id="4642" w:author="Kumar Baral" w:date="2023-02-13T11:25:00Z"/>
        </w:rPr>
        <w:pPrChange w:id="4643" w:author="Kumar Baral" w:date="2022-12-12T16:20:00Z">
          <w:pPr>
            <w:pStyle w:val="Heading2"/>
          </w:pPr>
        </w:pPrChange>
      </w:pPr>
      <w:del w:id="4644" w:author="Kumar Baral" w:date="2023-02-12T12:42:00Z">
        <w:r w:rsidDel="00757369">
          <w:delText xml:space="preserve">Since there is no rain gauge at the intake location, no rainfall data are collected. However, there is rainfall station set up by Department of Hydrometeorology (DHM), whose data can be acquired and used for the rainfall analysis. One rainfall station is within the catchment area; whose influence is relatively high. There is a provision of daily data recording station at the intake of the </w:delText>
        </w:r>
      </w:del>
      <w:del w:id="4645" w:author="Kumar Baral" w:date="2023-02-10T16:15:00Z">
        <w:r w:rsidDel="00352BC0">
          <w:delText xml:space="preserve">Jhimruk </w:delText>
        </w:r>
      </w:del>
      <w:del w:id="4646" w:author="Kumar Baral" w:date="2023-02-12T12:42:00Z">
        <w:r w:rsidDel="00757369">
          <w:delText>Hydropower Project. The automatic data recorder records at 8 am everyday. No Instantaneous data are found during the data collection procedure. The daily discharge measurement from the gauge is recorded from 1995-2022. This latest data is used to evaluate the mean monthly discharge, mean annual discharge, flood discharge and low flow discharge as discussed below in this report.</w:delText>
        </w:r>
      </w:del>
    </w:p>
    <w:p w14:paraId="3F094C36" w14:textId="3B48E881" w:rsidR="006238CC" w:rsidDel="00F23E72" w:rsidRDefault="006238CC" w:rsidP="006238CC">
      <w:pPr>
        <w:keepNext/>
        <w:rPr>
          <w:del w:id="4647" w:author="Kumar Baral" w:date="2023-02-13T11:25:00Z"/>
        </w:rPr>
      </w:pPr>
      <w:del w:id="4648" w:author="Kumar Baral" w:date="2023-02-13T11:25:00Z">
        <w:r w:rsidRPr="006238CC" w:rsidDel="00F23E72">
          <w:br w:type="page"/>
        </w:r>
      </w:del>
    </w:p>
    <w:p w14:paraId="092023C9" w14:textId="684406E1" w:rsidR="000C7DC9" w:rsidDel="00F23E72" w:rsidRDefault="000C7DC9" w:rsidP="000C7DC9">
      <w:pPr>
        <w:pStyle w:val="Heading2"/>
        <w:ind w:left="630" w:hanging="666"/>
        <w:rPr>
          <w:del w:id="4649" w:author="Kumar Baral" w:date="2023-02-13T11:24:00Z"/>
        </w:rPr>
      </w:pPr>
      <w:bookmarkStart w:id="4650" w:name="_Toc62563953"/>
    </w:p>
    <w:p w14:paraId="2FC52111" w14:textId="6BB59660" w:rsidR="000C7DC9" w:rsidDel="00F23E72" w:rsidRDefault="000C7DC9" w:rsidP="000C7DC9">
      <w:pPr>
        <w:rPr>
          <w:del w:id="4651" w:author="Kumar Baral" w:date="2023-02-13T11:25:00Z"/>
        </w:rPr>
      </w:pPr>
      <w:del w:id="4652" w:author="Kumar Baral" w:date="2023-02-13T11:25:00Z">
        <w:r w:rsidRPr="008A7711" w:rsidDel="00F23E72">
          <w:rPr>
            <w:rFonts w:eastAsiaTheme="minorHAnsi" w:cstheme="minorBidi"/>
            <w:szCs w:val="22"/>
          </w:rPr>
          <w:delText>Basin (or catchment) rainfall refers to the total amount of precipitation that falls within the boundaries of a specific watershed or catchment area. The spatial and temporal distribution of rainfall in a basin plays a crucial role in determining the water balance and runoff of the watershed. Basin rainfall is influenced by a number of factors, including climate, geography, topography, and land use. Accurate measurement and monitoring of basin rainfall is essential for understanding the water balance of a watershed and for effective water resource management. Basin rainfall data is used in hydrological models to predict runoff, inform water resource planning, and design water management strategies. Understanding the patterns and variations of basin rainfall over time is also important for assessing the impacts of climate change on the water cycle and for making informed decisions about water resource management in a changing climate</w:delText>
        </w:r>
        <w:r w:rsidRPr="008A7711" w:rsidDel="00F23E72">
          <w:rPr>
            <w:rFonts w:cstheme="minorBidi"/>
          </w:rPr>
          <w:delText>.</w:delText>
        </w:r>
      </w:del>
    </w:p>
    <w:p w14:paraId="389244E5" w14:textId="393F30B4" w:rsidR="000C7DC9" w:rsidRPr="00A77FE5" w:rsidDel="00A642B3" w:rsidRDefault="000C7DC9" w:rsidP="000C7DC9">
      <w:pPr>
        <w:spacing w:after="160" w:line="259" w:lineRule="auto"/>
        <w:rPr>
          <w:del w:id="4653" w:author="Kumar Baral" w:date="2023-02-13T09:53:00Z"/>
          <w:rFonts w:eastAsiaTheme="minorHAnsi" w:cstheme="minorBidi"/>
          <w:szCs w:val="22"/>
        </w:rPr>
      </w:pPr>
      <w:del w:id="4654" w:author="Kumar Baral" w:date="2023-02-13T09:53:00Z">
        <w:r w:rsidRPr="00A77FE5" w:rsidDel="00A642B3">
          <w:rPr>
            <w:rFonts w:eastAsiaTheme="minorHAnsi" w:cstheme="minorBidi"/>
            <w:szCs w:val="22"/>
          </w:rPr>
          <w:delText>In addition, basin rainfall is also used to evaluate the impacts of land use and land cover changes on the water cycle. For example, changes in land use from natural vegetation to urbanization can result in increased runoff, while changes in land cover from forests to agriculture can result in changes in the distribution of precipitation and runoff.</w:delText>
        </w:r>
      </w:del>
    </w:p>
    <w:p w14:paraId="5E69D61D" w14:textId="59243B59" w:rsidR="000C7DC9" w:rsidRPr="00A77FE5" w:rsidDel="00A642B3" w:rsidRDefault="000C7DC9" w:rsidP="000C7DC9">
      <w:pPr>
        <w:spacing w:before="0" w:after="160" w:line="259" w:lineRule="auto"/>
        <w:rPr>
          <w:del w:id="4655" w:author="Kumar Baral" w:date="2023-02-13T09:53:00Z"/>
          <w:rFonts w:eastAsiaTheme="minorHAnsi" w:cstheme="minorBidi"/>
          <w:szCs w:val="22"/>
        </w:rPr>
      </w:pPr>
      <w:del w:id="4656" w:author="Kumar Baral" w:date="2023-02-13T09:53:00Z">
        <w:r w:rsidRPr="00A77FE5" w:rsidDel="00A642B3">
          <w:rPr>
            <w:rFonts w:eastAsiaTheme="minorHAnsi" w:cstheme="minorBidi"/>
            <w:szCs w:val="22"/>
          </w:rPr>
          <w:delText>Accurate measurement of basin rainfall is achieved through a network of rain gauges, which measure precipitation at regular intervals. The data collected from these gauges is then used to create rainfall maps and to estimate the total amount of precipitation that falls within the boundaries of a watershed.</w:delText>
        </w:r>
      </w:del>
    </w:p>
    <w:p w14:paraId="1D47F6F8" w14:textId="1928479D" w:rsidR="000C7DC9" w:rsidRPr="00A77FE5" w:rsidDel="00A642B3" w:rsidRDefault="000C7DC9" w:rsidP="000C7DC9">
      <w:pPr>
        <w:spacing w:before="0" w:after="160" w:line="259" w:lineRule="auto"/>
        <w:rPr>
          <w:del w:id="4657" w:author="Kumar Baral" w:date="2023-02-13T09:53:00Z"/>
          <w:rFonts w:eastAsiaTheme="minorHAnsi" w:cstheme="minorBidi"/>
          <w:szCs w:val="22"/>
        </w:rPr>
      </w:pPr>
      <w:del w:id="4658" w:author="Kumar Baral" w:date="2023-02-13T09:53:00Z">
        <w:r w:rsidRPr="00A77FE5" w:rsidDel="00A642B3">
          <w:rPr>
            <w:rFonts w:eastAsiaTheme="minorHAnsi" w:cstheme="minorBidi"/>
            <w:szCs w:val="22"/>
          </w:rPr>
          <w:delText>Basin rainfall is also an important factor in the design of flood management systems, as the total amount of precipitation, as well as the rate and duration of runoff, can influence the likelihood and severity of flooding. Basin rainfall data is also used to monitor drought conditions, as reduced precipitation can result in decreased water availability and increased water stress in a watershed.</w:delText>
        </w:r>
      </w:del>
    </w:p>
    <w:p w14:paraId="3A2E47CC" w14:textId="2EBBFD9A" w:rsidR="00650ED4" w:rsidRPr="00650ED4" w:rsidRDefault="003A45A2">
      <w:pPr>
        <w:pPrChange w:id="4659" w:author="Kumar Baral" w:date="2022-12-12T16:33:00Z">
          <w:pPr>
            <w:pStyle w:val="Heading3"/>
          </w:pPr>
        </w:pPrChange>
      </w:pPr>
      <w:del w:id="4660" w:author="Kumar Baral" w:date="2023-02-10T16:16:00Z">
        <w:r w:rsidDel="00352BC0">
          <w:rPr>
            <w:rFonts w:eastAsiaTheme="minorHAnsi" w:cstheme="minorBidi"/>
            <w:szCs w:val="22"/>
          </w:rPr>
          <w:delText>As per UFSR</w:delText>
        </w:r>
        <w:r w:rsidR="00982DA1" w:rsidDel="00352BC0">
          <w:rPr>
            <w:rFonts w:eastAsiaTheme="minorHAnsi" w:cstheme="minorBidi"/>
            <w:szCs w:val="22"/>
          </w:rPr>
          <w:delText>,</w:delText>
        </w:r>
        <w:r w:rsidR="00D078BA" w:rsidDel="00352BC0">
          <w:rPr>
            <w:rFonts w:eastAsiaTheme="minorHAnsi" w:cstheme="minorBidi"/>
            <w:szCs w:val="22"/>
          </w:rPr>
          <w:delText xml:space="preserve"> the</w:delText>
        </w:r>
      </w:del>
      <w:del w:id="4661" w:author="Kumar Baral" w:date="2023-02-13T11:25:00Z">
        <w:r w:rsidR="00D078BA" w:rsidDel="00F23E72">
          <w:rPr>
            <w:rFonts w:eastAsiaTheme="minorHAnsi" w:cstheme="minorBidi"/>
            <w:szCs w:val="22"/>
          </w:rPr>
          <w:delText xml:space="preserve"> average annual basin rainfall is 1897 mm. The catchment is medium precipitation type with respect the basin rainfall. The 24 hour maximum precipitation is 324 mm, which is one sixth of the average annual rainfall indicating potential hydrological risk.</w:delText>
        </w:r>
      </w:del>
      <w:del w:id="4662" w:author="Kumar Baral" w:date="2022-12-12T16:33:00Z">
        <w:r w:rsidR="006238CC" w:rsidRPr="006238CC" w:rsidDel="00650ED4">
          <w:delText>Thiessen Polygon Method</w:delText>
        </w:r>
      </w:del>
      <w:bookmarkEnd w:id="4650"/>
    </w:p>
    <w:p w14:paraId="1A0A4A86" w14:textId="663893AD" w:rsidR="006238CC" w:rsidRPr="006238CC" w:rsidDel="00650ED4" w:rsidRDefault="006238CC" w:rsidP="006238CC">
      <w:pPr>
        <w:rPr>
          <w:del w:id="4663" w:author="Kumar Baral" w:date="2022-12-12T16:36:00Z"/>
        </w:rPr>
      </w:pPr>
      <w:del w:id="4664" w:author="Kumar Baral" w:date="2022-12-12T16:36:00Z">
        <w:r w:rsidRPr="006238CC" w:rsidDel="00650ED4">
          <w:lastRenderedPageBreak/>
          <w:delText> In Thiessen polygon method of converting point rainfall to areal rainfall, rainfall recorded at each station is given a weightage based on the area closest to the station. The average annual precipitation estimated by Thiessen polygon method is 2113.6mm.</w:delText>
        </w:r>
        <w:bookmarkStart w:id="4665" w:name="_Toc121824757"/>
        <w:bookmarkStart w:id="4666" w:name="_Toc121825395"/>
        <w:bookmarkStart w:id="4667" w:name="_Toc121826035"/>
        <w:bookmarkStart w:id="4668" w:name="_Toc121826899"/>
        <w:bookmarkStart w:id="4669" w:name="_Toc121834322"/>
        <w:bookmarkStart w:id="4670" w:name="_Toc125550189"/>
        <w:bookmarkStart w:id="4671" w:name="_Toc125555684"/>
        <w:bookmarkStart w:id="4672" w:name="_Toc125557556"/>
        <w:bookmarkStart w:id="4673" w:name="_Toc125559443"/>
        <w:bookmarkStart w:id="4674" w:name="_Toc125618621"/>
        <w:bookmarkStart w:id="4675" w:name="_Toc125640068"/>
        <w:bookmarkStart w:id="4676" w:name="_Toc125642283"/>
        <w:bookmarkStart w:id="4677" w:name="_Toc125974053"/>
        <w:bookmarkStart w:id="4678" w:name="_Toc125974338"/>
        <w:bookmarkStart w:id="4679" w:name="_Toc126055255"/>
        <w:bookmarkStart w:id="4680" w:name="_Toc126058047"/>
        <w:bookmarkStart w:id="4681" w:name="_Toc127182394"/>
        <w:bookmarkStart w:id="4682" w:name="_Toc127182731"/>
        <w:bookmarkStart w:id="4683" w:name="_Toc127191915"/>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del>
    </w:p>
    <w:p w14:paraId="27B3F7CB" w14:textId="7275F25A" w:rsidR="006238CC" w:rsidDel="00650ED4" w:rsidRDefault="008F6CE4" w:rsidP="006238CC">
      <w:pPr>
        <w:keepNext/>
        <w:rPr>
          <w:del w:id="4684" w:author="Kumar Baral" w:date="2022-12-12T16:36:00Z"/>
        </w:rPr>
      </w:pPr>
      <w:del w:id="4685" w:author="Kumar Baral" w:date="2022-12-12T16:36:00Z">
        <w:r w:rsidDel="00650ED4">
          <w:rPr>
            <w:noProof/>
            <w:lang w:bidi="ne-NP"/>
          </w:rPr>
          <w:drawing>
            <wp:inline distT="0" distB="0" distL="0" distR="0" wp14:anchorId="7305B99B" wp14:editId="0DC1AED1">
              <wp:extent cx="4886325" cy="3486150"/>
              <wp:effectExtent l="0" t="0" r="9525"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r="6880" b="48584"/>
                      <a:stretch>
                        <a:fillRect/>
                      </a:stretch>
                    </pic:blipFill>
                    <pic:spPr bwMode="auto">
                      <a:xfrm>
                        <a:off x="0" y="0"/>
                        <a:ext cx="4886325" cy="3486150"/>
                      </a:xfrm>
                      <a:prstGeom prst="rect">
                        <a:avLst/>
                      </a:prstGeom>
                      <a:noFill/>
                      <a:ln>
                        <a:noFill/>
                      </a:ln>
                    </pic:spPr>
                  </pic:pic>
                </a:graphicData>
              </a:graphic>
            </wp:inline>
          </w:drawing>
        </w:r>
        <w:bookmarkStart w:id="4686" w:name="_Toc121824758"/>
        <w:bookmarkStart w:id="4687" w:name="_Toc121825396"/>
        <w:bookmarkStart w:id="4688" w:name="_Toc121826036"/>
        <w:bookmarkStart w:id="4689" w:name="_Toc121826900"/>
        <w:bookmarkStart w:id="4690" w:name="_Toc121834323"/>
        <w:bookmarkStart w:id="4691" w:name="_Toc125550190"/>
        <w:bookmarkStart w:id="4692" w:name="_Toc125555685"/>
        <w:bookmarkStart w:id="4693" w:name="_Toc125557557"/>
        <w:bookmarkStart w:id="4694" w:name="_Toc125559444"/>
        <w:bookmarkStart w:id="4695" w:name="_Toc125618622"/>
        <w:bookmarkStart w:id="4696" w:name="_Toc125640069"/>
        <w:bookmarkStart w:id="4697" w:name="_Toc125642284"/>
        <w:bookmarkStart w:id="4698" w:name="_Toc125974054"/>
        <w:bookmarkStart w:id="4699" w:name="_Toc125974339"/>
        <w:bookmarkStart w:id="4700" w:name="_Toc126055256"/>
        <w:bookmarkStart w:id="4701" w:name="_Toc126058048"/>
        <w:bookmarkStart w:id="4702" w:name="_Toc127182395"/>
        <w:bookmarkStart w:id="4703" w:name="_Toc127182732"/>
        <w:bookmarkStart w:id="4704" w:name="_Toc127191916"/>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del>
    </w:p>
    <w:p w14:paraId="161C3E4A" w14:textId="56B56AE4" w:rsidR="006238CC" w:rsidRPr="006238CC" w:rsidDel="00650ED4" w:rsidRDefault="006238CC" w:rsidP="006238CC">
      <w:pPr>
        <w:pStyle w:val="Caption"/>
        <w:rPr>
          <w:del w:id="4705" w:author="Kumar Baral" w:date="2022-12-12T16:36:00Z"/>
        </w:rPr>
      </w:pPr>
      <w:del w:id="4706" w:author="Kumar Baral" w:date="2022-12-12T16:36:00Z">
        <w:r w:rsidDel="00650ED4">
          <w:delText xml:space="preserve">Figure </w:delText>
        </w:r>
        <w:r w:rsidR="003D276E" w:rsidDel="00650ED4">
          <w:rPr>
            <w:b w:val="0"/>
            <w:bCs w:val="0"/>
          </w:rPr>
          <w:fldChar w:fldCharType="begin"/>
        </w:r>
        <w:r w:rsidR="003D276E" w:rsidDel="00650ED4">
          <w:delInstrText xml:space="preserve"> STYLEREF 1 \s </w:delInstrText>
        </w:r>
        <w:r w:rsidR="003D276E" w:rsidDel="00650ED4">
          <w:rPr>
            <w:b w:val="0"/>
            <w:bCs w:val="0"/>
          </w:rPr>
          <w:fldChar w:fldCharType="separate"/>
        </w:r>
        <w:r w:rsidR="00EA54C4" w:rsidDel="00650ED4">
          <w:rPr>
            <w:noProof/>
          </w:rPr>
          <w:delText>2</w:delText>
        </w:r>
        <w:r w:rsidR="003D276E" w:rsidDel="00650ED4">
          <w:rPr>
            <w:b w:val="0"/>
            <w:bCs w:val="0"/>
            <w:noProof/>
          </w:rPr>
          <w:fldChar w:fldCharType="end"/>
        </w:r>
        <w:r w:rsidR="006B63D6" w:rsidDel="00650ED4">
          <w:noBreakHyphen/>
        </w:r>
        <w:r w:rsidR="003D276E" w:rsidDel="00650ED4">
          <w:rPr>
            <w:b w:val="0"/>
            <w:bCs w:val="0"/>
          </w:rPr>
          <w:fldChar w:fldCharType="begin"/>
        </w:r>
        <w:r w:rsidR="003D276E" w:rsidDel="00650ED4">
          <w:delInstrText xml:space="preserve"> SEQ Figure \* ARABIC \s 1 </w:delInstrText>
        </w:r>
        <w:r w:rsidR="003D276E" w:rsidDel="00650ED4">
          <w:rPr>
            <w:b w:val="0"/>
            <w:bCs w:val="0"/>
          </w:rPr>
          <w:fldChar w:fldCharType="separate"/>
        </w:r>
        <w:r w:rsidR="00EA54C4" w:rsidDel="00650ED4">
          <w:rPr>
            <w:noProof/>
          </w:rPr>
          <w:delText>5</w:delText>
        </w:r>
        <w:r w:rsidR="003D276E" w:rsidDel="00650ED4">
          <w:rPr>
            <w:b w:val="0"/>
            <w:bCs w:val="0"/>
            <w:noProof/>
          </w:rPr>
          <w:fldChar w:fldCharType="end"/>
        </w:r>
        <w:bookmarkStart w:id="4707" w:name="_Toc62563726"/>
        <w:r w:rsidRPr="006238CC" w:rsidDel="00650ED4">
          <w:delText>: Thiessen polygon for catchment of Myagdi Khola Hydropower Project</w:delText>
        </w:r>
        <w:bookmarkStart w:id="4708" w:name="_Toc121824759"/>
        <w:bookmarkStart w:id="4709" w:name="_Toc121825397"/>
        <w:bookmarkStart w:id="4710" w:name="_Toc121826037"/>
        <w:bookmarkStart w:id="4711" w:name="_Toc121826901"/>
        <w:bookmarkStart w:id="4712" w:name="_Toc121834324"/>
        <w:bookmarkStart w:id="4713" w:name="_Toc125550191"/>
        <w:bookmarkStart w:id="4714" w:name="_Toc125555686"/>
        <w:bookmarkStart w:id="4715" w:name="_Toc125557558"/>
        <w:bookmarkStart w:id="4716" w:name="_Toc125559445"/>
        <w:bookmarkStart w:id="4717" w:name="_Toc125618623"/>
        <w:bookmarkStart w:id="4718" w:name="_Toc125640070"/>
        <w:bookmarkStart w:id="4719" w:name="_Toc125642285"/>
        <w:bookmarkStart w:id="4720" w:name="_Toc125974055"/>
        <w:bookmarkStart w:id="4721" w:name="_Toc125974340"/>
        <w:bookmarkStart w:id="4722" w:name="_Toc126055257"/>
        <w:bookmarkStart w:id="4723" w:name="_Toc126058049"/>
        <w:bookmarkStart w:id="4724" w:name="_Toc127182396"/>
        <w:bookmarkStart w:id="4725" w:name="_Toc127182733"/>
        <w:bookmarkStart w:id="4726" w:name="_Toc127191917"/>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548E6171" w14:textId="6F683173" w:rsidR="006238CC" w:rsidRPr="00D550BD" w:rsidDel="00650ED4" w:rsidRDefault="006238CC" w:rsidP="001F4328">
      <w:pPr>
        <w:pStyle w:val="Heading3"/>
        <w:rPr>
          <w:del w:id="4727" w:author="Kumar Baral" w:date="2022-12-12T16:36:00Z"/>
        </w:rPr>
      </w:pPr>
      <w:bookmarkStart w:id="4728" w:name="_Toc62563954"/>
      <w:del w:id="4729" w:author="Kumar Baral" w:date="2022-12-12T16:36:00Z">
        <w:r w:rsidRPr="00D550BD" w:rsidDel="00650ED4">
          <w:delText>Inverse Distance Weighted Method</w:delText>
        </w:r>
        <w:bookmarkStart w:id="4730" w:name="_Toc121824760"/>
        <w:bookmarkStart w:id="4731" w:name="_Toc121825398"/>
        <w:bookmarkStart w:id="4732" w:name="_Toc121826038"/>
        <w:bookmarkStart w:id="4733" w:name="_Toc121826902"/>
        <w:bookmarkStart w:id="4734" w:name="_Toc121834325"/>
        <w:bookmarkStart w:id="4735" w:name="_Toc125550192"/>
        <w:bookmarkStart w:id="4736" w:name="_Toc125555687"/>
        <w:bookmarkStart w:id="4737" w:name="_Toc125557559"/>
        <w:bookmarkStart w:id="4738" w:name="_Toc125559446"/>
        <w:bookmarkStart w:id="4739" w:name="_Toc125618624"/>
        <w:bookmarkStart w:id="4740" w:name="_Toc125640071"/>
        <w:bookmarkStart w:id="4741" w:name="_Toc125642286"/>
        <w:bookmarkStart w:id="4742" w:name="_Toc125974056"/>
        <w:bookmarkStart w:id="4743" w:name="_Toc125974341"/>
        <w:bookmarkStart w:id="4744" w:name="_Toc126055258"/>
        <w:bookmarkStart w:id="4745" w:name="_Toc126058050"/>
        <w:bookmarkStart w:id="4746" w:name="_Toc127182397"/>
        <w:bookmarkStart w:id="4747" w:name="_Toc127182734"/>
        <w:bookmarkStart w:id="4748" w:name="_Toc127191918"/>
        <w:bookmarkEnd w:id="4728"/>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del>
    </w:p>
    <w:p w14:paraId="753D0D9B" w14:textId="06F0FA0D" w:rsidR="006238CC" w:rsidRPr="006238CC" w:rsidDel="00650ED4" w:rsidRDefault="006238CC" w:rsidP="006238CC">
      <w:pPr>
        <w:rPr>
          <w:del w:id="4749" w:author="Kumar Baral" w:date="2022-12-12T16:36:00Z"/>
        </w:rPr>
      </w:pPr>
      <w:del w:id="4750" w:author="Kumar Baral" w:date="2022-12-12T16:36:00Z">
        <w:r w:rsidRPr="006238CC" w:rsidDel="00650ED4">
          <w:delText>In Inverse distance weighted method the weightage is assigned based on the distance between the point where rainfall is to be known and the gauged station. As the distance between the two increases the weightage decreases.</w:delText>
        </w:r>
        <w:bookmarkStart w:id="4751" w:name="_Toc121824761"/>
        <w:bookmarkStart w:id="4752" w:name="_Toc121825399"/>
        <w:bookmarkStart w:id="4753" w:name="_Toc121826039"/>
        <w:bookmarkStart w:id="4754" w:name="_Toc121826903"/>
        <w:bookmarkStart w:id="4755" w:name="_Toc121834326"/>
        <w:bookmarkStart w:id="4756" w:name="_Toc125550193"/>
        <w:bookmarkStart w:id="4757" w:name="_Toc125555688"/>
        <w:bookmarkStart w:id="4758" w:name="_Toc125557560"/>
        <w:bookmarkStart w:id="4759" w:name="_Toc125559447"/>
        <w:bookmarkStart w:id="4760" w:name="_Toc125618625"/>
        <w:bookmarkStart w:id="4761" w:name="_Toc125640072"/>
        <w:bookmarkStart w:id="4762" w:name="_Toc125642287"/>
        <w:bookmarkStart w:id="4763" w:name="_Toc125974057"/>
        <w:bookmarkStart w:id="4764" w:name="_Toc125974342"/>
        <w:bookmarkStart w:id="4765" w:name="_Toc126055259"/>
        <w:bookmarkStart w:id="4766" w:name="_Toc126058051"/>
        <w:bookmarkStart w:id="4767" w:name="_Toc127182398"/>
        <w:bookmarkStart w:id="4768" w:name="_Toc127182735"/>
        <w:bookmarkStart w:id="4769" w:name="_Toc127191919"/>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del>
    </w:p>
    <w:p w14:paraId="30389D63" w14:textId="7F609C38" w:rsidR="00D550BD" w:rsidDel="00650ED4" w:rsidRDefault="008F6CE4" w:rsidP="00D550BD">
      <w:pPr>
        <w:keepNext/>
        <w:rPr>
          <w:del w:id="4770" w:author="Kumar Baral" w:date="2022-12-12T16:36:00Z"/>
        </w:rPr>
      </w:pPr>
      <w:del w:id="4771" w:author="Kumar Baral" w:date="2022-12-12T16:36:00Z">
        <w:r w:rsidDel="00650ED4">
          <w:rPr>
            <w:noProof/>
            <w:lang w:bidi="ne-NP"/>
          </w:rPr>
          <w:drawing>
            <wp:inline distT="0" distB="0" distL="0" distR="0" wp14:anchorId="4B4B5C91" wp14:editId="5A5C52DA">
              <wp:extent cx="4619625" cy="3419475"/>
              <wp:effectExtent l="0" t="0" r="9525" b="9525"/>
              <wp:docPr id="9"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8">
                        <a:extLst>
                          <a:ext uri="{28A0092B-C50C-407E-A947-70E740481C1C}">
                            <a14:useLocalDpi xmlns:a14="http://schemas.microsoft.com/office/drawing/2010/main" val="0"/>
                          </a:ext>
                        </a:extLst>
                      </a:blip>
                      <a:srcRect l="1459" t="1501" r="520" b="42421"/>
                      <a:stretch>
                        <a:fillRect/>
                      </a:stretch>
                    </pic:blipFill>
                    <pic:spPr bwMode="auto">
                      <a:xfrm>
                        <a:off x="0" y="0"/>
                        <a:ext cx="4619625" cy="3419475"/>
                      </a:xfrm>
                      <a:prstGeom prst="rect">
                        <a:avLst/>
                      </a:prstGeom>
                      <a:noFill/>
                      <a:ln>
                        <a:noFill/>
                      </a:ln>
                    </pic:spPr>
                  </pic:pic>
                </a:graphicData>
              </a:graphic>
            </wp:inline>
          </w:drawing>
        </w:r>
        <w:bookmarkStart w:id="4772" w:name="_Toc121824762"/>
        <w:bookmarkStart w:id="4773" w:name="_Toc121825400"/>
        <w:bookmarkStart w:id="4774" w:name="_Toc121826040"/>
        <w:bookmarkStart w:id="4775" w:name="_Toc121826904"/>
        <w:bookmarkStart w:id="4776" w:name="_Toc121834327"/>
        <w:bookmarkStart w:id="4777" w:name="_Toc125550194"/>
        <w:bookmarkStart w:id="4778" w:name="_Toc125555689"/>
        <w:bookmarkStart w:id="4779" w:name="_Toc125557561"/>
        <w:bookmarkStart w:id="4780" w:name="_Toc125559448"/>
        <w:bookmarkStart w:id="4781" w:name="_Toc125618626"/>
        <w:bookmarkStart w:id="4782" w:name="_Toc125640073"/>
        <w:bookmarkStart w:id="4783" w:name="_Toc125642288"/>
        <w:bookmarkStart w:id="4784" w:name="_Toc125974058"/>
        <w:bookmarkStart w:id="4785" w:name="_Toc125974343"/>
        <w:bookmarkStart w:id="4786" w:name="_Toc126055260"/>
        <w:bookmarkStart w:id="4787" w:name="_Toc126058052"/>
        <w:bookmarkStart w:id="4788" w:name="_Toc127182399"/>
        <w:bookmarkStart w:id="4789" w:name="_Toc127182736"/>
        <w:bookmarkStart w:id="4790" w:name="_Toc127191920"/>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del>
    </w:p>
    <w:p w14:paraId="27881BB4" w14:textId="358EA5AB" w:rsidR="006238CC" w:rsidRPr="006238CC" w:rsidDel="00650ED4" w:rsidRDefault="00D550BD" w:rsidP="00D550BD">
      <w:pPr>
        <w:pStyle w:val="Caption"/>
        <w:rPr>
          <w:del w:id="4791" w:author="Kumar Baral" w:date="2022-12-12T16:36:00Z"/>
        </w:rPr>
      </w:pPr>
      <w:del w:id="4792" w:author="Kumar Baral" w:date="2022-12-12T16:36:00Z">
        <w:r w:rsidDel="00650ED4">
          <w:delText xml:space="preserve">Figure </w:delText>
        </w:r>
        <w:r w:rsidR="003D276E" w:rsidDel="00650ED4">
          <w:rPr>
            <w:b w:val="0"/>
            <w:bCs w:val="0"/>
          </w:rPr>
          <w:fldChar w:fldCharType="begin"/>
        </w:r>
        <w:r w:rsidR="003D276E" w:rsidDel="00650ED4">
          <w:delInstrText xml:space="preserve"> STYLEREF 1 \s </w:delInstrText>
        </w:r>
        <w:r w:rsidR="003D276E" w:rsidDel="00650ED4">
          <w:rPr>
            <w:b w:val="0"/>
            <w:bCs w:val="0"/>
          </w:rPr>
          <w:fldChar w:fldCharType="separate"/>
        </w:r>
        <w:r w:rsidR="00EA54C4" w:rsidDel="00650ED4">
          <w:rPr>
            <w:noProof/>
          </w:rPr>
          <w:delText>2</w:delText>
        </w:r>
        <w:r w:rsidR="003D276E" w:rsidDel="00650ED4">
          <w:rPr>
            <w:b w:val="0"/>
            <w:bCs w:val="0"/>
            <w:noProof/>
          </w:rPr>
          <w:fldChar w:fldCharType="end"/>
        </w:r>
        <w:r w:rsidR="006B63D6" w:rsidDel="00650ED4">
          <w:noBreakHyphen/>
        </w:r>
        <w:r w:rsidR="003D276E" w:rsidDel="00650ED4">
          <w:rPr>
            <w:b w:val="0"/>
            <w:bCs w:val="0"/>
          </w:rPr>
          <w:fldChar w:fldCharType="begin"/>
        </w:r>
        <w:r w:rsidR="003D276E" w:rsidDel="00650ED4">
          <w:delInstrText xml:space="preserve"> SEQ Figure \* ARABIC \s 1 </w:delInstrText>
        </w:r>
        <w:r w:rsidR="003D276E" w:rsidDel="00650ED4">
          <w:rPr>
            <w:b w:val="0"/>
            <w:bCs w:val="0"/>
          </w:rPr>
          <w:fldChar w:fldCharType="separate"/>
        </w:r>
        <w:r w:rsidR="00EA54C4" w:rsidDel="00650ED4">
          <w:rPr>
            <w:noProof/>
          </w:rPr>
          <w:delText>6</w:delText>
        </w:r>
        <w:r w:rsidR="003D276E" w:rsidDel="00650ED4">
          <w:rPr>
            <w:b w:val="0"/>
            <w:bCs w:val="0"/>
            <w:noProof/>
          </w:rPr>
          <w:fldChar w:fldCharType="end"/>
        </w:r>
        <w:bookmarkStart w:id="4793" w:name="_Toc62563727"/>
        <w:r w:rsidR="006238CC" w:rsidRPr="006238CC" w:rsidDel="00650ED4">
          <w:delText>: Inverse distance weighted map for catchment of Myagdi Khola hydropower project</w:delText>
        </w:r>
        <w:bookmarkStart w:id="4794" w:name="_Toc121824763"/>
        <w:bookmarkStart w:id="4795" w:name="_Toc121825401"/>
        <w:bookmarkStart w:id="4796" w:name="_Toc121826041"/>
        <w:bookmarkStart w:id="4797" w:name="_Toc121826905"/>
        <w:bookmarkStart w:id="4798" w:name="_Toc121834328"/>
        <w:bookmarkStart w:id="4799" w:name="_Toc125550195"/>
        <w:bookmarkStart w:id="4800" w:name="_Toc125555690"/>
        <w:bookmarkStart w:id="4801" w:name="_Toc125557562"/>
        <w:bookmarkStart w:id="4802" w:name="_Toc125559449"/>
        <w:bookmarkStart w:id="4803" w:name="_Toc125618627"/>
        <w:bookmarkStart w:id="4804" w:name="_Toc125640074"/>
        <w:bookmarkStart w:id="4805" w:name="_Toc125642289"/>
        <w:bookmarkStart w:id="4806" w:name="_Toc125974059"/>
        <w:bookmarkStart w:id="4807" w:name="_Toc125974344"/>
        <w:bookmarkStart w:id="4808" w:name="_Toc126055261"/>
        <w:bookmarkStart w:id="4809" w:name="_Toc126058053"/>
        <w:bookmarkStart w:id="4810" w:name="_Toc127182400"/>
        <w:bookmarkStart w:id="4811" w:name="_Toc127182737"/>
        <w:bookmarkStart w:id="4812" w:name="_Toc127191921"/>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del>
    </w:p>
    <w:p w14:paraId="2B9B9DCF" w14:textId="3B5EEC4E" w:rsidR="006238CC" w:rsidRPr="006238CC" w:rsidDel="00650ED4" w:rsidRDefault="006238CC" w:rsidP="006238CC">
      <w:pPr>
        <w:rPr>
          <w:del w:id="4813" w:author="Kumar Baral" w:date="2022-12-12T16:36:00Z"/>
        </w:rPr>
      </w:pPr>
      <w:del w:id="4814" w:author="Kumar Baral" w:date="2022-12-12T16:36:00Z">
        <w:r w:rsidRPr="006238CC" w:rsidDel="00650ED4">
          <w:delText>The rainfall estimated from the Inverse distance weighted method has been adopted for further study. Hence the annual average rainfall in the project catchment is estimated to be 1735.45mm.</w:delText>
        </w:r>
        <w:bookmarkStart w:id="4815" w:name="_Toc121824764"/>
        <w:bookmarkStart w:id="4816" w:name="_Toc121825402"/>
        <w:bookmarkStart w:id="4817" w:name="_Toc121826042"/>
        <w:bookmarkStart w:id="4818" w:name="_Toc121826906"/>
        <w:bookmarkStart w:id="4819" w:name="_Toc121834329"/>
        <w:bookmarkStart w:id="4820" w:name="_Toc125550196"/>
        <w:bookmarkStart w:id="4821" w:name="_Toc125555691"/>
        <w:bookmarkStart w:id="4822" w:name="_Toc125557563"/>
        <w:bookmarkStart w:id="4823" w:name="_Toc125559450"/>
        <w:bookmarkStart w:id="4824" w:name="_Toc125618628"/>
        <w:bookmarkStart w:id="4825" w:name="_Toc125640075"/>
        <w:bookmarkStart w:id="4826" w:name="_Toc125642290"/>
        <w:bookmarkStart w:id="4827" w:name="_Toc125974060"/>
        <w:bookmarkStart w:id="4828" w:name="_Toc125974345"/>
        <w:bookmarkStart w:id="4829" w:name="_Toc126055262"/>
        <w:bookmarkStart w:id="4830" w:name="_Toc126058054"/>
        <w:bookmarkStart w:id="4831" w:name="_Toc127182401"/>
        <w:bookmarkStart w:id="4832" w:name="_Toc127182738"/>
        <w:bookmarkStart w:id="4833" w:name="_Toc127191922"/>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del>
    </w:p>
    <w:p w14:paraId="0C01EABD" w14:textId="2F9AE158" w:rsidR="006238CC" w:rsidRDefault="00347AC2" w:rsidP="00573E74">
      <w:pPr>
        <w:pStyle w:val="Heading2"/>
        <w:rPr>
          <w:ins w:id="4834" w:author="Kumar Baral" w:date="2022-12-12T16:37:00Z"/>
        </w:rPr>
      </w:pPr>
      <w:bookmarkStart w:id="4835" w:name="_Toc127191923"/>
      <w:bookmarkStart w:id="4836" w:name="_Toc402364319"/>
      <w:bookmarkStart w:id="4837" w:name="_Toc474766069"/>
      <w:bookmarkStart w:id="4838" w:name="_Toc62563955"/>
      <w:ins w:id="4839" w:author="Kumar Baral" w:date="2022-12-12T16:36:00Z">
        <w:r>
          <w:t>Long Term Mean Monthly Flow</w:t>
        </w:r>
      </w:ins>
      <w:bookmarkEnd w:id="4835"/>
      <w:del w:id="4840" w:author="Kumar Baral" w:date="2022-12-12T16:36:00Z">
        <w:r w:rsidR="006238CC" w:rsidRPr="006238CC" w:rsidDel="00347AC2">
          <w:delText>Flow Measurement</w:delText>
        </w:r>
      </w:del>
      <w:bookmarkEnd w:id="4836"/>
      <w:bookmarkEnd w:id="4837"/>
      <w:bookmarkEnd w:id="4838"/>
      <w:r w:rsidR="006238CC" w:rsidRPr="006238CC">
        <w:t xml:space="preserve"> </w:t>
      </w:r>
    </w:p>
    <w:p w14:paraId="011976E3" w14:textId="5F59F0F1" w:rsidR="002A46D1" w:rsidRDefault="002A46D1" w:rsidP="002A46D1">
      <w:pPr>
        <w:pStyle w:val="Heading3"/>
      </w:pPr>
      <w:bookmarkStart w:id="4841" w:name="_Toc127191924"/>
      <w:bookmarkStart w:id="4842" w:name="_Toc92369059"/>
      <w:bookmarkStart w:id="4843" w:name="_Toc92876304"/>
      <w:del w:id="4844" w:author="Kumar Baral" w:date="2023-02-13T14:48:00Z">
        <w:r w:rsidDel="00F94B2D">
          <w:delText>Direct measured data</w:delText>
        </w:r>
      </w:del>
      <w:bookmarkEnd w:id="4841"/>
      <w:ins w:id="4845" w:author="Kumar Baral" w:date="2023-02-13T14:48:00Z">
        <w:r w:rsidR="00F94B2D">
          <w:t>Daily Series, Monthly Series and Mean Monthly Flow</w:t>
        </w:r>
      </w:ins>
    </w:p>
    <w:p w14:paraId="433C8034" w14:textId="3A50100D" w:rsidR="00DA5C2A" w:rsidRDefault="00DA5C2A" w:rsidP="005C2E26">
      <w:pPr>
        <w:rPr>
          <w:ins w:id="4846" w:author="Kumar Baral" w:date="2023-02-13T15:05:00Z"/>
          <w:rFonts w:eastAsiaTheme="minorHAnsi" w:cstheme="minorBidi"/>
          <w:szCs w:val="22"/>
        </w:rPr>
      </w:pPr>
      <w:ins w:id="4847" w:author="Kumar Baral" w:date="2023-02-13T15:04:00Z">
        <w:r w:rsidRPr="00DA5C2A">
          <w:rPr>
            <w:rFonts w:eastAsiaTheme="minorHAnsi" w:cstheme="minorBidi"/>
            <w:szCs w:val="22"/>
            <w:rPrChange w:id="4848" w:author="Kumar Baral" w:date="2023-02-13T15:04:00Z">
              <w:rPr>
                <w:rFonts w:ascii="Segoe UI" w:hAnsi="Segoe UI" w:cs="Segoe UI"/>
                <w:color w:val="D1D5DB"/>
                <w:shd w:val="clear" w:color="auto" w:fill="444654"/>
              </w:rPr>
            </w:rPrChange>
          </w:rPr>
          <w:t>Daily flow series plots are widely used in hydrology to visualize the changes in water flow in a river or stream over time.</w:t>
        </w:r>
        <w:r>
          <w:rPr>
            <w:rFonts w:eastAsiaTheme="minorHAnsi" w:cstheme="minorBidi"/>
            <w:szCs w:val="22"/>
          </w:rPr>
          <w:t xml:space="preserve"> </w:t>
        </w:r>
      </w:ins>
      <w:ins w:id="4849" w:author="Kumar Baral" w:date="2023-02-13T15:05:00Z">
        <w:r w:rsidRPr="00DA5C2A">
          <w:rPr>
            <w:rFonts w:eastAsiaTheme="minorHAnsi" w:cstheme="minorBidi"/>
            <w:szCs w:val="22"/>
            <w:rPrChange w:id="4850" w:author="Kumar Baral" w:date="2023-02-13T15:05:00Z">
              <w:rPr>
                <w:rFonts w:ascii="Segoe UI" w:hAnsi="Segoe UI" w:cs="Segoe UI"/>
                <w:color w:val="D1D5DB"/>
                <w:shd w:val="clear" w:color="auto" w:fill="444654"/>
              </w:rPr>
            </w:rPrChange>
          </w:rPr>
          <w:t xml:space="preserve">Daily flow series plots help </w:t>
        </w:r>
        <w:r>
          <w:rPr>
            <w:rFonts w:eastAsiaTheme="minorHAnsi" w:cstheme="minorBidi"/>
            <w:szCs w:val="22"/>
          </w:rPr>
          <w:t>to</w:t>
        </w:r>
        <w:r w:rsidRPr="00DA5C2A">
          <w:rPr>
            <w:rFonts w:eastAsiaTheme="minorHAnsi" w:cstheme="minorBidi"/>
            <w:szCs w:val="22"/>
            <w:rPrChange w:id="4851" w:author="Kumar Baral" w:date="2023-02-13T15:05:00Z">
              <w:rPr>
                <w:rFonts w:ascii="Segoe UI" w:hAnsi="Segoe UI" w:cs="Segoe UI"/>
                <w:color w:val="D1D5DB"/>
                <w:shd w:val="clear" w:color="auto" w:fill="444654"/>
              </w:rPr>
            </w:rPrChange>
          </w:rPr>
          <w:t xml:space="preserve"> identify patterns in the flow of water, such as seasonal changes, drought periods, and flood events. This information can be used to understand the water cycle and make informed decisions about water management</w:t>
        </w:r>
        <w:r>
          <w:rPr>
            <w:rFonts w:eastAsiaTheme="minorHAnsi" w:cstheme="minorBidi"/>
            <w:szCs w:val="22"/>
          </w:rPr>
          <w:t>.</w:t>
        </w:r>
      </w:ins>
    </w:p>
    <w:p w14:paraId="2C84A554" w14:textId="14717815" w:rsidR="00DA5C2A" w:rsidRDefault="001611DE" w:rsidP="005C2E26">
      <w:pPr>
        <w:rPr>
          <w:ins w:id="4852" w:author="Kumar Baral" w:date="2023-02-13T15:04:00Z"/>
          <w:rFonts w:eastAsiaTheme="minorHAnsi" w:cstheme="minorBidi"/>
          <w:szCs w:val="22"/>
        </w:rPr>
      </w:pPr>
      <w:r>
        <w:rPr>
          <w:rFonts w:eastAsiaTheme="minorHAnsi" w:cstheme="minorBidi"/>
          <w:szCs w:val="22"/>
        </w:rPr>
        <w:fldChar w:fldCharType="begin"/>
      </w:r>
      <w:r>
        <w:rPr>
          <w:rFonts w:eastAsiaTheme="minorHAnsi" w:cstheme="minorBidi"/>
          <w:szCs w:val="22"/>
        </w:rPr>
        <w:instrText xml:space="preserve"> REF _Ref127193169 \h </w:instrText>
      </w:r>
      <w:r>
        <w:rPr>
          <w:rFonts w:eastAsiaTheme="minorHAnsi" w:cstheme="minorBidi"/>
          <w:szCs w:val="22"/>
        </w:rPr>
      </w:r>
      <w:r>
        <w:rPr>
          <w:rFonts w:eastAsiaTheme="minorHAnsi" w:cstheme="minorBidi"/>
          <w:szCs w:val="22"/>
        </w:rPr>
        <w:fldChar w:fldCharType="separate"/>
      </w:r>
      <w:ins w:id="4853" w:author="Kumar Baral" w:date="2023-02-13T12:09:00Z">
        <w:r w:rsidR="00851CC9">
          <w:t xml:space="preserve">Figure </w:t>
        </w:r>
      </w:ins>
      <w:r w:rsidR="00851CC9">
        <w:rPr>
          <w:noProof/>
        </w:rPr>
        <w:t>1</w:t>
      </w:r>
      <w:ins w:id="4854" w:author="Kumar Baral" w:date="2023-02-13T14:03:00Z">
        <w:r w:rsidR="00851CC9">
          <w:noBreakHyphen/>
        </w:r>
      </w:ins>
      <w:r w:rsidR="00851CC9">
        <w:rPr>
          <w:noProof/>
        </w:rPr>
        <w:t>2</w:t>
      </w:r>
      <w:r>
        <w:rPr>
          <w:rFonts w:eastAsiaTheme="minorHAnsi" w:cstheme="minorBidi"/>
          <w:szCs w:val="22"/>
        </w:rPr>
        <w:fldChar w:fldCharType="end"/>
      </w:r>
      <w:r>
        <w:rPr>
          <w:rFonts w:eastAsiaTheme="minorHAnsi" w:cstheme="minorBidi"/>
          <w:szCs w:val="22"/>
        </w:rPr>
        <w:t xml:space="preserve"> shows the daily variation of discharge over the period of the time. There are spikes in the rainy season where there is excessive rainfall because of monsoon. Considering the time period of collected data, there was a flood with discharge 833.36 m3/s in Shrawan 23, 2073. The graph clearly shows the seasonal variation of the discharge. The gap in the plot indicates the upgrading work of Andhi Khola Hydropower Project.  The graph shows the reduction in flood flow i</w:t>
      </w:r>
      <w:r w:rsidR="00F70819">
        <w:rPr>
          <w:rFonts w:eastAsiaTheme="minorHAnsi" w:cstheme="minorBidi"/>
          <w:szCs w:val="22"/>
        </w:rPr>
        <w:t xml:space="preserve">n the recent years. </w:t>
      </w:r>
    </w:p>
    <w:p w14:paraId="72D08602" w14:textId="5AB43A5F" w:rsidR="005C2E26" w:rsidDel="00DA5C2A" w:rsidRDefault="005C2E26" w:rsidP="005C2E26">
      <w:pPr>
        <w:rPr>
          <w:moveFrom w:id="4855" w:author="Kumar Baral" w:date="2023-02-13T15:04:00Z"/>
          <w:rFonts w:eastAsiaTheme="minorHAnsi" w:cstheme="minorBidi"/>
          <w:szCs w:val="22"/>
        </w:rPr>
      </w:pPr>
      <w:moveFromRangeStart w:id="4856" w:author="Kumar Baral" w:date="2023-02-13T15:04:00Z" w:name="move127193098"/>
      <w:moveFrom w:id="4857" w:author="Kumar Baral" w:date="2023-02-13T15:04:00Z">
        <w:r w:rsidRPr="003446EB" w:rsidDel="00DA5C2A">
          <w:rPr>
            <w:rFonts w:eastAsiaTheme="minorHAnsi" w:cstheme="minorBidi"/>
            <w:szCs w:val="22"/>
          </w:rPr>
          <w:t>Long-term mean monthly flow is a critical component of hydropower project design and management, as it affects the energy production and efficiency of the project. In the context of hydropower projects, long-term mean monthly flow refers to the average flow of water in a river or stream over a period of several decades.</w:t>
        </w:r>
      </w:moveFrom>
    </w:p>
    <w:moveFromRangeEnd w:id="4856"/>
    <w:p w14:paraId="3C27F164" w14:textId="41FAE72D" w:rsidR="003A45A2" w:rsidRPr="003446EB" w:rsidDel="00A2565C" w:rsidRDefault="003A45A2" w:rsidP="005C2E26">
      <w:pPr>
        <w:rPr>
          <w:del w:id="4858" w:author="Kumar Baral" w:date="2023-02-13T12:09:00Z"/>
          <w:rFonts w:eastAsiaTheme="minorHAnsi" w:cstheme="minorBidi"/>
          <w:szCs w:val="22"/>
        </w:rPr>
      </w:pPr>
      <w:del w:id="4859" w:author="Kumar Baral" w:date="2023-02-13T12:08:00Z">
        <w:r w:rsidDel="00A2565C">
          <w:rPr>
            <w:noProof/>
            <w:lang w:bidi="ne-NP"/>
          </w:rPr>
          <w:drawing>
            <wp:inline distT="0" distB="0" distL="0" distR="0" wp14:anchorId="25D293C9" wp14:editId="326F7FEB">
              <wp:extent cx="5934075" cy="2943225"/>
              <wp:effectExtent l="0" t="0" r="9525"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del>
    </w:p>
    <w:p w14:paraId="7FD577AB" w14:textId="083BA081" w:rsidR="003A45A2" w:rsidDel="00A2565C" w:rsidRDefault="003A45A2">
      <w:pPr>
        <w:pStyle w:val="Caption"/>
        <w:rPr>
          <w:del w:id="4860" w:author="Kumar Baral" w:date="2023-02-13T12:09:00Z"/>
          <w:rFonts w:eastAsiaTheme="minorHAnsi" w:cstheme="minorBidi"/>
          <w:szCs w:val="22"/>
        </w:rPr>
        <w:pPrChange w:id="4861" w:author="Kumar Baral" w:date="2023-02-13T12:07:00Z">
          <w:pPr/>
        </w:pPrChange>
      </w:pPr>
    </w:p>
    <w:p w14:paraId="44B1EA38" w14:textId="77FFAF42" w:rsidR="005C2E26" w:rsidDel="00DA5C2A" w:rsidRDefault="005C2E26" w:rsidP="005C2E26">
      <w:pPr>
        <w:rPr>
          <w:del w:id="4862" w:author="Kumar Baral" w:date="2023-02-13T15:04:00Z"/>
          <w:rFonts w:eastAsiaTheme="minorHAnsi" w:cstheme="minorBidi"/>
          <w:szCs w:val="22"/>
        </w:rPr>
      </w:pPr>
      <w:del w:id="4863" w:author="Kumar Baral" w:date="2023-02-13T15:04:00Z">
        <w:r w:rsidRPr="003446EB" w:rsidDel="00DA5C2A">
          <w:rPr>
            <w:rFonts w:eastAsiaTheme="minorHAnsi" w:cstheme="minorBidi"/>
            <w:szCs w:val="22"/>
          </w:rPr>
          <w:delText>Hydropower projects rely on a consistent flow of water to generate energy, and the long-term mean monthly flow provides crucial information about the availability and reliability of this resource. By understanding the long-term mean monthly flow of a river or stream, hydropower project developers can design and operate the project in a manner that optimizes energy production while also considering the impacts on the river and its associated ecosystems.</w:delText>
        </w:r>
      </w:del>
    </w:p>
    <w:p w14:paraId="57CF72CA" w14:textId="433BD594" w:rsidR="003D3773" w:rsidRPr="003446EB" w:rsidRDefault="003D3773" w:rsidP="005C2E26">
      <w:pPr>
        <w:rPr>
          <w:rFonts w:eastAsiaTheme="minorHAnsi" w:cstheme="minorBidi"/>
          <w:szCs w:val="22"/>
        </w:rPr>
      </w:pPr>
      <w:r>
        <w:rPr>
          <w:noProof/>
          <w:lang w:bidi="ne-NP"/>
        </w:rPr>
        <w:drawing>
          <wp:inline distT="0" distB="0" distL="0" distR="0" wp14:anchorId="697D6F7F" wp14:editId="7A8B170F">
            <wp:extent cx="5960745" cy="3609975"/>
            <wp:effectExtent l="0" t="0" r="1905"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91E3593" w14:textId="570D835C" w:rsidR="00A2565C" w:rsidRDefault="00A2565C">
      <w:pPr>
        <w:pStyle w:val="Caption"/>
        <w:rPr>
          <w:ins w:id="4864" w:author="Kumar Baral" w:date="2023-02-13T12:07:00Z"/>
          <w:rFonts w:eastAsiaTheme="minorHAnsi" w:cstheme="minorBidi"/>
          <w:szCs w:val="22"/>
        </w:rPr>
        <w:pPrChange w:id="4865" w:author="Kumar Baral" w:date="2023-02-13T12:09:00Z">
          <w:pPr/>
        </w:pPrChange>
      </w:pPr>
      <w:bookmarkStart w:id="4866" w:name="_Ref127193169"/>
      <w:ins w:id="4867" w:author="Kumar Baral" w:date="2023-02-13T12:09:00Z">
        <w:r>
          <w:t xml:space="preserve">Figure </w:t>
        </w:r>
      </w:ins>
      <w:ins w:id="4868" w:author="Kumar Baral" w:date="2023-02-13T14:03:00Z">
        <w:r w:rsidR="00927B5D">
          <w:fldChar w:fldCharType="begin"/>
        </w:r>
        <w:r w:rsidR="00927B5D">
          <w:instrText xml:space="preserve"> STYLEREF 1 \s </w:instrText>
        </w:r>
      </w:ins>
      <w:r w:rsidR="00927B5D">
        <w:fldChar w:fldCharType="separate"/>
      </w:r>
      <w:r w:rsidR="00851CC9">
        <w:rPr>
          <w:noProof/>
        </w:rPr>
        <w:t>1</w:t>
      </w:r>
      <w:ins w:id="4869"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851CC9">
        <w:rPr>
          <w:noProof/>
        </w:rPr>
        <w:t>2</w:t>
      </w:r>
      <w:ins w:id="4870" w:author="Kumar Baral" w:date="2023-02-13T14:03:00Z">
        <w:r w:rsidR="00927B5D">
          <w:fldChar w:fldCharType="end"/>
        </w:r>
      </w:ins>
      <w:bookmarkEnd w:id="4866"/>
      <w:ins w:id="4871" w:author="Kumar Baral" w:date="2023-02-13T12:09:00Z">
        <w:r>
          <w:t>: Daily discharge series of Andhi Khola</w:t>
        </w:r>
      </w:ins>
    </w:p>
    <w:p w14:paraId="55189043" w14:textId="145A15B2" w:rsidR="00A2565C" w:rsidRDefault="008E057B" w:rsidP="005C2E26">
      <w:pPr>
        <w:rPr>
          <w:ins w:id="4872" w:author="Kumar Baral" w:date="2023-02-13T12:08:00Z"/>
          <w:rFonts w:eastAsiaTheme="minorHAnsi" w:cstheme="minorBidi"/>
          <w:szCs w:val="22"/>
        </w:rPr>
      </w:pPr>
      <w:r>
        <w:rPr>
          <w:rFonts w:eastAsiaTheme="minorHAnsi" w:cstheme="minorBidi"/>
          <w:szCs w:val="22"/>
        </w:rPr>
        <w:fldChar w:fldCharType="begin"/>
      </w:r>
      <w:r>
        <w:rPr>
          <w:rFonts w:eastAsiaTheme="minorHAnsi" w:cstheme="minorBidi"/>
          <w:szCs w:val="22"/>
        </w:rPr>
        <w:instrText xml:space="preserve"> REF _Ref127194080 \h </w:instrText>
      </w:r>
      <w:r>
        <w:rPr>
          <w:rFonts w:eastAsiaTheme="minorHAnsi" w:cstheme="minorBidi"/>
          <w:szCs w:val="22"/>
        </w:rPr>
      </w:r>
      <w:r>
        <w:rPr>
          <w:rFonts w:eastAsiaTheme="minorHAnsi" w:cstheme="minorBidi"/>
          <w:szCs w:val="22"/>
        </w:rPr>
        <w:fldChar w:fldCharType="separate"/>
      </w:r>
      <w:ins w:id="4873" w:author="Kumar Baral" w:date="2023-02-13T12:09:00Z">
        <w:r w:rsidR="00851CC9">
          <w:t xml:space="preserve">Figure </w:t>
        </w:r>
      </w:ins>
      <w:r w:rsidR="00851CC9">
        <w:rPr>
          <w:noProof/>
        </w:rPr>
        <w:t>1</w:t>
      </w:r>
      <w:ins w:id="4874" w:author="Kumar Baral" w:date="2023-02-13T14:03:00Z">
        <w:r w:rsidR="00851CC9">
          <w:noBreakHyphen/>
        </w:r>
      </w:ins>
      <w:r w:rsidR="00851CC9">
        <w:rPr>
          <w:noProof/>
        </w:rPr>
        <w:t>3</w:t>
      </w:r>
      <w:r>
        <w:rPr>
          <w:rFonts w:eastAsiaTheme="minorHAnsi" w:cstheme="minorBidi"/>
          <w:szCs w:val="22"/>
        </w:rPr>
        <w:fldChar w:fldCharType="end"/>
      </w:r>
      <w:r>
        <w:rPr>
          <w:rFonts w:eastAsiaTheme="minorHAnsi" w:cstheme="minorBidi"/>
          <w:szCs w:val="22"/>
        </w:rPr>
        <w:t xml:space="preserve"> shows the m</w:t>
      </w:r>
      <w:r w:rsidRPr="008E057B">
        <w:rPr>
          <w:rFonts w:eastAsiaTheme="minorHAnsi" w:cstheme="minorBidi"/>
          <w:szCs w:val="22"/>
        </w:rPr>
        <w:t xml:space="preserve">onthly flow series </w:t>
      </w:r>
      <w:r>
        <w:rPr>
          <w:rFonts w:eastAsiaTheme="minorHAnsi" w:cstheme="minorBidi"/>
          <w:szCs w:val="22"/>
        </w:rPr>
        <w:t>of Andhi Khola measured at the intake. The spikes in the graph is representation of wet season, whereas depression i</w:t>
      </w:r>
      <w:r w:rsidR="00F70819">
        <w:rPr>
          <w:rFonts w:eastAsiaTheme="minorHAnsi" w:cstheme="minorBidi"/>
          <w:szCs w:val="22"/>
        </w:rPr>
        <w:t xml:space="preserve">n the plot shows the dry season. </w:t>
      </w:r>
      <w:r>
        <w:rPr>
          <w:rFonts w:eastAsiaTheme="minorHAnsi" w:cstheme="minorBidi"/>
          <w:szCs w:val="22"/>
        </w:rPr>
        <w:t xml:space="preserve">The gap in the plot indicates the upgrading of Andhi Khola Hydropower Project. There was discontinuation of the discharge measurement in that period of time. This plot </w:t>
      </w:r>
      <w:r w:rsidRPr="008E057B">
        <w:rPr>
          <w:rFonts w:eastAsiaTheme="minorHAnsi" w:cstheme="minorBidi"/>
          <w:szCs w:val="22"/>
        </w:rPr>
        <w:t>provide</w:t>
      </w:r>
      <w:r>
        <w:rPr>
          <w:rFonts w:eastAsiaTheme="minorHAnsi" w:cstheme="minorBidi"/>
          <w:szCs w:val="22"/>
        </w:rPr>
        <w:t>s</w:t>
      </w:r>
      <w:r w:rsidRPr="008E057B">
        <w:rPr>
          <w:rFonts w:eastAsiaTheme="minorHAnsi" w:cstheme="minorBidi"/>
          <w:szCs w:val="22"/>
        </w:rPr>
        <w:t xml:space="preserve"> a comprehensive view of the changes in water flow over the course of a year, taking into account seasonal variations. Monthly flow series plots allow to analyze water flow patterns over a longer period of time, such as several decades. This information can be used to detect trends in water flow and make predictions about future water resources</w:t>
      </w:r>
      <w:r>
        <w:rPr>
          <w:rFonts w:eastAsiaTheme="minorHAnsi" w:cstheme="minorBidi"/>
          <w:szCs w:val="22"/>
        </w:rPr>
        <w:t xml:space="preserve">. </w:t>
      </w:r>
      <w:r w:rsidRPr="008E057B">
        <w:rPr>
          <w:rFonts w:eastAsiaTheme="minorHAnsi" w:cstheme="minorBidi"/>
          <w:szCs w:val="22"/>
        </w:rPr>
        <w:t>Monthly flow series plots can be used to compare current water flow patterns with historical data. This information can be used to identify changes in water flow patterns over time</w:t>
      </w:r>
      <w:r>
        <w:rPr>
          <w:rFonts w:eastAsiaTheme="minorHAnsi" w:cstheme="minorBidi"/>
          <w:szCs w:val="22"/>
        </w:rPr>
        <w:t xml:space="preserve">. </w:t>
      </w:r>
    </w:p>
    <w:p w14:paraId="1CE5B672" w14:textId="17A73635" w:rsidR="00A2565C" w:rsidRPr="003446EB" w:rsidRDefault="00A2565C" w:rsidP="005C2E26">
      <w:pPr>
        <w:rPr>
          <w:rFonts w:eastAsiaTheme="minorHAnsi" w:cstheme="minorBidi"/>
          <w:szCs w:val="22"/>
        </w:rPr>
      </w:pPr>
      <w:ins w:id="4875" w:author="Kumar Baral" w:date="2023-02-13T12:08:00Z">
        <w:r>
          <w:rPr>
            <w:noProof/>
            <w:lang w:bidi="ne-NP"/>
          </w:rPr>
          <w:lastRenderedPageBreak/>
          <w:drawing>
            <wp:inline distT="0" distB="0" distL="0" distR="0" wp14:anchorId="04D7425C" wp14:editId="45009F99">
              <wp:extent cx="5934075" cy="2943225"/>
              <wp:effectExtent l="0" t="0" r="9525" b="952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ins>
    </w:p>
    <w:p w14:paraId="4E449DB3" w14:textId="18AEF2CB" w:rsidR="00A2565C" w:rsidRDefault="00A2565C">
      <w:pPr>
        <w:pStyle w:val="Caption"/>
        <w:rPr>
          <w:ins w:id="4876" w:author="Kumar Baral" w:date="2023-02-13T12:09:00Z"/>
          <w:rFonts w:eastAsiaTheme="minorHAnsi" w:cstheme="minorBidi"/>
          <w:szCs w:val="22"/>
        </w:rPr>
        <w:pPrChange w:id="4877" w:author="Kumar Baral" w:date="2023-02-13T12:09:00Z">
          <w:pPr/>
        </w:pPrChange>
      </w:pPr>
      <w:bookmarkStart w:id="4878" w:name="_Ref127194080"/>
      <w:ins w:id="4879" w:author="Kumar Baral" w:date="2023-02-13T12:09:00Z">
        <w:r>
          <w:t xml:space="preserve">Figure </w:t>
        </w:r>
      </w:ins>
      <w:ins w:id="4880" w:author="Kumar Baral" w:date="2023-02-13T14:03:00Z">
        <w:r w:rsidR="00927B5D">
          <w:fldChar w:fldCharType="begin"/>
        </w:r>
        <w:r w:rsidR="00927B5D">
          <w:instrText xml:space="preserve"> STYLEREF 1 \s </w:instrText>
        </w:r>
      </w:ins>
      <w:r w:rsidR="00927B5D">
        <w:fldChar w:fldCharType="separate"/>
      </w:r>
      <w:r w:rsidR="00851CC9">
        <w:rPr>
          <w:noProof/>
        </w:rPr>
        <w:t>1</w:t>
      </w:r>
      <w:ins w:id="4881"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851CC9">
        <w:rPr>
          <w:noProof/>
        </w:rPr>
        <w:t>3</w:t>
      </w:r>
      <w:ins w:id="4882" w:author="Kumar Baral" w:date="2023-02-13T14:03:00Z">
        <w:r w:rsidR="00927B5D">
          <w:fldChar w:fldCharType="end"/>
        </w:r>
      </w:ins>
      <w:bookmarkEnd w:id="4878"/>
      <w:ins w:id="4883" w:author="Kumar Baral" w:date="2023-02-13T12:09:00Z">
        <w:r>
          <w:t xml:space="preserve">: Mean monthly discharge series of </w:t>
        </w:r>
      </w:ins>
      <w:ins w:id="4884" w:author="Kumar Baral" w:date="2023-02-13T12:10:00Z">
        <w:r>
          <w:t>Andhi Khola.</w:t>
        </w:r>
      </w:ins>
    </w:p>
    <w:p w14:paraId="7AC33097" w14:textId="0BD0672F" w:rsidR="00DA5C2A" w:rsidRDefault="00DA5C2A" w:rsidP="005C2E26">
      <w:pPr>
        <w:rPr>
          <w:ins w:id="4885" w:author="Kumar Baral" w:date="2023-02-13T15:04:00Z"/>
          <w:rFonts w:eastAsiaTheme="minorHAnsi" w:cstheme="minorBidi"/>
          <w:szCs w:val="22"/>
        </w:rPr>
      </w:pPr>
      <w:moveToRangeStart w:id="4886" w:author="Kumar Baral" w:date="2023-02-13T15:04:00Z" w:name="move127193098"/>
      <w:moveTo w:id="4887" w:author="Kumar Baral" w:date="2023-02-13T15:04:00Z">
        <w:r w:rsidRPr="003446EB">
          <w:rPr>
            <w:rFonts w:eastAsiaTheme="minorHAnsi" w:cstheme="minorBidi"/>
            <w:szCs w:val="22"/>
          </w:rPr>
          <w:t>Long-term mean monthly flow is a critical component of hydropower project design and management, as it affects the energy production and efficiency of the project. In the context of hydropower projects, long-term mean monthly flow refers to the average flow of water in a river or stream over a period of several decades.</w:t>
        </w:r>
      </w:moveTo>
      <w:moveToRangeEnd w:id="4886"/>
    </w:p>
    <w:p w14:paraId="7A100A1F" w14:textId="498B297B" w:rsidR="005C2E26" w:rsidRPr="003446EB" w:rsidRDefault="005C2E26" w:rsidP="005C2E26">
      <w:pPr>
        <w:rPr>
          <w:rFonts w:eastAsiaTheme="minorHAnsi" w:cstheme="minorBidi"/>
          <w:szCs w:val="22"/>
        </w:rPr>
      </w:pPr>
      <w:r w:rsidRPr="003446EB">
        <w:rPr>
          <w:rFonts w:eastAsiaTheme="minorHAnsi" w:cstheme="minorBidi"/>
          <w:szCs w:val="22"/>
        </w:rPr>
        <w:t>The long-term mean monthly flow also helps to inform decisions about the operation of the project, including the scheduling of energy generation, the management of water releases, and the maintenance of the project's infrastructure. By understanding the long-term mean monthly flow, hydropower project managers can optimize the project's operation and efficiency, and ensure that the project is meeting the energy needs of the region while also protecting and preserving the health of the river and its associated ecosystems.</w:t>
      </w:r>
    </w:p>
    <w:p w14:paraId="5461352E" w14:textId="12A34285" w:rsidR="005C2E26" w:rsidRDefault="005C2E26" w:rsidP="005C2E26">
      <w:r>
        <w:t xml:space="preserve">The Mean monthly flow from the collect data over the period of </w:t>
      </w:r>
      <w:del w:id="4888" w:author="Kumar Baral" w:date="2023-02-13T14:57:00Z">
        <w:r w:rsidDel="00E44CBF">
          <w:delText xml:space="preserve">29 </w:delText>
        </w:r>
      </w:del>
      <w:ins w:id="4889" w:author="Kumar Baral" w:date="2023-02-13T14:57:00Z">
        <w:r w:rsidR="00E44CBF">
          <w:t xml:space="preserve">19 </w:t>
        </w:r>
      </w:ins>
      <w:r>
        <w:t xml:space="preserve">years of data is presented in </w:t>
      </w:r>
      <w:ins w:id="4890" w:author="Kumar Baral" w:date="2023-02-13T09:55:00Z">
        <w:r w:rsidR="00A642B3">
          <w:fldChar w:fldCharType="begin"/>
        </w:r>
        <w:r w:rsidR="00A642B3">
          <w:instrText xml:space="preserve"> REF _Ref127174531 \h </w:instrText>
        </w:r>
      </w:ins>
      <w:r w:rsidR="00A642B3">
        <w:fldChar w:fldCharType="separate"/>
      </w:r>
      <w:r w:rsidR="00851CC9">
        <w:t xml:space="preserve">Table </w:t>
      </w:r>
      <w:r w:rsidR="00851CC9">
        <w:rPr>
          <w:noProof/>
        </w:rPr>
        <w:t>1</w:t>
      </w:r>
      <w:ins w:id="4891" w:author="Kumar Baral" w:date="2023-02-13T14:27:00Z">
        <w:r w:rsidR="00851CC9">
          <w:noBreakHyphen/>
        </w:r>
      </w:ins>
      <w:r w:rsidR="00851CC9">
        <w:rPr>
          <w:noProof/>
        </w:rPr>
        <w:t>2</w:t>
      </w:r>
      <w:ins w:id="4892" w:author="Kumar Baral" w:date="2023-02-13T09:55:00Z">
        <w:r w:rsidR="00A642B3">
          <w:fldChar w:fldCharType="end"/>
        </w:r>
        <w:r w:rsidR="00A642B3">
          <w:t>.</w:t>
        </w:r>
      </w:ins>
      <w:del w:id="4893" w:author="Kumar Baral" w:date="2023-02-13T09:55:00Z">
        <w:r w:rsidDel="00A642B3">
          <w:delText xml:space="preserve">the </w:delText>
        </w:r>
      </w:del>
    </w:p>
    <w:p w14:paraId="30421189" w14:textId="10D1909C" w:rsidR="005C2E26" w:rsidRDefault="00166AD4" w:rsidP="00166AD4">
      <w:pPr>
        <w:pStyle w:val="Caption"/>
      </w:pPr>
      <w:bookmarkStart w:id="4894" w:name="_Ref127174531"/>
      <w:bookmarkStart w:id="4895" w:name="_Toc127182763"/>
      <w:r>
        <w:t xml:space="preserve">Table </w:t>
      </w:r>
      <w:ins w:id="4896" w:author="Kumar Baral" w:date="2023-02-13T14:27:00Z">
        <w:r w:rsidR="00B132C2">
          <w:fldChar w:fldCharType="begin"/>
        </w:r>
        <w:r w:rsidR="00B132C2">
          <w:instrText xml:space="preserve"> STYLEREF 1 \s </w:instrText>
        </w:r>
      </w:ins>
      <w:r w:rsidR="00B132C2">
        <w:fldChar w:fldCharType="separate"/>
      </w:r>
      <w:r w:rsidR="00851CC9">
        <w:rPr>
          <w:noProof/>
        </w:rPr>
        <w:t>1</w:t>
      </w:r>
      <w:ins w:id="4897"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851CC9">
        <w:rPr>
          <w:noProof/>
        </w:rPr>
        <w:t>2</w:t>
      </w:r>
      <w:ins w:id="4898" w:author="Kumar Baral" w:date="2023-02-13T14:27:00Z">
        <w:r w:rsidR="00B132C2">
          <w:fldChar w:fldCharType="end"/>
        </w:r>
      </w:ins>
      <w:del w:id="4899" w:author="Kumar Baral" w:date="2023-02-13T10:29:00Z">
        <w:r w:rsidR="00CE7042" w:rsidDel="00C34729">
          <w:fldChar w:fldCharType="begin"/>
        </w:r>
        <w:r w:rsidR="00CE7042" w:rsidDel="00C34729">
          <w:delInstrText xml:space="preserve"> STYLEREF 1 \s </w:delInstrText>
        </w:r>
        <w:r w:rsidR="00CE7042" w:rsidDel="00C34729">
          <w:fldChar w:fldCharType="separate"/>
        </w:r>
        <w:r w:rsidR="00C27344" w:rsidDel="00C34729">
          <w:rPr>
            <w:noProof/>
          </w:rPr>
          <w:delText>1</w:delText>
        </w:r>
        <w:r w:rsidR="00CE7042" w:rsidDel="00C34729">
          <w:rPr>
            <w:noProof/>
          </w:rPr>
          <w:fldChar w:fldCharType="end"/>
        </w:r>
        <w:r w:rsidR="00C27344" w:rsidDel="00C34729">
          <w:noBreakHyphen/>
        </w:r>
        <w:r w:rsidR="00CE7042" w:rsidDel="00C34729">
          <w:fldChar w:fldCharType="begin"/>
        </w:r>
        <w:r w:rsidR="00CE7042" w:rsidDel="00C34729">
          <w:delInstrText xml:space="preserve"> SEQ Table \* ARABIC \s 1 </w:delInstrText>
        </w:r>
        <w:r w:rsidR="00CE7042" w:rsidDel="00C34729">
          <w:fldChar w:fldCharType="separate"/>
        </w:r>
        <w:r w:rsidR="00C27344" w:rsidDel="00C34729">
          <w:rPr>
            <w:noProof/>
          </w:rPr>
          <w:delText>2</w:delText>
        </w:r>
        <w:r w:rsidR="00CE7042" w:rsidDel="00C34729">
          <w:rPr>
            <w:noProof/>
          </w:rPr>
          <w:fldChar w:fldCharType="end"/>
        </w:r>
      </w:del>
      <w:bookmarkEnd w:id="4894"/>
      <w:r w:rsidR="005F6047">
        <w:t xml:space="preserve">: Mean Monthly Flow of </w:t>
      </w:r>
      <w:del w:id="4900" w:author="Kumar Baral" w:date="2023-02-10T16:17:00Z">
        <w:r w:rsidR="005F6047" w:rsidDel="00352BC0">
          <w:delText>Jhimruk River</w:delText>
        </w:r>
      </w:del>
      <w:ins w:id="4901" w:author="Kumar Baral" w:date="2023-02-10T16:17:00Z">
        <w:r w:rsidR="00352BC0">
          <w:t>Andhikhola River</w:t>
        </w:r>
      </w:ins>
      <w:bookmarkEnd w:id="4895"/>
    </w:p>
    <w:tbl>
      <w:tblPr>
        <w:tblW w:w="7799" w:type="dxa"/>
        <w:tblInd w:w="-5" w:type="dxa"/>
        <w:tblLook w:val="04A0" w:firstRow="1" w:lastRow="0" w:firstColumn="1" w:lastColumn="0" w:noHBand="0" w:noVBand="1"/>
      </w:tblPr>
      <w:tblGrid>
        <w:gridCol w:w="3959"/>
        <w:gridCol w:w="3840"/>
      </w:tblGrid>
      <w:tr w:rsidR="009019C8" w:rsidRPr="009019C8" w14:paraId="1DD9BCEE" w14:textId="77777777" w:rsidTr="009019C8">
        <w:trPr>
          <w:trHeight w:val="351"/>
          <w:tblHeader/>
        </w:trPr>
        <w:tc>
          <w:tcPr>
            <w:tcW w:w="395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6366434D" w14:textId="2A98B2A5"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Month</w:t>
            </w:r>
          </w:p>
        </w:tc>
        <w:tc>
          <w:tcPr>
            <w:tcW w:w="3840"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14:paraId="6530D7F5" w14:textId="3559A00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Discharge</w:t>
            </w:r>
            <w:r>
              <w:rPr>
                <w:rFonts w:cs="Calibri"/>
                <w:color w:val="000000"/>
                <w:szCs w:val="22"/>
                <w:lang w:bidi="ne-NP"/>
              </w:rPr>
              <w:t xml:space="preserve"> (m3/s)</w:t>
            </w:r>
          </w:p>
        </w:tc>
      </w:tr>
      <w:tr w:rsidR="009019C8" w:rsidRPr="009019C8" w14:paraId="4924C5BE" w14:textId="77777777" w:rsidTr="009019C8">
        <w:trPr>
          <w:trHeight w:val="351"/>
        </w:trPr>
        <w:tc>
          <w:tcPr>
            <w:tcW w:w="39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C5B68"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Baishakh</w:t>
            </w:r>
          </w:p>
        </w:tc>
        <w:tc>
          <w:tcPr>
            <w:tcW w:w="3840" w:type="dxa"/>
            <w:tcBorders>
              <w:top w:val="single" w:sz="4" w:space="0" w:color="auto"/>
              <w:left w:val="nil"/>
              <w:bottom w:val="single" w:sz="4" w:space="0" w:color="auto"/>
              <w:right w:val="single" w:sz="4" w:space="0" w:color="auto"/>
            </w:tcBorders>
            <w:shd w:val="clear" w:color="auto" w:fill="auto"/>
            <w:noWrap/>
            <w:vAlign w:val="center"/>
            <w:hideMark/>
          </w:tcPr>
          <w:p w14:paraId="75FB6A2A"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3.7</w:t>
            </w:r>
          </w:p>
        </w:tc>
      </w:tr>
      <w:tr w:rsidR="009019C8" w:rsidRPr="009019C8" w14:paraId="10F72A06" w14:textId="77777777" w:rsidTr="009019C8">
        <w:trPr>
          <w:trHeight w:val="351"/>
        </w:trPr>
        <w:tc>
          <w:tcPr>
            <w:tcW w:w="3959" w:type="dxa"/>
            <w:tcBorders>
              <w:top w:val="nil"/>
              <w:left w:val="single" w:sz="4" w:space="0" w:color="auto"/>
              <w:bottom w:val="single" w:sz="4" w:space="0" w:color="auto"/>
              <w:right w:val="single" w:sz="4" w:space="0" w:color="auto"/>
            </w:tcBorders>
            <w:shd w:val="clear" w:color="auto" w:fill="auto"/>
            <w:noWrap/>
            <w:vAlign w:val="center"/>
            <w:hideMark/>
          </w:tcPr>
          <w:p w14:paraId="22C2E6DD"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Jestha</w:t>
            </w:r>
          </w:p>
        </w:tc>
        <w:tc>
          <w:tcPr>
            <w:tcW w:w="3840" w:type="dxa"/>
            <w:tcBorders>
              <w:top w:val="nil"/>
              <w:left w:val="nil"/>
              <w:bottom w:val="single" w:sz="4" w:space="0" w:color="auto"/>
              <w:right w:val="single" w:sz="4" w:space="0" w:color="auto"/>
            </w:tcBorders>
            <w:shd w:val="clear" w:color="auto" w:fill="auto"/>
            <w:noWrap/>
            <w:vAlign w:val="center"/>
            <w:hideMark/>
          </w:tcPr>
          <w:p w14:paraId="2A1F61C9"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13.5</w:t>
            </w:r>
          </w:p>
        </w:tc>
      </w:tr>
      <w:tr w:rsidR="009019C8" w:rsidRPr="009019C8" w14:paraId="784FA8EF" w14:textId="77777777" w:rsidTr="009019C8">
        <w:trPr>
          <w:trHeight w:val="351"/>
        </w:trPr>
        <w:tc>
          <w:tcPr>
            <w:tcW w:w="3959" w:type="dxa"/>
            <w:tcBorders>
              <w:top w:val="nil"/>
              <w:left w:val="single" w:sz="4" w:space="0" w:color="auto"/>
              <w:bottom w:val="single" w:sz="4" w:space="0" w:color="auto"/>
              <w:right w:val="single" w:sz="4" w:space="0" w:color="auto"/>
            </w:tcBorders>
            <w:shd w:val="clear" w:color="auto" w:fill="auto"/>
            <w:noWrap/>
            <w:vAlign w:val="center"/>
            <w:hideMark/>
          </w:tcPr>
          <w:p w14:paraId="7513DF06"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Ashadh</w:t>
            </w:r>
          </w:p>
        </w:tc>
        <w:tc>
          <w:tcPr>
            <w:tcW w:w="3840" w:type="dxa"/>
            <w:tcBorders>
              <w:top w:val="nil"/>
              <w:left w:val="nil"/>
              <w:bottom w:val="single" w:sz="4" w:space="0" w:color="auto"/>
              <w:right w:val="single" w:sz="4" w:space="0" w:color="auto"/>
            </w:tcBorders>
            <w:shd w:val="clear" w:color="auto" w:fill="auto"/>
            <w:noWrap/>
            <w:vAlign w:val="center"/>
            <w:hideMark/>
          </w:tcPr>
          <w:p w14:paraId="165FE7E3"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63.5</w:t>
            </w:r>
          </w:p>
        </w:tc>
      </w:tr>
      <w:tr w:rsidR="009019C8" w:rsidRPr="009019C8" w14:paraId="07898246" w14:textId="77777777" w:rsidTr="009019C8">
        <w:trPr>
          <w:trHeight w:val="351"/>
        </w:trPr>
        <w:tc>
          <w:tcPr>
            <w:tcW w:w="3959" w:type="dxa"/>
            <w:tcBorders>
              <w:top w:val="nil"/>
              <w:left w:val="single" w:sz="4" w:space="0" w:color="auto"/>
              <w:bottom w:val="single" w:sz="4" w:space="0" w:color="auto"/>
              <w:right w:val="single" w:sz="4" w:space="0" w:color="auto"/>
            </w:tcBorders>
            <w:shd w:val="clear" w:color="auto" w:fill="auto"/>
            <w:noWrap/>
            <w:vAlign w:val="center"/>
            <w:hideMark/>
          </w:tcPr>
          <w:p w14:paraId="2310BEE1"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Shrawan</w:t>
            </w:r>
          </w:p>
        </w:tc>
        <w:tc>
          <w:tcPr>
            <w:tcW w:w="3840" w:type="dxa"/>
            <w:tcBorders>
              <w:top w:val="nil"/>
              <w:left w:val="nil"/>
              <w:bottom w:val="single" w:sz="4" w:space="0" w:color="auto"/>
              <w:right w:val="single" w:sz="4" w:space="0" w:color="auto"/>
            </w:tcBorders>
            <w:shd w:val="clear" w:color="auto" w:fill="auto"/>
            <w:noWrap/>
            <w:vAlign w:val="center"/>
            <w:hideMark/>
          </w:tcPr>
          <w:p w14:paraId="54778080"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85.1</w:t>
            </w:r>
          </w:p>
        </w:tc>
      </w:tr>
      <w:tr w:rsidR="009019C8" w:rsidRPr="009019C8" w14:paraId="56F07CE0" w14:textId="77777777" w:rsidTr="009019C8">
        <w:trPr>
          <w:trHeight w:val="351"/>
        </w:trPr>
        <w:tc>
          <w:tcPr>
            <w:tcW w:w="3959" w:type="dxa"/>
            <w:tcBorders>
              <w:top w:val="nil"/>
              <w:left w:val="single" w:sz="4" w:space="0" w:color="auto"/>
              <w:bottom w:val="single" w:sz="4" w:space="0" w:color="auto"/>
              <w:right w:val="single" w:sz="4" w:space="0" w:color="auto"/>
            </w:tcBorders>
            <w:shd w:val="clear" w:color="auto" w:fill="auto"/>
            <w:noWrap/>
            <w:vAlign w:val="center"/>
            <w:hideMark/>
          </w:tcPr>
          <w:p w14:paraId="41576DC1"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Bhadra</w:t>
            </w:r>
          </w:p>
        </w:tc>
        <w:tc>
          <w:tcPr>
            <w:tcW w:w="3840" w:type="dxa"/>
            <w:tcBorders>
              <w:top w:val="nil"/>
              <w:left w:val="nil"/>
              <w:bottom w:val="single" w:sz="4" w:space="0" w:color="auto"/>
              <w:right w:val="single" w:sz="4" w:space="0" w:color="auto"/>
            </w:tcBorders>
            <w:shd w:val="clear" w:color="auto" w:fill="auto"/>
            <w:noWrap/>
            <w:vAlign w:val="center"/>
            <w:hideMark/>
          </w:tcPr>
          <w:p w14:paraId="521A530A"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79.3</w:t>
            </w:r>
          </w:p>
        </w:tc>
      </w:tr>
      <w:tr w:rsidR="009019C8" w:rsidRPr="009019C8" w14:paraId="5EAA3C3B" w14:textId="77777777" w:rsidTr="009019C8">
        <w:trPr>
          <w:trHeight w:val="351"/>
        </w:trPr>
        <w:tc>
          <w:tcPr>
            <w:tcW w:w="3959" w:type="dxa"/>
            <w:tcBorders>
              <w:top w:val="nil"/>
              <w:left w:val="single" w:sz="4" w:space="0" w:color="auto"/>
              <w:bottom w:val="single" w:sz="4" w:space="0" w:color="auto"/>
              <w:right w:val="single" w:sz="4" w:space="0" w:color="auto"/>
            </w:tcBorders>
            <w:shd w:val="clear" w:color="auto" w:fill="auto"/>
            <w:noWrap/>
            <w:vAlign w:val="center"/>
            <w:hideMark/>
          </w:tcPr>
          <w:p w14:paraId="62F379D6"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Ashwin</w:t>
            </w:r>
          </w:p>
        </w:tc>
        <w:tc>
          <w:tcPr>
            <w:tcW w:w="3840" w:type="dxa"/>
            <w:tcBorders>
              <w:top w:val="nil"/>
              <w:left w:val="nil"/>
              <w:bottom w:val="single" w:sz="4" w:space="0" w:color="auto"/>
              <w:right w:val="single" w:sz="4" w:space="0" w:color="auto"/>
            </w:tcBorders>
            <w:shd w:val="clear" w:color="auto" w:fill="auto"/>
            <w:noWrap/>
            <w:vAlign w:val="center"/>
            <w:hideMark/>
          </w:tcPr>
          <w:p w14:paraId="3195E621"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44.1</w:t>
            </w:r>
          </w:p>
        </w:tc>
      </w:tr>
      <w:tr w:rsidR="009019C8" w:rsidRPr="009019C8" w14:paraId="28AADCA6" w14:textId="77777777" w:rsidTr="009019C8">
        <w:trPr>
          <w:trHeight w:val="351"/>
        </w:trPr>
        <w:tc>
          <w:tcPr>
            <w:tcW w:w="3959" w:type="dxa"/>
            <w:tcBorders>
              <w:top w:val="nil"/>
              <w:left w:val="single" w:sz="4" w:space="0" w:color="auto"/>
              <w:bottom w:val="single" w:sz="4" w:space="0" w:color="auto"/>
              <w:right w:val="single" w:sz="4" w:space="0" w:color="auto"/>
            </w:tcBorders>
            <w:shd w:val="clear" w:color="auto" w:fill="auto"/>
            <w:noWrap/>
            <w:vAlign w:val="center"/>
            <w:hideMark/>
          </w:tcPr>
          <w:p w14:paraId="43D57EC5"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Kartik</w:t>
            </w:r>
          </w:p>
        </w:tc>
        <w:tc>
          <w:tcPr>
            <w:tcW w:w="3840" w:type="dxa"/>
            <w:tcBorders>
              <w:top w:val="nil"/>
              <w:left w:val="nil"/>
              <w:bottom w:val="single" w:sz="4" w:space="0" w:color="auto"/>
              <w:right w:val="single" w:sz="4" w:space="0" w:color="auto"/>
            </w:tcBorders>
            <w:shd w:val="clear" w:color="auto" w:fill="auto"/>
            <w:noWrap/>
            <w:vAlign w:val="center"/>
            <w:hideMark/>
          </w:tcPr>
          <w:p w14:paraId="706D3583"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14.0</w:t>
            </w:r>
          </w:p>
        </w:tc>
      </w:tr>
      <w:tr w:rsidR="009019C8" w:rsidRPr="009019C8" w14:paraId="73D7FAD3" w14:textId="77777777" w:rsidTr="009019C8">
        <w:trPr>
          <w:trHeight w:val="351"/>
        </w:trPr>
        <w:tc>
          <w:tcPr>
            <w:tcW w:w="3959" w:type="dxa"/>
            <w:tcBorders>
              <w:top w:val="nil"/>
              <w:left w:val="single" w:sz="4" w:space="0" w:color="auto"/>
              <w:bottom w:val="single" w:sz="4" w:space="0" w:color="auto"/>
              <w:right w:val="single" w:sz="4" w:space="0" w:color="auto"/>
            </w:tcBorders>
            <w:shd w:val="clear" w:color="auto" w:fill="auto"/>
            <w:noWrap/>
            <w:vAlign w:val="center"/>
            <w:hideMark/>
          </w:tcPr>
          <w:p w14:paraId="3DDFA219"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Mangsir</w:t>
            </w:r>
          </w:p>
        </w:tc>
        <w:tc>
          <w:tcPr>
            <w:tcW w:w="3840" w:type="dxa"/>
            <w:tcBorders>
              <w:top w:val="nil"/>
              <w:left w:val="nil"/>
              <w:bottom w:val="single" w:sz="4" w:space="0" w:color="auto"/>
              <w:right w:val="single" w:sz="4" w:space="0" w:color="auto"/>
            </w:tcBorders>
            <w:shd w:val="clear" w:color="auto" w:fill="auto"/>
            <w:noWrap/>
            <w:vAlign w:val="center"/>
            <w:hideMark/>
          </w:tcPr>
          <w:p w14:paraId="475A7219"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7.0</w:t>
            </w:r>
          </w:p>
        </w:tc>
      </w:tr>
      <w:tr w:rsidR="009019C8" w:rsidRPr="009019C8" w14:paraId="7005940D" w14:textId="77777777" w:rsidTr="009019C8">
        <w:trPr>
          <w:trHeight w:val="351"/>
        </w:trPr>
        <w:tc>
          <w:tcPr>
            <w:tcW w:w="3959" w:type="dxa"/>
            <w:tcBorders>
              <w:top w:val="nil"/>
              <w:left w:val="single" w:sz="4" w:space="0" w:color="auto"/>
              <w:bottom w:val="single" w:sz="4" w:space="0" w:color="auto"/>
              <w:right w:val="single" w:sz="4" w:space="0" w:color="auto"/>
            </w:tcBorders>
            <w:shd w:val="clear" w:color="auto" w:fill="auto"/>
            <w:noWrap/>
            <w:vAlign w:val="center"/>
            <w:hideMark/>
          </w:tcPr>
          <w:p w14:paraId="3FBE7760"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Poush</w:t>
            </w:r>
          </w:p>
        </w:tc>
        <w:tc>
          <w:tcPr>
            <w:tcW w:w="3840" w:type="dxa"/>
            <w:tcBorders>
              <w:top w:val="nil"/>
              <w:left w:val="nil"/>
              <w:bottom w:val="single" w:sz="4" w:space="0" w:color="auto"/>
              <w:right w:val="single" w:sz="4" w:space="0" w:color="auto"/>
            </w:tcBorders>
            <w:shd w:val="clear" w:color="auto" w:fill="auto"/>
            <w:noWrap/>
            <w:vAlign w:val="center"/>
            <w:hideMark/>
          </w:tcPr>
          <w:p w14:paraId="08F66822"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4.6</w:t>
            </w:r>
          </w:p>
        </w:tc>
      </w:tr>
      <w:tr w:rsidR="009019C8" w:rsidRPr="009019C8" w14:paraId="336A8F39" w14:textId="77777777" w:rsidTr="009019C8">
        <w:trPr>
          <w:trHeight w:val="351"/>
        </w:trPr>
        <w:tc>
          <w:tcPr>
            <w:tcW w:w="3959" w:type="dxa"/>
            <w:tcBorders>
              <w:top w:val="nil"/>
              <w:left w:val="single" w:sz="4" w:space="0" w:color="auto"/>
              <w:bottom w:val="single" w:sz="4" w:space="0" w:color="auto"/>
              <w:right w:val="single" w:sz="4" w:space="0" w:color="auto"/>
            </w:tcBorders>
            <w:shd w:val="clear" w:color="auto" w:fill="auto"/>
            <w:noWrap/>
            <w:vAlign w:val="center"/>
            <w:hideMark/>
          </w:tcPr>
          <w:p w14:paraId="210D9D4D" w14:textId="439F7E20"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Magh</w:t>
            </w:r>
          </w:p>
        </w:tc>
        <w:tc>
          <w:tcPr>
            <w:tcW w:w="3840" w:type="dxa"/>
            <w:tcBorders>
              <w:top w:val="nil"/>
              <w:left w:val="nil"/>
              <w:bottom w:val="single" w:sz="4" w:space="0" w:color="auto"/>
              <w:right w:val="single" w:sz="4" w:space="0" w:color="auto"/>
            </w:tcBorders>
            <w:shd w:val="clear" w:color="auto" w:fill="auto"/>
            <w:noWrap/>
            <w:vAlign w:val="center"/>
            <w:hideMark/>
          </w:tcPr>
          <w:p w14:paraId="22586013"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4.0</w:t>
            </w:r>
          </w:p>
        </w:tc>
      </w:tr>
      <w:tr w:rsidR="009019C8" w:rsidRPr="009019C8" w14:paraId="597DCFC8" w14:textId="77777777" w:rsidTr="009019C8">
        <w:trPr>
          <w:trHeight w:val="351"/>
        </w:trPr>
        <w:tc>
          <w:tcPr>
            <w:tcW w:w="3959" w:type="dxa"/>
            <w:tcBorders>
              <w:top w:val="nil"/>
              <w:left w:val="single" w:sz="4" w:space="0" w:color="auto"/>
              <w:bottom w:val="single" w:sz="4" w:space="0" w:color="auto"/>
              <w:right w:val="single" w:sz="4" w:space="0" w:color="auto"/>
            </w:tcBorders>
            <w:shd w:val="clear" w:color="auto" w:fill="auto"/>
            <w:noWrap/>
            <w:vAlign w:val="center"/>
            <w:hideMark/>
          </w:tcPr>
          <w:p w14:paraId="1A053AC7"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lastRenderedPageBreak/>
              <w:t>Falgun</w:t>
            </w:r>
          </w:p>
        </w:tc>
        <w:tc>
          <w:tcPr>
            <w:tcW w:w="3840" w:type="dxa"/>
            <w:tcBorders>
              <w:top w:val="nil"/>
              <w:left w:val="nil"/>
              <w:bottom w:val="single" w:sz="4" w:space="0" w:color="auto"/>
              <w:right w:val="single" w:sz="4" w:space="0" w:color="auto"/>
            </w:tcBorders>
            <w:shd w:val="clear" w:color="auto" w:fill="auto"/>
            <w:noWrap/>
            <w:vAlign w:val="center"/>
            <w:hideMark/>
          </w:tcPr>
          <w:p w14:paraId="55AC9931"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3.1</w:t>
            </w:r>
          </w:p>
        </w:tc>
      </w:tr>
      <w:tr w:rsidR="009019C8" w:rsidRPr="009019C8" w14:paraId="545C758A" w14:textId="77777777" w:rsidTr="009019C8">
        <w:trPr>
          <w:trHeight w:val="351"/>
        </w:trPr>
        <w:tc>
          <w:tcPr>
            <w:tcW w:w="3959" w:type="dxa"/>
            <w:tcBorders>
              <w:top w:val="nil"/>
              <w:left w:val="single" w:sz="4" w:space="0" w:color="auto"/>
              <w:bottom w:val="single" w:sz="4" w:space="0" w:color="auto"/>
              <w:right w:val="single" w:sz="4" w:space="0" w:color="auto"/>
            </w:tcBorders>
            <w:shd w:val="clear" w:color="auto" w:fill="auto"/>
            <w:noWrap/>
            <w:vAlign w:val="center"/>
            <w:hideMark/>
          </w:tcPr>
          <w:p w14:paraId="4A990379"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Chaitra</w:t>
            </w:r>
          </w:p>
        </w:tc>
        <w:tc>
          <w:tcPr>
            <w:tcW w:w="3840" w:type="dxa"/>
            <w:tcBorders>
              <w:top w:val="nil"/>
              <w:left w:val="nil"/>
              <w:bottom w:val="single" w:sz="4" w:space="0" w:color="auto"/>
              <w:right w:val="single" w:sz="4" w:space="0" w:color="auto"/>
            </w:tcBorders>
            <w:shd w:val="clear" w:color="auto" w:fill="auto"/>
            <w:noWrap/>
            <w:vAlign w:val="center"/>
            <w:hideMark/>
          </w:tcPr>
          <w:p w14:paraId="6B270E4C"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2.5</w:t>
            </w:r>
          </w:p>
        </w:tc>
      </w:tr>
    </w:tbl>
    <w:p w14:paraId="460EBDEC" w14:textId="77777777" w:rsidR="005C2E26" w:rsidRDefault="005C2E26" w:rsidP="005C2E26"/>
    <w:p w14:paraId="3E98E585" w14:textId="627828A1" w:rsidR="005C2E26" w:rsidDel="00F94B2D" w:rsidRDefault="005C2E26">
      <w:pPr>
        <w:rPr>
          <w:del w:id="4902" w:author="Kumar Baral" w:date="2023-02-13T14:47:00Z"/>
        </w:rPr>
      </w:pPr>
      <w:del w:id="4903" w:author="Kumar Baral" w:date="2023-02-13T14:47:00Z">
        <w:r w:rsidDel="00F94B2D">
          <w:rPr>
            <w:noProof/>
            <w:lang w:bidi="ne-NP"/>
          </w:rPr>
          <w:drawing>
            <wp:inline distT="0" distB="0" distL="0" distR="0" wp14:anchorId="347DB414" wp14:editId="43F781E1">
              <wp:extent cx="5267325" cy="319087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del>
    </w:p>
    <w:p w14:paraId="0AA9F08B" w14:textId="3BB11877" w:rsidR="005C2E26" w:rsidDel="00F94B2D" w:rsidRDefault="005F6047">
      <w:pPr>
        <w:rPr>
          <w:del w:id="4904" w:author="Kumar Baral" w:date="2023-02-13T14:47:00Z"/>
        </w:rPr>
        <w:pPrChange w:id="4905" w:author="Kumar Baral" w:date="2023-02-13T14:47:00Z">
          <w:pPr>
            <w:pStyle w:val="Caption"/>
          </w:pPr>
        </w:pPrChange>
      </w:pPr>
      <w:bookmarkStart w:id="4906" w:name="_Toc127182766"/>
      <w:del w:id="4907" w:author="Kumar Baral" w:date="2023-02-13T14:47:00Z">
        <w:r w:rsidDel="00F94B2D">
          <w:delText xml:space="preserve">Figure </w:delText>
        </w:r>
      </w:del>
      <w:ins w:id="4908" w:author="Kumar Baral" w:date="2023-02-13T14:03:00Z">
        <w:del w:id="4909" w:author="Kumar Baral" w:date="2023-02-13T14:47:00Z">
          <w:r w:rsidR="00927B5D" w:rsidDel="00F94B2D">
            <w:fldChar w:fldCharType="begin"/>
          </w:r>
          <w:r w:rsidR="00927B5D" w:rsidDel="00F94B2D">
            <w:delInstrText xml:space="preserve"> STYLEREF 1 \s </w:delInstrText>
          </w:r>
        </w:del>
      </w:ins>
      <w:del w:id="4910" w:author="Kumar Baral" w:date="2023-02-13T14:47:00Z">
        <w:r w:rsidR="00927B5D" w:rsidDel="00F94B2D">
          <w:fldChar w:fldCharType="separate"/>
        </w:r>
        <w:r w:rsidR="00927B5D" w:rsidDel="00F94B2D">
          <w:rPr>
            <w:noProof/>
          </w:rPr>
          <w:delText>1</w:delText>
        </w:r>
      </w:del>
      <w:ins w:id="4911" w:author="Kumar Baral" w:date="2023-02-13T14:03:00Z">
        <w:del w:id="4912" w:author="Kumar Baral" w:date="2023-02-13T14:47:00Z">
          <w:r w:rsidR="00927B5D" w:rsidDel="00F94B2D">
            <w:fldChar w:fldCharType="end"/>
          </w:r>
          <w:r w:rsidR="00927B5D" w:rsidDel="00F94B2D">
            <w:noBreakHyphen/>
          </w:r>
          <w:r w:rsidR="00927B5D" w:rsidDel="00F94B2D">
            <w:fldChar w:fldCharType="begin"/>
          </w:r>
          <w:r w:rsidR="00927B5D" w:rsidDel="00F94B2D">
            <w:delInstrText xml:space="preserve"> SEQ Figure \* ARABIC \s 1 </w:delInstrText>
          </w:r>
        </w:del>
      </w:ins>
      <w:del w:id="4913" w:author="Kumar Baral" w:date="2023-02-13T14:47:00Z">
        <w:r w:rsidR="00927B5D" w:rsidDel="00F94B2D">
          <w:fldChar w:fldCharType="separate"/>
        </w:r>
      </w:del>
      <w:ins w:id="4914" w:author="Kumar Baral" w:date="2023-02-13T14:03:00Z">
        <w:del w:id="4915" w:author="Kumar Baral" w:date="2023-02-13T14:47:00Z">
          <w:r w:rsidR="00927B5D" w:rsidDel="00F94B2D">
            <w:rPr>
              <w:noProof/>
            </w:rPr>
            <w:delText>4</w:delText>
          </w:r>
          <w:r w:rsidR="00927B5D" w:rsidDel="00F94B2D">
            <w:fldChar w:fldCharType="end"/>
          </w:r>
        </w:del>
      </w:ins>
      <w:del w:id="4916" w:author="Kumar Baral" w:date="2023-02-13T14:47:00Z">
        <w:r w:rsidR="00CE7042" w:rsidDel="00F94B2D">
          <w:fldChar w:fldCharType="begin"/>
        </w:r>
        <w:r w:rsidR="00CE7042" w:rsidDel="00F94B2D">
          <w:delInstrText xml:space="preserve"> STYLEREF 1 \s </w:delInstrText>
        </w:r>
        <w:r w:rsidR="00CE7042" w:rsidDel="00F94B2D">
          <w:fldChar w:fldCharType="separate"/>
        </w:r>
        <w:r w:rsidR="002E2821" w:rsidDel="00F94B2D">
          <w:rPr>
            <w:noProof/>
          </w:rPr>
          <w:delText>1</w:delText>
        </w:r>
        <w:r w:rsidR="00CE7042" w:rsidDel="00F94B2D">
          <w:rPr>
            <w:noProof/>
          </w:rPr>
          <w:fldChar w:fldCharType="end"/>
        </w:r>
        <w:r w:rsidR="002E2821" w:rsidDel="00F94B2D">
          <w:noBreakHyphen/>
        </w:r>
        <w:r w:rsidR="00CE7042" w:rsidDel="00F94B2D">
          <w:fldChar w:fldCharType="begin"/>
        </w:r>
        <w:r w:rsidR="00CE7042" w:rsidDel="00F94B2D">
          <w:delInstrText xml:space="preserve"> SEQ Figure \* ARABIC \s 1 </w:delInstrText>
        </w:r>
        <w:r w:rsidR="00CE7042" w:rsidDel="00F94B2D">
          <w:fldChar w:fldCharType="separate"/>
        </w:r>
        <w:r w:rsidR="002E2821" w:rsidDel="00F94B2D">
          <w:rPr>
            <w:noProof/>
          </w:rPr>
          <w:delText>1</w:delText>
        </w:r>
        <w:r w:rsidR="00CE7042" w:rsidDel="00F94B2D">
          <w:rPr>
            <w:noProof/>
          </w:rPr>
          <w:fldChar w:fldCharType="end"/>
        </w:r>
        <w:r w:rsidDel="00F94B2D">
          <w:delText>: Hydrographical representation of Mean Monthly flow of Jhimruk River</w:delText>
        </w:r>
        <w:bookmarkEnd w:id="4906"/>
      </w:del>
    </w:p>
    <w:p w14:paraId="49DF86BF" w14:textId="77777777" w:rsidR="005C2E26" w:rsidRPr="005C2E26" w:rsidRDefault="005C2E26" w:rsidP="005C2E26"/>
    <w:bookmarkEnd w:id="4842"/>
    <w:bookmarkEnd w:id="4843"/>
    <w:p w14:paraId="5E0F430A" w14:textId="28AA0B79" w:rsidR="002E2821" w:rsidRDefault="002A46D1" w:rsidP="002E2821">
      <w:pPr>
        <w:pStyle w:val="Heading3"/>
      </w:pPr>
      <w:del w:id="4917" w:author="Kumar Baral" w:date="2023-02-13T10:57:00Z">
        <w:r w:rsidDel="00CC2D59">
          <w:delText>Comparision</w:delText>
        </w:r>
      </w:del>
      <w:bookmarkStart w:id="4918" w:name="_Toc127191925"/>
      <w:ins w:id="4919" w:author="Kumar Baral" w:date="2023-02-13T10:57:00Z">
        <w:r w:rsidR="00CC2D59">
          <w:t>Comparison</w:t>
        </w:r>
      </w:ins>
      <w:r>
        <w:t xml:space="preserve"> </w:t>
      </w:r>
      <w:del w:id="4920" w:author="Kumar Baral" w:date="2023-02-13T14:59:00Z">
        <w:r w:rsidDel="00E44CBF">
          <w:delText>with implemented</w:delText>
        </w:r>
      </w:del>
      <w:ins w:id="4921" w:author="Kumar Baral" w:date="2023-02-13T14:59:00Z">
        <w:r w:rsidR="00E44CBF">
          <w:t>o</w:t>
        </w:r>
      </w:ins>
      <w:ins w:id="4922" w:author="Kumar Baral" w:date="2023-02-13T15:00:00Z">
        <w:r w:rsidR="00E44CBF">
          <w:t>f</w:t>
        </w:r>
      </w:ins>
      <w:r>
        <w:t xml:space="preserve"> Mean Monthly Flow</w:t>
      </w:r>
      <w:bookmarkEnd w:id="4918"/>
      <w:r w:rsidR="00F70819">
        <w:t xml:space="preserve"> with that of during UFSR, 2008</w:t>
      </w:r>
      <w:ins w:id="4923" w:author="Kumar Baral" w:date="2023-02-13T15:00:00Z">
        <w:r w:rsidR="00E44CBF">
          <w:t xml:space="preserve"> </w:t>
        </w:r>
      </w:ins>
    </w:p>
    <w:p w14:paraId="3EAC6266" w14:textId="134D0DF5" w:rsidR="00E57F4C" w:rsidRDefault="00E57F4C" w:rsidP="00E57F4C">
      <w:r>
        <w:fldChar w:fldCharType="begin"/>
      </w:r>
      <w:r>
        <w:instrText xml:space="preserve"> REF _Ref127193758 \h </w:instrText>
      </w:r>
      <w:r>
        <w:fldChar w:fldCharType="separate"/>
      </w:r>
      <w:r w:rsidR="00851CC9">
        <w:t xml:space="preserve">Figure </w:t>
      </w:r>
      <w:r w:rsidR="00851CC9">
        <w:rPr>
          <w:noProof/>
        </w:rPr>
        <w:t>1</w:t>
      </w:r>
      <w:ins w:id="4924" w:author="Kumar Baral" w:date="2023-02-13T14:03:00Z">
        <w:r w:rsidR="00851CC9">
          <w:noBreakHyphen/>
        </w:r>
      </w:ins>
      <w:r w:rsidR="00851CC9">
        <w:rPr>
          <w:noProof/>
        </w:rPr>
        <w:t>4</w:t>
      </w:r>
      <w:r>
        <w:fldChar w:fldCharType="end"/>
      </w:r>
      <w:r>
        <w:t xml:space="preserve"> shows the comparison of mean monthly flow of Andhi Khola as per the UFSR, 2008 and as per the data collected at the intake of the Andhi Khola. </w:t>
      </w:r>
    </w:p>
    <w:p w14:paraId="1E407E24" w14:textId="4570327D" w:rsidR="0020114A" w:rsidRPr="00E57F4C" w:rsidRDefault="0020114A" w:rsidP="00E57F4C">
      <w:pPr>
        <w:rPr>
          <w:ins w:id="4925" w:author="Kumar Baral" w:date="2023-02-13T14:48:00Z"/>
        </w:rPr>
      </w:pPr>
      <w:r>
        <w:rPr>
          <w:noProof/>
          <w:lang w:bidi="ne-NP"/>
        </w:rPr>
        <w:drawing>
          <wp:inline distT="0" distB="0" distL="0" distR="0" wp14:anchorId="7C4DBC66" wp14:editId="6CAD54D9">
            <wp:extent cx="5960745" cy="4408805"/>
            <wp:effectExtent l="0" t="0" r="1905" b="1079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B892AD0" w14:textId="1CF8E3BC" w:rsidR="002E2821" w:rsidRPr="002E2821" w:rsidDel="00D042D7" w:rsidRDefault="00170DF3" w:rsidP="002E2821">
      <w:pPr>
        <w:rPr>
          <w:del w:id="4926" w:author="Kumar Baral" w:date="2023-02-13T14:53:00Z"/>
        </w:rPr>
      </w:pPr>
      <w:del w:id="4927" w:author="Kumar Baral" w:date="2023-02-13T14:50:00Z">
        <w:r w:rsidDel="00F94B2D">
          <w:rPr>
            <w:noProof/>
            <w:lang w:bidi="ne-NP"/>
          </w:rPr>
          <w:drawing>
            <wp:inline distT="0" distB="0" distL="0" distR="0" wp14:anchorId="5AEBF59A" wp14:editId="65FDDCCD">
              <wp:extent cx="5960745" cy="4782185"/>
              <wp:effectExtent l="0" t="0" r="1905" b="1841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del>
    </w:p>
    <w:p w14:paraId="021F0399" w14:textId="35F06C65" w:rsidR="002E2821" w:rsidRPr="002E2821" w:rsidRDefault="002E2821" w:rsidP="002E2821">
      <w:pPr>
        <w:rPr>
          <w:ins w:id="4928" w:author="Kumar Baral" w:date="2022-12-12T16:39:00Z"/>
        </w:rPr>
      </w:pPr>
    </w:p>
    <w:p w14:paraId="2CC001FD" w14:textId="24397D9A" w:rsidR="00347AC2" w:rsidRDefault="002E2821" w:rsidP="002E2821">
      <w:pPr>
        <w:pStyle w:val="Caption"/>
      </w:pPr>
      <w:bookmarkStart w:id="4929" w:name="_Ref127193758"/>
      <w:bookmarkStart w:id="4930" w:name="_Toc127182767"/>
      <w:bookmarkStart w:id="4931" w:name="_Toc90989301"/>
      <w:bookmarkStart w:id="4932" w:name="_Toc91255217"/>
      <w:r>
        <w:t xml:space="preserve">Figure </w:t>
      </w:r>
      <w:ins w:id="4933" w:author="Kumar Baral" w:date="2023-02-13T14:03:00Z">
        <w:r w:rsidR="00927B5D">
          <w:fldChar w:fldCharType="begin"/>
        </w:r>
        <w:r w:rsidR="00927B5D">
          <w:instrText xml:space="preserve"> STYLEREF 1 \s </w:instrText>
        </w:r>
      </w:ins>
      <w:r w:rsidR="00927B5D">
        <w:fldChar w:fldCharType="separate"/>
      </w:r>
      <w:r w:rsidR="00851CC9">
        <w:rPr>
          <w:noProof/>
        </w:rPr>
        <w:t>1</w:t>
      </w:r>
      <w:ins w:id="4934"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851CC9">
        <w:rPr>
          <w:noProof/>
        </w:rPr>
        <w:t>4</w:t>
      </w:r>
      <w:ins w:id="4935" w:author="Kumar Baral" w:date="2023-02-13T14:03:00Z">
        <w:r w:rsidR="00927B5D">
          <w:fldChar w:fldCharType="end"/>
        </w:r>
      </w:ins>
      <w:bookmarkEnd w:id="4929"/>
      <w:del w:id="4936" w:author="Kumar Baral" w:date="2023-02-13T10:37:00Z">
        <w:r w:rsidR="00CE7042" w:rsidDel="007A7967">
          <w:fldChar w:fldCharType="begin"/>
        </w:r>
        <w:r w:rsidR="00CE7042" w:rsidDel="007A7967">
          <w:delInstrText xml:space="preserve"> STYLEREF 1 \s </w:delInstrText>
        </w:r>
        <w:r w:rsidR="00CE7042" w:rsidDel="007A7967">
          <w:fldChar w:fldCharType="separate"/>
        </w:r>
        <w:r w:rsidDel="007A7967">
          <w:rPr>
            <w:noProof/>
          </w:rPr>
          <w:delText>1</w:delText>
        </w:r>
        <w:r w:rsidR="00CE7042" w:rsidDel="007A7967">
          <w:rPr>
            <w:noProof/>
          </w:rPr>
          <w:fldChar w:fldCharType="end"/>
        </w:r>
        <w:r w:rsidDel="007A7967">
          <w:noBreakHyphen/>
        </w:r>
        <w:r w:rsidR="00CE7042" w:rsidDel="007A7967">
          <w:fldChar w:fldCharType="begin"/>
        </w:r>
        <w:r w:rsidR="00CE7042" w:rsidDel="007A7967">
          <w:delInstrText xml:space="preserve"> SEQ Figure \* ARABIC \s 1 </w:delInstrText>
        </w:r>
        <w:r w:rsidR="00CE7042" w:rsidDel="007A7967">
          <w:fldChar w:fldCharType="separate"/>
        </w:r>
        <w:r w:rsidDel="007A7967">
          <w:rPr>
            <w:noProof/>
          </w:rPr>
          <w:delText>2</w:delText>
        </w:r>
        <w:r w:rsidR="00CE7042" w:rsidDel="007A7967">
          <w:rPr>
            <w:noProof/>
          </w:rPr>
          <w:fldChar w:fldCharType="end"/>
        </w:r>
      </w:del>
      <w:r>
        <w:t xml:space="preserve">: Comparison of </w:t>
      </w:r>
      <w:del w:id="4937" w:author="Kumar Baral" w:date="2023-02-13T12:11:00Z">
        <w:r w:rsidDel="00A2565C">
          <w:delText xml:space="preserve">implemented </w:delText>
        </w:r>
      </w:del>
      <w:r>
        <w:t>mean monthly flow</w:t>
      </w:r>
      <w:ins w:id="4938" w:author="Kumar Baral" w:date="2023-02-13T12:11:00Z">
        <w:r w:rsidR="00A2565C">
          <w:t>( UFSR)</w:t>
        </w:r>
      </w:ins>
      <w:r>
        <w:t xml:space="preserve"> and measured mean monthly flow</w:t>
      </w:r>
      <w:bookmarkEnd w:id="4930"/>
    </w:p>
    <w:p w14:paraId="415AB596" w14:textId="1AC78A53" w:rsidR="00170DF3" w:rsidRDefault="00E57F4C" w:rsidP="00170DF3">
      <w:r>
        <w:t xml:space="preserve">It is observed that </w:t>
      </w:r>
      <w:r w:rsidR="00F70819">
        <w:t xml:space="preserve">only </w:t>
      </w:r>
      <w:r>
        <w:t xml:space="preserve">the </w:t>
      </w:r>
      <w:r w:rsidR="00170DF3">
        <w:t>month of Shrawan</w:t>
      </w:r>
      <w:r>
        <w:t xml:space="preserve"> has lesser discharge than that of UFSR,2008</w:t>
      </w:r>
      <w:r w:rsidR="008E057B">
        <w:t>.</w:t>
      </w:r>
      <w:r w:rsidR="00170DF3">
        <w:t xml:space="preserve"> In the dry months the measured data is almost similar as that of estimated data</w:t>
      </w:r>
      <w:r w:rsidR="00F70819">
        <w:t xml:space="preserve"> as per UFSR</w:t>
      </w:r>
      <w:r w:rsidR="00170DF3">
        <w:t xml:space="preserve">. For the wet months (Jestha, Ashadh, Bhadra, Ashwin) the measured data are greater than the estimated flow during UFSR. </w:t>
      </w:r>
    </w:p>
    <w:p w14:paraId="1D7938E2" w14:textId="70B38B9B" w:rsidR="00170DF3" w:rsidRDefault="00170DF3">
      <w:pPr>
        <w:pStyle w:val="Heading3"/>
        <w:pPrChange w:id="4939" w:author="Kumar Baral" w:date="2022-12-12T17:30:00Z">
          <w:pPr>
            <w:pStyle w:val="Heading2"/>
            <w:keepLines/>
            <w:numPr>
              <w:ilvl w:val="2"/>
              <w:numId w:val="51"/>
            </w:numPr>
            <w:spacing w:before="40" w:line="276" w:lineRule="auto"/>
            <w:ind w:left="709" w:right="-46" w:hanging="709"/>
            <w:jc w:val="both"/>
          </w:pPr>
        </w:pPrChange>
      </w:pPr>
      <w:bookmarkStart w:id="4940" w:name="_Toc127191926"/>
      <w:r>
        <w:t>Water Sharing in Andhi Khola</w:t>
      </w:r>
      <w:bookmarkEnd w:id="4940"/>
    </w:p>
    <w:p w14:paraId="32FFB431" w14:textId="36AC1830" w:rsidR="00170DF3" w:rsidRPr="00170DF3" w:rsidRDefault="00170DF3" w:rsidP="00170DF3">
      <w:pPr>
        <w:rPr>
          <w:ins w:id="4941" w:author="Kumar Baral" w:date="2022-12-12T16:39:00Z"/>
        </w:rPr>
      </w:pPr>
      <w:r>
        <w:t>There are some irrigation systems in the Andhi Khola River Basin. Dahathum</w:t>
      </w:r>
      <w:r w:rsidR="0083305E">
        <w:t xml:space="preserve"> Changchangdi Irrigation scheme, Damuwa Phant Proposed scheme, Sataun Tapu Irrigation scheme, Kulbandh Irrigation schme, Lamage Phant Irrigation scheme, Thuli Benshi Irrigation Scheme, Tikaja Phant Irrigation scheme are the in </w:t>
      </w:r>
      <w:r w:rsidR="0083305E">
        <w:lastRenderedPageBreak/>
        <w:t>operation. Some of them are in normal operation whereas some of them are damaged and operate in monsoon season only. The above mentioned irrigation systems are located in the upstream of the intake of Andhi khola. There are no schemes in the down stream of the Intake of the project.</w:t>
      </w:r>
    </w:p>
    <w:p w14:paraId="63CE71CD" w14:textId="77777777" w:rsidR="00170DF3" w:rsidRPr="00170DF3" w:rsidRDefault="00170DF3" w:rsidP="00170DF3">
      <w:pPr>
        <w:rPr>
          <w:ins w:id="4942" w:author="Kumar Baral" w:date="2022-12-12T16:39:00Z"/>
        </w:rPr>
      </w:pPr>
    </w:p>
    <w:p w14:paraId="1AC75B9D" w14:textId="77777777" w:rsidR="00347AC2" w:rsidRDefault="00347AC2">
      <w:pPr>
        <w:pStyle w:val="Heading3"/>
        <w:rPr>
          <w:ins w:id="4943" w:author="Kumar Baral" w:date="2022-12-12T16:39:00Z"/>
        </w:rPr>
        <w:pPrChange w:id="4944" w:author="Kumar Baral" w:date="2022-12-12T17:30:00Z">
          <w:pPr>
            <w:pStyle w:val="Heading2"/>
            <w:keepLines/>
            <w:numPr>
              <w:ilvl w:val="2"/>
              <w:numId w:val="51"/>
            </w:numPr>
            <w:spacing w:before="40" w:line="276" w:lineRule="auto"/>
            <w:ind w:left="709" w:right="-46" w:hanging="709"/>
            <w:jc w:val="both"/>
          </w:pPr>
        </w:pPrChange>
      </w:pPr>
      <w:bookmarkStart w:id="4945" w:name="_Toc90989303"/>
      <w:bookmarkStart w:id="4946" w:name="_Toc91255219"/>
      <w:bookmarkStart w:id="4947" w:name="_Toc92369062"/>
      <w:bookmarkStart w:id="4948" w:name="_Toc92876307"/>
      <w:bookmarkStart w:id="4949" w:name="_Toc127191927"/>
      <w:bookmarkEnd w:id="4931"/>
      <w:bookmarkEnd w:id="4932"/>
      <w:ins w:id="4950" w:author="Kumar Baral" w:date="2022-12-12T16:39:00Z">
        <w:r w:rsidRPr="001C0EA0">
          <w:t>Riparian Release</w:t>
        </w:r>
        <w:bookmarkEnd w:id="4945"/>
        <w:bookmarkEnd w:id="4946"/>
        <w:bookmarkEnd w:id="4947"/>
        <w:bookmarkEnd w:id="4948"/>
        <w:bookmarkEnd w:id="4949"/>
      </w:ins>
    </w:p>
    <w:p w14:paraId="22AAA1B3" w14:textId="77777777" w:rsidR="005C2E26" w:rsidRPr="003D5D60" w:rsidRDefault="005C2E26" w:rsidP="005C2E26">
      <w:pPr>
        <w:rPr>
          <w:rFonts w:eastAsiaTheme="minorHAnsi" w:cstheme="minorBidi"/>
          <w:szCs w:val="22"/>
        </w:rPr>
      </w:pPr>
      <w:r w:rsidRPr="003D5D60">
        <w:rPr>
          <w:rFonts w:eastAsiaTheme="minorHAnsi" w:cstheme="minorBidi"/>
          <w:szCs w:val="22"/>
        </w:rPr>
        <w:t>Riparian release is a critical component of hydropower project management, as it affects the water quality, aquatic ecology, and overall health of the river and its associated ecosystems. In the context of hydropower projects, riparian release refers to the discharge of water from the project back into the river downstream.</w:t>
      </w:r>
    </w:p>
    <w:p w14:paraId="070A0FA5" w14:textId="10864127" w:rsidR="005C2E26" w:rsidRPr="003D5D60" w:rsidDel="001F6995" w:rsidRDefault="005C2E26" w:rsidP="005C2E26">
      <w:pPr>
        <w:rPr>
          <w:del w:id="4951" w:author="Kumar Baral" w:date="2023-02-13T11:33:00Z"/>
          <w:rFonts w:eastAsiaTheme="minorHAnsi" w:cstheme="minorBidi"/>
          <w:szCs w:val="22"/>
        </w:rPr>
      </w:pPr>
      <w:del w:id="4952" w:author="Kumar Baral" w:date="2023-02-13T11:33:00Z">
        <w:r w:rsidRPr="003D5D60" w:rsidDel="001F6995">
          <w:rPr>
            <w:rFonts w:eastAsiaTheme="minorHAnsi" w:cstheme="minorBidi"/>
            <w:szCs w:val="22"/>
          </w:rPr>
          <w:delText>Hydropower projects can have significant impacts on the natural flow regime of rivers and streams, and riparian release is used to mitigate these impacts and maintain the health of the river and its associated ecosystems. Riparian release involves the release of water from the project at specific rates, times, and seasons to mimic the natural flow regime and to maintain the ecological and hydrological balance of the river.</w:delText>
        </w:r>
      </w:del>
    </w:p>
    <w:p w14:paraId="2806E896" w14:textId="7420C6A9" w:rsidR="005C2E26" w:rsidRPr="003D5D60" w:rsidDel="00F66651" w:rsidRDefault="005C2E26" w:rsidP="005C2E26">
      <w:pPr>
        <w:rPr>
          <w:del w:id="4953" w:author="Kumar Baral" w:date="2023-02-13T10:57:00Z"/>
          <w:rFonts w:eastAsiaTheme="minorHAnsi" w:cstheme="minorBidi"/>
          <w:szCs w:val="22"/>
        </w:rPr>
      </w:pPr>
      <w:del w:id="4954" w:author="Kumar Baral" w:date="2023-02-13T10:57:00Z">
        <w:r w:rsidRPr="003D5D60" w:rsidDel="00F66651">
          <w:rPr>
            <w:rFonts w:eastAsiaTheme="minorHAnsi" w:cstheme="minorBidi"/>
            <w:szCs w:val="22"/>
          </w:rPr>
          <w:delText>In the context of hydropower projects, riparian release is used to maintain the water quality, temperature, and flow regimes required for the survival and productivity of fish and other aquatic species. This helps to maintain the overall health and diversity of the river and its associated ecosystems, as well as to support the recreational and commercial uses of the river, such as fishing, boating, and wildlife watching.</w:delText>
        </w:r>
      </w:del>
    </w:p>
    <w:p w14:paraId="2C158C73" w14:textId="41096AD0" w:rsidR="005C2E26" w:rsidRPr="003D5D60" w:rsidDel="00F66651" w:rsidRDefault="005C2E26" w:rsidP="005C2E26">
      <w:pPr>
        <w:rPr>
          <w:del w:id="4955" w:author="Kumar Baral" w:date="2023-02-13T10:57:00Z"/>
          <w:rFonts w:eastAsiaTheme="minorHAnsi" w:cstheme="minorBidi"/>
          <w:szCs w:val="22"/>
        </w:rPr>
      </w:pPr>
      <w:del w:id="4956" w:author="Kumar Baral" w:date="2023-02-13T10:57:00Z">
        <w:r w:rsidRPr="003D5D60" w:rsidDel="00F66651">
          <w:rPr>
            <w:rFonts w:eastAsiaTheme="minorHAnsi" w:cstheme="minorBidi"/>
            <w:szCs w:val="22"/>
          </w:rPr>
          <w:delText>Riparian release is also critical for the water quality management of the river, as it helps to maintain the natural water chemistry, including pH, dissolved oxygen levels, and nutrient levels, which are important for the health of the river and its associated ecosystems.</w:delText>
        </w:r>
      </w:del>
    </w:p>
    <w:p w14:paraId="51B9D5F8" w14:textId="1DA65EC6" w:rsidR="005C2E26" w:rsidRPr="003D5D60" w:rsidDel="00F66651" w:rsidRDefault="005C2E26" w:rsidP="005C2E26">
      <w:pPr>
        <w:rPr>
          <w:del w:id="4957" w:author="Kumar Baral" w:date="2023-02-13T10:57:00Z"/>
          <w:rFonts w:eastAsiaTheme="minorHAnsi" w:cstheme="minorBidi"/>
          <w:szCs w:val="22"/>
        </w:rPr>
      </w:pPr>
      <w:del w:id="4958" w:author="Kumar Baral" w:date="2023-02-13T10:57:00Z">
        <w:r w:rsidRPr="003D5D60" w:rsidDel="00F66651">
          <w:rPr>
            <w:rFonts w:eastAsiaTheme="minorHAnsi" w:cstheme="minorBidi"/>
            <w:szCs w:val="22"/>
          </w:rPr>
          <w:delText>By implementing appropriate riparian release strategies, hydropower projects can be designed and operated in a sustainable and responsible manner, providing clean and reliable energy while also protecting and preserving the health of the river and its associated ecosystems.</w:delText>
        </w:r>
      </w:del>
    </w:p>
    <w:p w14:paraId="75E7E6BA" w14:textId="3AED962B" w:rsidR="00347AC2" w:rsidRPr="00C9316A" w:rsidRDefault="0083305E" w:rsidP="00347AC2">
      <w:pPr>
        <w:ind w:right="-46"/>
        <w:rPr>
          <w:ins w:id="4959" w:author="Kumar Baral" w:date="2022-12-12T16:39:00Z"/>
        </w:rPr>
      </w:pPr>
      <w:r>
        <w:t>As per UFSR, t</w:t>
      </w:r>
      <w:ins w:id="4960" w:author="Kumar Baral" w:date="2022-12-12T16:39:00Z">
        <w:r w:rsidR="00347AC2" w:rsidRPr="001C0EA0">
          <w:t xml:space="preserve">he long-term mean monthly flow for driest month, </w:t>
        </w:r>
      </w:ins>
      <w:r>
        <w:t>Chaitra</w:t>
      </w:r>
      <w:ins w:id="4961" w:author="Kumar Baral" w:date="2022-12-12T16:39:00Z">
        <w:r w:rsidR="00347AC2" w:rsidRPr="001C0EA0">
          <w:t xml:space="preserve"> at the </w:t>
        </w:r>
        <w:r w:rsidR="00347AC2">
          <w:t>intake</w:t>
        </w:r>
        <w:r w:rsidR="00347AC2" w:rsidRPr="001C0EA0">
          <w:t xml:space="preserve"> of is </w:t>
        </w:r>
      </w:ins>
      <w:r>
        <w:t>2.63</w:t>
      </w:r>
      <w:ins w:id="4962" w:author="Kumar Baral" w:date="2022-12-12T16:39:00Z">
        <w:r w:rsidR="00347AC2" w:rsidRPr="001C0EA0">
          <w:t xml:space="preserve"> m</w:t>
        </w:r>
        <w:r w:rsidR="00347AC2" w:rsidRPr="00C9316A">
          <w:rPr>
            <w:vertAlign w:val="superscript"/>
          </w:rPr>
          <w:t>3</w:t>
        </w:r>
        <w:r w:rsidR="00347AC2" w:rsidRPr="001C0EA0">
          <w:t xml:space="preserve">/s. As per prevailing environment act of Nepal, the downstream release should be 10% of minimum long-term mean monthly flow, i.e., </w:t>
        </w:r>
        <w:r w:rsidR="00347AC2">
          <w:t>0.</w:t>
        </w:r>
      </w:ins>
      <w:r>
        <w:t>26</w:t>
      </w:r>
      <w:ins w:id="4963" w:author="Kumar Baral" w:date="2022-12-12T16:39:00Z">
        <w:r w:rsidR="00347AC2" w:rsidRPr="001C0EA0">
          <w:t>m</w:t>
        </w:r>
        <w:r w:rsidR="00347AC2" w:rsidRPr="00C9316A">
          <w:rPr>
            <w:vertAlign w:val="superscript"/>
          </w:rPr>
          <w:t>3</w:t>
        </w:r>
        <w:r w:rsidR="00347AC2" w:rsidRPr="001C0EA0">
          <w:t>/s will be released downstream as the riparian release for aquatic life.</w:t>
        </w:r>
      </w:ins>
    </w:p>
    <w:p w14:paraId="63C3BF77" w14:textId="77777777" w:rsidR="00347AC2" w:rsidRPr="00347AC2" w:rsidRDefault="00347AC2">
      <w:pPr>
        <w:pPrChange w:id="4964" w:author="Kumar Baral" w:date="2022-12-12T16:37:00Z">
          <w:pPr>
            <w:pStyle w:val="Heading2"/>
          </w:pPr>
        </w:pPrChange>
      </w:pPr>
    </w:p>
    <w:p w14:paraId="00BB1DE7" w14:textId="5016C290" w:rsidR="006238CC" w:rsidRDefault="006238CC" w:rsidP="00573E74">
      <w:pPr>
        <w:pStyle w:val="Heading2"/>
        <w:rPr>
          <w:ins w:id="4965" w:author="Kumar Baral" w:date="2022-12-12T16:41:00Z"/>
        </w:rPr>
      </w:pPr>
      <w:bookmarkStart w:id="4966" w:name="_Toc402364316"/>
      <w:bookmarkStart w:id="4967" w:name="_Toc474766066"/>
      <w:bookmarkStart w:id="4968" w:name="_Toc62563956"/>
      <w:del w:id="4969" w:author="Kumar Baral" w:date="2022-12-12T16:41:00Z">
        <w:r w:rsidRPr="006238CC" w:rsidDel="00347AC2">
          <w:delText>Stream Flow</w:delText>
        </w:r>
      </w:del>
      <w:bookmarkStart w:id="4970" w:name="_Toc127191928"/>
      <w:bookmarkEnd w:id="4966"/>
      <w:bookmarkEnd w:id="4967"/>
      <w:bookmarkEnd w:id="4968"/>
      <w:ins w:id="4971" w:author="Kumar Baral" w:date="2022-12-12T16:41:00Z">
        <w:r w:rsidR="00347AC2">
          <w:t>Flow Duration Curve (FDC) and Design Discharge</w:t>
        </w:r>
        <w:bookmarkEnd w:id="4970"/>
      </w:ins>
    </w:p>
    <w:p w14:paraId="10798B12" w14:textId="2081DF05" w:rsidR="005C2E26" w:rsidRPr="003D5D60" w:rsidRDefault="005C2E26" w:rsidP="005C2E26">
      <w:pPr>
        <w:rPr>
          <w:rFonts w:eastAsiaTheme="minorHAnsi" w:cstheme="minorBidi"/>
          <w:szCs w:val="22"/>
        </w:rPr>
      </w:pPr>
      <w:r w:rsidRPr="003D5D60">
        <w:rPr>
          <w:rFonts w:eastAsiaTheme="minorHAnsi" w:cstheme="minorBidi"/>
          <w:szCs w:val="22"/>
        </w:rPr>
        <w:t>Flow duration curve (FDC) is an important tool in the assessment of the reliability and sustainability of hydropower projects. The FDC graphically represents the relationship between flow volume and frequency, showing the proportion of time that a river or stream experiences various flow rates.</w:t>
      </w:r>
    </w:p>
    <w:p w14:paraId="21D8FD72" w14:textId="3AC7F200" w:rsidR="005C2E26" w:rsidRPr="003D5D60" w:rsidDel="00F66651" w:rsidRDefault="005C2E26" w:rsidP="005C2E26">
      <w:pPr>
        <w:rPr>
          <w:del w:id="4972" w:author="Kumar Baral" w:date="2023-02-13T10:58:00Z"/>
          <w:rFonts w:eastAsiaTheme="minorHAnsi" w:cstheme="minorBidi"/>
          <w:szCs w:val="22"/>
        </w:rPr>
      </w:pPr>
      <w:del w:id="4973" w:author="Kumar Baral" w:date="2023-02-13T10:58:00Z">
        <w:r w:rsidRPr="003D5D60" w:rsidDel="00F66651">
          <w:rPr>
            <w:rFonts w:eastAsiaTheme="minorHAnsi" w:cstheme="minorBidi"/>
            <w:szCs w:val="22"/>
          </w:rPr>
          <w:delText>FDC provides important information on the expected flow regime, including the magnitude and frequency of low flow, high flow, and average flow conditions. This information is critical for the design and operation of hydropower projects, as it affects the availability of water for power generation and the environmental impacts of the project.</w:delText>
        </w:r>
      </w:del>
    </w:p>
    <w:p w14:paraId="1C7FB1F8" w14:textId="77777777" w:rsidR="005C2E26" w:rsidRPr="003D5D60" w:rsidRDefault="005C2E26" w:rsidP="005C2E26">
      <w:pPr>
        <w:rPr>
          <w:rFonts w:eastAsiaTheme="minorHAnsi" w:cstheme="minorBidi"/>
          <w:szCs w:val="22"/>
        </w:rPr>
      </w:pPr>
      <w:r w:rsidRPr="003D5D60">
        <w:rPr>
          <w:rFonts w:eastAsiaTheme="minorHAnsi" w:cstheme="minorBidi"/>
          <w:szCs w:val="22"/>
        </w:rPr>
        <w:t>By using FDC analysis, hydropower project developers and operators can determine the most appropriate design for the project, including the size of the dam, the capacity of the power generation equipment, and the water management practices to be implemented. This information can also be used to assess the project's reliability and sustainability, including its ability to generate power during low flow periods, its capacity to meet energy demands, and its potential to impact the environment.</w:t>
      </w:r>
    </w:p>
    <w:p w14:paraId="69DB295E" w14:textId="12B9B3B4" w:rsidR="005C2E26" w:rsidDel="00F66651" w:rsidRDefault="005C2E26" w:rsidP="005C2E26">
      <w:pPr>
        <w:rPr>
          <w:del w:id="4974" w:author="Kumar Baral" w:date="2023-02-13T10:58:00Z"/>
          <w:rFonts w:eastAsiaTheme="minorHAnsi" w:cstheme="minorBidi"/>
          <w:szCs w:val="22"/>
        </w:rPr>
      </w:pPr>
      <w:del w:id="4975" w:author="Kumar Baral" w:date="2023-02-13T10:58:00Z">
        <w:r w:rsidRPr="003D5D60" w:rsidDel="00F66651">
          <w:rPr>
            <w:rFonts w:eastAsiaTheme="minorHAnsi" w:cstheme="minorBidi"/>
            <w:szCs w:val="22"/>
          </w:rPr>
          <w:delText>FDC analysis is also an important tool in water resources management, as it provides valuable information on the flow regime of a river or stream, including the occurrence of low flow, high flow, and average flow conditions. This information can be used to determine the water availability for various uses, including irrigation, drinking water, and industrial water supply, and to assess the potential impact of hydropower projects on the environment.</w:delText>
        </w:r>
      </w:del>
    </w:p>
    <w:p w14:paraId="70C6B636" w14:textId="195444E8" w:rsidR="003A45A2" w:rsidDel="00C172A6" w:rsidRDefault="003A45A2" w:rsidP="003A45A2">
      <w:pPr>
        <w:rPr>
          <w:del w:id="4976" w:author="Kumar Baral" w:date="2023-02-13T14:39:00Z"/>
          <w:rFonts w:eastAsiaTheme="minorHAnsi" w:cstheme="minorBidi"/>
          <w:szCs w:val="22"/>
        </w:rPr>
      </w:pPr>
      <w:r>
        <w:rPr>
          <w:rFonts w:eastAsiaTheme="minorHAnsi" w:cstheme="minorBidi"/>
          <w:szCs w:val="22"/>
        </w:rPr>
        <w:t>As per USFR</w:t>
      </w:r>
      <w:ins w:id="4977" w:author="Kumar Baral" w:date="2023-02-13T14:36:00Z">
        <w:r w:rsidR="00C172A6">
          <w:rPr>
            <w:rFonts w:eastAsiaTheme="minorHAnsi" w:cstheme="minorBidi"/>
            <w:szCs w:val="22"/>
          </w:rPr>
          <w:t xml:space="preserve"> 2008</w:t>
        </w:r>
      </w:ins>
      <w:r>
        <w:rPr>
          <w:rFonts w:eastAsiaTheme="minorHAnsi" w:cstheme="minorBidi"/>
          <w:szCs w:val="22"/>
        </w:rPr>
        <w:t xml:space="preserve">, the design discharge is 4.87 m3/s </w:t>
      </w:r>
      <w:del w:id="4978" w:author="Kumar Baral" w:date="2023-02-13T14:38:00Z">
        <w:r w:rsidDel="00C172A6">
          <w:rPr>
            <w:rFonts w:eastAsiaTheme="minorHAnsi" w:cstheme="minorBidi"/>
            <w:szCs w:val="22"/>
          </w:rPr>
          <w:delText xml:space="preserve">which </w:delText>
        </w:r>
      </w:del>
      <w:r>
        <w:rPr>
          <w:rFonts w:eastAsiaTheme="minorHAnsi" w:cstheme="minorBidi"/>
          <w:szCs w:val="22"/>
        </w:rPr>
        <w:t xml:space="preserve">is </w:t>
      </w:r>
      <w:del w:id="4979" w:author="Kumar Baral" w:date="2023-02-13T14:38:00Z">
        <w:r w:rsidDel="00C172A6">
          <w:rPr>
            <w:rFonts w:eastAsiaTheme="minorHAnsi" w:cstheme="minorBidi"/>
            <w:szCs w:val="22"/>
          </w:rPr>
          <w:delText xml:space="preserve">available for </w:delText>
        </w:r>
      </w:del>
      <w:r>
        <w:rPr>
          <w:rFonts w:eastAsiaTheme="minorHAnsi" w:cstheme="minorBidi"/>
          <w:szCs w:val="22"/>
        </w:rPr>
        <w:t xml:space="preserve">65% </w:t>
      </w:r>
      <w:ins w:id="4980" w:author="Kumar Baral" w:date="2023-02-13T14:38:00Z">
        <w:r w:rsidR="00C172A6">
          <w:rPr>
            <w:rFonts w:eastAsiaTheme="minorHAnsi" w:cstheme="minorBidi"/>
            <w:szCs w:val="22"/>
          </w:rPr>
          <w:t>exceedance flow.</w:t>
        </w:r>
      </w:ins>
      <w:del w:id="4981" w:author="Kumar Baral" w:date="2023-02-13T14:38:00Z">
        <w:r w:rsidDel="00C172A6">
          <w:rPr>
            <w:rFonts w:eastAsiaTheme="minorHAnsi" w:cstheme="minorBidi"/>
            <w:szCs w:val="22"/>
          </w:rPr>
          <w:delText>of the time in the certain year.</w:delText>
        </w:r>
      </w:del>
      <w:ins w:id="4982" w:author="Kumar Baral" w:date="2023-02-13T14:28:00Z">
        <w:r w:rsidR="00B132C2">
          <w:rPr>
            <w:rFonts w:eastAsiaTheme="minorHAnsi" w:cstheme="minorBidi"/>
            <w:szCs w:val="22"/>
          </w:rPr>
          <w:t xml:space="preserve"> Now, </w:t>
        </w:r>
      </w:ins>
      <w:ins w:id="4983" w:author="Kumar Baral" w:date="2023-02-13T14:29:00Z">
        <w:r w:rsidR="00B132C2">
          <w:rPr>
            <w:rFonts w:eastAsiaTheme="minorHAnsi" w:cstheme="minorBidi"/>
            <w:szCs w:val="22"/>
          </w:rPr>
          <w:t>the discharge which is available for 65</w:t>
        </w:r>
      </w:ins>
      <w:ins w:id="4984" w:author="Kumar Baral" w:date="2023-02-13T14:30:00Z">
        <w:r w:rsidR="00B132C2">
          <w:rPr>
            <w:rFonts w:eastAsiaTheme="minorHAnsi" w:cstheme="minorBidi"/>
            <w:szCs w:val="22"/>
          </w:rPr>
          <w:t>% of the time in year is 4.72 m3/s. The design discharge 4.87 m3/s</w:t>
        </w:r>
      </w:ins>
      <w:ins w:id="4985" w:author="Kumar Baral" w:date="2023-02-13T14:37:00Z">
        <w:r w:rsidR="00C172A6">
          <w:rPr>
            <w:rFonts w:eastAsiaTheme="minorHAnsi" w:cstheme="minorBidi"/>
            <w:szCs w:val="22"/>
          </w:rPr>
          <w:t xml:space="preserve"> now becomes</w:t>
        </w:r>
      </w:ins>
      <w:ins w:id="4986" w:author="Kumar Baral" w:date="2023-02-13T14:30:00Z">
        <w:r w:rsidR="00C172A6">
          <w:rPr>
            <w:rFonts w:eastAsiaTheme="minorHAnsi" w:cstheme="minorBidi"/>
            <w:szCs w:val="22"/>
          </w:rPr>
          <w:t xml:space="preserve"> </w:t>
        </w:r>
      </w:ins>
      <w:ins w:id="4987" w:author="Kumar Baral" w:date="2023-02-13T14:33:00Z">
        <w:r w:rsidR="00B132C2">
          <w:rPr>
            <w:rFonts w:eastAsiaTheme="minorHAnsi" w:cstheme="minorBidi"/>
            <w:szCs w:val="22"/>
          </w:rPr>
          <w:t>63.64</w:t>
        </w:r>
      </w:ins>
      <w:ins w:id="4988" w:author="Kumar Baral" w:date="2023-02-13T14:34:00Z">
        <w:r w:rsidR="00B132C2">
          <w:rPr>
            <w:rFonts w:eastAsiaTheme="minorHAnsi" w:cstheme="minorBidi"/>
            <w:szCs w:val="22"/>
          </w:rPr>
          <w:t xml:space="preserve">% </w:t>
        </w:r>
      </w:ins>
      <w:ins w:id="4989" w:author="Kumar Baral" w:date="2023-02-13T14:38:00Z">
        <w:r w:rsidR="00C172A6">
          <w:rPr>
            <w:rFonts w:eastAsiaTheme="minorHAnsi" w:cstheme="minorBidi"/>
            <w:szCs w:val="22"/>
          </w:rPr>
          <w:t>exceedance</w:t>
        </w:r>
      </w:ins>
      <w:ins w:id="4990" w:author="Kumar Baral" w:date="2023-02-13T14:37:00Z">
        <w:r w:rsidR="00C172A6">
          <w:rPr>
            <w:rFonts w:eastAsiaTheme="minorHAnsi" w:cstheme="minorBidi"/>
            <w:szCs w:val="22"/>
          </w:rPr>
          <w:t xml:space="preserve"> flow</w:t>
        </w:r>
      </w:ins>
      <w:ins w:id="4991" w:author="Kumar Baral" w:date="2023-02-13T14:38:00Z">
        <w:r w:rsidR="00C172A6">
          <w:rPr>
            <w:rFonts w:eastAsiaTheme="minorHAnsi" w:cstheme="minorBidi"/>
            <w:szCs w:val="22"/>
          </w:rPr>
          <w:t xml:space="preserve"> as shown in </w:t>
        </w:r>
      </w:ins>
      <w:ins w:id="4992" w:author="Kumar Baral" w:date="2023-02-13T14:39:00Z">
        <w:r w:rsidR="00C172A6">
          <w:rPr>
            <w:rFonts w:eastAsiaTheme="minorHAnsi" w:cstheme="minorBidi"/>
            <w:szCs w:val="22"/>
          </w:rPr>
          <w:fldChar w:fldCharType="begin"/>
        </w:r>
        <w:r w:rsidR="00C172A6">
          <w:rPr>
            <w:rFonts w:eastAsiaTheme="minorHAnsi" w:cstheme="minorBidi"/>
            <w:szCs w:val="22"/>
          </w:rPr>
          <w:instrText xml:space="preserve"> REF _Ref127191580 \h </w:instrText>
        </w:r>
      </w:ins>
      <w:r w:rsidR="00C172A6">
        <w:rPr>
          <w:rFonts w:eastAsiaTheme="minorHAnsi" w:cstheme="minorBidi"/>
          <w:szCs w:val="22"/>
        </w:rPr>
      </w:r>
      <w:r w:rsidR="00C172A6">
        <w:rPr>
          <w:rFonts w:eastAsiaTheme="minorHAnsi" w:cstheme="minorBidi"/>
          <w:szCs w:val="22"/>
        </w:rPr>
        <w:fldChar w:fldCharType="separate"/>
      </w:r>
      <w:ins w:id="4993" w:author="Kumar Baral" w:date="2023-02-13T12:05:00Z">
        <w:r w:rsidR="00851CC9">
          <w:t xml:space="preserve">Figure </w:t>
        </w:r>
      </w:ins>
      <w:r w:rsidR="00851CC9">
        <w:rPr>
          <w:noProof/>
        </w:rPr>
        <w:t>1</w:t>
      </w:r>
      <w:ins w:id="4994" w:author="Kumar Baral" w:date="2023-02-13T14:03:00Z">
        <w:r w:rsidR="00851CC9">
          <w:noBreakHyphen/>
        </w:r>
      </w:ins>
      <w:r w:rsidR="00851CC9">
        <w:rPr>
          <w:noProof/>
        </w:rPr>
        <w:t>5</w:t>
      </w:r>
      <w:ins w:id="4995" w:author="Kumar Baral" w:date="2023-02-13T14:39:00Z">
        <w:r w:rsidR="00C172A6">
          <w:rPr>
            <w:rFonts w:eastAsiaTheme="minorHAnsi" w:cstheme="minorBidi"/>
            <w:szCs w:val="22"/>
          </w:rPr>
          <w:fldChar w:fldCharType="end"/>
        </w:r>
      </w:ins>
      <w:ins w:id="4996" w:author="Kumar Baral" w:date="2023-02-13T14:38:00Z">
        <w:r w:rsidR="00C172A6">
          <w:rPr>
            <w:rFonts w:eastAsiaTheme="minorHAnsi" w:cstheme="minorBidi"/>
            <w:szCs w:val="22"/>
          </w:rPr>
          <w:t>.</w:t>
        </w:r>
      </w:ins>
      <w:del w:id="4997" w:author="Kumar Baral" w:date="2023-02-13T14:34:00Z">
        <w:r w:rsidDel="00B132C2">
          <w:rPr>
            <w:rFonts w:eastAsiaTheme="minorHAnsi" w:cstheme="minorBidi"/>
            <w:szCs w:val="22"/>
          </w:rPr>
          <w:delText xml:space="preserve"> </w:delText>
        </w:r>
      </w:del>
    </w:p>
    <w:p w14:paraId="6C6470F4" w14:textId="77777777" w:rsidR="003A45A2" w:rsidRPr="003D5D60" w:rsidRDefault="003A45A2" w:rsidP="005C2E26">
      <w:pPr>
        <w:rPr>
          <w:rFonts w:eastAsiaTheme="minorHAnsi" w:cstheme="minorBidi"/>
          <w:szCs w:val="22"/>
        </w:rPr>
      </w:pPr>
    </w:p>
    <w:p w14:paraId="6E70EBA0" w14:textId="62899DE8" w:rsidR="00347AC2" w:rsidDel="001F6995" w:rsidRDefault="002A46D1">
      <w:pPr>
        <w:pStyle w:val="Heading3"/>
        <w:rPr>
          <w:del w:id="4998" w:author="Kumar Baral" w:date="2023-02-13T11:33:00Z"/>
        </w:rPr>
        <w:pPrChange w:id="4999" w:author="Kumar Baral" w:date="2022-12-12T17:30:00Z">
          <w:pPr>
            <w:pStyle w:val="Heading2"/>
            <w:keepLines/>
            <w:numPr>
              <w:ilvl w:val="2"/>
              <w:numId w:val="51"/>
            </w:numPr>
            <w:spacing w:before="40" w:line="276" w:lineRule="auto"/>
            <w:ind w:left="709" w:right="-46" w:hanging="709"/>
            <w:jc w:val="both"/>
          </w:pPr>
        </w:pPrChange>
      </w:pPr>
      <w:del w:id="5000" w:author="Kumar Baral" w:date="2023-02-13T11:33:00Z">
        <w:r w:rsidDel="001F6995">
          <w:lastRenderedPageBreak/>
          <w:delText>FDC from the measured data</w:delText>
        </w:r>
      </w:del>
    </w:p>
    <w:p w14:paraId="40C161F6" w14:textId="610AC986" w:rsidR="00347AC2" w:rsidDel="00A642B3" w:rsidRDefault="002A46D1">
      <w:pPr>
        <w:pStyle w:val="Heading3"/>
        <w:rPr>
          <w:del w:id="5001" w:author="Kumar Baral" w:date="2023-02-13T09:55:00Z"/>
        </w:rPr>
        <w:pPrChange w:id="5002" w:author="Kumar Baral" w:date="2022-12-12T17:30:00Z">
          <w:pPr>
            <w:pStyle w:val="Heading2"/>
            <w:keepLines/>
            <w:numPr>
              <w:ilvl w:val="2"/>
              <w:numId w:val="51"/>
            </w:numPr>
            <w:spacing w:before="40" w:line="276" w:lineRule="auto"/>
            <w:ind w:left="709" w:right="-46" w:hanging="709"/>
            <w:jc w:val="both"/>
          </w:pPr>
        </w:pPrChange>
      </w:pPr>
      <w:del w:id="5003" w:author="Kumar Baral" w:date="2023-02-13T09:55:00Z">
        <w:r w:rsidDel="00A642B3">
          <w:delText>Comparision of FDC</w:delText>
        </w:r>
        <w:r w:rsidR="00215E71" w:rsidDel="00A642B3">
          <w:delText xml:space="preserve"> of UFSR</w:delText>
        </w:r>
      </w:del>
    </w:p>
    <w:p w14:paraId="184C3E08" w14:textId="255A07B2" w:rsidR="00215E71" w:rsidRPr="00215E71" w:rsidRDefault="007D39AF" w:rsidP="00215E71">
      <w:r>
        <w:rPr>
          <w:noProof/>
          <w:lang w:bidi="ne-NP"/>
        </w:rPr>
        <w:drawing>
          <wp:inline distT="0" distB="0" distL="0" distR="0" wp14:anchorId="09E60152" wp14:editId="570C9FA7">
            <wp:extent cx="5613991" cy="3710762"/>
            <wp:effectExtent l="0" t="0" r="6350" b="444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BA8712E" w14:textId="6E4453B1" w:rsidR="003965AE" w:rsidRPr="003965AE" w:rsidRDefault="00A2565C">
      <w:pPr>
        <w:pStyle w:val="Caption"/>
        <w:rPr>
          <w:ins w:id="5004" w:author="Kumar Baral" w:date="2022-12-12T16:42:00Z"/>
        </w:rPr>
        <w:pPrChange w:id="5005" w:author="Kumar Baral" w:date="2023-02-13T12:05:00Z">
          <w:pPr/>
        </w:pPrChange>
      </w:pPr>
      <w:bookmarkStart w:id="5006" w:name="_Ref127191580"/>
      <w:bookmarkStart w:id="5007" w:name="_Toc127182768"/>
      <w:ins w:id="5008" w:author="Kumar Baral" w:date="2023-02-13T12:05:00Z">
        <w:r>
          <w:t xml:space="preserve">Figure </w:t>
        </w:r>
      </w:ins>
      <w:ins w:id="5009" w:author="Kumar Baral" w:date="2023-02-13T14:03:00Z">
        <w:r w:rsidR="00927B5D">
          <w:fldChar w:fldCharType="begin"/>
        </w:r>
        <w:r w:rsidR="00927B5D">
          <w:instrText xml:space="preserve"> STYLEREF 1 \s </w:instrText>
        </w:r>
      </w:ins>
      <w:r w:rsidR="00927B5D">
        <w:fldChar w:fldCharType="separate"/>
      </w:r>
      <w:r w:rsidR="00851CC9">
        <w:rPr>
          <w:noProof/>
        </w:rPr>
        <w:t>1</w:t>
      </w:r>
      <w:ins w:id="5010"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851CC9">
        <w:rPr>
          <w:noProof/>
        </w:rPr>
        <w:t>5</w:t>
      </w:r>
      <w:ins w:id="5011" w:author="Kumar Baral" w:date="2023-02-13T14:03:00Z">
        <w:r w:rsidR="00927B5D">
          <w:fldChar w:fldCharType="end"/>
        </w:r>
      </w:ins>
      <w:bookmarkEnd w:id="5006"/>
      <w:ins w:id="5012" w:author="Kumar Baral" w:date="2023-02-13T12:06:00Z">
        <w:r>
          <w:t>: Flow duration Curve of Andhi Khola</w:t>
        </w:r>
      </w:ins>
      <w:bookmarkEnd w:id="5007"/>
    </w:p>
    <w:p w14:paraId="527D8DAB" w14:textId="77777777" w:rsidR="006238CC" w:rsidRPr="006238CC" w:rsidRDefault="006238CC" w:rsidP="001F4328">
      <w:pPr>
        <w:pStyle w:val="Heading2"/>
      </w:pPr>
      <w:bookmarkStart w:id="5013" w:name="_Toc351715576"/>
      <w:bookmarkStart w:id="5014" w:name="_Toc393365361"/>
      <w:bookmarkStart w:id="5015" w:name="_Toc402364322"/>
      <w:bookmarkStart w:id="5016" w:name="_Toc474766071"/>
      <w:bookmarkStart w:id="5017" w:name="_Toc62563960"/>
      <w:bookmarkStart w:id="5018" w:name="_Toc127191929"/>
      <w:r w:rsidRPr="006238CC">
        <w:t>Flood Analysis</w:t>
      </w:r>
      <w:bookmarkEnd w:id="5013"/>
      <w:bookmarkEnd w:id="5014"/>
      <w:bookmarkEnd w:id="5015"/>
      <w:bookmarkEnd w:id="5016"/>
      <w:bookmarkEnd w:id="5017"/>
      <w:bookmarkEnd w:id="5018"/>
    </w:p>
    <w:p w14:paraId="1DBBCDF0" w14:textId="034DD071" w:rsidR="005C2E26" w:rsidRDefault="005C2E26" w:rsidP="005C2E26">
      <w:pPr>
        <w:rPr>
          <w:rFonts w:cstheme="minorBidi"/>
        </w:rPr>
      </w:pPr>
      <w:bookmarkStart w:id="5019" w:name="_Toc483917658"/>
      <w:r w:rsidRPr="003D5D60">
        <w:rPr>
          <w:rFonts w:cstheme="minorBidi"/>
        </w:rPr>
        <w:t>Flood flow is the maximum flow of water that occurs in a river, usually caused by heavy rainfall</w:t>
      </w:r>
      <w:del w:id="5020" w:author="Kumar Baral" w:date="2023-02-13T11:07:00Z">
        <w:r w:rsidRPr="003D5D60" w:rsidDel="007C4B44">
          <w:rPr>
            <w:rFonts w:cstheme="minorBidi"/>
          </w:rPr>
          <w:delText xml:space="preserve"> or the rapid melting of snow</w:delText>
        </w:r>
      </w:del>
      <w:r w:rsidRPr="003D5D60">
        <w:rPr>
          <w:rFonts w:cstheme="minorBidi"/>
        </w:rPr>
        <w:t>. Flood flows are typically much higher than the normal or average flow of a river, and can cause significant damage to property and infrastructure along the river banks. Flood flows are often characterized by their magnitude, duration, frequency, and timing. In hydrology, understanding flood flows is important for managing and mitigating the risk of flood damage, designing and building flood protection infrastructure, and ensuring the safe and sustainable use of water resources. To better understand flood flows, hydrologists use various tools and techniques, such as monitoring streamflow data, conducting hydrological modeling, and studying historical flood events. Knowledge of the characteristics of flood flows in a certain river basin is critical for making informed decisions and developing effective flood management strategies.</w:t>
      </w:r>
    </w:p>
    <w:p w14:paraId="5B423393" w14:textId="55268FE2" w:rsidR="00637482" w:rsidRDefault="00637482" w:rsidP="005C2E26">
      <w:r>
        <w:fldChar w:fldCharType="begin"/>
      </w:r>
      <w:r>
        <w:instrText xml:space="preserve"> REF _Ref127194732 \h </w:instrText>
      </w:r>
      <w:r>
        <w:fldChar w:fldCharType="separate"/>
      </w:r>
      <w:ins w:id="5021" w:author="Kumar Baral" w:date="2023-02-13T14:27:00Z">
        <w:r w:rsidR="00851CC9">
          <w:t xml:space="preserve">Table </w:t>
        </w:r>
      </w:ins>
      <w:r w:rsidR="00851CC9">
        <w:rPr>
          <w:noProof/>
        </w:rPr>
        <w:t>1</w:t>
      </w:r>
      <w:ins w:id="5022" w:author="Kumar Baral" w:date="2023-02-13T14:27:00Z">
        <w:r w:rsidR="00851CC9">
          <w:noBreakHyphen/>
        </w:r>
      </w:ins>
      <w:r w:rsidR="00851CC9">
        <w:rPr>
          <w:noProof/>
        </w:rPr>
        <w:t>3</w:t>
      </w:r>
      <w:r>
        <w:fldChar w:fldCharType="end"/>
      </w:r>
      <w:r>
        <w:t xml:space="preserve"> summarizes the flood flow with different return period fitting the extreme values of discharge data series in Log Normal distribution, Log Pearson Type III distribution and Gumbel distribution. Among these 3 methods, Log Pearson Type III is widely used to fit extreme value distribution. However, it should be noted that Log Pearson Type III does not fit the data always. So, it is very important to check </w:t>
      </w:r>
      <w:r w:rsidR="00C6324B">
        <w:t xml:space="preserve">and try </w:t>
      </w:r>
      <w:r w:rsidR="00152889">
        <w:t>with</w:t>
      </w:r>
      <w:r w:rsidR="00C6324B">
        <w:t xml:space="preserve"> other distributions as well</w:t>
      </w:r>
      <w:r w:rsidR="00152889">
        <w:t xml:space="preserve"> to find the best fit</w:t>
      </w:r>
      <w:r w:rsidR="00C6324B">
        <w:t xml:space="preserve">. </w:t>
      </w:r>
      <w:r>
        <w:t xml:space="preserve"> </w:t>
      </w:r>
    </w:p>
    <w:p w14:paraId="48D83E7D" w14:textId="1F34681A" w:rsidR="005C2E26" w:rsidRPr="003D5D60" w:rsidDel="007C4B44" w:rsidRDefault="005C2E26" w:rsidP="005C2E26">
      <w:pPr>
        <w:spacing w:after="160" w:line="259" w:lineRule="auto"/>
        <w:rPr>
          <w:del w:id="5023" w:author="Kumar Baral" w:date="2023-02-13T11:08:00Z"/>
          <w:rFonts w:eastAsiaTheme="minorHAnsi" w:cstheme="minorBidi"/>
          <w:szCs w:val="22"/>
        </w:rPr>
      </w:pPr>
      <w:del w:id="5024" w:author="Kumar Baral" w:date="2023-02-13T11:08:00Z">
        <w:r w:rsidRPr="003D5D60" w:rsidDel="007C4B44">
          <w:rPr>
            <w:rFonts w:eastAsiaTheme="minorHAnsi" w:cstheme="minorBidi"/>
            <w:szCs w:val="22"/>
          </w:rPr>
          <w:delText>In addition to monitoring and modeling, hydrologists may also use flood frequency analysis to estimate the probability of a flood of a certain magnitude occurring in a river basin. This information can be used to set flood warning thresholds, design flood protection infrastructure, and plan for emergency response. Furthermore, knowledge of the distribution of flood flows in a river basin can also provide insights into the vulnerability of different communities and ecosystems to flooding, and help guide decision-making in terms of land use planning, urbanization, and other human activities that may impact the flood regime.</w:delText>
        </w:r>
      </w:del>
    </w:p>
    <w:p w14:paraId="67F35C1F" w14:textId="43061623" w:rsidR="00C442D0" w:rsidDel="00FD753C" w:rsidRDefault="00C442D0">
      <w:pPr>
        <w:pStyle w:val="Caption"/>
        <w:rPr>
          <w:del w:id="5025" w:author="Kumar Baral" w:date="2023-02-02T16:49:00Z"/>
          <w:rFonts w:eastAsiaTheme="minorHAnsi" w:cstheme="minorBidi"/>
          <w:szCs w:val="22"/>
        </w:rPr>
        <w:pPrChange w:id="5026" w:author="Kumar Baral" w:date="2023-02-13T14:26:00Z">
          <w:pPr>
            <w:spacing w:before="0" w:after="160" w:line="259" w:lineRule="auto"/>
          </w:pPr>
        </w:pPrChange>
      </w:pPr>
    </w:p>
    <w:p w14:paraId="1B9DA5C3" w14:textId="1410C92F" w:rsidR="00C442D0" w:rsidRDefault="00B132C2">
      <w:pPr>
        <w:pStyle w:val="Caption"/>
        <w:rPr>
          <w:rFonts w:eastAsiaTheme="minorHAnsi" w:cstheme="minorBidi"/>
          <w:szCs w:val="22"/>
        </w:rPr>
        <w:pPrChange w:id="5027" w:author="Kumar Baral" w:date="2023-02-13T14:27:00Z">
          <w:pPr>
            <w:spacing w:before="0" w:after="160" w:line="259" w:lineRule="auto"/>
          </w:pPr>
        </w:pPrChange>
      </w:pPr>
      <w:bookmarkStart w:id="5028" w:name="_Ref127194732"/>
      <w:ins w:id="5029" w:author="Kumar Baral" w:date="2023-02-13T14:27:00Z">
        <w:r>
          <w:t xml:space="preserve">Table </w:t>
        </w:r>
        <w:r>
          <w:fldChar w:fldCharType="begin"/>
        </w:r>
        <w:r>
          <w:instrText xml:space="preserve"> STYLEREF 1 \s </w:instrText>
        </w:r>
      </w:ins>
      <w:r>
        <w:fldChar w:fldCharType="separate"/>
      </w:r>
      <w:r w:rsidR="00851CC9">
        <w:rPr>
          <w:noProof/>
        </w:rPr>
        <w:t>1</w:t>
      </w:r>
      <w:ins w:id="5030" w:author="Kumar Baral" w:date="2023-02-13T14:27:00Z">
        <w:r>
          <w:fldChar w:fldCharType="end"/>
        </w:r>
        <w:r>
          <w:noBreakHyphen/>
        </w:r>
        <w:r>
          <w:fldChar w:fldCharType="begin"/>
        </w:r>
        <w:r>
          <w:instrText xml:space="preserve"> SEQ Table \* ARABIC \s 1 </w:instrText>
        </w:r>
      </w:ins>
      <w:r>
        <w:fldChar w:fldCharType="separate"/>
      </w:r>
      <w:r w:rsidR="00851CC9">
        <w:rPr>
          <w:noProof/>
        </w:rPr>
        <w:t>3</w:t>
      </w:r>
      <w:ins w:id="5031" w:author="Kumar Baral" w:date="2023-02-13T14:27:00Z">
        <w:r>
          <w:fldChar w:fldCharType="end"/>
        </w:r>
        <w:bookmarkEnd w:id="5028"/>
        <w:r>
          <w:t xml:space="preserve">: Estimation of flood flow </w:t>
        </w:r>
      </w:ins>
    </w:p>
    <w:tbl>
      <w:tblPr>
        <w:tblStyle w:val="TableGrid"/>
        <w:tblW w:w="0" w:type="auto"/>
        <w:tblLook w:val="04A0" w:firstRow="1" w:lastRow="0" w:firstColumn="1" w:lastColumn="0" w:noHBand="0" w:noVBand="1"/>
      </w:tblPr>
      <w:tblGrid>
        <w:gridCol w:w="2155"/>
        <w:gridCol w:w="1595"/>
        <w:gridCol w:w="1875"/>
        <w:gridCol w:w="1876"/>
        <w:gridCol w:w="1876"/>
      </w:tblGrid>
      <w:tr w:rsidR="00C442D0" w14:paraId="309F57A1" w14:textId="77777777" w:rsidTr="008E057B">
        <w:trPr>
          <w:tblHeader/>
        </w:trPr>
        <w:tc>
          <w:tcPr>
            <w:tcW w:w="2155" w:type="dxa"/>
            <w:vMerge w:val="restart"/>
            <w:shd w:val="clear" w:color="auto" w:fill="BFBFBF" w:themeFill="background1" w:themeFillShade="BF"/>
            <w:vAlign w:val="center"/>
          </w:tcPr>
          <w:p w14:paraId="43DDFED0" w14:textId="77777777" w:rsidR="00C442D0" w:rsidRPr="00C442D0" w:rsidRDefault="00C442D0" w:rsidP="005341F5">
            <w:pPr>
              <w:spacing w:before="0" w:after="160" w:line="259" w:lineRule="auto"/>
              <w:jc w:val="center"/>
              <w:rPr>
                <w:rFonts w:eastAsiaTheme="minorHAnsi" w:cstheme="minorBidi"/>
                <w:b/>
                <w:bCs/>
                <w:szCs w:val="22"/>
              </w:rPr>
            </w:pPr>
            <w:r w:rsidRPr="00C442D0">
              <w:rPr>
                <w:rFonts w:eastAsiaTheme="minorHAnsi" w:cstheme="minorBidi"/>
                <w:b/>
                <w:bCs/>
                <w:szCs w:val="22"/>
              </w:rPr>
              <w:t>Method</w:t>
            </w:r>
          </w:p>
        </w:tc>
        <w:tc>
          <w:tcPr>
            <w:tcW w:w="7222" w:type="dxa"/>
            <w:gridSpan w:val="4"/>
            <w:shd w:val="clear" w:color="auto" w:fill="BFBFBF" w:themeFill="background1" w:themeFillShade="BF"/>
            <w:vAlign w:val="center"/>
          </w:tcPr>
          <w:p w14:paraId="36853DC4" w14:textId="3CCCF2B9" w:rsidR="00C442D0" w:rsidRPr="00C442D0" w:rsidRDefault="00637482" w:rsidP="005341F5">
            <w:pPr>
              <w:spacing w:before="0" w:after="160" w:line="259" w:lineRule="auto"/>
              <w:jc w:val="center"/>
              <w:rPr>
                <w:rFonts w:eastAsiaTheme="minorHAnsi" w:cstheme="minorBidi"/>
                <w:b/>
                <w:bCs/>
                <w:szCs w:val="22"/>
              </w:rPr>
            </w:pPr>
            <w:r>
              <w:rPr>
                <w:rFonts w:eastAsiaTheme="minorHAnsi" w:cstheme="minorBidi"/>
                <w:b/>
                <w:bCs/>
                <w:szCs w:val="22"/>
              </w:rPr>
              <w:t>Flood flow (m3/s)</w:t>
            </w:r>
          </w:p>
        </w:tc>
      </w:tr>
      <w:tr w:rsidR="00C442D0" w14:paraId="5117D641" w14:textId="77777777" w:rsidTr="008E057B">
        <w:trPr>
          <w:tblHeader/>
        </w:trPr>
        <w:tc>
          <w:tcPr>
            <w:tcW w:w="2155" w:type="dxa"/>
            <w:vMerge/>
            <w:shd w:val="clear" w:color="auto" w:fill="BFBFBF" w:themeFill="background1" w:themeFillShade="BF"/>
          </w:tcPr>
          <w:p w14:paraId="6BF183A4" w14:textId="77777777" w:rsidR="00C442D0" w:rsidRPr="00C442D0" w:rsidRDefault="00C442D0" w:rsidP="005341F5">
            <w:pPr>
              <w:spacing w:before="0" w:after="160" w:line="259" w:lineRule="auto"/>
              <w:rPr>
                <w:rFonts w:eastAsiaTheme="minorHAnsi" w:cstheme="minorBidi"/>
                <w:b/>
                <w:bCs/>
                <w:szCs w:val="22"/>
              </w:rPr>
            </w:pPr>
          </w:p>
        </w:tc>
        <w:tc>
          <w:tcPr>
            <w:tcW w:w="1595" w:type="dxa"/>
            <w:shd w:val="clear" w:color="auto" w:fill="BFBFBF" w:themeFill="background1" w:themeFillShade="BF"/>
          </w:tcPr>
          <w:p w14:paraId="2B5427B6"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2-yr</w:t>
            </w:r>
          </w:p>
        </w:tc>
        <w:tc>
          <w:tcPr>
            <w:tcW w:w="1875" w:type="dxa"/>
            <w:shd w:val="clear" w:color="auto" w:fill="BFBFBF" w:themeFill="background1" w:themeFillShade="BF"/>
          </w:tcPr>
          <w:p w14:paraId="568431C7"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10-yr</w:t>
            </w:r>
          </w:p>
        </w:tc>
        <w:tc>
          <w:tcPr>
            <w:tcW w:w="1876" w:type="dxa"/>
            <w:shd w:val="clear" w:color="auto" w:fill="BFBFBF" w:themeFill="background1" w:themeFillShade="BF"/>
          </w:tcPr>
          <w:p w14:paraId="28769622"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20-yr</w:t>
            </w:r>
          </w:p>
        </w:tc>
        <w:tc>
          <w:tcPr>
            <w:tcW w:w="1876" w:type="dxa"/>
            <w:shd w:val="clear" w:color="auto" w:fill="BFBFBF" w:themeFill="background1" w:themeFillShade="BF"/>
          </w:tcPr>
          <w:p w14:paraId="686A4CF9"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100-yr</w:t>
            </w:r>
          </w:p>
        </w:tc>
      </w:tr>
      <w:tr w:rsidR="00C442D0" w14:paraId="660306A4" w14:textId="77777777" w:rsidTr="005341F5">
        <w:tc>
          <w:tcPr>
            <w:tcW w:w="2155" w:type="dxa"/>
          </w:tcPr>
          <w:p w14:paraId="1A8367BD" w14:textId="77777777" w:rsidR="00C442D0" w:rsidRDefault="00C442D0" w:rsidP="005341F5">
            <w:pPr>
              <w:spacing w:before="0" w:after="160" w:line="259" w:lineRule="auto"/>
              <w:rPr>
                <w:rFonts w:eastAsiaTheme="minorHAnsi" w:cstheme="minorBidi"/>
                <w:szCs w:val="22"/>
              </w:rPr>
            </w:pPr>
            <w:r>
              <w:rPr>
                <w:rFonts w:eastAsiaTheme="minorHAnsi" w:cstheme="minorBidi"/>
                <w:szCs w:val="22"/>
              </w:rPr>
              <w:t>Log Normal</w:t>
            </w:r>
          </w:p>
        </w:tc>
        <w:tc>
          <w:tcPr>
            <w:tcW w:w="1595" w:type="dxa"/>
          </w:tcPr>
          <w:p w14:paraId="3E2F7542" w14:textId="56EB4BC9" w:rsidR="00C442D0" w:rsidRDefault="005341F5" w:rsidP="005341F5">
            <w:pPr>
              <w:spacing w:before="0" w:after="160" w:line="259" w:lineRule="auto"/>
              <w:rPr>
                <w:rFonts w:eastAsiaTheme="minorHAnsi" w:cstheme="minorBidi"/>
                <w:szCs w:val="22"/>
              </w:rPr>
            </w:pPr>
            <w:r>
              <w:rPr>
                <w:rFonts w:eastAsiaTheme="minorHAnsi" w:cstheme="minorBidi"/>
                <w:szCs w:val="22"/>
              </w:rPr>
              <w:t>328</w:t>
            </w:r>
          </w:p>
        </w:tc>
        <w:tc>
          <w:tcPr>
            <w:tcW w:w="1875" w:type="dxa"/>
          </w:tcPr>
          <w:p w14:paraId="3DB23646" w14:textId="6E8C8F86" w:rsidR="00C442D0" w:rsidRDefault="005341F5" w:rsidP="005341F5">
            <w:pPr>
              <w:spacing w:before="0" w:after="160" w:line="259" w:lineRule="auto"/>
              <w:rPr>
                <w:rFonts w:eastAsiaTheme="minorHAnsi" w:cstheme="minorBidi"/>
                <w:szCs w:val="22"/>
              </w:rPr>
            </w:pPr>
            <w:r>
              <w:rPr>
                <w:rFonts w:eastAsiaTheme="minorHAnsi" w:cstheme="minorBidi"/>
                <w:szCs w:val="22"/>
              </w:rPr>
              <w:t>678</w:t>
            </w:r>
          </w:p>
        </w:tc>
        <w:tc>
          <w:tcPr>
            <w:tcW w:w="1876" w:type="dxa"/>
          </w:tcPr>
          <w:p w14:paraId="78D8F856" w14:textId="50174063" w:rsidR="00C442D0" w:rsidRDefault="005341F5" w:rsidP="005341F5">
            <w:pPr>
              <w:spacing w:before="0" w:after="160" w:line="259" w:lineRule="auto"/>
              <w:rPr>
                <w:rFonts w:eastAsiaTheme="minorHAnsi" w:cstheme="minorBidi"/>
                <w:szCs w:val="22"/>
              </w:rPr>
            </w:pPr>
            <w:r>
              <w:rPr>
                <w:rFonts w:eastAsiaTheme="minorHAnsi" w:cstheme="minorBidi"/>
                <w:szCs w:val="22"/>
              </w:rPr>
              <w:t>834</w:t>
            </w:r>
          </w:p>
        </w:tc>
        <w:tc>
          <w:tcPr>
            <w:tcW w:w="1876" w:type="dxa"/>
          </w:tcPr>
          <w:p w14:paraId="36BC0470" w14:textId="0179C78B" w:rsidR="00C442D0" w:rsidRDefault="005341F5" w:rsidP="005341F5">
            <w:pPr>
              <w:spacing w:before="0" w:after="160" w:line="259" w:lineRule="auto"/>
              <w:rPr>
                <w:rFonts w:eastAsiaTheme="minorHAnsi" w:cstheme="minorBidi"/>
                <w:szCs w:val="22"/>
              </w:rPr>
            </w:pPr>
            <w:r>
              <w:rPr>
                <w:rFonts w:eastAsiaTheme="minorHAnsi" w:cstheme="minorBidi"/>
                <w:szCs w:val="22"/>
              </w:rPr>
              <w:t>1227</w:t>
            </w:r>
          </w:p>
        </w:tc>
      </w:tr>
      <w:tr w:rsidR="00C442D0" w14:paraId="7F61CAAE" w14:textId="77777777" w:rsidTr="005341F5">
        <w:tc>
          <w:tcPr>
            <w:tcW w:w="2155" w:type="dxa"/>
          </w:tcPr>
          <w:p w14:paraId="1D22A622" w14:textId="77777777" w:rsidR="00C442D0" w:rsidRDefault="00C442D0" w:rsidP="005341F5">
            <w:pPr>
              <w:spacing w:before="0" w:after="160" w:line="259" w:lineRule="auto"/>
              <w:rPr>
                <w:rFonts w:eastAsiaTheme="minorHAnsi" w:cstheme="minorBidi"/>
                <w:szCs w:val="22"/>
              </w:rPr>
            </w:pPr>
            <w:r>
              <w:rPr>
                <w:rFonts w:eastAsiaTheme="minorHAnsi" w:cstheme="minorBidi"/>
                <w:szCs w:val="22"/>
              </w:rPr>
              <w:t>Log Pearson Type III</w:t>
            </w:r>
          </w:p>
        </w:tc>
        <w:tc>
          <w:tcPr>
            <w:tcW w:w="1595" w:type="dxa"/>
          </w:tcPr>
          <w:p w14:paraId="554C370C" w14:textId="6B8C4D0C" w:rsidR="00C442D0" w:rsidRDefault="005341F5" w:rsidP="005341F5">
            <w:pPr>
              <w:spacing w:before="0" w:after="160" w:line="259" w:lineRule="auto"/>
              <w:rPr>
                <w:rFonts w:eastAsiaTheme="minorHAnsi" w:cstheme="minorBidi"/>
                <w:szCs w:val="22"/>
              </w:rPr>
            </w:pPr>
            <w:r>
              <w:rPr>
                <w:rFonts w:eastAsiaTheme="minorHAnsi" w:cstheme="minorBidi"/>
                <w:szCs w:val="22"/>
              </w:rPr>
              <w:t>332</w:t>
            </w:r>
          </w:p>
        </w:tc>
        <w:tc>
          <w:tcPr>
            <w:tcW w:w="1875" w:type="dxa"/>
          </w:tcPr>
          <w:p w14:paraId="67E8B940" w14:textId="0C9883D3" w:rsidR="00C442D0" w:rsidRDefault="005341F5" w:rsidP="005341F5">
            <w:pPr>
              <w:spacing w:before="0" w:after="160" w:line="259" w:lineRule="auto"/>
              <w:rPr>
                <w:rFonts w:eastAsiaTheme="minorHAnsi" w:cstheme="minorBidi"/>
                <w:szCs w:val="22"/>
              </w:rPr>
            </w:pPr>
            <w:r>
              <w:rPr>
                <w:rFonts w:eastAsiaTheme="minorHAnsi" w:cstheme="minorBidi"/>
                <w:szCs w:val="22"/>
              </w:rPr>
              <w:t>672</w:t>
            </w:r>
          </w:p>
        </w:tc>
        <w:tc>
          <w:tcPr>
            <w:tcW w:w="1876" w:type="dxa"/>
          </w:tcPr>
          <w:p w14:paraId="6617A9AF" w14:textId="40798275" w:rsidR="00C442D0" w:rsidRDefault="005341F5" w:rsidP="005341F5">
            <w:pPr>
              <w:spacing w:before="0" w:after="160" w:line="259" w:lineRule="auto"/>
              <w:rPr>
                <w:rFonts w:eastAsiaTheme="minorHAnsi" w:cstheme="minorBidi"/>
                <w:szCs w:val="22"/>
              </w:rPr>
            </w:pPr>
            <w:r>
              <w:rPr>
                <w:rFonts w:eastAsiaTheme="minorHAnsi" w:cstheme="minorBidi"/>
                <w:szCs w:val="22"/>
              </w:rPr>
              <w:t>815</w:t>
            </w:r>
          </w:p>
        </w:tc>
        <w:tc>
          <w:tcPr>
            <w:tcW w:w="1876" w:type="dxa"/>
          </w:tcPr>
          <w:p w14:paraId="34D58BD2" w14:textId="19AC3C8C" w:rsidR="00C442D0" w:rsidRDefault="005341F5" w:rsidP="005341F5">
            <w:pPr>
              <w:spacing w:before="0" w:after="160" w:line="259" w:lineRule="auto"/>
              <w:rPr>
                <w:rFonts w:eastAsiaTheme="minorHAnsi" w:cstheme="minorBidi"/>
                <w:szCs w:val="22"/>
              </w:rPr>
            </w:pPr>
            <w:r>
              <w:rPr>
                <w:rFonts w:eastAsiaTheme="minorHAnsi" w:cstheme="minorBidi"/>
                <w:szCs w:val="22"/>
              </w:rPr>
              <w:t>1158</w:t>
            </w:r>
          </w:p>
        </w:tc>
      </w:tr>
      <w:tr w:rsidR="00C442D0" w14:paraId="2F77B730" w14:textId="77777777" w:rsidTr="005341F5">
        <w:tc>
          <w:tcPr>
            <w:tcW w:w="2155" w:type="dxa"/>
          </w:tcPr>
          <w:p w14:paraId="65A97BC8" w14:textId="77777777" w:rsidR="00C442D0" w:rsidRDefault="00C442D0" w:rsidP="005341F5">
            <w:pPr>
              <w:spacing w:before="0" w:after="160" w:line="259" w:lineRule="auto"/>
              <w:rPr>
                <w:rFonts w:eastAsiaTheme="minorHAnsi" w:cstheme="minorBidi"/>
                <w:szCs w:val="22"/>
              </w:rPr>
            </w:pPr>
            <w:r>
              <w:rPr>
                <w:rFonts w:eastAsiaTheme="minorHAnsi" w:cstheme="minorBidi"/>
                <w:szCs w:val="22"/>
              </w:rPr>
              <w:lastRenderedPageBreak/>
              <w:t>Gumbel</w:t>
            </w:r>
          </w:p>
        </w:tc>
        <w:tc>
          <w:tcPr>
            <w:tcW w:w="1595" w:type="dxa"/>
          </w:tcPr>
          <w:p w14:paraId="31FE8A30" w14:textId="5C0E3F7A" w:rsidR="00C442D0" w:rsidRDefault="005341F5" w:rsidP="005341F5">
            <w:pPr>
              <w:spacing w:before="0" w:after="160" w:line="259" w:lineRule="auto"/>
              <w:rPr>
                <w:rFonts w:eastAsiaTheme="minorHAnsi" w:cstheme="minorBidi"/>
                <w:szCs w:val="22"/>
              </w:rPr>
            </w:pPr>
            <w:r>
              <w:rPr>
                <w:rFonts w:eastAsiaTheme="minorHAnsi" w:cstheme="minorBidi"/>
                <w:szCs w:val="22"/>
              </w:rPr>
              <w:t>345</w:t>
            </w:r>
          </w:p>
        </w:tc>
        <w:tc>
          <w:tcPr>
            <w:tcW w:w="1875" w:type="dxa"/>
          </w:tcPr>
          <w:p w14:paraId="0D0827CF" w14:textId="20E9B487" w:rsidR="00C442D0" w:rsidRDefault="005341F5" w:rsidP="005341F5">
            <w:pPr>
              <w:spacing w:before="0" w:after="160" w:line="259" w:lineRule="auto"/>
              <w:rPr>
                <w:rFonts w:eastAsiaTheme="minorHAnsi" w:cstheme="minorBidi"/>
                <w:szCs w:val="22"/>
              </w:rPr>
            </w:pPr>
            <w:r>
              <w:rPr>
                <w:rFonts w:eastAsiaTheme="minorHAnsi" w:cstheme="minorBidi"/>
                <w:szCs w:val="22"/>
              </w:rPr>
              <w:t>646</w:t>
            </w:r>
          </w:p>
        </w:tc>
        <w:tc>
          <w:tcPr>
            <w:tcW w:w="1876" w:type="dxa"/>
          </w:tcPr>
          <w:p w14:paraId="0CEBF7E9" w14:textId="017CB54C" w:rsidR="00C442D0" w:rsidRDefault="005341F5" w:rsidP="005341F5">
            <w:pPr>
              <w:spacing w:before="0" w:after="160" w:line="259" w:lineRule="auto"/>
              <w:rPr>
                <w:rFonts w:eastAsiaTheme="minorHAnsi" w:cstheme="minorBidi"/>
                <w:szCs w:val="22"/>
              </w:rPr>
            </w:pPr>
            <w:r>
              <w:rPr>
                <w:rFonts w:eastAsiaTheme="minorHAnsi" w:cstheme="minorBidi"/>
                <w:szCs w:val="22"/>
              </w:rPr>
              <w:t>761</w:t>
            </w:r>
          </w:p>
        </w:tc>
        <w:tc>
          <w:tcPr>
            <w:tcW w:w="1876" w:type="dxa"/>
          </w:tcPr>
          <w:p w14:paraId="5392529A" w14:textId="49D8FCC9" w:rsidR="00C442D0" w:rsidRDefault="005341F5" w:rsidP="005341F5">
            <w:pPr>
              <w:spacing w:before="0" w:after="160" w:line="259" w:lineRule="auto"/>
              <w:rPr>
                <w:rFonts w:eastAsiaTheme="minorHAnsi" w:cstheme="minorBidi"/>
                <w:szCs w:val="22"/>
              </w:rPr>
            </w:pPr>
            <w:r>
              <w:rPr>
                <w:rFonts w:eastAsiaTheme="minorHAnsi" w:cstheme="minorBidi"/>
                <w:szCs w:val="22"/>
              </w:rPr>
              <w:t>1021</w:t>
            </w:r>
          </w:p>
        </w:tc>
      </w:tr>
    </w:tbl>
    <w:p w14:paraId="451A9FBE" w14:textId="2E8E6FC2" w:rsidR="00C442D0" w:rsidRDefault="00C442D0" w:rsidP="005C2E26">
      <w:pPr>
        <w:spacing w:before="0" w:after="160" w:line="259" w:lineRule="auto"/>
        <w:rPr>
          <w:ins w:id="5032" w:author="Kumar Baral" w:date="2023-02-13T14:28:00Z"/>
          <w:rFonts w:eastAsiaTheme="minorHAnsi" w:cstheme="minorBidi"/>
          <w:szCs w:val="22"/>
        </w:rPr>
      </w:pPr>
    </w:p>
    <w:bookmarkStart w:id="5033" w:name="_Ref127195416"/>
    <w:p w14:paraId="0AF2F21A" w14:textId="5AE70999" w:rsidR="00C6324B" w:rsidRPr="00C6324B" w:rsidRDefault="00152889" w:rsidP="00152889">
      <w:pPr>
        <w:rPr>
          <w:rFonts w:eastAsiaTheme="minorHAnsi" w:cstheme="minorBidi"/>
          <w:szCs w:val="22"/>
        </w:rPr>
      </w:pPr>
      <w:r>
        <w:rPr>
          <w:rFonts w:eastAsiaTheme="minorHAnsi" w:cstheme="minorBidi"/>
          <w:szCs w:val="22"/>
        </w:rPr>
        <w:fldChar w:fldCharType="begin"/>
      </w:r>
      <w:r>
        <w:rPr>
          <w:rFonts w:eastAsiaTheme="minorHAnsi" w:cstheme="minorBidi"/>
          <w:szCs w:val="22"/>
        </w:rPr>
        <w:instrText xml:space="preserve"> REF _Ref127198023 \h </w:instrText>
      </w:r>
      <w:r>
        <w:rPr>
          <w:rFonts w:eastAsiaTheme="minorHAnsi" w:cstheme="minorBidi"/>
          <w:szCs w:val="22"/>
        </w:rPr>
      </w:r>
      <w:r>
        <w:rPr>
          <w:rFonts w:eastAsiaTheme="minorHAnsi" w:cstheme="minorBidi"/>
          <w:szCs w:val="22"/>
        </w:rPr>
        <w:fldChar w:fldCharType="separate"/>
      </w:r>
      <w:ins w:id="5034" w:author="Kumar Baral" w:date="2023-02-13T14:26:00Z">
        <w:r w:rsidR="00851CC9">
          <w:t xml:space="preserve">Table </w:t>
        </w:r>
      </w:ins>
      <w:r w:rsidR="00851CC9">
        <w:rPr>
          <w:noProof/>
        </w:rPr>
        <w:t>1</w:t>
      </w:r>
      <w:ins w:id="5035" w:author="Kumar Baral" w:date="2023-02-13T14:27:00Z">
        <w:r w:rsidR="00851CC9">
          <w:noBreakHyphen/>
        </w:r>
      </w:ins>
      <w:r w:rsidR="00851CC9">
        <w:rPr>
          <w:noProof/>
        </w:rPr>
        <w:t>4</w:t>
      </w:r>
      <w:r>
        <w:rPr>
          <w:rFonts w:eastAsiaTheme="minorHAnsi" w:cstheme="minorBidi"/>
          <w:szCs w:val="22"/>
        </w:rPr>
        <w:fldChar w:fldCharType="end"/>
      </w:r>
      <w:r>
        <w:rPr>
          <w:rFonts w:eastAsiaTheme="minorHAnsi" w:cstheme="minorBidi"/>
          <w:szCs w:val="22"/>
        </w:rPr>
        <w:t xml:space="preserve"> summarizes the flood flow as per UFSR, 2008, in which the flood flows calculated from Log Normal 2 distribution was considered as the standard error of Log Normal 2 distribution was minimum among other all distributions.</w:t>
      </w:r>
    </w:p>
    <w:p w14:paraId="657888BD" w14:textId="5C64F25E" w:rsidR="00637482" w:rsidRDefault="00637482">
      <w:pPr>
        <w:pStyle w:val="Caption"/>
        <w:rPr>
          <w:rFonts w:eastAsiaTheme="minorHAnsi" w:cstheme="minorBidi"/>
          <w:szCs w:val="22"/>
        </w:rPr>
        <w:pPrChange w:id="5036" w:author="Kumar Baral" w:date="2023-02-13T14:26:00Z">
          <w:pPr>
            <w:spacing w:before="0" w:after="160" w:line="259" w:lineRule="auto"/>
          </w:pPr>
        </w:pPrChange>
      </w:pPr>
      <w:bookmarkStart w:id="5037" w:name="_Ref127198023"/>
      <w:ins w:id="5038" w:author="Kumar Baral" w:date="2023-02-13T14:26:00Z">
        <w:r>
          <w:t xml:space="preserve">Table </w:t>
        </w:r>
      </w:ins>
      <w:ins w:id="5039" w:author="Kumar Baral" w:date="2023-02-13T14:27:00Z">
        <w:r>
          <w:fldChar w:fldCharType="begin"/>
        </w:r>
        <w:r>
          <w:instrText xml:space="preserve"> STYLEREF 1 \s </w:instrText>
        </w:r>
      </w:ins>
      <w:r>
        <w:fldChar w:fldCharType="separate"/>
      </w:r>
      <w:r w:rsidR="00851CC9">
        <w:rPr>
          <w:noProof/>
        </w:rPr>
        <w:t>1</w:t>
      </w:r>
      <w:ins w:id="5040" w:author="Kumar Baral" w:date="2023-02-13T14:27:00Z">
        <w:r>
          <w:fldChar w:fldCharType="end"/>
        </w:r>
        <w:r>
          <w:noBreakHyphen/>
        </w:r>
        <w:r>
          <w:fldChar w:fldCharType="begin"/>
        </w:r>
        <w:r>
          <w:instrText xml:space="preserve"> SEQ Table \* ARABIC \s 1 </w:instrText>
        </w:r>
      </w:ins>
      <w:r>
        <w:fldChar w:fldCharType="separate"/>
      </w:r>
      <w:r w:rsidR="00851CC9">
        <w:rPr>
          <w:noProof/>
        </w:rPr>
        <w:t>4</w:t>
      </w:r>
      <w:ins w:id="5041" w:author="Kumar Baral" w:date="2023-02-13T14:27:00Z">
        <w:r>
          <w:fldChar w:fldCharType="end"/>
        </w:r>
      </w:ins>
      <w:bookmarkEnd w:id="5033"/>
      <w:bookmarkEnd w:id="5037"/>
      <w:ins w:id="5042" w:author="Kumar Baral" w:date="2023-02-13T14:26:00Z">
        <w:r>
          <w:t xml:space="preserve">: Estimation of flood flow </w:t>
        </w:r>
      </w:ins>
      <w:ins w:id="5043" w:author="Kumar Baral" w:date="2023-02-13T14:41:00Z">
        <w:r>
          <w:t>(</w:t>
        </w:r>
      </w:ins>
      <w:ins w:id="5044" w:author="Kumar Baral" w:date="2023-02-13T14:26:00Z">
        <w:r>
          <w:t>UFSR, 2008</w:t>
        </w:r>
      </w:ins>
      <w:ins w:id="5045" w:author="Kumar Baral" w:date="2023-02-13T14:41:00Z">
        <w:r>
          <w:t>)</w:t>
        </w:r>
      </w:ins>
    </w:p>
    <w:tbl>
      <w:tblPr>
        <w:tblStyle w:val="TableGrid"/>
        <w:tblW w:w="0" w:type="auto"/>
        <w:tblLook w:val="04A0" w:firstRow="1" w:lastRow="0" w:firstColumn="1" w:lastColumn="0" w:noHBand="0" w:noVBand="1"/>
      </w:tblPr>
      <w:tblGrid>
        <w:gridCol w:w="2155"/>
        <w:gridCol w:w="1595"/>
        <w:gridCol w:w="1875"/>
        <w:gridCol w:w="1876"/>
        <w:gridCol w:w="1876"/>
      </w:tblGrid>
      <w:tr w:rsidR="00637482" w14:paraId="18D73A35" w14:textId="77777777" w:rsidTr="00F70819">
        <w:trPr>
          <w:tblHeader/>
        </w:trPr>
        <w:tc>
          <w:tcPr>
            <w:tcW w:w="2155" w:type="dxa"/>
            <w:vMerge w:val="restart"/>
            <w:shd w:val="clear" w:color="auto" w:fill="BFBFBF" w:themeFill="background1" w:themeFillShade="BF"/>
            <w:vAlign w:val="center"/>
          </w:tcPr>
          <w:p w14:paraId="5C22B790" w14:textId="77777777" w:rsidR="00637482" w:rsidRPr="00C442D0" w:rsidRDefault="00637482" w:rsidP="00F70819">
            <w:pPr>
              <w:spacing w:before="0" w:after="160" w:line="259" w:lineRule="auto"/>
              <w:jc w:val="center"/>
              <w:rPr>
                <w:rFonts w:eastAsiaTheme="minorHAnsi" w:cstheme="minorBidi"/>
                <w:b/>
                <w:bCs/>
                <w:szCs w:val="22"/>
              </w:rPr>
            </w:pPr>
            <w:r w:rsidRPr="00C442D0">
              <w:rPr>
                <w:rFonts w:eastAsiaTheme="minorHAnsi" w:cstheme="minorBidi"/>
                <w:b/>
                <w:bCs/>
                <w:szCs w:val="22"/>
              </w:rPr>
              <w:t>Method</w:t>
            </w:r>
          </w:p>
        </w:tc>
        <w:tc>
          <w:tcPr>
            <w:tcW w:w="7222" w:type="dxa"/>
            <w:gridSpan w:val="4"/>
            <w:shd w:val="clear" w:color="auto" w:fill="BFBFBF" w:themeFill="background1" w:themeFillShade="BF"/>
            <w:vAlign w:val="center"/>
          </w:tcPr>
          <w:p w14:paraId="3AE907A6" w14:textId="694070B8" w:rsidR="00637482" w:rsidRPr="00C442D0" w:rsidRDefault="00637482" w:rsidP="00F70819">
            <w:pPr>
              <w:spacing w:before="0" w:after="160" w:line="259" w:lineRule="auto"/>
              <w:jc w:val="center"/>
              <w:rPr>
                <w:rFonts w:eastAsiaTheme="minorHAnsi" w:cstheme="minorBidi"/>
                <w:b/>
                <w:bCs/>
                <w:szCs w:val="22"/>
              </w:rPr>
            </w:pPr>
            <w:r>
              <w:rPr>
                <w:rFonts w:eastAsiaTheme="minorHAnsi" w:cstheme="minorBidi"/>
                <w:b/>
                <w:bCs/>
                <w:szCs w:val="22"/>
              </w:rPr>
              <w:t>Flood flow (m3/s)</w:t>
            </w:r>
          </w:p>
        </w:tc>
      </w:tr>
      <w:tr w:rsidR="00637482" w14:paraId="376A424F" w14:textId="77777777" w:rsidTr="00F70819">
        <w:trPr>
          <w:tblHeader/>
        </w:trPr>
        <w:tc>
          <w:tcPr>
            <w:tcW w:w="2155" w:type="dxa"/>
            <w:vMerge/>
            <w:shd w:val="clear" w:color="auto" w:fill="BFBFBF" w:themeFill="background1" w:themeFillShade="BF"/>
          </w:tcPr>
          <w:p w14:paraId="13E0C0FF" w14:textId="77777777" w:rsidR="00637482" w:rsidRPr="00C442D0" w:rsidRDefault="00637482" w:rsidP="00F70819">
            <w:pPr>
              <w:spacing w:before="0" w:after="160" w:line="259" w:lineRule="auto"/>
              <w:rPr>
                <w:rFonts w:eastAsiaTheme="minorHAnsi" w:cstheme="minorBidi"/>
                <w:b/>
                <w:bCs/>
                <w:szCs w:val="22"/>
              </w:rPr>
            </w:pPr>
          </w:p>
        </w:tc>
        <w:tc>
          <w:tcPr>
            <w:tcW w:w="1595" w:type="dxa"/>
            <w:shd w:val="clear" w:color="auto" w:fill="BFBFBF" w:themeFill="background1" w:themeFillShade="BF"/>
          </w:tcPr>
          <w:p w14:paraId="3058C3E4" w14:textId="77777777" w:rsidR="00637482" w:rsidRPr="00C442D0" w:rsidRDefault="00637482" w:rsidP="00F70819">
            <w:pPr>
              <w:spacing w:before="0" w:after="160" w:line="259" w:lineRule="auto"/>
              <w:rPr>
                <w:rFonts w:eastAsiaTheme="minorHAnsi" w:cstheme="minorBidi"/>
                <w:b/>
                <w:bCs/>
                <w:szCs w:val="22"/>
              </w:rPr>
            </w:pPr>
            <w:r w:rsidRPr="00C442D0">
              <w:rPr>
                <w:rFonts w:eastAsiaTheme="minorHAnsi" w:cstheme="minorBidi"/>
                <w:b/>
                <w:bCs/>
                <w:szCs w:val="22"/>
              </w:rPr>
              <w:t>1 in 2-yr</w:t>
            </w:r>
          </w:p>
        </w:tc>
        <w:tc>
          <w:tcPr>
            <w:tcW w:w="1875" w:type="dxa"/>
            <w:shd w:val="clear" w:color="auto" w:fill="BFBFBF" w:themeFill="background1" w:themeFillShade="BF"/>
          </w:tcPr>
          <w:p w14:paraId="585FBFB8" w14:textId="77777777" w:rsidR="00637482" w:rsidRPr="00C442D0" w:rsidRDefault="00637482" w:rsidP="00F70819">
            <w:pPr>
              <w:spacing w:before="0" w:after="160" w:line="259" w:lineRule="auto"/>
              <w:rPr>
                <w:rFonts w:eastAsiaTheme="minorHAnsi" w:cstheme="minorBidi"/>
                <w:b/>
                <w:bCs/>
                <w:szCs w:val="22"/>
              </w:rPr>
            </w:pPr>
            <w:r w:rsidRPr="00C442D0">
              <w:rPr>
                <w:rFonts w:eastAsiaTheme="minorHAnsi" w:cstheme="minorBidi"/>
                <w:b/>
                <w:bCs/>
                <w:szCs w:val="22"/>
              </w:rPr>
              <w:t>1 in 10-yr</w:t>
            </w:r>
          </w:p>
        </w:tc>
        <w:tc>
          <w:tcPr>
            <w:tcW w:w="1876" w:type="dxa"/>
            <w:shd w:val="clear" w:color="auto" w:fill="BFBFBF" w:themeFill="background1" w:themeFillShade="BF"/>
          </w:tcPr>
          <w:p w14:paraId="6C4AD107" w14:textId="77777777" w:rsidR="00637482" w:rsidRPr="00C442D0" w:rsidRDefault="00637482" w:rsidP="00F70819">
            <w:pPr>
              <w:spacing w:before="0" w:after="160" w:line="259" w:lineRule="auto"/>
              <w:rPr>
                <w:rFonts w:eastAsiaTheme="minorHAnsi" w:cstheme="minorBidi"/>
                <w:b/>
                <w:bCs/>
                <w:szCs w:val="22"/>
              </w:rPr>
            </w:pPr>
            <w:r w:rsidRPr="00C442D0">
              <w:rPr>
                <w:rFonts w:eastAsiaTheme="minorHAnsi" w:cstheme="minorBidi"/>
                <w:b/>
                <w:bCs/>
                <w:szCs w:val="22"/>
              </w:rPr>
              <w:t>1 in 20-yr</w:t>
            </w:r>
          </w:p>
        </w:tc>
        <w:tc>
          <w:tcPr>
            <w:tcW w:w="1876" w:type="dxa"/>
            <w:shd w:val="clear" w:color="auto" w:fill="BFBFBF" w:themeFill="background1" w:themeFillShade="BF"/>
          </w:tcPr>
          <w:p w14:paraId="0D41FBEC" w14:textId="77777777" w:rsidR="00637482" w:rsidRPr="00C442D0" w:rsidRDefault="00637482" w:rsidP="00F70819">
            <w:pPr>
              <w:spacing w:before="0" w:after="160" w:line="259" w:lineRule="auto"/>
              <w:rPr>
                <w:rFonts w:eastAsiaTheme="minorHAnsi" w:cstheme="minorBidi"/>
                <w:b/>
                <w:bCs/>
                <w:szCs w:val="22"/>
              </w:rPr>
            </w:pPr>
            <w:r w:rsidRPr="00C442D0">
              <w:rPr>
                <w:rFonts w:eastAsiaTheme="minorHAnsi" w:cstheme="minorBidi"/>
                <w:b/>
                <w:bCs/>
                <w:szCs w:val="22"/>
              </w:rPr>
              <w:t>1 in 100-yr</w:t>
            </w:r>
          </w:p>
        </w:tc>
      </w:tr>
      <w:tr w:rsidR="00637482" w14:paraId="02232E48" w14:textId="77777777" w:rsidTr="00F70819">
        <w:tc>
          <w:tcPr>
            <w:tcW w:w="2155" w:type="dxa"/>
          </w:tcPr>
          <w:p w14:paraId="027EA5AC" w14:textId="19596B44" w:rsidR="00637482" w:rsidRDefault="00637482" w:rsidP="00F70819">
            <w:pPr>
              <w:spacing w:before="0" w:after="160" w:line="259" w:lineRule="auto"/>
              <w:rPr>
                <w:rFonts w:eastAsiaTheme="minorHAnsi" w:cstheme="minorBidi"/>
                <w:szCs w:val="22"/>
              </w:rPr>
            </w:pPr>
            <w:r>
              <w:rPr>
                <w:rFonts w:eastAsiaTheme="minorHAnsi" w:cstheme="minorBidi"/>
                <w:szCs w:val="22"/>
              </w:rPr>
              <w:t>Normal</w:t>
            </w:r>
          </w:p>
        </w:tc>
        <w:tc>
          <w:tcPr>
            <w:tcW w:w="1595" w:type="dxa"/>
          </w:tcPr>
          <w:p w14:paraId="4FA66A36" w14:textId="77777777" w:rsidR="00637482" w:rsidRDefault="00637482" w:rsidP="00F70819">
            <w:pPr>
              <w:spacing w:before="0" w:after="160" w:line="259" w:lineRule="auto"/>
              <w:rPr>
                <w:rFonts w:eastAsiaTheme="minorHAnsi" w:cstheme="minorBidi"/>
                <w:szCs w:val="22"/>
              </w:rPr>
            </w:pPr>
            <w:r>
              <w:rPr>
                <w:rFonts w:eastAsiaTheme="minorHAnsi" w:cstheme="minorBidi"/>
                <w:szCs w:val="22"/>
              </w:rPr>
              <w:t>561</w:t>
            </w:r>
          </w:p>
        </w:tc>
        <w:tc>
          <w:tcPr>
            <w:tcW w:w="1875" w:type="dxa"/>
          </w:tcPr>
          <w:p w14:paraId="3E457256" w14:textId="77777777" w:rsidR="00637482" w:rsidRDefault="00637482" w:rsidP="00F70819">
            <w:pPr>
              <w:spacing w:before="0" w:after="160" w:line="259" w:lineRule="auto"/>
              <w:rPr>
                <w:rFonts w:eastAsiaTheme="minorHAnsi" w:cstheme="minorBidi"/>
                <w:szCs w:val="22"/>
              </w:rPr>
            </w:pPr>
            <w:r>
              <w:rPr>
                <w:rFonts w:eastAsiaTheme="minorHAnsi" w:cstheme="minorBidi"/>
                <w:szCs w:val="22"/>
              </w:rPr>
              <w:t>907</w:t>
            </w:r>
          </w:p>
        </w:tc>
        <w:tc>
          <w:tcPr>
            <w:tcW w:w="1876" w:type="dxa"/>
          </w:tcPr>
          <w:p w14:paraId="09401A1F" w14:textId="77777777" w:rsidR="00637482" w:rsidRDefault="00637482" w:rsidP="00F70819">
            <w:pPr>
              <w:spacing w:before="0" w:after="160" w:line="259" w:lineRule="auto"/>
              <w:rPr>
                <w:rFonts w:eastAsiaTheme="minorHAnsi" w:cstheme="minorBidi"/>
                <w:szCs w:val="22"/>
              </w:rPr>
            </w:pPr>
            <w:r>
              <w:rPr>
                <w:rFonts w:eastAsiaTheme="minorHAnsi" w:cstheme="minorBidi"/>
                <w:szCs w:val="22"/>
              </w:rPr>
              <w:t>1005</w:t>
            </w:r>
          </w:p>
        </w:tc>
        <w:tc>
          <w:tcPr>
            <w:tcW w:w="1876" w:type="dxa"/>
          </w:tcPr>
          <w:p w14:paraId="7B36D8AC" w14:textId="77777777" w:rsidR="00637482" w:rsidRDefault="00637482" w:rsidP="00F70819">
            <w:pPr>
              <w:spacing w:before="0" w:after="160" w:line="259" w:lineRule="auto"/>
              <w:rPr>
                <w:rFonts w:eastAsiaTheme="minorHAnsi" w:cstheme="minorBidi"/>
                <w:szCs w:val="22"/>
              </w:rPr>
            </w:pPr>
            <w:r>
              <w:rPr>
                <w:rFonts w:eastAsiaTheme="minorHAnsi" w:cstheme="minorBidi"/>
                <w:szCs w:val="22"/>
              </w:rPr>
              <w:t>1189</w:t>
            </w:r>
          </w:p>
        </w:tc>
      </w:tr>
      <w:tr w:rsidR="00C6324B" w14:paraId="0A864823" w14:textId="77777777" w:rsidTr="00F70819">
        <w:tc>
          <w:tcPr>
            <w:tcW w:w="2155" w:type="dxa"/>
          </w:tcPr>
          <w:p w14:paraId="0A0CFAB4" w14:textId="259B5E52" w:rsidR="00C6324B" w:rsidRDefault="00C6324B" w:rsidP="00F70819">
            <w:pPr>
              <w:spacing w:before="0" w:after="160" w:line="259" w:lineRule="auto"/>
              <w:rPr>
                <w:rFonts w:eastAsiaTheme="minorHAnsi" w:cstheme="minorBidi"/>
                <w:szCs w:val="22"/>
              </w:rPr>
            </w:pPr>
            <w:r>
              <w:rPr>
                <w:rFonts w:eastAsiaTheme="minorHAnsi" w:cstheme="minorBidi"/>
                <w:szCs w:val="22"/>
              </w:rPr>
              <w:t>Log-Normal-2</w:t>
            </w:r>
          </w:p>
        </w:tc>
        <w:tc>
          <w:tcPr>
            <w:tcW w:w="1595" w:type="dxa"/>
          </w:tcPr>
          <w:p w14:paraId="2EFA7C78" w14:textId="4C42AA3F" w:rsidR="00C6324B" w:rsidRDefault="00C6324B" w:rsidP="00F70819">
            <w:pPr>
              <w:spacing w:before="0" w:after="160" w:line="259" w:lineRule="auto"/>
              <w:rPr>
                <w:rFonts w:eastAsiaTheme="minorHAnsi" w:cstheme="minorBidi"/>
                <w:szCs w:val="22"/>
              </w:rPr>
            </w:pPr>
            <w:r>
              <w:rPr>
                <w:rFonts w:eastAsiaTheme="minorHAnsi" w:cstheme="minorBidi"/>
                <w:szCs w:val="22"/>
              </w:rPr>
              <w:t>509</w:t>
            </w:r>
          </w:p>
        </w:tc>
        <w:tc>
          <w:tcPr>
            <w:tcW w:w="1875" w:type="dxa"/>
          </w:tcPr>
          <w:p w14:paraId="5A85E075" w14:textId="2A8E193A" w:rsidR="00C6324B" w:rsidRDefault="00C6324B" w:rsidP="00F70819">
            <w:pPr>
              <w:spacing w:before="0" w:after="160" w:line="259" w:lineRule="auto"/>
              <w:rPr>
                <w:rFonts w:eastAsiaTheme="minorHAnsi" w:cstheme="minorBidi"/>
                <w:szCs w:val="22"/>
              </w:rPr>
            </w:pPr>
            <w:r>
              <w:rPr>
                <w:rFonts w:eastAsiaTheme="minorHAnsi" w:cstheme="minorBidi"/>
                <w:szCs w:val="22"/>
              </w:rPr>
              <w:t>900</w:t>
            </w:r>
          </w:p>
        </w:tc>
        <w:tc>
          <w:tcPr>
            <w:tcW w:w="1876" w:type="dxa"/>
          </w:tcPr>
          <w:p w14:paraId="5D00D2AD" w14:textId="2F01A73B" w:rsidR="00C6324B" w:rsidRDefault="00C6324B" w:rsidP="00F70819">
            <w:pPr>
              <w:spacing w:before="0" w:after="160" w:line="259" w:lineRule="auto"/>
              <w:rPr>
                <w:rFonts w:eastAsiaTheme="minorHAnsi" w:cstheme="minorBidi"/>
                <w:szCs w:val="22"/>
              </w:rPr>
            </w:pPr>
            <w:r>
              <w:rPr>
                <w:rFonts w:eastAsiaTheme="minorHAnsi" w:cstheme="minorBidi"/>
                <w:szCs w:val="22"/>
              </w:rPr>
              <w:t>1058</w:t>
            </w:r>
          </w:p>
        </w:tc>
        <w:tc>
          <w:tcPr>
            <w:tcW w:w="1876" w:type="dxa"/>
          </w:tcPr>
          <w:p w14:paraId="039F1F74" w14:textId="7CD0788C" w:rsidR="00C6324B" w:rsidRDefault="00C6324B" w:rsidP="00F70819">
            <w:pPr>
              <w:spacing w:before="0" w:after="160" w:line="259" w:lineRule="auto"/>
              <w:rPr>
                <w:rFonts w:eastAsiaTheme="minorHAnsi" w:cstheme="minorBidi"/>
                <w:szCs w:val="22"/>
              </w:rPr>
            </w:pPr>
            <w:r>
              <w:rPr>
                <w:rFonts w:eastAsiaTheme="minorHAnsi" w:cstheme="minorBidi"/>
                <w:szCs w:val="22"/>
              </w:rPr>
              <w:t>1432</w:t>
            </w:r>
          </w:p>
        </w:tc>
      </w:tr>
      <w:tr w:rsidR="00C6324B" w14:paraId="27FF3208" w14:textId="77777777" w:rsidTr="00F70819">
        <w:tc>
          <w:tcPr>
            <w:tcW w:w="2155" w:type="dxa"/>
          </w:tcPr>
          <w:p w14:paraId="4576A42C" w14:textId="6FCE23D4" w:rsidR="00C6324B" w:rsidRDefault="00C6324B" w:rsidP="00F70819">
            <w:pPr>
              <w:spacing w:before="0" w:after="160" w:line="259" w:lineRule="auto"/>
              <w:rPr>
                <w:rFonts w:eastAsiaTheme="minorHAnsi" w:cstheme="minorBidi"/>
                <w:szCs w:val="22"/>
              </w:rPr>
            </w:pPr>
            <w:r>
              <w:rPr>
                <w:rFonts w:eastAsiaTheme="minorHAnsi" w:cstheme="minorBidi"/>
                <w:szCs w:val="22"/>
              </w:rPr>
              <w:t>Log-Normal-3</w:t>
            </w:r>
          </w:p>
        </w:tc>
        <w:tc>
          <w:tcPr>
            <w:tcW w:w="1595" w:type="dxa"/>
          </w:tcPr>
          <w:p w14:paraId="73850812" w14:textId="3EB1B3AE" w:rsidR="00C6324B" w:rsidRDefault="00C6324B" w:rsidP="00F70819">
            <w:pPr>
              <w:spacing w:before="0" w:after="160" w:line="259" w:lineRule="auto"/>
              <w:rPr>
                <w:rFonts w:eastAsiaTheme="minorHAnsi" w:cstheme="minorBidi"/>
                <w:szCs w:val="22"/>
              </w:rPr>
            </w:pPr>
            <w:r>
              <w:rPr>
                <w:rFonts w:eastAsiaTheme="minorHAnsi" w:cstheme="minorBidi"/>
                <w:szCs w:val="22"/>
              </w:rPr>
              <w:t>509</w:t>
            </w:r>
          </w:p>
        </w:tc>
        <w:tc>
          <w:tcPr>
            <w:tcW w:w="1875" w:type="dxa"/>
          </w:tcPr>
          <w:p w14:paraId="51937D72" w14:textId="60CA8A37" w:rsidR="00C6324B" w:rsidRDefault="00C6324B" w:rsidP="00F70819">
            <w:pPr>
              <w:spacing w:before="0" w:after="160" w:line="259" w:lineRule="auto"/>
              <w:rPr>
                <w:rFonts w:eastAsiaTheme="minorHAnsi" w:cstheme="minorBidi"/>
                <w:szCs w:val="22"/>
              </w:rPr>
            </w:pPr>
            <w:r>
              <w:rPr>
                <w:rFonts w:eastAsiaTheme="minorHAnsi" w:cstheme="minorBidi"/>
                <w:szCs w:val="22"/>
              </w:rPr>
              <w:t>899</w:t>
            </w:r>
          </w:p>
        </w:tc>
        <w:tc>
          <w:tcPr>
            <w:tcW w:w="1876" w:type="dxa"/>
          </w:tcPr>
          <w:p w14:paraId="22404F44" w14:textId="0C195363" w:rsidR="00C6324B" w:rsidRDefault="00C6324B" w:rsidP="00F70819">
            <w:pPr>
              <w:spacing w:before="0" w:after="160" w:line="259" w:lineRule="auto"/>
              <w:rPr>
                <w:rFonts w:eastAsiaTheme="minorHAnsi" w:cstheme="minorBidi"/>
                <w:szCs w:val="22"/>
              </w:rPr>
            </w:pPr>
            <w:r>
              <w:rPr>
                <w:rFonts w:eastAsiaTheme="minorHAnsi" w:cstheme="minorBidi"/>
                <w:szCs w:val="22"/>
              </w:rPr>
              <w:t>1057</w:t>
            </w:r>
          </w:p>
        </w:tc>
        <w:tc>
          <w:tcPr>
            <w:tcW w:w="1876" w:type="dxa"/>
          </w:tcPr>
          <w:p w14:paraId="182D96CF" w14:textId="30A5BE13" w:rsidR="00C6324B" w:rsidRDefault="00C6324B" w:rsidP="00F70819">
            <w:pPr>
              <w:spacing w:before="0" w:after="160" w:line="259" w:lineRule="auto"/>
              <w:rPr>
                <w:rFonts w:eastAsiaTheme="minorHAnsi" w:cstheme="minorBidi"/>
                <w:szCs w:val="22"/>
              </w:rPr>
            </w:pPr>
            <w:r>
              <w:rPr>
                <w:rFonts w:eastAsiaTheme="minorHAnsi" w:cstheme="minorBidi"/>
                <w:szCs w:val="22"/>
              </w:rPr>
              <w:t>1430</w:t>
            </w:r>
          </w:p>
        </w:tc>
      </w:tr>
      <w:tr w:rsidR="00C6324B" w14:paraId="6A2FDE80" w14:textId="77777777" w:rsidTr="00F70819">
        <w:tc>
          <w:tcPr>
            <w:tcW w:w="2155" w:type="dxa"/>
          </w:tcPr>
          <w:p w14:paraId="01F6E04F" w14:textId="486918B3" w:rsidR="00C6324B" w:rsidRDefault="00C6324B" w:rsidP="00C6324B">
            <w:pPr>
              <w:spacing w:before="0" w:after="160" w:line="259" w:lineRule="auto"/>
              <w:rPr>
                <w:rFonts w:eastAsiaTheme="minorHAnsi" w:cstheme="minorBidi"/>
                <w:szCs w:val="22"/>
              </w:rPr>
            </w:pPr>
            <w:r>
              <w:rPr>
                <w:rFonts w:eastAsiaTheme="minorHAnsi" w:cstheme="minorBidi"/>
                <w:szCs w:val="22"/>
              </w:rPr>
              <w:t>Gumbel</w:t>
            </w:r>
          </w:p>
        </w:tc>
        <w:tc>
          <w:tcPr>
            <w:tcW w:w="1595" w:type="dxa"/>
          </w:tcPr>
          <w:p w14:paraId="7707EC1F" w14:textId="02E5713C" w:rsidR="00C6324B" w:rsidRDefault="00C6324B" w:rsidP="00C6324B">
            <w:pPr>
              <w:spacing w:before="0" w:after="160" w:line="259" w:lineRule="auto"/>
              <w:rPr>
                <w:rFonts w:eastAsiaTheme="minorHAnsi" w:cstheme="minorBidi"/>
                <w:szCs w:val="22"/>
              </w:rPr>
            </w:pPr>
            <w:r>
              <w:rPr>
                <w:rFonts w:eastAsiaTheme="minorHAnsi" w:cstheme="minorBidi"/>
                <w:szCs w:val="22"/>
              </w:rPr>
              <w:t>516</w:t>
            </w:r>
          </w:p>
        </w:tc>
        <w:tc>
          <w:tcPr>
            <w:tcW w:w="1875" w:type="dxa"/>
          </w:tcPr>
          <w:p w14:paraId="05FA4EAA" w14:textId="3735B4FB" w:rsidR="00C6324B" w:rsidRDefault="00C6324B" w:rsidP="00C6324B">
            <w:pPr>
              <w:spacing w:before="0" w:after="160" w:line="259" w:lineRule="auto"/>
              <w:rPr>
                <w:rFonts w:eastAsiaTheme="minorHAnsi" w:cstheme="minorBidi"/>
                <w:szCs w:val="22"/>
              </w:rPr>
            </w:pPr>
            <w:r>
              <w:rPr>
                <w:rFonts w:eastAsiaTheme="minorHAnsi" w:cstheme="minorBidi"/>
                <w:szCs w:val="22"/>
              </w:rPr>
              <w:t>863</w:t>
            </w:r>
          </w:p>
        </w:tc>
        <w:tc>
          <w:tcPr>
            <w:tcW w:w="1876" w:type="dxa"/>
          </w:tcPr>
          <w:p w14:paraId="6EA87B70" w14:textId="226CE524" w:rsidR="00C6324B" w:rsidRDefault="00C6324B" w:rsidP="00C6324B">
            <w:pPr>
              <w:spacing w:before="0" w:after="160" w:line="259" w:lineRule="auto"/>
              <w:rPr>
                <w:rFonts w:eastAsiaTheme="minorHAnsi" w:cstheme="minorBidi"/>
                <w:szCs w:val="22"/>
              </w:rPr>
            </w:pPr>
            <w:r>
              <w:rPr>
                <w:rFonts w:eastAsiaTheme="minorHAnsi" w:cstheme="minorBidi"/>
                <w:szCs w:val="22"/>
              </w:rPr>
              <w:t>996</w:t>
            </w:r>
          </w:p>
        </w:tc>
        <w:tc>
          <w:tcPr>
            <w:tcW w:w="1876" w:type="dxa"/>
          </w:tcPr>
          <w:p w14:paraId="509473EB" w14:textId="469F6C65" w:rsidR="00C6324B" w:rsidRDefault="00C6324B" w:rsidP="00C6324B">
            <w:pPr>
              <w:spacing w:before="0" w:after="160" w:line="259" w:lineRule="auto"/>
              <w:rPr>
                <w:rFonts w:eastAsiaTheme="minorHAnsi" w:cstheme="minorBidi"/>
                <w:szCs w:val="22"/>
              </w:rPr>
            </w:pPr>
            <w:r>
              <w:rPr>
                <w:rFonts w:eastAsiaTheme="minorHAnsi" w:cstheme="minorBidi"/>
                <w:szCs w:val="22"/>
              </w:rPr>
              <w:t>1297</w:t>
            </w:r>
          </w:p>
        </w:tc>
      </w:tr>
      <w:tr w:rsidR="00C6324B" w14:paraId="7F670ADB" w14:textId="77777777" w:rsidTr="00F70819">
        <w:tc>
          <w:tcPr>
            <w:tcW w:w="2155" w:type="dxa"/>
          </w:tcPr>
          <w:p w14:paraId="1AB333EF" w14:textId="3B76A28F" w:rsidR="00C6324B" w:rsidRDefault="00C6324B" w:rsidP="00C6324B">
            <w:pPr>
              <w:spacing w:before="0" w:after="160" w:line="259" w:lineRule="auto"/>
              <w:rPr>
                <w:rFonts w:eastAsiaTheme="minorHAnsi" w:cstheme="minorBidi"/>
                <w:szCs w:val="22"/>
              </w:rPr>
            </w:pPr>
            <w:r>
              <w:rPr>
                <w:rFonts w:eastAsiaTheme="minorHAnsi" w:cstheme="minorBidi"/>
                <w:szCs w:val="22"/>
              </w:rPr>
              <w:t>Pearson Type III</w:t>
            </w:r>
          </w:p>
        </w:tc>
        <w:tc>
          <w:tcPr>
            <w:tcW w:w="1595" w:type="dxa"/>
          </w:tcPr>
          <w:p w14:paraId="67DC1F02" w14:textId="593A66C5" w:rsidR="00C6324B" w:rsidRDefault="00C6324B" w:rsidP="00C6324B">
            <w:pPr>
              <w:spacing w:before="0" w:after="160" w:line="259" w:lineRule="auto"/>
              <w:rPr>
                <w:rFonts w:eastAsiaTheme="minorHAnsi" w:cstheme="minorBidi"/>
                <w:szCs w:val="22"/>
              </w:rPr>
            </w:pPr>
            <w:r>
              <w:rPr>
                <w:rFonts w:eastAsiaTheme="minorHAnsi" w:cstheme="minorBidi"/>
                <w:szCs w:val="22"/>
              </w:rPr>
              <w:t>517</w:t>
            </w:r>
          </w:p>
        </w:tc>
        <w:tc>
          <w:tcPr>
            <w:tcW w:w="1875" w:type="dxa"/>
          </w:tcPr>
          <w:p w14:paraId="029E6FA4" w14:textId="3FEBB61F" w:rsidR="00C6324B" w:rsidRDefault="00C6324B" w:rsidP="00C6324B">
            <w:pPr>
              <w:spacing w:before="0" w:after="160" w:line="259" w:lineRule="auto"/>
              <w:rPr>
                <w:rFonts w:eastAsiaTheme="minorHAnsi" w:cstheme="minorBidi"/>
                <w:szCs w:val="22"/>
              </w:rPr>
            </w:pPr>
            <w:r>
              <w:rPr>
                <w:rFonts w:eastAsiaTheme="minorHAnsi" w:cstheme="minorBidi"/>
                <w:szCs w:val="22"/>
              </w:rPr>
              <w:t>895</w:t>
            </w:r>
          </w:p>
        </w:tc>
        <w:tc>
          <w:tcPr>
            <w:tcW w:w="1876" w:type="dxa"/>
          </w:tcPr>
          <w:p w14:paraId="132D86E0" w14:textId="489DBA96" w:rsidR="00C6324B" w:rsidRDefault="00C6324B" w:rsidP="00C6324B">
            <w:pPr>
              <w:spacing w:before="0" w:after="160" w:line="259" w:lineRule="auto"/>
              <w:rPr>
                <w:rFonts w:eastAsiaTheme="minorHAnsi" w:cstheme="minorBidi"/>
                <w:szCs w:val="22"/>
              </w:rPr>
            </w:pPr>
            <w:r>
              <w:rPr>
                <w:rFonts w:eastAsiaTheme="minorHAnsi" w:cstheme="minorBidi"/>
                <w:szCs w:val="22"/>
              </w:rPr>
              <w:t>1033</w:t>
            </w:r>
          </w:p>
        </w:tc>
        <w:tc>
          <w:tcPr>
            <w:tcW w:w="1876" w:type="dxa"/>
          </w:tcPr>
          <w:p w14:paraId="549BFDDE" w14:textId="5DE11BB2" w:rsidR="00C6324B" w:rsidRDefault="00C6324B" w:rsidP="00C6324B">
            <w:pPr>
              <w:spacing w:before="0" w:after="160" w:line="259" w:lineRule="auto"/>
              <w:rPr>
                <w:rFonts w:eastAsiaTheme="minorHAnsi" w:cstheme="minorBidi"/>
                <w:szCs w:val="22"/>
              </w:rPr>
            </w:pPr>
            <w:r>
              <w:rPr>
                <w:rFonts w:eastAsiaTheme="minorHAnsi" w:cstheme="minorBidi"/>
                <w:szCs w:val="22"/>
              </w:rPr>
              <w:t>1334</w:t>
            </w:r>
          </w:p>
        </w:tc>
      </w:tr>
      <w:tr w:rsidR="00C6324B" w14:paraId="7C32D1A4" w14:textId="77777777" w:rsidTr="00F70819">
        <w:tc>
          <w:tcPr>
            <w:tcW w:w="2155" w:type="dxa"/>
          </w:tcPr>
          <w:p w14:paraId="2F187244" w14:textId="4D0FB380" w:rsidR="00C6324B" w:rsidRDefault="00C6324B" w:rsidP="00C6324B">
            <w:pPr>
              <w:spacing w:before="0" w:after="160" w:line="259" w:lineRule="auto"/>
              <w:rPr>
                <w:rFonts w:eastAsiaTheme="minorHAnsi" w:cstheme="minorBidi"/>
                <w:szCs w:val="22"/>
              </w:rPr>
            </w:pPr>
            <w:r>
              <w:rPr>
                <w:rFonts w:eastAsiaTheme="minorHAnsi" w:cstheme="minorBidi"/>
                <w:szCs w:val="22"/>
              </w:rPr>
              <w:t>Log Pearson Type III</w:t>
            </w:r>
          </w:p>
        </w:tc>
        <w:tc>
          <w:tcPr>
            <w:tcW w:w="1595" w:type="dxa"/>
          </w:tcPr>
          <w:p w14:paraId="57E4542C" w14:textId="5F4CECE9" w:rsidR="00C6324B" w:rsidRDefault="00C6324B" w:rsidP="00C6324B">
            <w:pPr>
              <w:spacing w:before="0" w:after="160" w:line="259" w:lineRule="auto"/>
              <w:rPr>
                <w:rFonts w:eastAsiaTheme="minorHAnsi" w:cstheme="minorBidi"/>
                <w:szCs w:val="22"/>
              </w:rPr>
            </w:pPr>
            <w:r>
              <w:rPr>
                <w:rFonts w:eastAsiaTheme="minorHAnsi" w:cstheme="minorBidi"/>
                <w:szCs w:val="22"/>
              </w:rPr>
              <w:t>507</w:t>
            </w:r>
          </w:p>
        </w:tc>
        <w:tc>
          <w:tcPr>
            <w:tcW w:w="1875" w:type="dxa"/>
          </w:tcPr>
          <w:p w14:paraId="6D7E0209" w14:textId="45C5549D" w:rsidR="00C6324B" w:rsidRDefault="00C6324B" w:rsidP="00C6324B">
            <w:pPr>
              <w:spacing w:before="0" w:after="160" w:line="259" w:lineRule="auto"/>
              <w:rPr>
                <w:rFonts w:eastAsiaTheme="minorHAnsi" w:cstheme="minorBidi"/>
                <w:szCs w:val="22"/>
              </w:rPr>
            </w:pPr>
            <w:r>
              <w:rPr>
                <w:rFonts w:eastAsiaTheme="minorHAnsi" w:cstheme="minorBidi"/>
                <w:szCs w:val="22"/>
              </w:rPr>
              <w:t>893</w:t>
            </w:r>
          </w:p>
        </w:tc>
        <w:tc>
          <w:tcPr>
            <w:tcW w:w="1876" w:type="dxa"/>
          </w:tcPr>
          <w:p w14:paraId="1620FC3F" w14:textId="004D7A6A" w:rsidR="00C6324B" w:rsidRDefault="00C6324B" w:rsidP="00C6324B">
            <w:pPr>
              <w:spacing w:before="0" w:after="160" w:line="259" w:lineRule="auto"/>
              <w:rPr>
                <w:rFonts w:eastAsiaTheme="minorHAnsi" w:cstheme="minorBidi"/>
                <w:szCs w:val="22"/>
              </w:rPr>
            </w:pPr>
            <w:r>
              <w:rPr>
                <w:rFonts w:eastAsiaTheme="minorHAnsi" w:cstheme="minorBidi"/>
                <w:szCs w:val="22"/>
              </w:rPr>
              <w:t>1052</w:t>
            </w:r>
          </w:p>
        </w:tc>
        <w:tc>
          <w:tcPr>
            <w:tcW w:w="1876" w:type="dxa"/>
          </w:tcPr>
          <w:p w14:paraId="0A79C2CC" w14:textId="27578EB5" w:rsidR="00C6324B" w:rsidRDefault="00C6324B" w:rsidP="00C6324B">
            <w:pPr>
              <w:spacing w:before="0" w:after="160" w:line="259" w:lineRule="auto"/>
              <w:rPr>
                <w:rFonts w:eastAsiaTheme="minorHAnsi" w:cstheme="minorBidi"/>
                <w:szCs w:val="22"/>
              </w:rPr>
            </w:pPr>
            <w:r>
              <w:rPr>
                <w:rFonts w:eastAsiaTheme="minorHAnsi" w:cstheme="minorBidi"/>
                <w:szCs w:val="22"/>
              </w:rPr>
              <w:t>1434</w:t>
            </w:r>
          </w:p>
        </w:tc>
      </w:tr>
    </w:tbl>
    <w:p w14:paraId="5D4B1D1C" w14:textId="77777777" w:rsidR="00D31C78" w:rsidRDefault="00D31C78" w:rsidP="00D31C78">
      <w:pPr>
        <w:spacing w:before="0" w:after="160" w:line="259" w:lineRule="auto"/>
        <w:rPr>
          <w:rFonts w:eastAsiaTheme="minorHAnsi" w:cstheme="minorBidi"/>
          <w:szCs w:val="22"/>
        </w:rPr>
      </w:pPr>
    </w:p>
    <w:p w14:paraId="40B36283" w14:textId="0BC0F343" w:rsidR="0020114A" w:rsidRDefault="0020114A">
      <w:pPr>
        <w:spacing w:before="0" w:after="160" w:line="259" w:lineRule="auto"/>
        <w:rPr>
          <w:rFonts w:eastAsiaTheme="minorHAnsi" w:cstheme="minorBidi"/>
          <w:szCs w:val="22"/>
        </w:rPr>
        <w:pPrChange w:id="5046" w:author="Kumar Baral" w:date="2023-02-13T11:33:00Z">
          <w:pPr/>
        </w:pPrChange>
      </w:pPr>
      <w:r>
        <w:rPr>
          <w:rFonts w:eastAsiaTheme="minorHAnsi" w:cstheme="minorBidi"/>
          <w:szCs w:val="22"/>
        </w:rPr>
        <w:t xml:space="preserve">Since, the flood flow </w:t>
      </w:r>
      <w:r w:rsidR="00D31C78">
        <w:rPr>
          <w:rFonts w:eastAsiaTheme="minorHAnsi" w:cstheme="minorBidi"/>
          <w:szCs w:val="22"/>
        </w:rPr>
        <w:t xml:space="preserve">calculated now is found to be in lower side, the flood flow in the previous report is still recommended for the further application to design, modification or any other purpose. </w:t>
      </w:r>
    </w:p>
    <w:p w14:paraId="0440FEAD" w14:textId="76159A4D" w:rsidR="00D31C78" w:rsidRPr="003D5D60" w:rsidDel="001F6995" w:rsidRDefault="00D31C78" w:rsidP="00D31C78">
      <w:pPr>
        <w:spacing w:before="0" w:after="160" w:line="259" w:lineRule="auto"/>
        <w:rPr>
          <w:del w:id="5047" w:author="Kumar Baral" w:date="2023-02-13T11:33:00Z"/>
          <w:rFonts w:eastAsiaTheme="minorHAnsi" w:cstheme="minorBidi"/>
          <w:szCs w:val="22"/>
        </w:rPr>
      </w:pPr>
      <w:r>
        <w:rPr>
          <w:rFonts w:eastAsiaTheme="minorHAnsi" w:cstheme="minorBidi"/>
          <w:szCs w:val="22"/>
        </w:rPr>
        <w:t>The lower values of flood flows in this hydrological study could be the result of the sample size. As per UFSR, 2008, during hydrological analysis, past 26 years’ data (from 1964 to 1990) was incorporated. In this study</w:t>
      </w:r>
      <w:r w:rsidR="008569B8">
        <w:rPr>
          <w:rFonts w:eastAsiaTheme="minorHAnsi" w:cstheme="minorBidi"/>
          <w:szCs w:val="22"/>
        </w:rPr>
        <w:t xml:space="preserve"> only 19-years data is used including the missing data during upgrading work.</w:t>
      </w:r>
    </w:p>
    <w:p w14:paraId="565B03C3" w14:textId="77777777" w:rsidR="00766887" w:rsidRPr="00741F02" w:rsidDel="001F6995" w:rsidRDefault="00766887" w:rsidP="00766887">
      <w:pPr>
        <w:rPr>
          <w:del w:id="5048" w:author="Kumar Baral" w:date="2023-02-13T11:33:00Z"/>
        </w:rPr>
      </w:pPr>
    </w:p>
    <w:p w14:paraId="7CAC2601" w14:textId="722FBF8A" w:rsidR="00766887" w:rsidRPr="00741F02" w:rsidDel="001F6995" w:rsidRDefault="00766887">
      <w:pPr>
        <w:pStyle w:val="Heading3"/>
        <w:rPr>
          <w:del w:id="5049" w:author="Kumar Baral" w:date="2023-02-13T11:33:00Z"/>
        </w:rPr>
        <w:pPrChange w:id="5050" w:author="Kumar Baral" w:date="2022-12-12T17:30:00Z">
          <w:pPr>
            <w:pStyle w:val="Heading3"/>
            <w:tabs>
              <w:tab w:val="num" w:pos="0"/>
            </w:tabs>
            <w:spacing w:before="120" w:line="280" w:lineRule="atLeast"/>
          </w:pPr>
        </w:pPrChange>
      </w:pPr>
      <w:bookmarkStart w:id="5051" w:name="_Toc108707411"/>
      <w:del w:id="5052" w:author="Kumar Baral" w:date="2023-02-13T11:33:00Z">
        <w:r w:rsidRPr="00741F02" w:rsidDel="001F6995">
          <w:delText>Diversion during Construction Flood</w:delText>
        </w:r>
        <w:bookmarkEnd w:id="5019"/>
        <w:bookmarkEnd w:id="5051"/>
      </w:del>
    </w:p>
    <w:p w14:paraId="25EA8A75" w14:textId="11F407FB" w:rsidR="005C2E26" w:rsidRPr="003D5D60" w:rsidDel="001F6995" w:rsidRDefault="005C2E26" w:rsidP="005C2E26">
      <w:pPr>
        <w:rPr>
          <w:del w:id="5053" w:author="Kumar Baral" w:date="2023-02-13T11:33:00Z"/>
          <w:rFonts w:eastAsiaTheme="minorHAnsi" w:cstheme="minorBidi"/>
          <w:szCs w:val="22"/>
        </w:rPr>
      </w:pPr>
      <w:del w:id="5054" w:author="Kumar Baral" w:date="2023-02-13T11:33:00Z">
        <w:r w:rsidRPr="003D5D60" w:rsidDel="001F6995">
          <w:rPr>
            <w:rFonts w:eastAsiaTheme="minorHAnsi" w:cstheme="minorBidi"/>
            <w:szCs w:val="22"/>
          </w:rPr>
          <w:delText>Construction flood flow is the maximum flow of water that is calculated for a dry period, typically during the construction phase of a project that is located near a river or stream. This flow rate is an important consideration in the design and construction of projects, as it represents the highest flow rate that can be expected during the driest period of the year. The purpose of calculating the construction flood flow is to ensure that the project is designed and built to withstand the highest possible flow of water, and to prevent damage or failure of the project during a flood event.</w:delText>
        </w:r>
      </w:del>
    </w:p>
    <w:p w14:paraId="31CE76C8" w14:textId="42129C9D" w:rsidR="005C2E26" w:rsidRPr="003D5D60" w:rsidDel="001F6995" w:rsidRDefault="005C2E26" w:rsidP="005C2E26">
      <w:pPr>
        <w:rPr>
          <w:del w:id="5055" w:author="Kumar Baral" w:date="2023-02-13T11:33:00Z"/>
          <w:rFonts w:eastAsiaTheme="minorHAnsi" w:cstheme="minorBidi"/>
          <w:szCs w:val="22"/>
        </w:rPr>
      </w:pPr>
      <w:del w:id="5056" w:author="Kumar Baral" w:date="2023-02-13T11:33:00Z">
        <w:r w:rsidRPr="003D5D60" w:rsidDel="001F6995">
          <w:rPr>
            <w:rFonts w:eastAsiaTheme="minorHAnsi" w:cstheme="minorBidi"/>
            <w:szCs w:val="22"/>
          </w:rPr>
          <w:delText>Construction flood flow is typically calculated based on historical streamflow data and/or hydrological modeling, taking into account the local climate, land use, and other factors that can impact the flow of water in the river or stream. The calculation of construction flood flow is important for a variety of projects, including bridges, dams, levees, and other infrastructure that are located in or near a river or stream. It is also a critical consideration for projects that have the potential to impact the flow regime of a river or stream, such as large scale land use changes or the construction of new reservoirs.</w:delText>
        </w:r>
      </w:del>
    </w:p>
    <w:p w14:paraId="58AFAD0C" w14:textId="5DB5F2D5" w:rsidR="005C2E26" w:rsidRPr="003D5D60" w:rsidDel="001F6995" w:rsidRDefault="005C2E26" w:rsidP="005C2E26">
      <w:pPr>
        <w:rPr>
          <w:del w:id="5057" w:author="Kumar Baral" w:date="2023-02-13T11:33:00Z"/>
          <w:rFonts w:eastAsiaTheme="minorHAnsi" w:cstheme="minorBidi"/>
          <w:szCs w:val="22"/>
        </w:rPr>
      </w:pPr>
      <w:del w:id="5058" w:author="Kumar Baral" w:date="2023-02-13T11:33:00Z">
        <w:r w:rsidRPr="003D5D60" w:rsidDel="001F6995">
          <w:rPr>
            <w:rFonts w:eastAsiaTheme="minorHAnsi" w:cstheme="minorBidi"/>
            <w:szCs w:val="22"/>
          </w:rPr>
          <w:delText>By taking into account the construction flood flow in the design and construction of projects, we can ensure that these projects are safe, sustainable, and resilient to the impacts of flooding. This helps to reduce the risk of damage or failure, and protects communities and ecosystems from the impacts of flooding.</w:delText>
        </w:r>
      </w:del>
    </w:p>
    <w:p w14:paraId="557BD256" w14:textId="7A26E478" w:rsidR="00766887" w:rsidDel="00766887" w:rsidRDefault="00766887" w:rsidP="006238CC">
      <w:pPr>
        <w:rPr>
          <w:del w:id="5059" w:author="Kumar Baral" w:date="2022-12-12T14:04:00Z"/>
        </w:rPr>
      </w:pPr>
    </w:p>
    <w:p w14:paraId="3783DED9" w14:textId="4117B6D8" w:rsidR="00766887" w:rsidDel="00766887" w:rsidRDefault="00766887" w:rsidP="006238CC">
      <w:pPr>
        <w:rPr>
          <w:del w:id="5060" w:author="Kumar Baral" w:date="2022-12-12T14:04:00Z"/>
        </w:rPr>
      </w:pPr>
    </w:p>
    <w:p w14:paraId="1CE6051E" w14:textId="45CE61FF" w:rsidR="006238CC" w:rsidRPr="006238CC" w:rsidDel="00766887" w:rsidRDefault="006238CC" w:rsidP="00056B0E">
      <w:pPr>
        <w:pStyle w:val="Caption"/>
        <w:rPr>
          <w:del w:id="5061" w:author="Kumar Baral" w:date="2022-12-12T14:04:00Z"/>
        </w:rPr>
      </w:pPr>
    </w:p>
    <w:p w14:paraId="6691BAC7" w14:textId="19925233" w:rsidR="006238CC" w:rsidRPr="006238CC" w:rsidDel="00766887" w:rsidRDefault="006238CC" w:rsidP="00056B0E">
      <w:pPr>
        <w:pStyle w:val="Caption"/>
        <w:rPr>
          <w:del w:id="5062" w:author="Kumar Baral" w:date="2022-12-12T14:04:00Z"/>
        </w:rPr>
      </w:pPr>
    </w:p>
    <w:p w14:paraId="75227B13" w14:textId="5AA322C2" w:rsidR="006238CC" w:rsidRDefault="006238CC">
      <w:pPr>
        <w:spacing w:before="0" w:after="160" w:line="259" w:lineRule="auto"/>
        <w:pPrChange w:id="5063" w:author="Kumar Baral" w:date="2023-02-13T11:33:00Z">
          <w:pPr/>
        </w:pPrChange>
      </w:pPr>
    </w:p>
    <w:p w14:paraId="7AF3F4D3" w14:textId="16730E12" w:rsidR="00727053" w:rsidRDefault="006238CC" w:rsidP="005C2E26">
      <w:pPr>
        <w:pStyle w:val="Heading2"/>
      </w:pPr>
      <w:bookmarkStart w:id="5064" w:name="_Toc444150616"/>
      <w:bookmarkStart w:id="5065" w:name="_Toc454649671"/>
      <w:bookmarkStart w:id="5066" w:name="_Toc477261938"/>
      <w:bookmarkStart w:id="5067" w:name="_Toc23762134"/>
      <w:bookmarkStart w:id="5068" w:name="_Toc68879976"/>
      <w:bookmarkStart w:id="5069" w:name="_Toc127191930"/>
      <w:r w:rsidRPr="006238CC">
        <w:t>Low Flow</w:t>
      </w:r>
      <w:bookmarkEnd w:id="5064"/>
      <w:bookmarkEnd w:id="5065"/>
      <w:bookmarkEnd w:id="5066"/>
      <w:bookmarkEnd w:id="5067"/>
      <w:bookmarkEnd w:id="5068"/>
      <w:bookmarkEnd w:id="5069"/>
    </w:p>
    <w:p w14:paraId="2A76D99D" w14:textId="77777777" w:rsidR="005C2E26" w:rsidRPr="003D5D60" w:rsidRDefault="005C2E26" w:rsidP="005C2E26">
      <w:pPr>
        <w:rPr>
          <w:rFonts w:eastAsiaTheme="minorHAnsi" w:cstheme="minorBidi"/>
          <w:szCs w:val="22"/>
        </w:rPr>
      </w:pPr>
      <w:r w:rsidRPr="003D5D60">
        <w:rPr>
          <w:rFonts w:eastAsiaTheme="minorHAnsi" w:cstheme="minorBidi"/>
          <w:szCs w:val="22"/>
        </w:rPr>
        <w:t>Low flow is a term used in hydrology to describe a period of reduced flow in a river or stream, typically characterized by a decrease in the volume and velocity of water. Low flow can occur due to a variety of reasons, including low rainfall, high evaporation, increased water withdrawals for human use, or a combination of these factors. Low flow is an important consideration in water resources management, as it can impact the availability of water for various purposes, including drinking water, irrigation, and hydroelectric power generation.</w:t>
      </w:r>
    </w:p>
    <w:p w14:paraId="2C872A30" w14:textId="77777777" w:rsidR="005C2E26" w:rsidRPr="003D5D60" w:rsidRDefault="005C2E26" w:rsidP="005C2E26">
      <w:pPr>
        <w:spacing w:after="160" w:line="259" w:lineRule="auto"/>
        <w:rPr>
          <w:rFonts w:eastAsiaTheme="minorHAnsi" w:cstheme="minorBidi"/>
          <w:szCs w:val="22"/>
        </w:rPr>
      </w:pPr>
      <w:r w:rsidRPr="003D5D60">
        <w:rPr>
          <w:rFonts w:eastAsiaTheme="minorHAnsi" w:cstheme="minorBidi"/>
          <w:szCs w:val="22"/>
        </w:rPr>
        <w:t>Low flow can have a significant impact on hydropower projects, as it affects the ability of the project to generate electricity. Hydropower projects rely on a steady flow of water to generate electricity, and low flow can result in reduced electricity generation and revenue. This is particularly relevant for hydropower projects that operate with limited storage capacity and are dependent on streamflow for power generation.</w:t>
      </w:r>
    </w:p>
    <w:p w14:paraId="586A3838" w14:textId="7DD12304" w:rsidR="005C2E26" w:rsidRPr="003D5D60" w:rsidDel="00FD753C" w:rsidRDefault="005C2E26" w:rsidP="005C2E26">
      <w:pPr>
        <w:spacing w:before="0" w:after="160" w:line="259" w:lineRule="auto"/>
        <w:rPr>
          <w:del w:id="5070" w:author="Kumar Baral" w:date="2023-02-13T14:22:00Z"/>
          <w:rFonts w:eastAsiaTheme="minorHAnsi" w:cstheme="minorBidi"/>
          <w:szCs w:val="22"/>
        </w:rPr>
      </w:pPr>
      <w:del w:id="5071" w:author="Kumar Baral" w:date="2023-02-13T14:22:00Z">
        <w:r w:rsidRPr="003D5D60" w:rsidDel="00FD753C">
          <w:rPr>
            <w:rFonts w:eastAsiaTheme="minorHAnsi" w:cstheme="minorBidi"/>
            <w:szCs w:val="22"/>
          </w:rPr>
          <w:delText>In addition to the financial implications, low flow can also impact the operation of hydropower projects and the environment. For example, low flow can increase the risk of water quality problems, such as increased water temperature and reduced oxygen levels, which can harm aquatic ecosystems and fish populations. Low flow can also result in increased erosion, which can impact the stability of the dam and its ability to function properly.</w:delText>
        </w:r>
      </w:del>
    </w:p>
    <w:p w14:paraId="7095D243" w14:textId="470FE7DB" w:rsidR="00FD753C" w:rsidRPr="001C0EA0" w:rsidRDefault="005C2E26" w:rsidP="00FD753C">
      <w:pPr>
        <w:ind w:right="-45"/>
        <w:rPr>
          <w:ins w:id="5072" w:author="Kumar Baral" w:date="2023-02-13T14:21:00Z"/>
        </w:rPr>
      </w:pPr>
      <w:del w:id="5073" w:author="Kumar Baral" w:date="2023-02-13T14:22:00Z">
        <w:r w:rsidRPr="003D5D60" w:rsidDel="00FD753C">
          <w:rPr>
            <w:rFonts w:eastAsiaTheme="minorHAnsi" w:cstheme="minorBidi"/>
            <w:szCs w:val="22"/>
          </w:rPr>
          <w:delText>To minimize the impacts of low flow on hydropower projects, project operators use various management strategies, such as using advanced forecasting tools and water management practices, such as reducing water withdrawals during low flow periods, increasing water releases during high flow periods, and implementing fish passage measures. By managing low flow effectively, hydropower projects can maintain their operational efficiency and minimize their impacts on the environment.</w:delText>
        </w:r>
      </w:del>
      <w:ins w:id="5074" w:author="Kumar Baral" w:date="2023-02-13T14:21:00Z">
        <w:r w:rsidR="00FD753C" w:rsidRPr="001C0EA0">
          <w:t>Low flow analysis has been carried out using the d</w:t>
        </w:r>
        <w:r w:rsidR="00FD753C">
          <w:t>erived daily inflow series (2061/62-2079/80</w:t>
        </w:r>
        <w:r w:rsidR="00FD753C" w:rsidRPr="001C0EA0">
          <w:t xml:space="preserve">) of </w:t>
        </w:r>
      </w:ins>
      <w:ins w:id="5075" w:author="Kumar Baral" w:date="2023-02-13T14:22:00Z">
        <w:r w:rsidR="00FD753C">
          <w:t>Andhi Khola</w:t>
        </w:r>
      </w:ins>
      <w:ins w:id="5076" w:author="Kumar Baral" w:date="2023-02-13T14:21:00Z">
        <w:r w:rsidR="00FD753C" w:rsidRPr="001C0EA0">
          <w:t xml:space="preserve"> at the intake. </w:t>
        </w:r>
      </w:ins>
    </w:p>
    <w:p w14:paraId="0D03EA5A" w14:textId="1E125B8F" w:rsidR="00FD753C" w:rsidRDefault="00FD753C" w:rsidP="005C2E26">
      <w:pPr>
        <w:spacing w:before="0" w:after="160" w:line="259" w:lineRule="auto"/>
        <w:rPr>
          <w:bCs/>
        </w:rPr>
      </w:pPr>
      <w:ins w:id="5077" w:author="Kumar Baral" w:date="2023-02-13T14:21:00Z">
        <w:r w:rsidRPr="001C0EA0">
          <w:lastRenderedPageBreak/>
          <w:t xml:space="preserve">Using the daily flow series data, 1-day, 7-day, 15-day and 30-day average flow series has been developed to extract the corresponding duration minimum flows. Then using the minimum flow series data of </w:t>
        </w:r>
      </w:ins>
      <w:ins w:id="5078" w:author="Kumar Baral" w:date="2023-02-13T14:24:00Z">
        <w:r>
          <w:t>18</w:t>
        </w:r>
      </w:ins>
      <w:ins w:id="5079" w:author="Kumar Baral" w:date="2023-02-13T14:21:00Z">
        <w:r>
          <w:t xml:space="preserve"> years, </w:t>
        </w:r>
        <w:r w:rsidRPr="001C0EA0">
          <w:t xml:space="preserve">Weibull’s probability distribution functions were fitted </w:t>
        </w:r>
        <w:r w:rsidRPr="000B3006">
          <w:rPr>
            <w:bCs/>
          </w:rPr>
          <w:t xml:space="preserve">to each minimum flow series. This is one of the recommended methods for calculating Low Flow Analysis which is widely used due to its reliability. The result has been presented </w:t>
        </w:r>
        <w:r>
          <w:rPr>
            <w:bCs/>
          </w:rPr>
          <w:t>in</w:t>
        </w:r>
      </w:ins>
      <w:r w:rsidR="002D09A2">
        <w:rPr>
          <w:bCs/>
        </w:rPr>
        <w:t xml:space="preserve"> </w:t>
      </w:r>
      <w:r w:rsidR="002D09A2">
        <w:rPr>
          <w:bCs/>
        </w:rPr>
        <w:fldChar w:fldCharType="begin"/>
      </w:r>
      <w:r w:rsidR="002D09A2">
        <w:rPr>
          <w:bCs/>
        </w:rPr>
        <w:instrText xml:space="preserve"> REF _Ref127190722 \h </w:instrText>
      </w:r>
      <w:r w:rsidR="002D09A2">
        <w:rPr>
          <w:bCs/>
        </w:rPr>
      </w:r>
      <w:r w:rsidR="002D09A2">
        <w:rPr>
          <w:bCs/>
        </w:rPr>
        <w:fldChar w:fldCharType="separate"/>
      </w:r>
      <w:ins w:id="5080" w:author="Kumar Baral" w:date="2023-02-13T14:24:00Z">
        <w:r w:rsidR="00851CC9">
          <w:t xml:space="preserve">Table </w:t>
        </w:r>
      </w:ins>
      <w:r w:rsidR="00851CC9">
        <w:rPr>
          <w:noProof/>
        </w:rPr>
        <w:t>1</w:t>
      </w:r>
      <w:ins w:id="5081" w:author="Kumar Baral" w:date="2023-02-13T14:27:00Z">
        <w:r w:rsidR="00851CC9">
          <w:noBreakHyphen/>
        </w:r>
      </w:ins>
      <w:r w:rsidR="00851CC9">
        <w:rPr>
          <w:noProof/>
        </w:rPr>
        <w:t>5</w:t>
      </w:r>
      <w:r w:rsidR="002D09A2">
        <w:rPr>
          <w:bCs/>
        </w:rPr>
        <w:fldChar w:fldCharType="end"/>
      </w:r>
      <w:ins w:id="5082" w:author="Kumar Baral" w:date="2023-02-13T14:24:00Z">
        <w:del w:id="5083" w:author="Kumar Baral" w:date="2023-02-13T14:43:00Z">
          <w:r w:rsidDel="00746DBF">
            <w:rPr>
              <w:bCs/>
            </w:rPr>
            <w:delText xml:space="preserve"> </w:delText>
          </w:r>
        </w:del>
      </w:ins>
      <w:ins w:id="5084" w:author="Kumar Baral" w:date="2023-02-13T14:25:00Z">
        <w:del w:id="5085" w:author="Kumar Baral" w:date="2023-02-13T14:43:00Z">
          <w:r w:rsidDel="00746DBF">
            <w:rPr>
              <w:bCs/>
            </w:rPr>
            <w:fldChar w:fldCharType="begin"/>
          </w:r>
          <w:r w:rsidDel="00746DBF">
            <w:rPr>
              <w:bCs/>
            </w:rPr>
            <w:delInstrText xml:space="preserve"> REF _Ref127190722 \h </w:delInstrText>
          </w:r>
        </w:del>
      </w:ins>
      <w:del w:id="5086" w:author="Kumar Baral" w:date="2023-02-13T14:43:00Z">
        <w:r w:rsidDel="00746DBF">
          <w:rPr>
            <w:bCs/>
          </w:rPr>
        </w:r>
        <w:r w:rsidDel="00746DBF">
          <w:rPr>
            <w:bCs/>
          </w:rPr>
          <w:fldChar w:fldCharType="separate"/>
        </w:r>
      </w:del>
      <w:ins w:id="5087" w:author="Kumar Baral" w:date="2023-02-13T14:25:00Z">
        <w:del w:id="5088" w:author="Kumar Baral" w:date="2023-02-13T14:43:00Z">
          <w:r w:rsidDel="00746DBF">
            <w:delText xml:space="preserve">Table </w:delText>
          </w:r>
          <w:r w:rsidDel="00746DBF">
            <w:rPr>
              <w:noProof/>
            </w:rPr>
            <w:delText>1</w:delText>
          </w:r>
          <w:r w:rsidDel="00746DBF">
            <w:noBreakHyphen/>
          </w:r>
          <w:r w:rsidDel="00746DBF">
            <w:rPr>
              <w:noProof/>
            </w:rPr>
            <w:delText>3</w:delText>
          </w:r>
          <w:r w:rsidDel="00746DBF">
            <w:rPr>
              <w:bCs/>
            </w:rPr>
            <w:fldChar w:fldCharType="end"/>
          </w:r>
        </w:del>
        <w:r>
          <w:rPr>
            <w:bCs/>
          </w:rPr>
          <w:t>.</w:t>
        </w:r>
      </w:ins>
    </w:p>
    <w:p w14:paraId="1B0C1AD7" w14:textId="77777777" w:rsidR="002D09A2" w:rsidRDefault="002D09A2" w:rsidP="005C2E26">
      <w:pPr>
        <w:spacing w:before="0" w:after="160" w:line="259" w:lineRule="auto"/>
        <w:rPr>
          <w:ins w:id="5089" w:author="Kumar Baral" w:date="2023-02-13T14:24:00Z"/>
          <w:bCs/>
        </w:rPr>
      </w:pPr>
    </w:p>
    <w:p w14:paraId="169BED39" w14:textId="507835C8" w:rsidR="00FD753C" w:rsidRPr="003D5D60" w:rsidRDefault="00FD753C">
      <w:pPr>
        <w:pStyle w:val="Caption"/>
        <w:rPr>
          <w:rFonts w:eastAsiaTheme="minorHAnsi" w:cstheme="minorBidi"/>
          <w:szCs w:val="22"/>
        </w:rPr>
        <w:pPrChange w:id="5090" w:author="Kumar Baral" w:date="2023-02-13T14:24:00Z">
          <w:pPr>
            <w:spacing w:before="0" w:after="160" w:line="259" w:lineRule="auto"/>
          </w:pPr>
        </w:pPrChange>
      </w:pPr>
      <w:bookmarkStart w:id="5091" w:name="_Ref127190722"/>
      <w:ins w:id="5092" w:author="Kumar Baral" w:date="2023-02-13T14:24:00Z">
        <w:r>
          <w:t xml:space="preserve">Table </w:t>
        </w:r>
      </w:ins>
      <w:ins w:id="5093" w:author="Kumar Baral" w:date="2023-02-13T14:27:00Z">
        <w:r w:rsidR="00B132C2">
          <w:fldChar w:fldCharType="begin"/>
        </w:r>
        <w:r w:rsidR="00B132C2">
          <w:instrText xml:space="preserve"> STYLEREF 1 \s </w:instrText>
        </w:r>
      </w:ins>
      <w:r w:rsidR="00B132C2">
        <w:fldChar w:fldCharType="separate"/>
      </w:r>
      <w:r w:rsidR="00851CC9">
        <w:rPr>
          <w:noProof/>
        </w:rPr>
        <w:t>1</w:t>
      </w:r>
      <w:ins w:id="5094"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851CC9">
        <w:rPr>
          <w:noProof/>
        </w:rPr>
        <w:t>5</w:t>
      </w:r>
      <w:ins w:id="5095" w:author="Kumar Baral" w:date="2023-02-13T14:27:00Z">
        <w:r w:rsidR="00B132C2">
          <w:fldChar w:fldCharType="end"/>
        </w:r>
      </w:ins>
      <w:bookmarkEnd w:id="5091"/>
      <w:ins w:id="5096" w:author="Kumar Baral" w:date="2023-02-13T14:24:00Z">
        <w:r>
          <w:t>: Estimated Low Flow at the Intake of Andhi Khola</w:t>
        </w:r>
      </w:ins>
    </w:p>
    <w:p w14:paraId="56EF756C" w14:textId="0D4A2142" w:rsidR="005C2E26" w:rsidDel="006D5C6C" w:rsidRDefault="005C2E26" w:rsidP="005C2E26">
      <w:pPr>
        <w:rPr>
          <w:del w:id="5097" w:author="Windows User" w:date="2022-12-12T22:16:00Z"/>
          <w:rFonts w:eastAsiaTheme="minorHAnsi" w:cstheme="minorBidi"/>
          <w:szCs w:val="22"/>
        </w:rPr>
      </w:pPr>
      <w:del w:id="5098" w:author="Kumar Baral" w:date="2023-02-13T14:17:00Z">
        <w:r w:rsidRPr="003D5D60" w:rsidDel="00FD753C">
          <w:rPr>
            <w:rFonts w:eastAsiaTheme="minorHAnsi" w:cstheme="minorBidi"/>
            <w:szCs w:val="22"/>
          </w:rPr>
          <w:delText>Overall, low flow is an important consideration in the design, operation, and management of hydropower projects, as it affects the financial performance and environmental impacts of these projects. By taking a proactive and strategic approach to low flow management, hydropower projects can be designed and operated in a sustainable and resilient manner, providing clean and reliable energy for communities and businesses.</w:delText>
        </w:r>
      </w:del>
    </w:p>
    <w:tbl>
      <w:tblPr>
        <w:tblW w:w="8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5099" w:author="Kumar Baral" w:date="2023-02-13T14:18:00Z">
          <w:tblPr>
            <w:tblW w:w="8485" w:type="dxa"/>
            <w:tblLook w:val="04A0" w:firstRow="1" w:lastRow="0" w:firstColumn="1" w:lastColumn="0" w:noHBand="0" w:noVBand="1"/>
          </w:tblPr>
        </w:tblPrChange>
      </w:tblPr>
      <w:tblGrid>
        <w:gridCol w:w="2335"/>
        <w:gridCol w:w="1440"/>
        <w:gridCol w:w="1420"/>
        <w:gridCol w:w="1644"/>
        <w:gridCol w:w="1646"/>
        <w:tblGridChange w:id="5100">
          <w:tblGrid>
            <w:gridCol w:w="2335"/>
            <w:gridCol w:w="1440"/>
            <w:gridCol w:w="1420"/>
            <w:gridCol w:w="1644"/>
            <w:gridCol w:w="1646"/>
          </w:tblGrid>
        </w:tblGridChange>
      </w:tblGrid>
      <w:tr w:rsidR="00FD753C" w:rsidRPr="00FD753C" w14:paraId="01DD59B5" w14:textId="77777777" w:rsidTr="00152889">
        <w:trPr>
          <w:trHeight w:val="396"/>
          <w:ins w:id="5101" w:author="Kumar Baral" w:date="2023-02-13T14:16:00Z"/>
          <w:trPrChange w:id="5102" w:author="Kumar Baral" w:date="2023-02-13T14:18:00Z">
            <w:trPr>
              <w:trHeight w:val="396"/>
            </w:trPr>
          </w:trPrChange>
        </w:trPr>
        <w:tc>
          <w:tcPr>
            <w:tcW w:w="2335" w:type="dxa"/>
            <w:vMerge w:val="restart"/>
            <w:shd w:val="clear" w:color="auto" w:fill="BFBFBF" w:themeFill="background1" w:themeFillShade="BF"/>
            <w:vAlign w:val="center"/>
            <w:hideMark/>
            <w:tcPrChange w:id="5103" w:author="Kumar Baral" w:date="2023-02-13T14:18:00Z">
              <w:tcPr>
                <w:tcW w:w="2335"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tcPrChange>
          </w:tcPr>
          <w:p w14:paraId="17D9F0C8" w14:textId="77777777" w:rsidR="006D5C6C" w:rsidRPr="00FD753C" w:rsidRDefault="006D5C6C">
            <w:pPr>
              <w:spacing w:before="0" w:after="0" w:line="240" w:lineRule="auto"/>
              <w:jc w:val="center"/>
              <w:rPr>
                <w:ins w:id="5104" w:author="Kumar Baral" w:date="2023-02-13T14:16:00Z"/>
                <w:szCs w:val="22"/>
                <w:lang w:bidi="ne-NP"/>
                <w:rPrChange w:id="5105" w:author="Kumar Baral" w:date="2023-02-13T14:17:00Z">
                  <w:rPr>
                    <w:ins w:id="5106" w:author="Kumar Baral" w:date="2023-02-13T14:16:00Z"/>
                    <w:b/>
                    <w:bCs/>
                    <w:szCs w:val="22"/>
                    <w:lang w:bidi="ne-NP"/>
                  </w:rPr>
                </w:rPrChange>
              </w:rPr>
              <w:pPrChange w:id="5107" w:author="Kumar Baral" w:date="2023-02-13T14:17:00Z">
                <w:pPr>
                  <w:spacing w:before="0" w:after="0" w:line="240" w:lineRule="auto"/>
                  <w:jc w:val="left"/>
                </w:pPr>
              </w:pPrChange>
            </w:pPr>
            <w:ins w:id="5108" w:author="Kumar Baral" w:date="2023-02-13T14:16:00Z">
              <w:r w:rsidRPr="00FD753C">
                <w:rPr>
                  <w:szCs w:val="22"/>
                  <w:lang w:bidi="ne-NP"/>
                  <w:rPrChange w:id="5109" w:author="Kumar Baral" w:date="2023-02-13T14:17:00Z">
                    <w:rPr>
                      <w:b/>
                      <w:bCs/>
                      <w:szCs w:val="22"/>
                      <w:lang w:bidi="ne-NP"/>
                    </w:rPr>
                  </w:rPrChange>
                </w:rPr>
                <w:t>Return period (T-year)</w:t>
              </w:r>
            </w:ins>
          </w:p>
        </w:tc>
        <w:tc>
          <w:tcPr>
            <w:tcW w:w="6150" w:type="dxa"/>
            <w:gridSpan w:val="4"/>
            <w:shd w:val="clear" w:color="auto" w:fill="BFBFBF" w:themeFill="background1" w:themeFillShade="BF"/>
            <w:noWrap/>
            <w:vAlign w:val="bottom"/>
            <w:hideMark/>
            <w:tcPrChange w:id="5110" w:author="Kumar Baral" w:date="2023-02-13T14:18:00Z">
              <w:tcPr>
                <w:tcW w:w="6150" w:type="dxa"/>
                <w:gridSpan w:val="4"/>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tcPrChange>
          </w:tcPr>
          <w:p w14:paraId="1EF6EC8B" w14:textId="77777777" w:rsidR="006D5C6C" w:rsidRPr="00FD753C" w:rsidRDefault="006D5C6C" w:rsidP="006D5C6C">
            <w:pPr>
              <w:spacing w:before="0" w:after="0" w:line="240" w:lineRule="auto"/>
              <w:jc w:val="center"/>
              <w:rPr>
                <w:ins w:id="5111" w:author="Kumar Baral" w:date="2023-02-13T14:16:00Z"/>
                <w:szCs w:val="22"/>
                <w:lang w:bidi="ne-NP"/>
                <w:rPrChange w:id="5112" w:author="Kumar Baral" w:date="2023-02-13T14:17:00Z">
                  <w:rPr>
                    <w:ins w:id="5113" w:author="Kumar Baral" w:date="2023-02-13T14:16:00Z"/>
                    <w:b/>
                    <w:bCs/>
                    <w:szCs w:val="22"/>
                    <w:lang w:bidi="ne-NP"/>
                  </w:rPr>
                </w:rPrChange>
              </w:rPr>
            </w:pPr>
            <w:ins w:id="5114" w:author="Kumar Baral" w:date="2023-02-13T14:16:00Z">
              <w:r w:rsidRPr="00FD753C">
                <w:rPr>
                  <w:szCs w:val="22"/>
                  <w:lang w:bidi="ne-NP"/>
                  <w:rPrChange w:id="5115" w:author="Kumar Baral" w:date="2023-02-13T14:17:00Z">
                    <w:rPr>
                      <w:b/>
                      <w:bCs/>
                      <w:szCs w:val="22"/>
                      <w:lang w:bidi="ne-NP"/>
                    </w:rPr>
                  </w:rPrChange>
                </w:rPr>
                <w:t>Minimum Daily flows, m</w:t>
              </w:r>
              <w:r w:rsidRPr="00FD753C">
                <w:rPr>
                  <w:szCs w:val="22"/>
                  <w:vertAlign w:val="superscript"/>
                  <w:lang w:bidi="ne-NP"/>
                  <w:rPrChange w:id="5116" w:author="Kumar Baral" w:date="2023-02-13T14:17:00Z">
                    <w:rPr>
                      <w:b/>
                      <w:bCs/>
                      <w:szCs w:val="22"/>
                      <w:vertAlign w:val="superscript"/>
                      <w:lang w:bidi="ne-NP"/>
                    </w:rPr>
                  </w:rPrChange>
                </w:rPr>
                <w:t>3</w:t>
              </w:r>
              <w:r w:rsidRPr="00FD753C">
                <w:rPr>
                  <w:szCs w:val="22"/>
                  <w:lang w:bidi="ne-NP"/>
                  <w:rPrChange w:id="5117" w:author="Kumar Baral" w:date="2023-02-13T14:17:00Z">
                    <w:rPr>
                      <w:b/>
                      <w:bCs/>
                      <w:szCs w:val="22"/>
                      <w:lang w:bidi="ne-NP"/>
                    </w:rPr>
                  </w:rPrChange>
                </w:rPr>
                <w:t>/s</w:t>
              </w:r>
            </w:ins>
          </w:p>
        </w:tc>
      </w:tr>
      <w:tr w:rsidR="00FD753C" w:rsidRPr="00FD753C" w14:paraId="400BD69B" w14:textId="77777777" w:rsidTr="00152889">
        <w:trPr>
          <w:trHeight w:val="365"/>
          <w:ins w:id="5118" w:author="Kumar Baral" w:date="2023-02-13T14:16:00Z"/>
          <w:trPrChange w:id="5119" w:author="Kumar Baral" w:date="2023-02-13T14:18:00Z">
            <w:trPr>
              <w:trHeight w:val="365"/>
            </w:trPr>
          </w:trPrChange>
        </w:trPr>
        <w:tc>
          <w:tcPr>
            <w:tcW w:w="2335" w:type="dxa"/>
            <w:vMerge/>
            <w:shd w:val="clear" w:color="auto" w:fill="BFBFBF" w:themeFill="background1" w:themeFillShade="BF"/>
            <w:vAlign w:val="center"/>
            <w:hideMark/>
            <w:tcPrChange w:id="5120" w:author="Kumar Baral" w:date="2023-02-13T14:18:00Z">
              <w:tcPr>
                <w:tcW w:w="2335" w:type="dxa"/>
                <w:vMerge/>
                <w:tcBorders>
                  <w:top w:val="single" w:sz="4" w:space="0" w:color="auto"/>
                  <w:left w:val="single" w:sz="4" w:space="0" w:color="auto"/>
                  <w:bottom w:val="single" w:sz="4" w:space="0" w:color="auto"/>
                  <w:right w:val="single" w:sz="4" w:space="0" w:color="auto"/>
                </w:tcBorders>
                <w:vAlign w:val="center"/>
                <w:hideMark/>
              </w:tcPr>
            </w:tcPrChange>
          </w:tcPr>
          <w:p w14:paraId="23C713A0" w14:textId="77777777" w:rsidR="006D5C6C" w:rsidRPr="00FD753C" w:rsidRDefault="006D5C6C" w:rsidP="006D5C6C">
            <w:pPr>
              <w:spacing w:before="0" w:after="0" w:line="240" w:lineRule="auto"/>
              <w:jc w:val="left"/>
              <w:rPr>
                <w:ins w:id="5121" w:author="Kumar Baral" w:date="2023-02-13T14:16:00Z"/>
                <w:szCs w:val="22"/>
                <w:lang w:bidi="ne-NP"/>
                <w:rPrChange w:id="5122" w:author="Kumar Baral" w:date="2023-02-13T14:17:00Z">
                  <w:rPr>
                    <w:ins w:id="5123" w:author="Kumar Baral" w:date="2023-02-13T14:16:00Z"/>
                    <w:b/>
                    <w:bCs/>
                    <w:szCs w:val="22"/>
                    <w:lang w:bidi="ne-NP"/>
                  </w:rPr>
                </w:rPrChange>
              </w:rPr>
            </w:pPr>
          </w:p>
        </w:tc>
        <w:tc>
          <w:tcPr>
            <w:tcW w:w="1440" w:type="dxa"/>
            <w:shd w:val="clear" w:color="auto" w:fill="BFBFBF" w:themeFill="background1" w:themeFillShade="BF"/>
            <w:noWrap/>
            <w:vAlign w:val="bottom"/>
            <w:hideMark/>
            <w:tcPrChange w:id="5124"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2748B4AD" w14:textId="77777777" w:rsidR="006D5C6C" w:rsidRPr="00FD753C" w:rsidRDefault="006D5C6C" w:rsidP="006D5C6C">
            <w:pPr>
              <w:spacing w:before="0" w:after="0" w:line="240" w:lineRule="auto"/>
              <w:jc w:val="center"/>
              <w:rPr>
                <w:ins w:id="5125" w:author="Kumar Baral" w:date="2023-02-13T14:16:00Z"/>
                <w:szCs w:val="22"/>
                <w:lang w:bidi="ne-NP"/>
                <w:rPrChange w:id="5126" w:author="Kumar Baral" w:date="2023-02-13T14:17:00Z">
                  <w:rPr>
                    <w:ins w:id="5127" w:author="Kumar Baral" w:date="2023-02-13T14:16:00Z"/>
                    <w:b/>
                    <w:bCs/>
                    <w:szCs w:val="22"/>
                    <w:lang w:bidi="ne-NP"/>
                  </w:rPr>
                </w:rPrChange>
              </w:rPr>
            </w:pPr>
            <w:ins w:id="5128" w:author="Kumar Baral" w:date="2023-02-13T14:16:00Z">
              <w:r w:rsidRPr="00FD753C">
                <w:rPr>
                  <w:szCs w:val="22"/>
                  <w:lang w:bidi="ne-NP"/>
                  <w:rPrChange w:id="5129" w:author="Kumar Baral" w:date="2023-02-13T14:17:00Z">
                    <w:rPr>
                      <w:b/>
                      <w:bCs/>
                      <w:szCs w:val="22"/>
                      <w:lang w:bidi="ne-NP"/>
                    </w:rPr>
                  </w:rPrChange>
                </w:rPr>
                <w:t>1-day</w:t>
              </w:r>
            </w:ins>
          </w:p>
        </w:tc>
        <w:tc>
          <w:tcPr>
            <w:tcW w:w="1420" w:type="dxa"/>
            <w:shd w:val="clear" w:color="auto" w:fill="BFBFBF" w:themeFill="background1" w:themeFillShade="BF"/>
            <w:noWrap/>
            <w:vAlign w:val="bottom"/>
            <w:hideMark/>
            <w:tcPrChange w:id="5130"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2B480945" w14:textId="77777777" w:rsidR="006D5C6C" w:rsidRPr="00FD753C" w:rsidRDefault="006D5C6C" w:rsidP="006D5C6C">
            <w:pPr>
              <w:spacing w:before="0" w:after="0" w:line="240" w:lineRule="auto"/>
              <w:jc w:val="center"/>
              <w:rPr>
                <w:ins w:id="5131" w:author="Kumar Baral" w:date="2023-02-13T14:16:00Z"/>
                <w:szCs w:val="22"/>
                <w:lang w:bidi="ne-NP"/>
                <w:rPrChange w:id="5132" w:author="Kumar Baral" w:date="2023-02-13T14:17:00Z">
                  <w:rPr>
                    <w:ins w:id="5133" w:author="Kumar Baral" w:date="2023-02-13T14:16:00Z"/>
                    <w:b/>
                    <w:bCs/>
                    <w:szCs w:val="22"/>
                    <w:lang w:bidi="ne-NP"/>
                  </w:rPr>
                </w:rPrChange>
              </w:rPr>
            </w:pPr>
            <w:ins w:id="5134" w:author="Kumar Baral" w:date="2023-02-13T14:16:00Z">
              <w:r w:rsidRPr="00FD753C">
                <w:rPr>
                  <w:szCs w:val="22"/>
                  <w:lang w:bidi="ne-NP"/>
                  <w:rPrChange w:id="5135" w:author="Kumar Baral" w:date="2023-02-13T14:17:00Z">
                    <w:rPr>
                      <w:b/>
                      <w:bCs/>
                      <w:szCs w:val="22"/>
                      <w:lang w:bidi="ne-NP"/>
                    </w:rPr>
                  </w:rPrChange>
                </w:rPr>
                <w:t>7-day</w:t>
              </w:r>
            </w:ins>
          </w:p>
        </w:tc>
        <w:tc>
          <w:tcPr>
            <w:tcW w:w="1644" w:type="dxa"/>
            <w:shd w:val="clear" w:color="auto" w:fill="BFBFBF" w:themeFill="background1" w:themeFillShade="BF"/>
            <w:noWrap/>
            <w:vAlign w:val="bottom"/>
            <w:hideMark/>
            <w:tcPrChange w:id="5136"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05986D4B" w14:textId="77777777" w:rsidR="006D5C6C" w:rsidRPr="00FD753C" w:rsidRDefault="006D5C6C" w:rsidP="006D5C6C">
            <w:pPr>
              <w:spacing w:before="0" w:after="0" w:line="240" w:lineRule="auto"/>
              <w:jc w:val="center"/>
              <w:rPr>
                <w:ins w:id="5137" w:author="Kumar Baral" w:date="2023-02-13T14:16:00Z"/>
                <w:szCs w:val="22"/>
                <w:lang w:bidi="ne-NP"/>
                <w:rPrChange w:id="5138" w:author="Kumar Baral" w:date="2023-02-13T14:17:00Z">
                  <w:rPr>
                    <w:ins w:id="5139" w:author="Kumar Baral" w:date="2023-02-13T14:16:00Z"/>
                    <w:b/>
                    <w:bCs/>
                    <w:szCs w:val="22"/>
                    <w:lang w:bidi="ne-NP"/>
                  </w:rPr>
                </w:rPrChange>
              </w:rPr>
            </w:pPr>
            <w:ins w:id="5140" w:author="Kumar Baral" w:date="2023-02-13T14:16:00Z">
              <w:r w:rsidRPr="00FD753C">
                <w:rPr>
                  <w:szCs w:val="22"/>
                  <w:lang w:bidi="ne-NP"/>
                  <w:rPrChange w:id="5141" w:author="Kumar Baral" w:date="2023-02-13T14:17:00Z">
                    <w:rPr>
                      <w:b/>
                      <w:bCs/>
                      <w:szCs w:val="22"/>
                      <w:lang w:bidi="ne-NP"/>
                    </w:rPr>
                  </w:rPrChange>
                </w:rPr>
                <w:t>15-day</w:t>
              </w:r>
            </w:ins>
          </w:p>
        </w:tc>
        <w:tc>
          <w:tcPr>
            <w:tcW w:w="1646" w:type="dxa"/>
            <w:shd w:val="clear" w:color="auto" w:fill="BFBFBF" w:themeFill="background1" w:themeFillShade="BF"/>
            <w:noWrap/>
            <w:vAlign w:val="bottom"/>
            <w:hideMark/>
            <w:tcPrChange w:id="5142"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43A585D3" w14:textId="77777777" w:rsidR="006D5C6C" w:rsidRPr="00FD753C" w:rsidRDefault="006D5C6C" w:rsidP="006D5C6C">
            <w:pPr>
              <w:spacing w:before="0" w:after="0" w:line="240" w:lineRule="auto"/>
              <w:jc w:val="center"/>
              <w:rPr>
                <w:ins w:id="5143" w:author="Kumar Baral" w:date="2023-02-13T14:16:00Z"/>
                <w:szCs w:val="22"/>
                <w:lang w:bidi="ne-NP"/>
                <w:rPrChange w:id="5144" w:author="Kumar Baral" w:date="2023-02-13T14:17:00Z">
                  <w:rPr>
                    <w:ins w:id="5145" w:author="Kumar Baral" w:date="2023-02-13T14:16:00Z"/>
                    <w:b/>
                    <w:bCs/>
                    <w:szCs w:val="22"/>
                    <w:lang w:bidi="ne-NP"/>
                  </w:rPr>
                </w:rPrChange>
              </w:rPr>
            </w:pPr>
            <w:ins w:id="5146" w:author="Kumar Baral" w:date="2023-02-13T14:16:00Z">
              <w:r w:rsidRPr="00FD753C">
                <w:rPr>
                  <w:szCs w:val="22"/>
                  <w:lang w:bidi="ne-NP"/>
                  <w:rPrChange w:id="5147" w:author="Kumar Baral" w:date="2023-02-13T14:17:00Z">
                    <w:rPr>
                      <w:b/>
                      <w:bCs/>
                      <w:szCs w:val="22"/>
                      <w:lang w:bidi="ne-NP"/>
                    </w:rPr>
                  </w:rPrChange>
                </w:rPr>
                <w:t>30-day</w:t>
              </w:r>
            </w:ins>
          </w:p>
        </w:tc>
      </w:tr>
      <w:tr w:rsidR="00FD753C" w:rsidRPr="00FD753C" w14:paraId="289BDA9F" w14:textId="77777777" w:rsidTr="00152889">
        <w:trPr>
          <w:trHeight w:val="365"/>
          <w:ins w:id="5148" w:author="Kumar Baral" w:date="2023-02-13T14:16:00Z"/>
          <w:trPrChange w:id="5149" w:author="Kumar Baral" w:date="2023-02-13T14:18:00Z">
            <w:trPr>
              <w:trHeight w:val="365"/>
            </w:trPr>
          </w:trPrChange>
        </w:trPr>
        <w:tc>
          <w:tcPr>
            <w:tcW w:w="2335" w:type="dxa"/>
            <w:shd w:val="clear" w:color="auto" w:fill="auto"/>
            <w:noWrap/>
            <w:vAlign w:val="bottom"/>
            <w:hideMark/>
            <w:tcPrChange w:id="5150" w:author="Kumar Baral" w:date="2023-02-13T14:18:00Z">
              <w:tcPr>
                <w:tcW w:w="233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134C1D1" w14:textId="77777777" w:rsidR="006D5C6C" w:rsidRPr="00FD753C" w:rsidRDefault="006D5C6C" w:rsidP="006D5C6C">
            <w:pPr>
              <w:spacing w:before="0" w:after="0" w:line="240" w:lineRule="auto"/>
              <w:jc w:val="left"/>
              <w:rPr>
                <w:ins w:id="5151" w:author="Kumar Baral" w:date="2023-02-13T14:16:00Z"/>
                <w:szCs w:val="22"/>
                <w:lang w:bidi="ne-NP"/>
                <w:rPrChange w:id="5152" w:author="Kumar Baral" w:date="2023-02-13T14:17:00Z">
                  <w:rPr>
                    <w:ins w:id="5153" w:author="Kumar Baral" w:date="2023-02-13T14:16:00Z"/>
                    <w:b/>
                    <w:bCs/>
                    <w:szCs w:val="22"/>
                    <w:lang w:bidi="ne-NP"/>
                  </w:rPr>
                </w:rPrChange>
              </w:rPr>
            </w:pPr>
            <w:ins w:id="5154" w:author="Kumar Baral" w:date="2023-02-13T14:16:00Z">
              <w:r w:rsidRPr="00FD753C">
                <w:rPr>
                  <w:szCs w:val="22"/>
                  <w:lang w:bidi="ne-NP"/>
                  <w:rPrChange w:id="5155" w:author="Kumar Baral" w:date="2023-02-13T14:17:00Z">
                    <w:rPr>
                      <w:b/>
                      <w:bCs/>
                      <w:szCs w:val="22"/>
                      <w:lang w:bidi="ne-NP"/>
                    </w:rPr>
                  </w:rPrChange>
                </w:rPr>
                <w:t>2</w:t>
              </w:r>
            </w:ins>
          </w:p>
        </w:tc>
        <w:tc>
          <w:tcPr>
            <w:tcW w:w="1440" w:type="dxa"/>
            <w:shd w:val="clear" w:color="auto" w:fill="auto"/>
            <w:noWrap/>
            <w:vAlign w:val="bottom"/>
            <w:hideMark/>
            <w:tcPrChange w:id="5156"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7FFC29AA" w14:textId="77777777" w:rsidR="006D5C6C" w:rsidRPr="00FD753C" w:rsidRDefault="006D5C6C" w:rsidP="006D5C6C">
            <w:pPr>
              <w:spacing w:before="0" w:after="0" w:line="240" w:lineRule="auto"/>
              <w:jc w:val="center"/>
              <w:rPr>
                <w:ins w:id="5157" w:author="Kumar Baral" w:date="2023-02-13T14:16:00Z"/>
                <w:szCs w:val="22"/>
                <w:lang w:bidi="ne-NP"/>
                <w:rPrChange w:id="5158" w:author="Kumar Baral" w:date="2023-02-13T14:17:00Z">
                  <w:rPr>
                    <w:ins w:id="5159" w:author="Kumar Baral" w:date="2023-02-13T14:16:00Z"/>
                    <w:b/>
                    <w:bCs/>
                    <w:szCs w:val="22"/>
                    <w:lang w:bidi="ne-NP"/>
                  </w:rPr>
                </w:rPrChange>
              </w:rPr>
            </w:pPr>
            <w:ins w:id="5160" w:author="Kumar Baral" w:date="2023-02-13T14:16:00Z">
              <w:r w:rsidRPr="00FD753C">
                <w:rPr>
                  <w:szCs w:val="22"/>
                  <w:lang w:bidi="ne-NP"/>
                  <w:rPrChange w:id="5161" w:author="Kumar Baral" w:date="2023-02-13T14:17:00Z">
                    <w:rPr>
                      <w:b/>
                      <w:bCs/>
                      <w:szCs w:val="22"/>
                      <w:lang w:bidi="ne-NP"/>
                    </w:rPr>
                  </w:rPrChange>
                </w:rPr>
                <w:t>1.17</w:t>
              </w:r>
            </w:ins>
          </w:p>
        </w:tc>
        <w:tc>
          <w:tcPr>
            <w:tcW w:w="1420" w:type="dxa"/>
            <w:shd w:val="clear" w:color="auto" w:fill="auto"/>
            <w:noWrap/>
            <w:vAlign w:val="bottom"/>
            <w:hideMark/>
            <w:tcPrChange w:id="5162"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07D76E8D" w14:textId="77777777" w:rsidR="006D5C6C" w:rsidRPr="00FD753C" w:rsidRDefault="006D5C6C" w:rsidP="006D5C6C">
            <w:pPr>
              <w:spacing w:before="0" w:after="0" w:line="240" w:lineRule="auto"/>
              <w:jc w:val="center"/>
              <w:rPr>
                <w:ins w:id="5163" w:author="Kumar Baral" w:date="2023-02-13T14:16:00Z"/>
                <w:szCs w:val="22"/>
                <w:lang w:bidi="ne-NP"/>
                <w:rPrChange w:id="5164" w:author="Kumar Baral" w:date="2023-02-13T14:17:00Z">
                  <w:rPr>
                    <w:ins w:id="5165" w:author="Kumar Baral" w:date="2023-02-13T14:16:00Z"/>
                    <w:b/>
                    <w:bCs/>
                    <w:szCs w:val="22"/>
                    <w:lang w:bidi="ne-NP"/>
                  </w:rPr>
                </w:rPrChange>
              </w:rPr>
            </w:pPr>
            <w:ins w:id="5166" w:author="Kumar Baral" w:date="2023-02-13T14:16:00Z">
              <w:r w:rsidRPr="00FD753C">
                <w:rPr>
                  <w:szCs w:val="22"/>
                  <w:lang w:bidi="ne-NP"/>
                  <w:rPrChange w:id="5167" w:author="Kumar Baral" w:date="2023-02-13T14:17:00Z">
                    <w:rPr>
                      <w:b/>
                      <w:bCs/>
                      <w:szCs w:val="22"/>
                      <w:lang w:bidi="ne-NP"/>
                    </w:rPr>
                  </w:rPrChange>
                </w:rPr>
                <w:t>1.61</w:t>
              </w:r>
            </w:ins>
          </w:p>
        </w:tc>
        <w:tc>
          <w:tcPr>
            <w:tcW w:w="1644" w:type="dxa"/>
            <w:shd w:val="clear" w:color="auto" w:fill="auto"/>
            <w:noWrap/>
            <w:vAlign w:val="bottom"/>
            <w:hideMark/>
            <w:tcPrChange w:id="5168"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6EB8BA36" w14:textId="77777777" w:rsidR="006D5C6C" w:rsidRPr="00FD753C" w:rsidRDefault="006D5C6C" w:rsidP="006D5C6C">
            <w:pPr>
              <w:spacing w:before="0" w:after="0" w:line="240" w:lineRule="auto"/>
              <w:jc w:val="center"/>
              <w:rPr>
                <w:ins w:id="5169" w:author="Kumar Baral" w:date="2023-02-13T14:16:00Z"/>
                <w:szCs w:val="22"/>
                <w:lang w:bidi="ne-NP"/>
                <w:rPrChange w:id="5170" w:author="Kumar Baral" w:date="2023-02-13T14:17:00Z">
                  <w:rPr>
                    <w:ins w:id="5171" w:author="Kumar Baral" w:date="2023-02-13T14:16:00Z"/>
                    <w:b/>
                    <w:bCs/>
                    <w:szCs w:val="22"/>
                    <w:lang w:bidi="ne-NP"/>
                  </w:rPr>
                </w:rPrChange>
              </w:rPr>
            </w:pPr>
            <w:ins w:id="5172" w:author="Kumar Baral" w:date="2023-02-13T14:16:00Z">
              <w:r w:rsidRPr="00FD753C">
                <w:rPr>
                  <w:szCs w:val="22"/>
                  <w:lang w:bidi="ne-NP"/>
                  <w:rPrChange w:id="5173" w:author="Kumar Baral" w:date="2023-02-13T14:17:00Z">
                    <w:rPr>
                      <w:b/>
                      <w:bCs/>
                      <w:szCs w:val="22"/>
                      <w:lang w:bidi="ne-NP"/>
                    </w:rPr>
                  </w:rPrChange>
                </w:rPr>
                <w:t>1.96</w:t>
              </w:r>
            </w:ins>
          </w:p>
        </w:tc>
        <w:tc>
          <w:tcPr>
            <w:tcW w:w="1646" w:type="dxa"/>
            <w:shd w:val="clear" w:color="auto" w:fill="auto"/>
            <w:noWrap/>
            <w:vAlign w:val="bottom"/>
            <w:hideMark/>
            <w:tcPrChange w:id="5174"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3FCCA327" w14:textId="77777777" w:rsidR="006D5C6C" w:rsidRPr="00FD753C" w:rsidRDefault="006D5C6C" w:rsidP="006D5C6C">
            <w:pPr>
              <w:spacing w:before="0" w:after="0" w:line="240" w:lineRule="auto"/>
              <w:jc w:val="center"/>
              <w:rPr>
                <w:ins w:id="5175" w:author="Kumar Baral" w:date="2023-02-13T14:16:00Z"/>
                <w:szCs w:val="22"/>
                <w:lang w:bidi="ne-NP"/>
                <w:rPrChange w:id="5176" w:author="Kumar Baral" w:date="2023-02-13T14:17:00Z">
                  <w:rPr>
                    <w:ins w:id="5177" w:author="Kumar Baral" w:date="2023-02-13T14:16:00Z"/>
                    <w:b/>
                    <w:bCs/>
                    <w:szCs w:val="22"/>
                    <w:lang w:bidi="ne-NP"/>
                  </w:rPr>
                </w:rPrChange>
              </w:rPr>
            </w:pPr>
            <w:ins w:id="5178" w:author="Kumar Baral" w:date="2023-02-13T14:16:00Z">
              <w:r w:rsidRPr="00FD753C">
                <w:rPr>
                  <w:szCs w:val="22"/>
                  <w:lang w:bidi="ne-NP"/>
                  <w:rPrChange w:id="5179" w:author="Kumar Baral" w:date="2023-02-13T14:17:00Z">
                    <w:rPr>
                      <w:b/>
                      <w:bCs/>
                      <w:szCs w:val="22"/>
                      <w:lang w:bidi="ne-NP"/>
                    </w:rPr>
                  </w:rPrChange>
                </w:rPr>
                <w:t>2.24</w:t>
              </w:r>
            </w:ins>
          </w:p>
        </w:tc>
      </w:tr>
      <w:tr w:rsidR="00FD753C" w:rsidRPr="00FD753C" w14:paraId="2BDDD82D" w14:textId="77777777" w:rsidTr="00152889">
        <w:trPr>
          <w:trHeight w:val="365"/>
          <w:ins w:id="5180" w:author="Kumar Baral" w:date="2023-02-13T14:16:00Z"/>
          <w:trPrChange w:id="5181" w:author="Kumar Baral" w:date="2023-02-13T14:18:00Z">
            <w:trPr>
              <w:trHeight w:val="365"/>
            </w:trPr>
          </w:trPrChange>
        </w:trPr>
        <w:tc>
          <w:tcPr>
            <w:tcW w:w="2335" w:type="dxa"/>
            <w:shd w:val="clear" w:color="auto" w:fill="auto"/>
            <w:noWrap/>
            <w:vAlign w:val="bottom"/>
            <w:hideMark/>
            <w:tcPrChange w:id="5182" w:author="Kumar Baral" w:date="2023-02-13T14:18:00Z">
              <w:tcPr>
                <w:tcW w:w="233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E1EDC3A" w14:textId="77777777" w:rsidR="006D5C6C" w:rsidRPr="00FD753C" w:rsidRDefault="006D5C6C" w:rsidP="006D5C6C">
            <w:pPr>
              <w:spacing w:before="0" w:after="0" w:line="240" w:lineRule="auto"/>
              <w:jc w:val="left"/>
              <w:rPr>
                <w:ins w:id="5183" w:author="Kumar Baral" w:date="2023-02-13T14:16:00Z"/>
                <w:szCs w:val="22"/>
                <w:lang w:bidi="ne-NP"/>
                <w:rPrChange w:id="5184" w:author="Kumar Baral" w:date="2023-02-13T14:17:00Z">
                  <w:rPr>
                    <w:ins w:id="5185" w:author="Kumar Baral" w:date="2023-02-13T14:16:00Z"/>
                    <w:b/>
                    <w:bCs/>
                    <w:szCs w:val="22"/>
                    <w:lang w:bidi="ne-NP"/>
                  </w:rPr>
                </w:rPrChange>
              </w:rPr>
            </w:pPr>
            <w:ins w:id="5186" w:author="Kumar Baral" w:date="2023-02-13T14:16:00Z">
              <w:r w:rsidRPr="00FD753C">
                <w:rPr>
                  <w:szCs w:val="22"/>
                  <w:lang w:bidi="ne-NP"/>
                  <w:rPrChange w:id="5187" w:author="Kumar Baral" w:date="2023-02-13T14:17:00Z">
                    <w:rPr>
                      <w:b/>
                      <w:bCs/>
                      <w:szCs w:val="22"/>
                      <w:lang w:bidi="ne-NP"/>
                    </w:rPr>
                  </w:rPrChange>
                </w:rPr>
                <w:t>5</w:t>
              </w:r>
            </w:ins>
          </w:p>
        </w:tc>
        <w:tc>
          <w:tcPr>
            <w:tcW w:w="1440" w:type="dxa"/>
            <w:shd w:val="clear" w:color="auto" w:fill="auto"/>
            <w:noWrap/>
            <w:vAlign w:val="bottom"/>
            <w:hideMark/>
            <w:tcPrChange w:id="5188"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00F38E71" w14:textId="77777777" w:rsidR="006D5C6C" w:rsidRPr="00FD753C" w:rsidRDefault="006D5C6C" w:rsidP="006D5C6C">
            <w:pPr>
              <w:spacing w:before="0" w:after="0" w:line="240" w:lineRule="auto"/>
              <w:jc w:val="center"/>
              <w:rPr>
                <w:ins w:id="5189" w:author="Kumar Baral" w:date="2023-02-13T14:16:00Z"/>
                <w:szCs w:val="22"/>
                <w:lang w:bidi="ne-NP"/>
                <w:rPrChange w:id="5190" w:author="Kumar Baral" w:date="2023-02-13T14:17:00Z">
                  <w:rPr>
                    <w:ins w:id="5191" w:author="Kumar Baral" w:date="2023-02-13T14:16:00Z"/>
                    <w:b/>
                    <w:bCs/>
                    <w:szCs w:val="22"/>
                    <w:lang w:bidi="ne-NP"/>
                  </w:rPr>
                </w:rPrChange>
              </w:rPr>
            </w:pPr>
            <w:ins w:id="5192" w:author="Kumar Baral" w:date="2023-02-13T14:16:00Z">
              <w:r w:rsidRPr="00FD753C">
                <w:rPr>
                  <w:szCs w:val="22"/>
                  <w:lang w:bidi="ne-NP"/>
                  <w:rPrChange w:id="5193" w:author="Kumar Baral" w:date="2023-02-13T14:17:00Z">
                    <w:rPr>
                      <w:b/>
                      <w:bCs/>
                      <w:szCs w:val="22"/>
                      <w:lang w:bidi="ne-NP"/>
                    </w:rPr>
                  </w:rPrChange>
                </w:rPr>
                <w:t>2.80</w:t>
              </w:r>
            </w:ins>
          </w:p>
        </w:tc>
        <w:tc>
          <w:tcPr>
            <w:tcW w:w="1420" w:type="dxa"/>
            <w:shd w:val="clear" w:color="auto" w:fill="auto"/>
            <w:noWrap/>
            <w:vAlign w:val="bottom"/>
            <w:hideMark/>
            <w:tcPrChange w:id="5194"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1AAC31C9" w14:textId="77777777" w:rsidR="006D5C6C" w:rsidRPr="00FD753C" w:rsidRDefault="006D5C6C" w:rsidP="006D5C6C">
            <w:pPr>
              <w:spacing w:before="0" w:after="0" w:line="240" w:lineRule="auto"/>
              <w:jc w:val="center"/>
              <w:rPr>
                <w:ins w:id="5195" w:author="Kumar Baral" w:date="2023-02-13T14:16:00Z"/>
                <w:szCs w:val="22"/>
                <w:lang w:bidi="ne-NP"/>
                <w:rPrChange w:id="5196" w:author="Kumar Baral" w:date="2023-02-13T14:17:00Z">
                  <w:rPr>
                    <w:ins w:id="5197" w:author="Kumar Baral" w:date="2023-02-13T14:16:00Z"/>
                    <w:b/>
                    <w:bCs/>
                    <w:szCs w:val="22"/>
                    <w:lang w:bidi="ne-NP"/>
                  </w:rPr>
                </w:rPrChange>
              </w:rPr>
            </w:pPr>
            <w:ins w:id="5198" w:author="Kumar Baral" w:date="2023-02-13T14:16:00Z">
              <w:r w:rsidRPr="00FD753C">
                <w:rPr>
                  <w:szCs w:val="22"/>
                  <w:lang w:bidi="ne-NP"/>
                  <w:rPrChange w:id="5199" w:author="Kumar Baral" w:date="2023-02-13T14:17:00Z">
                    <w:rPr>
                      <w:b/>
                      <w:bCs/>
                      <w:szCs w:val="22"/>
                      <w:lang w:bidi="ne-NP"/>
                    </w:rPr>
                  </w:rPrChange>
                </w:rPr>
                <w:t>3.24</w:t>
              </w:r>
            </w:ins>
          </w:p>
        </w:tc>
        <w:tc>
          <w:tcPr>
            <w:tcW w:w="1644" w:type="dxa"/>
            <w:shd w:val="clear" w:color="auto" w:fill="auto"/>
            <w:noWrap/>
            <w:vAlign w:val="bottom"/>
            <w:hideMark/>
            <w:tcPrChange w:id="5200"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5AFEB05B" w14:textId="77777777" w:rsidR="006D5C6C" w:rsidRPr="00FD753C" w:rsidRDefault="006D5C6C" w:rsidP="006D5C6C">
            <w:pPr>
              <w:spacing w:before="0" w:after="0" w:line="240" w:lineRule="auto"/>
              <w:jc w:val="center"/>
              <w:rPr>
                <w:ins w:id="5201" w:author="Kumar Baral" w:date="2023-02-13T14:16:00Z"/>
                <w:szCs w:val="22"/>
                <w:lang w:bidi="ne-NP"/>
                <w:rPrChange w:id="5202" w:author="Kumar Baral" w:date="2023-02-13T14:17:00Z">
                  <w:rPr>
                    <w:ins w:id="5203" w:author="Kumar Baral" w:date="2023-02-13T14:16:00Z"/>
                    <w:b/>
                    <w:bCs/>
                    <w:szCs w:val="22"/>
                    <w:lang w:bidi="ne-NP"/>
                  </w:rPr>
                </w:rPrChange>
              </w:rPr>
            </w:pPr>
            <w:ins w:id="5204" w:author="Kumar Baral" w:date="2023-02-13T14:16:00Z">
              <w:r w:rsidRPr="00FD753C">
                <w:rPr>
                  <w:szCs w:val="22"/>
                  <w:lang w:bidi="ne-NP"/>
                  <w:rPrChange w:id="5205" w:author="Kumar Baral" w:date="2023-02-13T14:17:00Z">
                    <w:rPr>
                      <w:b/>
                      <w:bCs/>
                      <w:szCs w:val="22"/>
                      <w:lang w:bidi="ne-NP"/>
                    </w:rPr>
                  </w:rPrChange>
                </w:rPr>
                <w:t>2.89</w:t>
              </w:r>
            </w:ins>
          </w:p>
        </w:tc>
        <w:tc>
          <w:tcPr>
            <w:tcW w:w="1646" w:type="dxa"/>
            <w:shd w:val="clear" w:color="auto" w:fill="auto"/>
            <w:noWrap/>
            <w:vAlign w:val="bottom"/>
            <w:hideMark/>
            <w:tcPrChange w:id="5206"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77C06B35" w14:textId="77777777" w:rsidR="006D5C6C" w:rsidRPr="00FD753C" w:rsidRDefault="006D5C6C" w:rsidP="006D5C6C">
            <w:pPr>
              <w:spacing w:before="0" w:after="0" w:line="240" w:lineRule="auto"/>
              <w:jc w:val="center"/>
              <w:rPr>
                <w:ins w:id="5207" w:author="Kumar Baral" w:date="2023-02-13T14:16:00Z"/>
                <w:szCs w:val="22"/>
                <w:lang w:bidi="ne-NP"/>
                <w:rPrChange w:id="5208" w:author="Kumar Baral" w:date="2023-02-13T14:17:00Z">
                  <w:rPr>
                    <w:ins w:id="5209" w:author="Kumar Baral" w:date="2023-02-13T14:16:00Z"/>
                    <w:b/>
                    <w:bCs/>
                    <w:szCs w:val="22"/>
                    <w:lang w:bidi="ne-NP"/>
                  </w:rPr>
                </w:rPrChange>
              </w:rPr>
            </w:pPr>
            <w:ins w:id="5210" w:author="Kumar Baral" w:date="2023-02-13T14:16:00Z">
              <w:r w:rsidRPr="00FD753C">
                <w:rPr>
                  <w:szCs w:val="22"/>
                  <w:lang w:bidi="ne-NP"/>
                  <w:rPrChange w:id="5211" w:author="Kumar Baral" w:date="2023-02-13T14:17:00Z">
                    <w:rPr>
                      <w:b/>
                      <w:bCs/>
                      <w:szCs w:val="22"/>
                      <w:lang w:bidi="ne-NP"/>
                    </w:rPr>
                  </w:rPrChange>
                </w:rPr>
                <w:t>3.20</w:t>
              </w:r>
            </w:ins>
          </w:p>
        </w:tc>
      </w:tr>
      <w:tr w:rsidR="00FD753C" w:rsidRPr="00FD753C" w14:paraId="5368A98A" w14:textId="77777777" w:rsidTr="00152889">
        <w:trPr>
          <w:trHeight w:val="365"/>
          <w:ins w:id="5212" w:author="Kumar Baral" w:date="2023-02-13T14:16:00Z"/>
          <w:trPrChange w:id="5213" w:author="Kumar Baral" w:date="2023-02-13T14:18:00Z">
            <w:trPr>
              <w:trHeight w:val="365"/>
            </w:trPr>
          </w:trPrChange>
        </w:trPr>
        <w:tc>
          <w:tcPr>
            <w:tcW w:w="2335" w:type="dxa"/>
            <w:shd w:val="clear" w:color="auto" w:fill="auto"/>
            <w:noWrap/>
            <w:vAlign w:val="bottom"/>
            <w:hideMark/>
            <w:tcPrChange w:id="5214" w:author="Kumar Baral" w:date="2023-02-13T14:18:00Z">
              <w:tcPr>
                <w:tcW w:w="233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8BAFD00" w14:textId="77777777" w:rsidR="006D5C6C" w:rsidRPr="00FD753C" w:rsidRDefault="006D5C6C" w:rsidP="006D5C6C">
            <w:pPr>
              <w:spacing w:before="0" w:after="0" w:line="240" w:lineRule="auto"/>
              <w:jc w:val="left"/>
              <w:rPr>
                <w:ins w:id="5215" w:author="Kumar Baral" w:date="2023-02-13T14:16:00Z"/>
                <w:szCs w:val="22"/>
                <w:lang w:bidi="ne-NP"/>
                <w:rPrChange w:id="5216" w:author="Kumar Baral" w:date="2023-02-13T14:17:00Z">
                  <w:rPr>
                    <w:ins w:id="5217" w:author="Kumar Baral" w:date="2023-02-13T14:16:00Z"/>
                    <w:b/>
                    <w:bCs/>
                    <w:szCs w:val="22"/>
                    <w:lang w:bidi="ne-NP"/>
                  </w:rPr>
                </w:rPrChange>
              </w:rPr>
            </w:pPr>
            <w:ins w:id="5218" w:author="Kumar Baral" w:date="2023-02-13T14:16:00Z">
              <w:r w:rsidRPr="00FD753C">
                <w:rPr>
                  <w:szCs w:val="22"/>
                  <w:lang w:bidi="ne-NP"/>
                  <w:rPrChange w:id="5219" w:author="Kumar Baral" w:date="2023-02-13T14:17:00Z">
                    <w:rPr>
                      <w:b/>
                      <w:bCs/>
                      <w:szCs w:val="22"/>
                      <w:lang w:bidi="ne-NP"/>
                    </w:rPr>
                  </w:rPrChange>
                </w:rPr>
                <w:t>10</w:t>
              </w:r>
            </w:ins>
          </w:p>
        </w:tc>
        <w:tc>
          <w:tcPr>
            <w:tcW w:w="1440" w:type="dxa"/>
            <w:shd w:val="clear" w:color="auto" w:fill="auto"/>
            <w:noWrap/>
            <w:vAlign w:val="bottom"/>
            <w:hideMark/>
            <w:tcPrChange w:id="5220"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3888F438" w14:textId="77777777" w:rsidR="006D5C6C" w:rsidRPr="00FD753C" w:rsidRDefault="006D5C6C" w:rsidP="006D5C6C">
            <w:pPr>
              <w:spacing w:before="0" w:after="0" w:line="240" w:lineRule="auto"/>
              <w:jc w:val="center"/>
              <w:rPr>
                <w:ins w:id="5221" w:author="Kumar Baral" w:date="2023-02-13T14:16:00Z"/>
                <w:szCs w:val="22"/>
                <w:lang w:bidi="ne-NP"/>
                <w:rPrChange w:id="5222" w:author="Kumar Baral" w:date="2023-02-13T14:17:00Z">
                  <w:rPr>
                    <w:ins w:id="5223" w:author="Kumar Baral" w:date="2023-02-13T14:16:00Z"/>
                    <w:b/>
                    <w:bCs/>
                    <w:szCs w:val="22"/>
                    <w:lang w:bidi="ne-NP"/>
                  </w:rPr>
                </w:rPrChange>
              </w:rPr>
            </w:pPr>
            <w:ins w:id="5224" w:author="Kumar Baral" w:date="2023-02-13T14:16:00Z">
              <w:r w:rsidRPr="00FD753C">
                <w:rPr>
                  <w:szCs w:val="22"/>
                  <w:lang w:bidi="ne-NP"/>
                  <w:rPrChange w:id="5225" w:author="Kumar Baral" w:date="2023-02-13T14:17:00Z">
                    <w:rPr>
                      <w:b/>
                      <w:bCs/>
                      <w:szCs w:val="22"/>
                      <w:lang w:bidi="ne-NP"/>
                    </w:rPr>
                  </w:rPrChange>
                </w:rPr>
                <w:t>4.97</w:t>
              </w:r>
            </w:ins>
          </w:p>
        </w:tc>
        <w:tc>
          <w:tcPr>
            <w:tcW w:w="1420" w:type="dxa"/>
            <w:shd w:val="clear" w:color="auto" w:fill="auto"/>
            <w:noWrap/>
            <w:vAlign w:val="bottom"/>
            <w:hideMark/>
            <w:tcPrChange w:id="5226"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790DCEB3" w14:textId="77777777" w:rsidR="006D5C6C" w:rsidRPr="00FD753C" w:rsidRDefault="006D5C6C" w:rsidP="006D5C6C">
            <w:pPr>
              <w:spacing w:before="0" w:after="0" w:line="240" w:lineRule="auto"/>
              <w:jc w:val="center"/>
              <w:rPr>
                <w:ins w:id="5227" w:author="Kumar Baral" w:date="2023-02-13T14:16:00Z"/>
                <w:szCs w:val="22"/>
                <w:lang w:bidi="ne-NP"/>
                <w:rPrChange w:id="5228" w:author="Kumar Baral" w:date="2023-02-13T14:17:00Z">
                  <w:rPr>
                    <w:ins w:id="5229" w:author="Kumar Baral" w:date="2023-02-13T14:16:00Z"/>
                    <w:b/>
                    <w:bCs/>
                    <w:szCs w:val="22"/>
                    <w:lang w:bidi="ne-NP"/>
                  </w:rPr>
                </w:rPrChange>
              </w:rPr>
            </w:pPr>
            <w:ins w:id="5230" w:author="Kumar Baral" w:date="2023-02-13T14:16:00Z">
              <w:r w:rsidRPr="00FD753C">
                <w:rPr>
                  <w:szCs w:val="22"/>
                  <w:lang w:bidi="ne-NP"/>
                  <w:rPrChange w:id="5231" w:author="Kumar Baral" w:date="2023-02-13T14:17:00Z">
                    <w:rPr>
                      <w:b/>
                      <w:bCs/>
                      <w:szCs w:val="22"/>
                      <w:lang w:bidi="ne-NP"/>
                    </w:rPr>
                  </w:rPrChange>
                </w:rPr>
                <w:t>5.15</w:t>
              </w:r>
            </w:ins>
          </w:p>
        </w:tc>
        <w:tc>
          <w:tcPr>
            <w:tcW w:w="1644" w:type="dxa"/>
            <w:shd w:val="clear" w:color="auto" w:fill="auto"/>
            <w:noWrap/>
            <w:vAlign w:val="bottom"/>
            <w:hideMark/>
            <w:tcPrChange w:id="5232"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21BF985F" w14:textId="77777777" w:rsidR="006D5C6C" w:rsidRPr="00FD753C" w:rsidRDefault="006D5C6C" w:rsidP="006D5C6C">
            <w:pPr>
              <w:spacing w:before="0" w:after="0" w:line="240" w:lineRule="auto"/>
              <w:jc w:val="center"/>
              <w:rPr>
                <w:ins w:id="5233" w:author="Kumar Baral" w:date="2023-02-13T14:16:00Z"/>
                <w:szCs w:val="22"/>
                <w:lang w:bidi="ne-NP"/>
                <w:rPrChange w:id="5234" w:author="Kumar Baral" w:date="2023-02-13T14:17:00Z">
                  <w:rPr>
                    <w:ins w:id="5235" w:author="Kumar Baral" w:date="2023-02-13T14:16:00Z"/>
                    <w:b/>
                    <w:bCs/>
                    <w:szCs w:val="22"/>
                    <w:lang w:bidi="ne-NP"/>
                  </w:rPr>
                </w:rPrChange>
              </w:rPr>
            </w:pPr>
            <w:ins w:id="5236" w:author="Kumar Baral" w:date="2023-02-13T14:16:00Z">
              <w:r w:rsidRPr="00FD753C">
                <w:rPr>
                  <w:szCs w:val="22"/>
                  <w:lang w:bidi="ne-NP"/>
                  <w:rPrChange w:id="5237" w:author="Kumar Baral" w:date="2023-02-13T14:17:00Z">
                    <w:rPr>
                      <w:b/>
                      <w:bCs/>
                      <w:szCs w:val="22"/>
                      <w:lang w:bidi="ne-NP"/>
                    </w:rPr>
                  </w:rPrChange>
                </w:rPr>
                <w:t>3.74</w:t>
              </w:r>
            </w:ins>
          </w:p>
        </w:tc>
        <w:tc>
          <w:tcPr>
            <w:tcW w:w="1646" w:type="dxa"/>
            <w:shd w:val="clear" w:color="auto" w:fill="auto"/>
            <w:noWrap/>
            <w:vAlign w:val="bottom"/>
            <w:hideMark/>
            <w:tcPrChange w:id="5238"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4E454B5A" w14:textId="77777777" w:rsidR="006D5C6C" w:rsidRPr="00FD753C" w:rsidRDefault="006D5C6C" w:rsidP="006D5C6C">
            <w:pPr>
              <w:spacing w:before="0" w:after="0" w:line="240" w:lineRule="auto"/>
              <w:jc w:val="center"/>
              <w:rPr>
                <w:ins w:id="5239" w:author="Kumar Baral" w:date="2023-02-13T14:16:00Z"/>
                <w:szCs w:val="22"/>
                <w:lang w:bidi="ne-NP"/>
                <w:rPrChange w:id="5240" w:author="Kumar Baral" w:date="2023-02-13T14:17:00Z">
                  <w:rPr>
                    <w:ins w:id="5241" w:author="Kumar Baral" w:date="2023-02-13T14:16:00Z"/>
                    <w:b/>
                    <w:bCs/>
                    <w:szCs w:val="22"/>
                    <w:lang w:bidi="ne-NP"/>
                  </w:rPr>
                </w:rPrChange>
              </w:rPr>
            </w:pPr>
            <w:ins w:id="5242" w:author="Kumar Baral" w:date="2023-02-13T14:16:00Z">
              <w:r w:rsidRPr="00FD753C">
                <w:rPr>
                  <w:szCs w:val="22"/>
                  <w:lang w:bidi="ne-NP"/>
                  <w:rPrChange w:id="5243" w:author="Kumar Baral" w:date="2023-02-13T14:17:00Z">
                    <w:rPr>
                      <w:b/>
                      <w:bCs/>
                      <w:szCs w:val="22"/>
                      <w:lang w:bidi="ne-NP"/>
                    </w:rPr>
                  </w:rPrChange>
                </w:rPr>
                <w:t>4.05</w:t>
              </w:r>
            </w:ins>
          </w:p>
        </w:tc>
      </w:tr>
      <w:tr w:rsidR="00FD753C" w:rsidRPr="00FD753C" w14:paraId="055A5BDE" w14:textId="77777777" w:rsidTr="00152889">
        <w:trPr>
          <w:trHeight w:val="365"/>
          <w:ins w:id="5244" w:author="Kumar Baral" w:date="2023-02-13T14:16:00Z"/>
          <w:trPrChange w:id="5245" w:author="Kumar Baral" w:date="2023-02-13T14:18:00Z">
            <w:trPr>
              <w:trHeight w:val="365"/>
            </w:trPr>
          </w:trPrChange>
        </w:trPr>
        <w:tc>
          <w:tcPr>
            <w:tcW w:w="2335" w:type="dxa"/>
            <w:shd w:val="clear" w:color="auto" w:fill="auto"/>
            <w:noWrap/>
            <w:vAlign w:val="bottom"/>
            <w:hideMark/>
            <w:tcPrChange w:id="5246" w:author="Kumar Baral" w:date="2023-02-13T14:18:00Z">
              <w:tcPr>
                <w:tcW w:w="233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13CF7E9" w14:textId="77777777" w:rsidR="006D5C6C" w:rsidRPr="00FD753C" w:rsidRDefault="006D5C6C" w:rsidP="006D5C6C">
            <w:pPr>
              <w:spacing w:before="0" w:after="0" w:line="240" w:lineRule="auto"/>
              <w:jc w:val="left"/>
              <w:rPr>
                <w:ins w:id="5247" w:author="Kumar Baral" w:date="2023-02-13T14:16:00Z"/>
                <w:szCs w:val="22"/>
                <w:lang w:bidi="ne-NP"/>
                <w:rPrChange w:id="5248" w:author="Kumar Baral" w:date="2023-02-13T14:17:00Z">
                  <w:rPr>
                    <w:ins w:id="5249" w:author="Kumar Baral" w:date="2023-02-13T14:16:00Z"/>
                    <w:b/>
                    <w:bCs/>
                    <w:szCs w:val="22"/>
                    <w:lang w:bidi="ne-NP"/>
                  </w:rPr>
                </w:rPrChange>
              </w:rPr>
            </w:pPr>
            <w:ins w:id="5250" w:author="Kumar Baral" w:date="2023-02-13T14:16:00Z">
              <w:r w:rsidRPr="00FD753C">
                <w:rPr>
                  <w:szCs w:val="22"/>
                  <w:lang w:bidi="ne-NP"/>
                  <w:rPrChange w:id="5251" w:author="Kumar Baral" w:date="2023-02-13T14:17:00Z">
                    <w:rPr>
                      <w:b/>
                      <w:bCs/>
                      <w:szCs w:val="22"/>
                      <w:lang w:bidi="ne-NP"/>
                    </w:rPr>
                  </w:rPrChange>
                </w:rPr>
                <w:t>20</w:t>
              </w:r>
            </w:ins>
          </w:p>
        </w:tc>
        <w:tc>
          <w:tcPr>
            <w:tcW w:w="1440" w:type="dxa"/>
            <w:shd w:val="clear" w:color="auto" w:fill="auto"/>
            <w:noWrap/>
            <w:vAlign w:val="bottom"/>
            <w:hideMark/>
            <w:tcPrChange w:id="5252"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4AFF8B3F" w14:textId="77777777" w:rsidR="006D5C6C" w:rsidRPr="00FD753C" w:rsidRDefault="006D5C6C" w:rsidP="006D5C6C">
            <w:pPr>
              <w:spacing w:before="0" w:after="0" w:line="240" w:lineRule="auto"/>
              <w:jc w:val="center"/>
              <w:rPr>
                <w:ins w:id="5253" w:author="Kumar Baral" w:date="2023-02-13T14:16:00Z"/>
                <w:szCs w:val="22"/>
                <w:lang w:bidi="ne-NP"/>
                <w:rPrChange w:id="5254" w:author="Kumar Baral" w:date="2023-02-13T14:17:00Z">
                  <w:rPr>
                    <w:ins w:id="5255" w:author="Kumar Baral" w:date="2023-02-13T14:16:00Z"/>
                    <w:b/>
                    <w:bCs/>
                    <w:szCs w:val="22"/>
                    <w:lang w:bidi="ne-NP"/>
                  </w:rPr>
                </w:rPrChange>
              </w:rPr>
            </w:pPr>
            <w:ins w:id="5256" w:author="Kumar Baral" w:date="2023-02-13T14:16:00Z">
              <w:r w:rsidRPr="00FD753C">
                <w:rPr>
                  <w:szCs w:val="22"/>
                  <w:lang w:bidi="ne-NP"/>
                  <w:rPrChange w:id="5257" w:author="Kumar Baral" w:date="2023-02-13T14:17:00Z">
                    <w:rPr>
                      <w:b/>
                      <w:bCs/>
                      <w:szCs w:val="22"/>
                      <w:lang w:bidi="ne-NP"/>
                    </w:rPr>
                  </w:rPrChange>
                </w:rPr>
                <w:t>8.63</w:t>
              </w:r>
            </w:ins>
          </w:p>
        </w:tc>
        <w:tc>
          <w:tcPr>
            <w:tcW w:w="1420" w:type="dxa"/>
            <w:shd w:val="clear" w:color="auto" w:fill="auto"/>
            <w:noWrap/>
            <w:vAlign w:val="bottom"/>
            <w:hideMark/>
            <w:tcPrChange w:id="5258"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488DD56A" w14:textId="77777777" w:rsidR="006D5C6C" w:rsidRPr="00FD753C" w:rsidRDefault="006D5C6C" w:rsidP="006D5C6C">
            <w:pPr>
              <w:spacing w:before="0" w:after="0" w:line="240" w:lineRule="auto"/>
              <w:jc w:val="center"/>
              <w:rPr>
                <w:ins w:id="5259" w:author="Kumar Baral" w:date="2023-02-13T14:16:00Z"/>
                <w:szCs w:val="22"/>
                <w:lang w:bidi="ne-NP"/>
                <w:rPrChange w:id="5260" w:author="Kumar Baral" w:date="2023-02-13T14:17:00Z">
                  <w:rPr>
                    <w:ins w:id="5261" w:author="Kumar Baral" w:date="2023-02-13T14:16:00Z"/>
                    <w:b/>
                    <w:bCs/>
                    <w:szCs w:val="22"/>
                    <w:lang w:bidi="ne-NP"/>
                  </w:rPr>
                </w:rPrChange>
              </w:rPr>
            </w:pPr>
            <w:ins w:id="5262" w:author="Kumar Baral" w:date="2023-02-13T14:16:00Z">
              <w:r w:rsidRPr="00FD753C">
                <w:rPr>
                  <w:szCs w:val="22"/>
                  <w:lang w:bidi="ne-NP"/>
                  <w:rPrChange w:id="5263" w:author="Kumar Baral" w:date="2023-02-13T14:17:00Z">
                    <w:rPr>
                      <w:b/>
                      <w:bCs/>
                      <w:szCs w:val="22"/>
                      <w:lang w:bidi="ne-NP"/>
                    </w:rPr>
                  </w:rPrChange>
                </w:rPr>
                <w:t>8.04</w:t>
              </w:r>
            </w:ins>
          </w:p>
        </w:tc>
        <w:tc>
          <w:tcPr>
            <w:tcW w:w="1644" w:type="dxa"/>
            <w:shd w:val="clear" w:color="auto" w:fill="auto"/>
            <w:noWrap/>
            <w:vAlign w:val="bottom"/>
            <w:hideMark/>
            <w:tcPrChange w:id="5264"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04412212" w14:textId="77777777" w:rsidR="006D5C6C" w:rsidRPr="00FD753C" w:rsidRDefault="006D5C6C" w:rsidP="006D5C6C">
            <w:pPr>
              <w:spacing w:before="0" w:after="0" w:line="240" w:lineRule="auto"/>
              <w:jc w:val="center"/>
              <w:rPr>
                <w:ins w:id="5265" w:author="Kumar Baral" w:date="2023-02-13T14:16:00Z"/>
                <w:szCs w:val="22"/>
                <w:lang w:bidi="ne-NP"/>
                <w:rPrChange w:id="5266" w:author="Kumar Baral" w:date="2023-02-13T14:17:00Z">
                  <w:rPr>
                    <w:ins w:id="5267" w:author="Kumar Baral" w:date="2023-02-13T14:16:00Z"/>
                    <w:b/>
                    <w:bCs/>
                    <w:szCs w:val="22"/>
                    <w:lang w:bidi="ne-NP"/>
                  </w:rPr>
                </w:rPrChange>
              </w:rPr>
            </w:pPr>
            <w:ins w:id="5268" w:author="Kumar Baral" w:date="2023-02-13T14:16:00Z">
              <w:r w:rsidRPr="00FD753C">
                <w:rPr>
                  <w:szCs w:val="22"/>
                  <w:lang w:bidi="ne-NP"/>
                  <w:rPrChange w:id="5269" w:author="Kumar Baral" w:date="2023-02-13T14:17:00Z">
                    <w:rPr>
                      <w:b/>
                      <w:bCs/>
                      <w:szCs w:val="22"/>
                      <w:lang w:bidi="ne-NP"/>
                    </w:rPr>
                  </w:rPrChange>
                </w:rPr>
                <w:t>4.79</w:t>
              </w:r>
            </w:ins>
          </w:p>
        </w:tc>
        <w:tc>
          <w:tcPr>
            <w:tcW w:w="1646" w:type="dxa"/>
            <w:shd w:val="clear" w:color="auto" w:fill="auto"/>
            <w:noWrap/>
            <w:vAlign w:val="bottom"/>
            <w:hideMark/>
            <w:tcPrChange w:id="5270"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51C4C8DB" w14:textId="77777777" w:rsidR="006D5C6C" w:rsidRPr="00FD753C" w:rsidRDefault="006D5C6C" w:rsidP="006D5C6C">
            <w:pPr>
              <w:spacing w:before="0" w:after="0" w:line="240" w:lineRule="auto"/>
              <w:jc w:val="center"/>
              <w:rPr>
                <w:ins w:id="5271" w:author="Kumar Baral" w:date="2023-02-13T14:16:00Z"/>
                <w:szCs w:val="22"/>
                <w:lang w:bidi="ne-NP"/>
                <w:rPrChange w:id="5272" w:author="Kumar Baral" w:date="2023-02-13T14:17:00Z">
                  <w:rPr>
                    <w:ins w:id="5273" w:author="Kumar Baral" w:date="2023-02-13T14:16:00Z"/>
                    <w:b/>
                    <w:bCs/>
                    <w:szCs w:val="22"/>
                    <w:lang w:bidi="ne-NP"/>
                  </w:rPr>
                </w:rPrChange>
              </w:rPr>
            </w:pPr>
            <w:ins w:id="5274" w:author="Kumar Baral" w:date="2023-02-13T14:16:00Z">
              <w:r w:rsidRPr="00FD753C">
                <w:rPr>
                  <w:szCs w:val="22"/>
                  <w:lang w:bidi="ne-NP"/>
                  <w:rPrChange w:id="5275" w:author="Kumar Baral" w:date="2023-02-13T14:17:00Z">
                    <w:rPr>
                      <w:b/>
                      <w:bCs/>
                      <w:szCs w:val="22"/>
                      <w:lang w:bidi="ne-NP"/>
                    </w:rPr>
                  </w:rPrChange>
                </w:rPr>
                <w:t>5.07</w:t>
              </w:r>
            </w:ins>
          </w:p>
        </w:tc>
      </w:tr>
      <w:tr w:rsidR="00FD753C" w:rsidRPr="00FD753C" w14:paraId="0C2D3EE3" w14:textId="77777777" w:rsidTr="00152889">
        <w:trPr>
          <w:trHeight w:val="365"/>
          <w:ins w:id="5276" w:author="Kumar Baral" w:date="2023-02-13T14:16:00Z"/>
          <w:trPrChange w:id="5277" w:author="Kumar Baral" w:date="2023-02-13T14:18:00Z">
            <w:trPr>
              <w:trHeight w:val="365"/>
            </w:trPr>
          </w:trPrChange>
        </w:trPr>
        <w:tc>
          <w:tcPr>
            <w:tcW w:w="2335" w:type="dxa"/>
            <w:shd w:val="clear" w:color="auto" w:fill="auto"/>
            <w:noWrap/>
            <w:vAlign w:val="bottom"/>
            <w:hideMark/>
            <w:tcPrChange w:id="5278" w:author="Kumar Baral" w:date="2023-02-13T14:18:00Z">
              <w:tcPr>
                <w:tcW w:w="233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683131C" w14:textId="77777777" w:rsidR="006D5C6C" w:rsidRPr="00FD753C" w:rsidRDefault="006D5C6C" w:rsidP="006D5C6C">
            <w:pPr>
              <w:spacing w:before="0" w:after="0" w:line="240" w:lineRule="auto"/>
              <w:jc w:val="left"/>
              <w:rPr>
                <w:ins w:id="5279" w:author="Kumar Baral" w:date="2023-02-13T14:16:00Z"/>
                <w:szCs w:val="22"/>
                <w:lang w:bidi="ne-NP"/>
                <w:rPrChange w:id="5280" w:author="Kumar Baral" w:date="2023-02-13T14:17:00Z">
                  <w:rPr>
                    <w:ins w:id="5281" w:author="Kumar Baral" w:date="2023-02-13T14:16:00Z"/>
                    <w:b/>
                    <w:bCs/>
                    <w:szCs w:val="22"/>
                    <w:lang w:bidi="ne-NP"/>
                  </w:rPr>
                </w:rPrChange>
              </w:rPr>
            </w:pPr>
            <w:ins w:id="5282" w:author="Kumar Baral" w:date="2023-02-13T14:16:00Z">
              <w:r w:rsidRPr="00FD753C">
                <w:rPr>
                  <w:szCs w:val="22"/>
                  <w:lang w:bidi="ne-NP"/>
                  <w:rPrChange w:id="5283" w:author="Kumar Baral" w:date="2023-02-13T14:17:00Z">
                    <w:rPr>
                      <w:b/>
                      <w:bCs/>
                      <w:szCs w:val="22"/>
                      <w:lang w:bidi="ne-NP"/>
                    </w:rPr>
                  </w:rPrChange>
                </w:rPr>
                <w:t>50</w:t>
              </w:r>
            </w:ins>
          </w:p>
        </w:tc>
        <w:tc>
          <w:tcPr>
            <w:tcW w:w="1440" w:type="dxa"/>
            <w:shd w:val="clear" w:color="auto" w:fill="auto"/>
            <w:noWrap/>
            <w:vAlign w:val="bottom"/>
            <w:hideMark/>
            <w:tcPrChange w:id="5284"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1D81139B" w14:textId="77777777" w:rsidR="006D5C6C" w:rsidRPr="00FD753C" w:rsidRDefault="006D5C6C" w:rsidP="006D5C6C">
            <w:pPr>
              <w:spacing w:before="0" w:after="0" w:line="240" w:lineRule="auto"/>
              <w:jc w:val="center"/>
              <w:rPr>
                <w:ins w:id="5285" w:author="Kumar Baral" w:date="2023-02-13T14:16:00Z"/>
                <w:szCs w:val="22"/>
                <w:lang w:bidi="ne-NP"/>
                <w:rPrChange w:id="5286" w:author="Kumar Baral" w:date="2023-02-13T14:17:00Z">
                  <w:rPr>
                    <w:ins w:id="5287" w:author="Kumar Baral" w:date="2023-02-13T14:16:00Z"/>
                    <w:b/>
                    <w:bCs/>
                    <w:szCs w:val="22"/>
                    <w:lang w:bidi="ne-NP"/>
                  </w:rPr>
                </w:rPrChange>
              </w:rPr>
            </w:pPr>
            <w:ins w:id="5288" w:author="Kumar Baral" w:date="2023-02-13T14:16:00Z">
              <w:r w:rsidRPr="00FD753C">
                <w:rPr>
                  <w:szCs w:val="22"/>
                  <w:lang w:bidi="ne-NP"/>
                  <w:rPrChange w:id="5289" w:author="Kumar Baral" w:date="2023-02-13T14:17:00Z">
                    <w:rPr>
                      <w:b/>
                      <w:bCs/>
                      <w:szCs w:val="22"/>
                      <w:lang w:bidi="ne-NP"/>
                    </w:rPr>
                  </w:rPrChange>
                </w:rPr>
                <w:t>17.61</w:t>
              </w:r>
            </w:ins>
          </w:p>
        </w:tc>
        <w:tc>
          <w:tcPr>
            <w:tcW w:w="1420" w:type="dxa"/>
            <w:shd w:val="clear" w:color="auto" w:fill="auto"/>
            <w:noWrap/>
            <w:vAlign w:val="bottom"/>
            <w:hideMark/>
            <w:tcPrChange w:id="5290"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7BD9F3A7" w14:textId="77777777" w:rsidR="006D5C6C" w:rsidRPr="00FD753C" w:rsidRDefault="006D5C6C" w:rsidP="006D5C6C">
            <w:pPr>
              <w:spacing w:before="0" w:after="0" w:line="240" w:lineRule="auto"/>
              <w:jc w:val="center"/>
              <w:rPr>
                <w:ins w:id="5291" w:author="Kumar Baral" w:date="2023-02-13T14:16:00Z"/>
                <w:szCs w:val="22"/>
                <w:lang w:bidi="ne-NP"/>
                <w:rPrChange w:id="5292" w:author="Kumar Baral" w:date="2023-02-13T14:17:00Z">
                  <w:rPr>
                    <w:ins w:id="5293" w:author="Kumar Baral" w:date="2023-02-13T14:16:00Z"/>
                    <w:b/>
                    <w:bCs/>
                    <w:szCs w:val="22"/>
                    <w:lang w:bidi="ne-NP"/>
                  </w:rPr>
                </w:rPrChange>
              </w:rPr>
            </w:pPr>
            <w:ins w:id="5294" w:author="Kumar Baral" w:date="2023-02-13T14:16:00Z">
              <w:r w:rsidRPr="00FD753C">
                <w:rPr>
                  <w:szCs w:val="22"/>
                  <w:lang w:bidi="ne-NP"/>
                  <w:rPrChange w:id="5295" w:author="Kumar Baral" w:date="2023-02-13T14:17:00Z">
                    <w:rPr>
                      <w:b/>
                      <w:bCs/>
                      <w:szCs w:val="22"/>
                      <w:lang w:bidi="ne-NP"/>
                    </w:rPr>
                  </w:rPrChange>
                </w:rPr>
                <w:t>14.29</w:t>
              </w:r>
            </w:ins>
          </w:p>
        </w:tc>
        <w:tc>
          <w:tcPr>
            <w:tcW w:w="1644" w:type="dxa"/>
            <w:shd w:val="clear" w:color="auto" w:fill="auto"/>
            <w:noWrap/>
            <w:vAlign w:val="bottom"/>
            <w:hideMark/>
            <w:tcPrChange w:id="5296"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73653F68" w14:textId="77777777" w:rsidR="006D5C6C" w:rsidRPr="00FD753C" w:rsidRDefault="006D5C6C" w:rsidP="006D5C6C">
            <w:pPr>
              <w:spacing w:before="0" w:after="0" w:line="240" w:lineRule="auto"/>
              <w:jc w:val="center"/>
              <w:rPr>
                <w:ins w:id="5297" w:author="Kumar Baral" w:date="2023-02-13T14:16:00Z"/>
                <w:szCs w:val="22"/>
                <w:lang w:bidi="ne-NP"/>
                <w:rPrChange w:id="5298" w:author="Kumar Baral" w:date="2023-02-13T14:17:00Z">
                  <w:rPr>
                    <w:ins w:id="5299" w:author="Kumar Baral" w:date="2023-02-13T14:16:00Z"/>
                    <w:b/>
                    <w:bCs/>
                    <w:szCs w:val="22"/>
                    <w:lang w:bidi="ne-NP"/>
                  </w:rPr>
                </w:rPrChange>
              </w:rPr>
            </w:pPr>
            <w:ins w:id="5300" w:author="Kumar Baral" w:date="2023-02-13T14:16:00Z">
              <w:r w:rsidRPr="00FD753C">
                <w:rPr>
                  <w:szCs w:val="22"/>
                  <w:lang w:bidi="ne-NP"/>
                  <w:rPrChange w:id="5301" w:author="Kumar Baral" w:date="2023-02-13T14:17:00Z">
                    <w:rPr>
                      <w:b/>
                      <w:bCs/>
                      <w:szCs w:val="22"/>
                      <w:lang w:bidi="ne-NP"/>
                    </w:rPr>
                  </w:rPrChange>
                </w:rPr>
                <w:t>6.60</w:t>
              </w:r>
            </w:ins>
          </w:p>
        </w:tc>
        <w:tc>
          <w:tcPr>
            <w:tcW w:w="1646" w:type="dxa"/>
            <w:shd w:val="clear" w:color="auto" w:fill="auto"/>
            <w:noWrap/>
            <w:vAlign w:val="bottom"/>
            <w:hideMark/>
            <w:tcPrChange w:id="5302"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0E3E6ECC" w14:textId="77777777" w:rsidR="006D5C6C" w:rsidRPr="00FD753C" w:rsidRDefault="006D5C6C" w:rsidP="006D5C6C">
            <w:pPr>
              <w:spacing w:before="0" w:after="0" w:line="240" w:lineRule="auto"/>
              <w:jc w:val="center"/>
              <w:rPr>
                <w:ins w:id="5303" w:author="Kumar Baral" w:date="2023-02-13T14:16:00Z"/>
                <w:szCs w:val="22"/>
                <w:lang w:bidi="ne-NP"/>
                <w:rPrChange w:id="5304" w:author="Kumar Baral" w:date="2023-02-13T14:17:00Z">
                  <w:rPr>
                    <w:ins w:id="5305" w:author="Kumar Baral" w:date="2023-02-13T14:16:00Z"/>
                    <w:b/>
                    <w:bCs/>
                    <w:szCs w:val="22"/>
                    <w:lang w:bidi="ne-NP"/>
                  </w:rPr>
                </w:rPrChange>
              </w:rPr>
            </w:pPr>
            <w:ins w:id="5306" w:author="Kumar Baral" w:date="2023-02-13T14:16:00Z">
              <w:r w:rsidRPr="00FD753C">
                <w:rPr>
                  <w:szCs w:val="22"/>
                  <w:lang w:bidi="ne-NP"/>
                  <w:rPrChange w:id="5307" w:author="Kumar Baral" w:date="2023-02-13T14:17:00Z">
                    <w:rPr>
                      <w:b/>
                      <w:bCs/>
                      <w:szCs w:val="22"/>
                      <w:lang w:bidi="ne-NP"/>
                    </w:rPr>
                  </w:rPrChange>
                </w:rPr>
                <w:t>6.79</w:t>
              </w:r>
            </w:ins>
          </w:p>
        </w:tc>
      </w:tr>
      <w:tr w:rsidR="00FD753C" w:rsidRPr="00FD753C" w14:paraId="4126C0B1" w14:textId="77777777" w:rsidTr="00152889">
        <w:trPr>
          <w:trHeight w:val="365"/>
          <w:ins w:id="5308" w:author="Kumar Baral" w:date="2023-02-13T14:16:00Z"/>
          <w:trPrChange w:id="5309" w:author="Kumar Baral" w:date="2023-02-13T14:18:00Z">
            <w:trPr>
              <w:trHeight w:val="365"/>
            </w:trPr>
          </w:trPrChange>
        </w:trPr>
        <w:tc>
          <w:tcPr>
            <w:tcW w:w="2335" w:type="dxa"/>
            <w:shd w:val="clear" w:color="auto" w:fill="auto"/>
            <w:noWrap/>
            <w:vAlign w:val="bottom"/>
            <w:hideMark/>
            <w:tcPrChange w:id="5310" w:author="Kumar Baral" w:date="2023-02-13T14:18:00Z">
              <w:tcPr>
                <w:tcW w:w="233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ED23579" w14:textId="77777777" w:rsidR="006D5C6C" w:rsidRPr="00FD753C" w:rsidRDefault="006D5C6C" w:rsidP="006D5C6C">
            <w:pPr>
              <w:spacing w:before="0" w:after="0" w:line="240" w:lineRule="auto"/>
              <w:jc w:val="left"/>
              <w:rPr>
                <w:ins w:id="5311" w:author="Kumar Baral" w:date="2023-02-13T14:16:00Z"/>
                <w:szCs w:val="22"/>
                <w:lang w:bidi="ne-NP"/>
                <w:rPrChange w:id="5312" w:author="Kumar Baral" w:date="2023-02-13T14:17:00Z">
                  <w:rPr>
                    <w:ins w:id="5313" w:author="Kumar Baral" w:date="2023-02-13T14:16:00Z"/>
                    <w:b/>
                    <w:bCs/>
                    <w:szCs w:val="22"/>
                    <w:lang w:bidi="ne-NP"/>
                  </w:rPr>
                </w:rPrChange>
              </w:rPr>
            </w:pPr>
            <w:ins w:id="5314" w:author="Kumar Baral" w:date="2023-02-13T14:16:00Z">
              <w:r w:rsidRPr="00FD753C">
                <w:rPr>
                  <w:szCs w:val="22"/>
                  <w:lang w:bidi="ne-NP"/>
                  <w:rPrChange w:id="5315" w:author="Kumar Baral" w:date="2023-02-13T14:17:00Z">
                    <w:rPr>
                      <w:b/>
                      <w:bCs/>
                      <w:szCs w:val="22"/>
                      <w:lang w:bidi="ne-NP"/>
                    </w:rPr>
                  </w:rPrChange>
                </w:rPr>
                <w:t>100</w:t>
              </w:r>
            </w:ins>
          </w:p>
        </w:tc>
        <w:tc>
          <w:tcPr>
            <w:tcW w:w="1440" w:type="dxa"/>
            <w:shd w:val="clear" w:color="auto" w:fill="auto"/>
            <w:noWrap/>
            <w:vAlign w:val="bottom"/>
            <w:hideMark/>
            <w:tcPrChange w:id="5316"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215A46D7" w14:textId="77777777" w:rsidR="006D5C6C" w:rsidRPr="00FD753C" w:rsidRDefault="006D5C6C" w:rsidP="006D5C6C">
            <w:pPr>
              <w:spacing w:before="0" w:after="0" w:line="240" w:lineRule="auto"/>
              <w:jc w:val="center"/>
              <w:rPr>
                <w:ins w:id="5317" w:author="Kumar Baral" w:date="2023-02-13T14:16:00Z"/>
                <w:szCs w:val="22"/>
                <w:lang w:bidi="ne-NP"/>
                <w:rPrChange w:id="5318" w:author="Kumar Baral" w:date="2023-02-13T14:17:00Z">
                  <w:rPr>
                    <w:ins w:id="5319" w:author="Kumar Baral" w:date="2023-02-13T14:16:00Z"/>
                    <w:b/>
                    <w:bCs/>
                    <w:szCs w:val="22"/>
                    <w:lang w:bidi="ne-NP"/>
                  </w:rPr>
                </w:rPrChange>
              </w:rPr>
            </w:pPr>
            <w:ins w:id="5320" w:author="Kumar Baral" w:date="2023-02-13T14:16:00Z">
              <w:r w:rsidRPr="00FD753C">
                <w:rPr>
                  <w:szCs w:val="22"/>
                  <w:lang w:bidi="ne-NP"/>
                  <w:rPrChange w:id="5321" w:author="Kumar Baral" w:date="2023-02-13T14:17:00Z">
                    <w:rPr>
                      <w:b/>
                      <w:bCs/>
                      <w:szCs w:val="22"/>
                      <w:lang w:bidi="ne-NP"/>
                    </w:rPr>
                  </w:rPrChange>
                </w:rPr>
                <w:t>30.05</w:t>
              </w:r>
            </w:ins>
          </w:p>
        </w:tc>
        <w:tc>
          <w:tcPr>
            <w:tcW w:w="1420" w:type="dxa"/>
            <w:shd w:val="clear" w:color="auto" w:fill="auto"/>
            <w:noWrap/>
            <w:vAlign w:val="bottom"/>
            <w:hideMark/>
            <w:tcPrChange w:id="5322"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1F5C5E74" w14:textId="77777777" w:rsidR="006D5C6C" w:rsidRPr="00FD753C" w:rsidRDefault="006D5C6C" w:rsidP="006D5C6C">
            <w:pPr>
              <w:spacing w:before="0" w:after="0" w:line="240" w:lineRule="auto"/>
              <w:jc w:val="center"/>
              <w:rPr>
                <w:ins w:id="5323" w:author="Kumar Baral" w:date="2023-02-13T14:16:00Z"/>
                <w:szCs w:val="22"/>
                <w:lang w:bidi="ne-NP"/>
                <w:rPrChange w:id="5324" w:author="Kumar Baral" w:date="2023-02-13T14:17:00Z">
                  <w:rPr>
                    <w:ins w:id="5325" w:author="Kumar Baral" w:date="2023-02-13T14:16:00Z"/>
                    <w:b/>
                    <w:bCs/>
                    <w:szCs w:val="22"/>
                    <w:lang w:bidi="ne-NP"/>
                  </w:rPr>
                </w:rPrChange>
              </w:rPr>
            </w:pPr>
            <w:ins w:id="5326" w:author="Kumar Baral" w:date="2023-02-13T14:16:00Z">
              <w:r w:rsidRPr="00FD753C">
                <w:rPr>
                  <w:szCs w:val="22"/>
                  <w:lang w:bidi="ne-NP"/>
                  <w:rPrChange w:id="5327" w:author="Kumar Baral" w:date="2023-02-13T14:17:00Z">
                    <w:rPr>
                      <w:b/>
                      <w:bCs/>
                      <w:szCs w:val="22"/>
                      <w:lang w:bidi="ne-NP"/>
                    </w:rPr>
                  </w:rPrChange>
                </w:rPr>
                <w:t>22.00</w:t>
              </w:r>
            </w:ins>
          </w:p>
        </w:tc>
        <w:tc>
          <w:tcPr>
            <w:tcW w:w="1644" w:type="dxa"/>
            <w:shd w:val="clear" w:color="auto" w:fill="auto"/>
            <w:noWrap/>
            <w:vAlign w:val="bottom"/>
            <w:hideMark/>
            <w:tcPrChange w:id="5328"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35A05265" w14:textId="77777777" w:rsidR="006D5C6C" w:rsidRPr="00FD753C" w:rsidRDefault="006D5C6C" w:rsidP="006D5C6C">
            <w:pPr>
              <w:spacing w:before="0" w:after="0" w:line="240" w:lineRule="auto"/>
              <w:jc w:val="center"/>
              <w:rPr>
                <w:ins w:id="5329" w:author="Kumar Baral" w:date="2023-02-13T14:16:00Z"/>
                <w:szCs w:val="22"/>
                <w:lang w:bidi="ne-NP"/>
                <w:rPrChange w:id="5330" w:author="Kumar Baral" w:date="2023-02-13T14:17:00Z">
                  <w:rPr>
                    <w:ins w:id="5331" w:author="Kumar Baral" w:date="2023-02-13T14:16:00Z"/>
                    <w:b/>
                    <w:bCs/>
                    <w:szCs w:val="22"/>
                    <w:lang w:bidi="ne-NP"/>
                  </w:rPr>
                </w:rPrChange>
              </w:rPr>
            </w:pPr>
            <w:ins w:id="5332" w:author="Kumar Baral" w:date="2023-02-13T14:16:00Z">
              <w:r w:rsidRPr="00FD753C">
                <w:rPr>
                  <w:szCs w:val="22"/>
                  <w:lang w:bidi="ne-NP"/>
                  <w:rPrChange w:id="5333" w:author="Kumar Baral" w:date="2023-02-13T14:17:00Z">
                    <w:rPr>
                      <w:b/>
                      <w:bCs/>
                      <w:szCs w:val="22"/>
                      <w:lang w:bidi="ne-NP"/>
                    </w:rPr>
                  </w:rPrChange>
                </w:rPr>
                <w:t>8.38</w:t>
              </w:r>
            </w:ins>
          </w:p>
        </w:tc>
        <w:tc>
          <w:tcPr>
            <w:tcW w:w="1646" w:type="dxa"/>
            <w:shd w:val="clear" w:color="auto" w:fill="auto"/>
            <w:noWrap/>
            <w:vAlign w:val="bottom"/>
            <w:hideMark/>
            <w:tcPrChange w:id="5334"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6285C6C1" w14:textId="77777777" w:rsidR="006D5C6C" w:rsidRPr="00FD753C" w:rsidRDefault="006D5C6C" w:rsidP="006D5C6C">
            <w:pPr>
              <w:spacing w:before="0" w:after="0" w:line="240" w:lineRule="auto"/>
              <w:jc w:val="center"/>
              <w:rPr>
                <w:ins w:id="5335" w:author="Kumar Baral" w:date="2023-02-13T14:16:00Z"/>
                <w:szCs w:val="22"/>
                <w:lang w:bidi="ne-NP"/>
                <w:rPrChange w:id="5336" w:author="Kumar Baral" w:date="2023-02-13T14:17:00Z">
                  <w:rPr>
                    <w:ins w:id="5337" w:author="Kumar Baral" w:date="2023-02-13T14:16:00Z"/>
                    <w:b/>
                    <w:bCs/>
                    <w:szCs w:val="22"/>
                    <w:lang w:bidi="ne-NP"/>
                  </w:rPr>
                </w:rPrChange>
              </w:rPr>
            </w:pPr>
            <w:ins w:id="5338" w:author="Kumar Baral" w:date="2023-02-13T14:16:00Z">
              <w:r w:rsidRPr="00FD753C">
                <w:rPr>
                  <w:szCs w:val="22"/>
                  <w:lang w:bidi="ne-NP"/>
                  <w:rPrChange w:id="5339" w:author="Kumar Baral" w:date="2023-02-13T14:17:00Z">
                    <w:rPr>
                      <w:b/>
                      <w:bCs/>
                      <w:szCs w:val="22"/>
                      <w:lang w:bidi="ne-NP"/>
                    </w:rPr>
                  </w:rPrChange>
                </w:rPr>
                <w:t>8.44</w:t>
              </w:r>
            </w:ins>
          </w:p>
        </w:tc>
      </w:tr>
    </w:tbl>
    <w:p w14:paraId="7B9F2E68" w14:textId="1365CA73" w:rsidR="006D5C6C" w:rsidRDefault="006D5C6C" w:rsidP="005C2E26">
      <w:pPr>
        <w:spacing w:before="0" w:after="160" w:line="259" w:lineRule="auto"/>
        <w:rPr>
          <w:ins w:id="5340" w:author="Kumar Baral" w:date="2023-02-13T14:19:00Z"/>
          <w:rFonts w:eastAsiaTheme="minorHAnsi" w:cstheme="minorBidi"/>
          <w:szCs w:val="22"/>
        </w:rPr>
      </w:pPr>
    </w:p>
    <w:p w14:paraId="2D35D7AA" w14:textId="4F32EA18" w:rsidR="00BC6CD0" w:rsidRPr="00FD753C" w:rsidDel="00343816" w:rsidRDefault="00FD753C">
      <w:pPr>
        <w:spacing w:before="0" w:after="160" w:line="259" w:lineRule="auto"/>
        <w:rPr>
          <w:del w:id="5341" w:author="Windows User" w:date="2022-12-12T22:16:00Z"/>
          <w:rFonts w:eastAsiaTheme="minorHAnsi" w:cstheme="minorBidi"/>
          <w:szCs w:val="22"/>
          <w:rPrChange w:id="5342" w:author="Kumar Baral" w:date="2023-02-13T14:25:00Z">
            <w:rPr>
              <w:del w:id="5343" w:author="Windows User" w:date="2022-12-12T22:16:00Z"/>
            </w:rPr>
          </w:rPrChange>
        </w:rPr>
        <w:pPrChange w:id="5344" w:author="Kumar Baral" w:date="2023-02-13T14:25:00Z">
          <w:pPr/>
        </w:pPrChange>
      </w:pPr>
      <w:ins w:id="5345" w:author="Kumar Baral" w:date="2023-02-13T14:22:00Z">
        <w:r w:rsidRPr="005B6688">
          <w:rPr>
            <w:lang w:eastAsia="x-none"/>
          </w:rPr>
          <w:t xml:space="preserve">According to the aforementioned calculation approach, the adopted low flows at the MKHPP intake for the 1-day, 7-day, 15-day, and 30-day periods are </w:t>
        </w:r>
      </w:ins>
      <w:ins w:id="5346" w:author="Kumar Baral" w:date="2023-02-13T14:25:00Z">
        <w:r>
          <w:rPr>
            <w:lang w:eastAsia="x-none"/>
          </w:rPr>
          <w:t>1.17</w:t>
        </w:r>
      </w:ins>
      <w:ins w:id="5347" w:author="Kumar Baral" w:date="2023-02-13T14:22:00Z">
        <w:r w:rsidRPr="005B6688">
          <w:rPr>
            <w:lang w:eastAsia="x-none"/>
          </w:rPr>
          <w:t xml:space="preserve"> m3/s, </w:t>
        </w:r>
      </w:ins>
      <w:ins w:id="5348" w:author="Kumar Baral" w:date="2023-02-13T14:25:00Z">
        <w:r>
          <w:rPr>
            <w:lang w:eastAsia="x-none"/>
          </w:rPr>
          <w:t>1.61</w:t>
        </w:r>
      </w:ins>
      <w:ins w:id="5349" w:author="Kumar Baral" w:date="2023-02-13T14:22:00Z">
        <w:r w:rsidRPr="005B6688">
          <w:rPr>
            <w:lang w:eastAsia="x-none"/>
          </w:rPr>
          <w:t xml:space="preserve"> m3/s, </w:t>
        </w:r>
      </w:ins>
      <w:ins w:id="5350" w:author="Kumar Baral" w:date="2023-02-13T14:25:00Z">
        <w:r>
          <w:rPr>
            <w:lang w:eastAsia="x-none"/>
          </w:rPr>
          <w:t>1.96</w:t>
        </w:r>
      </w:ins>
      <w:ins w:id="5351" w:author="Kumar Baral" w:date="2023-02-13T14:22:00Z">
        <w:r w:rsidRPr="005B6688">
          <w:rPr>
            <w:lang w:eastAsia="x-none"/>
          </w:rPr>
          <w:t xml:space="preserve"> m3/s, and </w:t>
        </w:r>
      </w:ins>
      <w:ins w:id="5352" w:author="Kumar Baral" w:date="2023-02-13T14:25:00Z">
        <w:r>
          <w:rPr>
            <w:lang w:eastAsia="x-none"/>
          </w:rPr>
          <w:t>2.24</w:t>
        </w:r>
      </w:ins>
      <w:ins w:id="5353" w:author="Kumar Baral" w:date="2023-02-13T14:22:00Z">
        <w:r w:rsidRPr="005B6688">
          <w:rPr>
            <w:lang w:eastAsia="x-none"/>
          </w:rPr>
          <w:t xml:space="preserve"> m3/s, respectively</w:t>
        </w:r>
        <w:r>
          <w:rPr>
            <w:lang w:eastAsia="x-none"/>
          </w:rPr>
          <w:t xml:space="preserve"> as shown in</w:t>
        </w:r>
      </w:ins>
      <w:ins w:id="5354" w:author="Kumar Baral" w:date="2023-02-13T14:25:00Z">
        <w:r>
          <w:rPr>
            <w:lang w:eastAsia="x-none"/>
          </w:rPr>
          <w:t xml:space="preserve"> </w:t>
        </w:r>
        <w:r>
          <w:rPr>
            <w:lang w:eastAsia="x-none"/>
          </w:rPr>
          <w:fldChar w:fldCharType="begin"/>
        </w:r>
        <w:r>
          <w:rPr>
            <w:lang w:eastAsia="x-none"/>
          </w:rPr>
          <w:instrText xml:space="preserve"> REF _Ref127190722 \h </w:instrText>
        </w:r>
      </w:ins>
      <w:r>
        <w:rPr>
          <w:lang w:eastAsia="x-none"/>
        </w:rPr>
      </w:r>
      <w:r>
        <w:rPr>
          <w:lang w:eastAsia="x-none"/>
        </w:rPr>
        <w:fldChar w:fldCharType="separate"/>
      </w:r>
      <w:ins w:id="5355" w:author="Kumar Baral" w:date="2023-02-13T14:24:00Z">
        <w:r w:rsidR="00851CC9">
          <w:t xml:space="preserve">Table </w:t>
        </w:r>
      </w:ins>
      <w:r w:rsidR="00851CC9">
        <w:rPr>
          <w:noProof/>
        </w:rPr>
        <w:t>1</w:t>
      </w:r>
      <w:ins w:id="5356" w:author="Kumar Baral" w:date="2023-02-13T14:27:00Z">
        <w:r w:rsidR="00851CC9">
          <w:noBreakHyphen/>
        </w:r>
      </w:ins>
      <w:r w:rsidR="00851CC9">
        <w:rPr>
          <w:noProof/>
        </w:rPr>
        <w:t>5</w:t>
      </w:r>
      <w:ins w:id="5357" w:author="Kumar Baral" w:date="2023-02-13T14:25:00Z">
        <w:r>
          <w:rPr>
            <w:lang w:eastAsia="x-none"/>
          </w:rPr>
          <w:fldChar w:fldCharType="end"/>
        </w:r>
      </w:ins>
      <w:ins w:id="5358" w:author="Kumar Baral" w:date="2023-02-13T14:20:00Z">
        <w:r>
          <w:rPr>
            <w:rFonts w:eastAsiaTheme="minorHAnsi" w:cstheme="minorBidi"/>
            <w:szCs w:val="22"/>
          </w:rPr>
          <w:t>.</w:t>
        </w:r>
      </w:ins>
    </w:p>
    <w:p w14:paraId="40306EF6" w14:textId="77777777" w:rsidR="00BC6CD0" w:rsidRDefault="00BC6CD0" w:rsidP="005C2E26"/>
    <w:p w14:paraId="076DBF40" w14:textId="39B27784" w:rsidR="006238CC" w:rsidDel="00DE1440" w:rsidRDefault="006238CC" w:rsidP="00573E74">
      <w:pPr>
        <w:pStyle w:val="Heading2"/>
        <w:rPr>
          <w:del w:id="5359" w:author="Kumar Baral" w:date="2023-02-10T16:54:00Z"/>
        </w:rPr>
      </w:pPr>
      <w:del w:id="5360" w:author="Kumar Baral" w:date="2023-02-10T16:54:00Z">
        <w:r w:rsidRPr="006238CC" w:rsidDel="00DE1440">
          <w:delText>Glacier Lake Outburst Flood (GLOF)</w:delText>
        </w:r>
        <w:bookmarkStart w:id="5361" w:name="_Toc127182410"/>
        <w:bookmarkStart w:id="5362" w:name="_Toc127182747"/>
        <w:bookmarkStart w:id="5363" w:name="_Toc127191931"/>
        <w:bookmarkEnd w:id="4632"/>
        <w:bookmarkEnd w:id="4633"/>
        <w:bookmarkEnd w:id="4634"/>
        <w:bookmarkEnd w:id="4635"/>
        <w:bookmarkEnd w:id="5361"/>
        <w:bookmarkEnd w:id="5362"/>
        <w:bookmarkEnd w:id="5363"/>
      </w:del>
    </w:p>
    <w:p w14:paraId="42BF3013" w14:textId="0888DD94" w:rsidR="002A46D1" w:rsidRDefault="002A46D1" w:rsidP="002A46D1">
      <w:pPr>
        <w:pStyle w:val="Heading2"/>
      </w:pPr>
      <w:bookmarkStart w:id="5364" w:name="_Toc127191932"/>
      <w:r>
        <w:t>Trend Analysis</w:t>
      </w:r>
      <w:bookmarkEnd w:id="5364"/>
    </w:p>
    <w:p w14:paraId="05A931E3" w14:textId="1814EA93" w:rsidR="005F6047" w:rsidRPr="005F6047" w:rsidRDefault="005F6047" w:rsidP="005F6047">
      <w:pPr>
        <w:pStyle w:val="Heading3"/>
      </w:pPr>
      <w:bookmarkStart w:id="5365" w:name="_Toc127191933"/>
      <w:r>
        <w:t>Methodology</w:t>
      </w:r>
      <w:bookmarkEnd w:id="5365"/>
    </w:p>
    <w:p w14:paraId="127B541A" w14:textId="77777777" w:rsidR="005C2E26" w:rsidRPr="006339B0" w:rsidRDefault="005C2E26" w:rsidP="005C2E26">
      <w:pPr>
        <w:rPr>
          <w:bCs/>
        </w:rPr>
      </w:pPr>
      <w:r w:rsidRPr="006339B0">
        <w:rPr>
          <w:bCs/>
        </w:rPr>
        <w:t>The Mann-Kendall test is a statistical test used to determine whether there is a monotonic trend in a time series data set. The test is non-parametric, which means that it does not assume any particular distribution for the data.</w:t>
      </w:r>
    </w:p>
    <w:p w14:paraId="20562DEF" w14:textId="77777777" w:rsidR="005C2E26" w:rsidRPr="006339B0" w:rsidRDefault="005C2E26" w:rsidP="005C2E26">
      <w:pPr>
        <w:rPr>
          <w:bCs/>
        </w:rPr>
      </w:pPr>
      <w:r w:rsidRPr="006339B0">
        <w:rPr>
          <w:bCs/>
        </w:rPr>
        <w:t>The test statistic for the Mann-Kendall test is based on the number of "concordant" and "discordant" pairs in the data set. A concordant pair is a pair of values that are either both increasing or both decreasing, while a discordant pair is a pair of values that are increasing and decreasing. The test statistic is calculated as the difference between the number of concordant pairs and the number of discordant pairs, divided by the total number of pairs.</w:t>
      </w:r>
    </w:p>
    <w:p w14:paraId="252CDE0D" w14:textId="245A665A" w:rsidR="005C2E26" w:rsidRPr="00976A12" w:rsidRDefault="005C2E26" w:rsidP="005C2E26">
      <w:r w:rsidRPr="006339B0">
        <w:rPr>
          <w:bCs/>
        </w:rPr>
        <w:t>The null hypothesis for the Mann-Kendall test is that there is no trend in the data, while the alternative hypothesis is that there is a trend. If the test statistic is positive and the p-value is less than a certain threshold (such</w:t>
      </w:r>
      <w:r w:rsidRPr="00976A12">
        <w:t xml:space="preserve"> as 0.</w:t>
      </w:r>
      <w:del w:id="5366" w:author="Kumar Baral" w:date="2023-02-10T14:08:00Z">
        <w:r w:rsidRPr="00976A12" w:rsidDel="00C537C5">
          <w:delText>05</w:delText>
        </w:r>
      </w:del>
      <w:ins w:id="5367" w:author="Kumar Baral" w:date="2023-02-10T14:08:00Z">
        <w:r w:rsidR="00C537C5" w:rsidRPr="00976A12">
          <w:t>0</w:t>
        </w:r>
        <w:r w:rsidR="00C537C5">
          <w:t>1</w:t>
        </w:r>
      </w:ins>
      <w:r w:rsidRPr="00976A12">
        <w:t>), then the null hypothesis is rejected, and it can be concluded that there is a monotonic trend in the data.</w:t>
      </w:r>
    </w:p>
    <w:p w14:paraId="454F635A" w14:textId="77777777" w:rsidR="005C2E26" w:rsidRPr="00976A12" w:rsidRDefault="005C2E26" w:rsidP="005C2E26">
      <w:r w:rsidRPr="00976A12">
        <w:t>The Mann-Kendall test is often used in climate research to detect trends in temperature and precipitation data, as well as in other fields where time series data is collected such as hydrology, economics, and finance.</w:t>
      </w:r>
    </w:p>
    <w:p w14:paraId="11A34A3E" w14:textId="77777777" w:rsidR="005C2E26" w:rsidRPr="00976A12" w:rsidRDefault="005C2E26" w:rsidP="005C2E26">
      <w:r w:rsidRPr="00976A12">
        <w:t>It is important to mention that Mann-Kendall test is sensitive to the presence of outliers, so it's important to preprocess the data accordingly.</w:t>
      </w:r>
    </w:p>
    <w:p w14:paraId="4063D822" w14:textId="3E38C23A" w:rsidR="005C2E26" w:rsidRPr="00976A12" w:rsidRDefault="005C2E26" w:rsidP="005C2E26">
      <w:r w:rsidRPr="00976A12">
        <w:t xml:space="preserve">The Mann-Kendall test is a nonparametric statistical test used to determine if there is a monotonic trend in a time series. The p-value is the probability of obtaining a test statistic as extreme or more extreme </w:t>
      </w:r>
      <w:r w:rsidRPr="00976A12">
        <w:lastRenderedPageBreak/>
        <w:t>than the one calculated from the sample, assuming that the null hypothesis is true. A small p-value (typically less than 0.</w:t>
      </w:r>
      <w:del w:id="5368" w:author="Kumar Baral" w:date="2023-02-10T14:09:00Z">
        <w:r w:rsidRPr="00976A12" w:rsidDel="00C537C5">
          <w:delText>05</w:delText>
        </w:r>
      </w:del>
      <w:ins w:id="5369" w:author="Kumar Baral" w:date="2023-02-10T14:09:00Z">
        <w:r w:rsidR="00C537C5" w:rsidRPr="00976A12">
          <w:t>0</w:t>
        </w:r>
        <w:r w:rsidR="00C537C5">
          <w:t>1</w:t>
        </w:r>
      </w:ins>
      <w:r w:rsidRPr="00976A12">
        <w:t>) indicates that the trend is statistically significant and that the null hypothesis can be rejected.</w:t>
      </w:r>
    </w:p>
    <w:p w14:paraId="51675F40" w14:textId="77777777" w:rsidR="005C2E26" w:rsidRPr="00976A12" w:rsidRDefault="005C2E26" w:rsidP="005C2E26">
      <w:r w:rsidRPr="00976A12">
        <w:t>The p-value for the Mann-Kendall test can be calculated using the following steps:</w:t>
      </w:r>
    </w:p>
    <w:p w14:paraId="05BDFE5C" w14:textId="77777777" w:rsidR="005C2E26" w:rsidRPr="00976A12" w:rsidRDefault="005C2E26" w:rsidP="005C2E26">
      <w:pPr>
        <w:pStyle w:val="ListParagraph"/>
        <w:numPr>
          <w:ilvl w:val="0"/>
          <w:numId w:val="137"/>
        </w:numPr>
        <w:spacing w:before="0" w:after="160" w:line="259" w:lineRule="auto"/>
        <w:jc w:val="left"/>
      </w:pPr>
      <w:r w:rsidRPr="00976A12">
        <w:t>Calculate the test statistic, S. This is the sum of the signed ranks of the differences between each pair of observations in the time series.</w:t>
      </w:r>
    </w:p>
    <w:p w14:paraId="64D3B64F" w14:textId="77777777" w:rsidR="005C2E26" w:rsidRPr="00976A12" w:rsidRDefault="005C2E26" w:rsidP="005C2E26">
      <w:pPr>
        <w:pStyle w:val="ListParagraph"/>
        <w:numPr>
          <w:ilvl w:val="0"/>
          <w:numId w:val="137"/>
        </w:numPr>
        <w:spacing w:before="0" w:after="160" w:line="259" w:lineRule="auto"/>
        <w:jc w:val="left"/>
      </w:pPr>
      <w:r w:rsidRPr="00976A12">
        <w:t>Determine the number of observations in the time series, n.</w:t>
      </w:r>
    </w:p>
    <w:p w14:paraId="2905D8F4" w14:textId="77777777" w:rsidR="005C2E26" w:rsidRPr="00976A12" w:rsidRDefault="005C2E26" w:rsidP="005C2E26">
      <w:pPr>
        <w:pStyle w:val="ListParagraph"/>
        <w:numPr>
          <w:ilvl w:val="0"/>
          <w:numId w:val="137"/>
        </w:numPr>
        <w:spacing w:before="0" w:after="160" w:line="259" w:lineRule="auto"/>
        <w:jc w:val="left"/>
      </w:pPr>
      <w:r w:rsidRPr="00976A12">
        <w:t>Calculate the standard normal deviate, Z. This is given by: Z = (S - (n * (n - 1) / 4)) / sqrt((n * (n - 1) * (2 * n + 5) / 18))</w:t>
      </w:r>
    </w:p>
    <w:p w14:paraId="6060E3D4" w14:textId="77777777" w:rsidR="005C2E26" w:rsidRPr="00976A12" w:rsidRDefault="005C2E26" w:rsidP="005C2E26">
      <w:pPr>
        <w:pStyle w:val="ListParagraph"/>
        <w:numPr>
          <w:ilvl w:val="0"/>
          <w:numId w:val="137"/>
        </w:numPr>
        <w:spacing w:before="0" w:after="160" w:line="259" w:lineRule="auto"/>
        <w:jc w:val="left"/>
      </w:pPr>
      <w:r w:rsidRPr="00976A12">
        <w:t>Look up the p-value for the Z-score in a standard normal table or calculate it using a software package.</w:t>
      </w:r>
    </w:p>
    <w:p w14:paraId="00111808" w14:textId="77777777" w:rsidR="005C2E26" w:rsidRPr="00976A12" w:rsidRDefault="005C2E26" w:rsidP="005C2E26">
      <w:pPr>
        <w:pStyle w:val="ListParagraph"/>
        <w:numPr>
          <w:ilvl w:val="0"/>
          <w:numId w:val="137"/>
        </w:numPr>
        <w:spacing w:before="0" w:after="160" w:line="259" w:lineRule="auto"/>
        <w:jc w:val="left"/>
      </w:pPr>
      <w:r w:rsidRPr="00976A12">
        <w:t>Interpret the p-value. A small p-value (typically less than 0.05) indicates that the trend is statistically significant, and the null hypothesis can be rejected.</w:t>
      </w:r>
    </w:p>
    <w:p w14:paraId="2AD3A07B" w14:textId="0E314C2E" w:rsidR="005C2E26" w:rsidRDefault="005C2E26" w:rsidP="005C2E26">
      <w:pPr>
        <w:rPr>
          <w:ins w:id="5370" w:author="Kumar Baral" w:date="2023-02-13T14:57:00Z"/>
        </w:rPr>
      </w:pPr>
      <w:r w:rsidRPr="00976A12">
        <w:t>Note that this method assumes that the data is independent and the time series is not serially correlated. Also, different software packages might have different method to calculate the p-value.</w:t>
      </w:r>
    </w:p>
    <w:p w14:paraId="14444067" w14:textId="502BF03A" w:rsidR="00F65FCA" w:rsidRDefault="00F65FCA" w:rsidP="005C2E26">
      <w:pPr>
        <w:rPr>
          <w:ins w:id="5371" w:author="Kumar Baral" w:date="2023-02-10T14:02:00Z"/>
        </w:rPr>
      </w:pPr>
      <w:ins w:id="5372" w:author="Kumar Baral" w:date="2023-02-13T14:57:00Z">
        <w:r>
          <w:t xml:space="preserve">The detail manual calculation is presented in the annex of this report. </w:t>
        </w:r>
      </w:ins>
    </w:p>
    <w:p w14:paraId="32ABD87E" w14:textId="14AD7DDA" w:rsidR="00C537C5" w:rsidRDefault="00C537C5" w:rsidP="005C2E26">
      <w:pPr>
        <w:rPr>
          <w:ins w:id="5373" w:author="Kumar Baral" w:date="2023-02-10T13:28:00Z"/>
        </w:rPr>
      </w:pPr>
      <w:ins w:id="5374" w:author="Kumar Baral" w:date="2023-02-10T14:02:00Z">
        <w:r>
          <w:t xml:space="preserve">Here in this analysis a java based software DScreen is used to analyze the </w:t>
        </w:r>
      </w:ins>
      <w:ins w:id="5375" w:author="Kumar Baral" w:date="2023-02-10T16:20:00Z">
        <w:r w:rsidR="0030313B">
          <w:t>data series</w:t>
        </w:r>
      </w:ins>
      <w:ins w:id="5376" w:author="Kumar Baral" w:date="2023-02-10T14:02:00Z">
        <w:r>
          <w:t xml:space="preserve">. The user manual of Dscreen is provided in the annex of this report. </w:t>
        </w:r>
      </w:ins>
    </w:p>
    <w:p w14:paraId="0FD434F0" w14:textId="76FD21FE" w:rsidR="000F55AB" w:rsidRPr="00976A12" w:rsidRDefault="000F55AB">
      <w:pPr>
        <w:pStyle w:val="Heading3"/>
        <w:pPrChange w:id="5377" w:author="Kumar Baral" w:date="2023-02-10T13:29:00Z">
          <w:pPr/>
        </w:pPrChange>
      </w:pPr>
      <w:bookmarkStart w:id="5378" w:name="_Toc127191934"/>
      <w:ins w:id="5379" w:author="Kumar Baral" w:date="2023-02-10T13:28:00Z">
        <w:r>
          <w:t>Result</w:t>
        </w:r>
      </w:ins>
      <w:bookmarkEnd w:id="5378"/>
    </w:p>
    <w:p w14:paraId="19DFE3EA" w14:textId="74A7EBDA" w:rsidR="005C2E26" w:rsidRDefault="00C537C5" w:rsidP="005C2E26">
      <w:pPr>
        <w:rPr>
          <w:ins w:id="5380" w:author="Kumar Baral" w:date="2023-02-13T10:29:00Z"/>
        </w:rPr>
      </w:pPr>
      <w:ins w:id="5381" w:author="Kumar Baral" w:date="2023-02-10T14:10:00Z">
        <w:r>
          <w:t>The mean annual discharge</w:t>
        </w:r>
        <w:r w:rsidR="00E5574C">
          <w:t>, 5-years moving average and 10-years moving</w:t>
        </w:r>
      </w:ins>
      <w:ins w:id="5382" w:author="Kumar Baral" w:date="2023-02-10T14:11:00Z">
        <w:r w:rsidR="00E5574C">
          <w:t xml:space="preserve"> average is calculated and presented in </w:t>
        </w:r>
      </w:ins>
      <w:ins w:id="5383" w:author="Kumar Baral" w:date="2023-02-13T10:33:00Z">
        <w:r w:rsidR="00C34729">
          <w:t xml:space="preserve">the </w:t>
        </w:r>
      </w:ins>
      <w:ins w:id="5384" w:author="Kumar Baral" w:date="2023-02-13T10:34:00Z">
        <w:r w:rsidR="00C34729">
          <w:fldChar w:fldCharType="begin"/>
        </w:r>
        <w:r w:rsidR="00C34729">
          <w:instrText xml:space="preserve"> REF _Ref127176859 \h </w:instrText>
        </w:r>
      </w:ins>
      <w:r w:rsidR="00C34729">
        <w:fldChar w:fldCharType="separate"/>
      </w:r>
      <w:ins w:id="5385" w:author="Kumar Baral" w:date="2023-02-13T10:29:00Z">
        <w:r w:rsidR="00851CC9">
          <w:t xml:space="preserve">Table </w:t>
        </w:r>
      </w:ins>
      <w:r w:rsidR="00851CC9">
        <w:rPr>
          <w:noProof/>
        </w:rPr>
        <w:t>1</w:t>
      </w:r>
      <w:ins w:id="5386" w:author="Kumar Baral" w:date="2023-02-13T14:27:00Z">
        <w:r w:rsidR="00851CC9">
          <w:noBreakHyphen/>
        </w:r>
      </w:ins>
      <w:r w:rsidR="00851CC9">
        <w:rPr>
          <w:noProof/>
        </w:rPr>
        <w:t>6</w:t>
      </w:r>
      <w:ins w:id="5387" w:author="Kumar Baral" w:date="2023-02-13T10:34:00Z">
        <w:r w:rsidR="00C34729">
          <w:fldChar w:fldCharType="end"/>
        </w:r>
      </w:ins>
      <w:ins w:id="5388" w:author="Kumar Baral" w:date="2023-02-10T14:11:00Z">
        <w:r w:rsidR="00E5574C">
          <w:t xml:space="preserve">. This series is </w:t>
        </w:r>
      </w:ins>
      <w:ins w:id="5389" w:author="Kumar Baral" w:date="2023-02-13T10:36:00Z">
        <w:r w:rsidR="00C34729">
          <w:t>employed</w:t>
        </w:r>
      </w:ins>
      <w:ins w:id="5390" w:author="Kumar Baral" w:date="2023-02-10T14:11:00Z">
        <w:r w:rsidR="00E5574C">
          <w:t xml:space="preserve"> for the trend analysis to find if there is </w:t>
        </w:r>
      </w:ins>
      <w:ins w:id="5391" w:author="Kumar Baral" w:date="2023-02-13T10:36:00Z">
        <w:r w:rsidR="00C34729">
          <w:t xml:space="preserve">significant </w:t>
        </w:r>
      </w:ins>
      <w:ins w:id="5392" w:author="Kumar Baral" w:date="2023-02-10T14:11:00Z">
        <w:r w:rsidR="00E5574C">
          <w:t>trend or not in the data series.</w:t>
        </w:r>
      </w:ins>
    </w:p>
    <w:p w14:paraId="0A9446C0" w14:textId="5A77C3E0" w:rsidR="00C34729" w:rsidRDefault="00C34729">
      <w:pPr>
        <w:pStyle w:val="Caption"/>
        <w:rPr>
          <w:ins w:id="5393" w:author="Kumar Baral" w:date="2023-02-10T13:29:00Z"/>
        </w:rPr>
        <w:pPrChange w:id="5394" w:author="Kumar Baral" w:date="2023-02-13T10:29:00Z">
          <w:pPr/>
        </w:pPrChange>
      </w:pPr>
      <w:bookmarkStart w:id="5395" w:name="_Ref127176859"/>
      <w:bookmarkStart w:id="5396" w:name="_Toc127182764"/>
      <w:ins w:id="5397" w:author="Kumar Baral" w:date="2023-02-13T10:29:00Z">
        <w:r>
          <w:t xml:space="preserve">Table </w:t>
        </w:r>
      </w:ins>
      <w:ins w:id="5398" w:author="Kumar Baral" w:date="2023-02-13T14:27:00Z">
        <w:r w:rsidR="00B132C2">
          <w:fldChar w:fldCharType="begin"/>
        </w:r>
        <w:r w:rsidR="00B132C2">
          <w:instrText xml:space="preserve"> STYLEREF 1 \s </w:instrText>
        </w:r>
      </w:ins>
      <w:r w:rsidR="00B132C2">
        <w:fldChar w:fldCharType="separate"/>
      </w:r>
      <w:r w:rsidR="00851CC9">
        <w:rPr>
          <w:noProof/>
        </w:rPr>
        <w:t>1</w:t>
      </w:r>
      <w:ins w:id="5399"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851CC9">
        <w:rPr>
          <w:noProof/>
        </w:rPr>
        <w:t>6</w:t>
      </w:r>
      <w:ins w:id="5400" w:author="Kumar Baral" w:date="2023-02-13T14:27:00Z">
        <w:r w:rsidR="00B132C2">
          <w:fldChar w:fldCharType="end"/>
        </w:r>
      </w:ins>
      <w:bookmarkEnd w:id="5395"/>
      <w:ins w:id="5401" w:author="Kumar Baral" w:date="2023-02-13T10:29:00Z">
        <w:r>
          <w:t xml:space="preserve">: Mean annual discharge, </w:t>
        </w:r>
      </w:ins>
      <w:ins w:id="5402" w:author="Kumar Baral" w:date="2023-02-13T10:30:00Z">
        <w:r>
          <w:t>5-years moving average,</w:t>
        </w:r>
      </w:ins>
      <w:ins w:id="5403" w:author="Kumar Baral" w:date="2023-02-13T10:33:00Z">
        <w:r>
          <w:t xml:space="preserve"> 10-years moving average</w:t>
        </w:r>
      </w:ins>
      <w:bookmarkEnd w:id="5396"/>
    </w:p>
    <w:tbl>
      <w:tblPr>
        <w:tblW w:w="8725" w:type="dxa"/>
        <w:tblLook w:val="04A0" w:firstRow="1" w:lastRow="0" w:firstColumn="1" w:lastColumn="0" w:noHBand="0" w:noVBand="1"/>
      </w:tblPr>
      <w:tblGrid>
        <w:gridCol w:w="1491"/>
        <w:gridCol w:w="1719"/>
        <w:gridCol w:w="1931"/>
        <w:gridCol w:w="1694"/>
        <w:gridCol w:w="1890"/>
      </w:tblGrid>
      <w:tr w:rsidR="00E5574C" w:rsidRPr="00E5574C" w14:paraId="6DA441BA" w14:textId="53A96986" w:rsidTr="00E5574C">
        <w:trPr>
          <w:trHeight w:val="433"/>
          <w:tblHeader/>
          <w:ins w:id="5404" w:author="Kumar Baral" w:date="2023-02-10T13:39:00Z"/>
        </w:trPr>
        <w:tc>
          <w:tcPr>
            <w:tcW w:w="1491" w:type="dxa"/>
            <w:tcBorders>
              <w:top w:val="single" w:sz="4" w:space="0" w:color="auto"/>
              <w:left w:val="single" w:sz="4" w:space="0" w:color="auto"/>
              <w:bottom w:val="single" w:sz="4" w:space="0" w:color="auto"/>
              <w:right w:val="single" w:sz="4" w:space="0" w:color="auto"/>
            </w:tcBorders>
            <w:shd w:val="clear" w:color="000000" w:fill="D9D9D9"/>
            <w:hideMark/>
          </w:tcPr>
          <w:p w14:paraId="6B0D4871" w14:textId="77777777" w:rsidR="00F3344A" w:rsidRPr="00E5574C" w:rsidRDefault="00F3344A">
            <w:pPr>
              <w:spacing w:before="0" w:after="0" w:line="240" w:lineRule="auto"/>
              <w:jc w:val="left"/>
              <w:rPr>
                <w:ins w:id="5405" w:author="Kumar Baral" w:date="2023-02-10T13:39:00Z"/>
                <w:rFonts w:cs="Calibri"/>
                <w:color w:val="000000"/>
                <w:szCs w:val="22"/>
                <w:lang w:bidi="ne-NP"/>
              </w:rPr>
            </w:pPr>
            <w:ins w:id="5406" w:author="Kumar Baral" w:date="2023-02-10T13:39:00Z">
              <w:r w:rsidRPr="00E5574C">
                <w:rPr>
                  <w:rFonts w:cs="Calibri"/>
                  <w:color w:val="000000"/>
                  <w:szCs w:val="22"/>
                  <w:lang w:bidi="ne-NP"/>
                </w:rPr>
                <w:t>Fiscal Year</w:t>
              </w:r>
            </w:ins>
          </w:p>
        </w:tc>
        <w:tc>
          <w:tcPr>
            <w:tcW w:w="1719" w:type="dxa"/>
            <w:tcBorders>
              <w:top w:val="single" w:sz="4" w:space="0" w:color="auto"/>
              <w:left w:val="nil"/>
              <w:bottom w:val="single" w:sz="4" w:space="0" w:color="auto"/>
              <w:right w:val="single" w:sz="4" w:space="0" w:color="auto"/>
            </w:tcBorders>
            <w:shd w:val="clear" w:color="000000" w:fill="D9D9D9"/>
            <w:hideMark/>
          </w:tcPr>
          <w:p w14:paraId="77A0F891" w14:textId="5D34AEEB" w:rsidR="00F3344A" w:rsidRPr="00E5574C" w:rsidRDefault="00F3344A">
            <w:pPr>
              <w:spacing w:before="0" w:after="0" w:line="240" w:lineRule="auto"/>
              <w:jc w:val="left"/>
              <w:rPr>
                <w:ins w:id="5407" w:author="Kumar Baral" w:date="2023-02-10T13:39:00Z"/>
                <w:rFonts w:cs="Calibri"/>
                <w:color w:val="000000"/>
                <w:szCs w:val="22"/>
                <w:lang w:bidi="ne-NP"/>
              </w:rPr>
            </w:pPr>
            <w:ins w:id="5408" w:author="Kumar Baral" w:date="2023-02-10T13:39:00Z">
              <w:r w:rsidRPr="00E5574C">
                <w:rPr>
                  <w:rFonts w:cs="Calibri"/>
                  <w:color w:val="000000"/>
                  <w:szCs w:val="22"/>
                  <w:lang w:bidi="ne-NP"/>
                </w:rPr>
                <w:t>Mean annual discharge</w:t>
              </w:r>
            </w:ins>
            <w:ins w:id="5409" w:author="Kumar Baral" w:date="2023-02-10T14:10:00Z">
              <w:r w:rsidR="00C537C5" w:rsidRPr="00E5574C">
                <w:rPr>
                  <w:rFonts w:cs="Calibri"/>
                  <w:color w:val="000000"/>
                  <w:szCs w:val="22"/>
                  <w:lang w:bidi="ne-NP"/>
                </w:rPr>
                <w:t xml:space="preserve"> (m3/s)</w:t>
              </w:r>
            </w:ins>
          </w:p>
        </w:tc>
        <w:tc>
          <w:tcPr>
            <w:tcW w:w="1931" w:type="dxa"/>
            <w:tcBorders>
              <w:top w:val="single" w:sz="4" w:space="0" w:color="auto"/>
              <w:left w:val="nil"/>
              <w:bottom w:val="single" w:sz="4" w:space="0" w:color="auto"/>
              <w:right w:val="single" w:sz="4" w:space="0" w:color="auto"/>
            </w:tcBorders>
            <w:shd w:val="clear" w:color="000000" w:fill="D9D9D9"/>
            <w:hideMark/>
          </w:tcPr>
          <w:p w14:paraId="756CCF47" w14:textId="0A5C060F" w:rsidR="00F3344A" w:rsidRPr="00E5574C" w:rsidRDefault="00F3344A">
            <w:pPr>
              <w:spacing w:before="0" w:after="0" w:line="240" w:lineRule="auto"/>
              <w:jc w:val="left"/>
              <w:rPr>
                <w:ins w:id="5410" w:author="Kumar Baral" w:date="2023-02-10T13:39:00Z"/>
                <w:rFonts w:cs="Calibri"/>
                <w:color w:val="000000"/>
                <w:szCs w:val="22"/>
                <w:lang w:bidi="ne-NP"/>
              </w:rPr>
            </w:pPr>
            <w:ins w:id="5411" w:author="Kumar Baral" w:date="2023-02-10T13:39:00Z">
              <w:r w:rsidRPr="00E5574C">
                <w:rPr>
                  <w:rFonts w:cs="Calibri"/>
                  <w:color w:val="000000"/>
                  <w:szCs w:val="22"/>
                  <w:lang w:bidi="ne-NP"/>
                </w:rPr>
                <w:t>5-years moving average</w:t>
              </w:r>
            </w:ins>
            <w:ins w:id="5412" w:author="Kumar Baral" w:date="2023-02-10T14:10:00Z">
              <w:r w:rsidR="00E5574C" w:rsidRPr="00E5574C">
                <w:rPr>
                  <w:rFonts w:cs="Calibri"/>
                  <w:color w:val="000000"/>
                  <w:szCs w:val="22"/>
                  <w:lang w:bidi="ne-NP"/>
                </w:rPr>
                <w:t xml:space="preserve"> (m3/s)</w:t>
              </w:r>
            </w:ins>
          </w:p>
        </w:tc>
        <w:tc>
          <w:tcPr>
            <w:tcW w:w="1694" w:type="dxa"/>
            <w:tcBorders>
              <w:top w:val="single" w:sz="4" w:space="0" w:color="auto"/>
              <w:left w:val="nil"/>
              <w:bottom w:val="single" w:sz="4" w:space="0" w:color="auto"/>
              <w:right w:val="single" w:sz="4" w:space="0" w:color="auto"/>
            </w:tcBorders>
            <w:shd w:val="clear" w:color="000000" w:fill="D9D9D9"/>
            <w:hideMark/>
          </w:tcPr>
          <w:p w14:paraId="6A58D9B1" w14:textId="00236AB1" w:rsidR="00F3344A" w:rsidRPr="00E5574C" w:rsidRDefault="00F3344A">
            <w:pPr>
              <w:spacing w:before="0" w:after="0" w:line="240" w:lineRule="auto"/>
              <w:jc w:val="left"/>
              <w:rPr>
                <w:ins w:id="5413" w:author="Kumar Baral" w:date="2023-02-10T13:39:00Z"/>
                <w:rFonts w:cs="Calibri"/>
                <w:color w:val="000000"/>
                <w:szCs w:val="22"/>
                <w:lang w:bidi="ne-NP"/>
              </w:rPr>
            </w:pPr>
            <w:ins w:id="5414" w:author="Kumar Baral" w:date="2023-02-10T13:39:00Z">
              <w:r w:rsidRPr="00E5574C">
                <w:rPr>
                  <w:rFonts w:cs="Calibri"/>
                  <w:color w:val="000000"/>
                  <w:szCs w:val="22"/>
                  <w:lang w:bidi="ne-NP"/>
                </w:rPr>
                <w:t>10-years moving average</w:t>
              </w:r>
            </w:ins>
            <w:ins w:id="5415" w:author="Kumar Baral" w:date="2023-02-10T14:10:00Z">
              <w:r w:rsidR="00E5574C" w:rsidRPr="00E5574C">
                <w:rPr>
                  <w:rFonts w:cs="Calibri"/>
                  <w:color w:val="000000"/>
                  <w:szCs w:val="22"/>
                  <w:lang w:bidi="ne-NP"/>
                </w:rPr>
                <w:t xml:space="preserve"> (m3/s)</w:t>
              </w:r>
            </w:ins>
          </w:p>
        </w:tc>
        <w:tc>
          <w:tcPr>
            <w:tcW w:w="1890" w:type="dxa"/>
            <w:tcBorders>
              <w:top w:val="single" w:sz="4" w:space="0" w:color="auto"/>
              <w:left w:val="nil"/>
              <w:bottom w:val="single" w:sz="4" w:space="0" w:color="auto"/>
              <w:right w:val="single" w:sz="4" w:space="0" w:color="auto"/>
            </w:tcBorders>
            <w:shd w:val="clear" w:color="000000" w:fill="D9D9D9"/>
          </w:tcPr>
          <w:p w14:paraId="2542255B" w14:textId="20434225" w:rsidR="00F3344A" w:rsidRPr="00E5574C" w:rsidRDefault="00F3344A">
            <w:pPr>
              <w:spacing w:before="0" w:after="0" w:line="240" w:lineRule="auto"/>
              <w:jc w:val="left"/>
              <w:rPr>
                <w:ins w:id="5416" w:author="Kumar Baral" w:date="2023-02-10T13:40:00Z"/>
                <w:rFonts w:cs="Calibri"/>
                <w:color w:val="000000"/>
                <w:szCs w:val="22"/>
                <w:lang w:bidi="ne-NP"/>
              </w:rPr>
            </w:pPr>
            <w:ins w:id="5417" w:author="Kumar Baral" w:date="2023-02-10T13:40:00Z">
              <w:r w:rsidRPr="00E5574C">
                <w:rPr>
                  <w:rFonts w:cs="Calibri"/>
                  <w:color w:val="000000"/>
                  <w:szCs w:val="22"/>
                  <w:lang w:bidi="ne-NP"/>
                </w:rPr>
                <w:t>Remarks</w:t>
              </w:r>
            </w:ins>
          </w:p>
        </w:tc>
      </w:tr>
      <w:tr w:rsidR="00E5574C" w:rsidRPr="00E5574C" w14:paraId="41942005" w14:textId="759FC835" w:rsidTr="00E5574C">
        <w:trPr>
          <w:trHeight w:val="234"/>
          <w:ins w:id="5418"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517A6206" w14:textId="77777777" w:rsidR="00F3344A" w:rsidRPr="00E5574C" w:rsidRDefault="00F3344A" w:rsidP="00F3344A">
            <w:pPr>
              <w:spacing w:before="0" w:after="0" w:line="240" w:lineRule="auto"/>
              <w:jc w:val="left"/>
              <w:rPr>
                <w:ins w:id="5419" w:author="Kumar Baral" w:date="2023-02-10T13:39:00Z"/>
                <w:rFonts w:cs="Calibri"/>
                <w:color w:val="000000"/>
                <w:szCs w:val="22"/>
                <w:lang w:bidi="ne-NP"/>
              </w:rPr>
            </w:pPr>
            <w:ins w:id="5420" w:author="Kumar Baral" w:date="2023-02-10T13:39:00Z">
              <w:r w:rsidRPr="00E5574C">
                <w:rPr>
                  <w:rFonts w:cs="Calibri"/>
                  <w:color w:val="000000"/>
                  <w:szCs w:val="22"/>
                  <w:lang w:bidi="ne-NP"/>
                </w:rPr>
                <w:t>61-62</w:t>
              </w:r>
            </w:ins>
          </w:p>
        </w:tc>
        <w:tc>
          <w:tcPr>
            <w:tcW w:w="1719" w:type="dxa"/>
            <w:tcBorders>
              <w:top w:val="nil"/>
              <w:left w:val="nil"/>
              <w:bottom w:val="single" w:sz="4" w:space="0" w:color="auto"/>
              <w:right w:val="single" w:sz="4" w:space="0" w:color="auto"/>
            </w:tcBorders>
            <w:shd w:val="clear" w:color="auto" w:fill="auto"/>
            <w:noWrap/>
            <w:vAlign w:val="bottom"/>
            <w:hideMark/>
          </w:tcPr>
          <w:p w14:paraId="5F0F57EB" w14:textId="77777777" w:rsidR="00F3344A" w:rsidRPr="00E5574C" w:rsidRDefault="00F3344A" w:rsidP="00F3344A">
            <w:pPr>
              <w:spacing w:before="0" w:after="0" w:line="240" w:lineRule="auto"/>
              <w:jc w:val="right"/>
              <w:rPr>
                <w:ins w:id="5421" w:author="Kumar Baral" w:date="2023-02-10T13:39:00Z"/>
                <w:rFonts w:cs="Calibri"/>
                <w:color w:val="000000"/>
                <w:szCs w:val="22"/>
                <w:lang w:bidi="ne-NP"/>
              </w:rPr>
            </w:pPr>
            <w:ins w:id="5422" w:author="Kumar Baral" w:date="2023-02-10T13:39:00Z">
              <w:r w:rsidRPr="00E5574C">
                <w:rPr>
                  <w:rFonts w:cs="Calibri"/>
                  <w:color w:val="000000"/>
                  <w:szCs w:val="22"/>
                  <w:lang w:bidi="ne-NP"/>
                </w:rPr>
                <w:t>29.7</w:t>
              </w:r>
            </w:ins>
          </w:p>
        </w:tc>
        <w:tc>
          <w:tcPr>
            <w:tcW w:w="1931" w:type="dxa"/>
            <w:tcBorders>
              <w:top w:val="nil"/>
              <w:left w:val="nil"/>
              <w:bottom w:val="single" w:sz="4" w:space="0" w:color="auto"/>
              <w:right w:val="single" w:sz="4" w:space="0" w:color="auto"/>
            </w:tcBorders>
            <w:shd w:val="clear" w:color="auto" w:fill="auto"/>
            <w:noWrap/>
            <w:vAlign w:val="bottom"/>
            <w:hideMark/>
          </w:tcPr>
          <w:p w14:paraId="6AACC71B" w14:textId="77777777" w:rsidR="00F3344A" w:rsidRPr="00E5574C" w:rsidRDefault="00F3344A" w:rsidP="00F3344A">
            <w:pPr>
              <w:spacing w:before="0" w:after="0" w:line="240" w:lineRule="auto"/>
              <w:jc w:val="left"/>
              <w:rPr>
                <w:ins w:id="5423" w:author="Kumar Baral" w:date="2023-02-10T13:39:00Z"/>
                <w:rFonts w:cs="Calibri"/>
                <w:color w:val="000000"/>
                <w:szCs w:val="22"/>
                <w:lang w:bidi="ne-NP"/>
                <w:rPrChange w:id="5424" w:author="Kumar Baral" w:date="2023-02-10T14:10:00Z">
                  <w:rPr>
                    <w:ins w:id="5425" w:author="Kumar Baral" w:date="2023-02-10T13:39:00Z"/>
                    <w:rFonts w:ascii="Calibri" w:hAnsi="Calibri" w:cs="Calibri"/>
                    <w:color w:val="000000"/>
                    <w:szCs w:val="22"/>
                    <w:lang w:bidi="ne-NP"/>
                  </w:rPr>
                </w:rPrChange>
              </w:rPr>
            </w:pPr>
            <w:ins w:id="5426" w:author="Kumar Baral" w:date="2023-02-10T13:39:00Z">
              <w:r w:rsidRPr="00E5574C">
                <w:rPr>
                  <w:rFonts w:cs="Calibri"/>
                  <w:color w:val="000000"/>
                  <w:szCs w:val="22"/>
                  <w:lang w:bidi="ne-NP"/>
                  <w:rPrChange w:id="5427" w:author="Kumar Baral" w:date="2023-02-10T14:10:00Z">
                    <w:rPr>
                      <w:rFonts w:ascii="Calibri" w:hAnsi="Calibri" w:cs="Calibri"/>
                      <w:color w:val="000000"/>
                      <w:szCs w:val="22"/>
                      <w:lang w:bidi="ne-NP"/>
                    </w:rPr>
                  </w:rPrChange>
                </w:rPr>
                <w:t> </w:t>
              </w:r>
            </w:ins>
          </w:p>
        </w:tc>
        <w:tc>
          <w:tcPr>
            <w:tcW w:w="1694" w:type="dxa"/>
            <w:tcBorders>
              <w:top w:val="nil"/>
              <w:left w:val="nil"/>
              <w:bottom w:val="single" w:sz="4" w:space="0" w:color="auto"/>
              <w:right w:val="single" w:sz="4" w:space="0" w:color="auto"/>
            </w:tcBorders>
            <w:shd w:val="clear" w:color="auto" w:fill="auto"/>
            <w:noWrap/>
            <w:vAlign w:val="bottom"/>
            <w:hideMark/>
          </w:tcPr>
          <w:p w14:paraId="015F56DD" w14:textId="77777777" w:rsidR="00F3344A" w:rsidRPr="00E5574C" w:rsidRDefault="00F3344A" w:rsidP="00F3344A">
            <w:pPr>
              <w:spacing w:before="0" w:after="0" w:line="240" w:lineRule="auto"/>
              <w:jc w:val="left"/>
              <w:rPr>
                <w:ins w:id="5428" w:author="Kumar Baral" w:date="2023-02-10T13:39:00Z"/>
                <w:rFonts w:cs="Calibri"/>
                <w:color w:val="000000"/>
                <w:szCs w:val="22"/>
                <w:lang w:bidi="ne-NP"/>
                <w:rPrChange w:id="5429" w:author="Kumar Baral" w:date="2023-02-10T14:10:00Z">
                  <w:rPr>
                    <w:ins w:id="5430" w:author="Kumar Baral" w:date="2023-02-10T13:39:00Z"/>
                    <w:rFonts w:ascii="Calibri" w:hAnsi="Calibri" w:cs="Calibri"/>
                    <w:color w:val="000000"/>
                    <w:szCs w:val="22"/>
                    <w:lang w:bidi="ne-NP"/>
                  </w:rPr>
                </w:rPrChange>
              </w:rPr>
            </w:pPr>
            <w:ins w:id="5431" w:author="Kumar Baral" w:date="2023-02-10T13:39:00Z">
              <w:r w:rsidRPr="00E5574C">
                <w:rPr>
                  <w:rFonts w:cs="Calibri"/>
                  <w:color w:val="000000"/>
                  <w:szCs w:val="22"/>
                  <w:lang w:bidi="ne-NP"/>
                  <w:rPrChange w:id="5432"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0DD08348" w14:textId="77777777" w:rsidR="00F3344A" w:rsidRPr="00E5574C" w:rsidRDefault="00F3344A">
            <w:pPr>
              <w:spacing w:before="0" w:after="0" w:line="240" w:lineRule="auto"/>
              <w:jc w:val="left"/>
              <w:rPr>
                <w:ins w:id="5433" w:author="Kumar Baral" w:date="2023-02-10T13:40:00Z"/>
                <w:rFonts w:cs="Calibri"/>
                <w:color w:val="000000"/>
                <w:szCs w:val="22"/>
                <w:lang w:bidi="ne-NP"/>
                <w:rPrChange w:id="5434" w:author="Kumar Baral" w:date="2023-02-10T14:10:00Z">
                  <w:rPr>
                    <w:ins w:id="5435" w:author="Kumar Baral" w:date="2023-02-10T13:40:00Z"/>
                    <w:rFonts w:ascii="Calibri" w:hAnsi="Calibri" w:cs="Calibri"/>
                    <w:color w:val="000000"/>
                    <w:szCs w:val="22"/>
                    <w:lang w:bidi="ne-NP"/>
                  </w:rPr>
                </w:rPrChange>
              </w:rPr>
            </w:pPr>
          </w:p>
        </w:tc>
      </w:tr>
      <w:tr w:rsidR="00E5574C" w:rsidRPr="00E5574C" w14:paraId="5FD66640" w14:textId="13491589" w:rsidTr="00E5574C">
        <w:trPr>
          <w:trHeight w:val="234"/>
          <w:ins w:id="5436"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6A9D4172" w14:textId="77777777" w:rsidR="00F3344A" w:rsidRPr="00E5574C" w:rsidRDefault="00F3344A" w:rsidP="00F3344A">
            <w:pPr>
              <w:spacing w:before="0" w:after="0" w:line="240" w:lineRule="auto"/>
              <w:jc w:val="left"/>
              <w:rPr>
                <w:ins w:id="5437" w:author="Kumar Baral" w:date="2023-02-10T13:39:00Z"/>
                <w:rFonts w:cs="Calibri"/>
                <w:color w:val="000000"/>
                <w:szCs w:val="22"/>
                <w:lang w:bidi="ne-NP"/>
              </w:rPr>
            </w:pPr>
            <w:ins w:id="5438" w:author="Kumar Baral" w:date="2023-02-10T13:39:00Z">
              <w:r w:rsidRPr="00E5574C">
                <w:rPr>
                  <w:rFonts w:cs="Calibri"/>
                  <w:color w:val="000000"/>
                  <w:szCs w:val="22"/>
                  <w:lang w:bidi="ne-NP"/>
                </w:rPr>
                <w:t>62-63</w:t>
              </w:r>
            </w:ins>
          </w:p>
        </w:tc>
        <w:tc>
          <w:tcPr>
            <w:tcW w:w="1719" w:type="dxa"/>
            <w:tcBorders>
              <w:top w:val="nil"/>
              <w:left w:val="nil"/>
              <w:bottom w:val="single" w:sz="4" w:space="0" w:color="auto"/>
              <w:right w:val="single" w:sz="4" w:space="0" w:color="auto"/>
            </w:tcBorders>
            <w:shd w:val="clear" w:color="auto" w:fill="auto"/>
            <w:noWrap/>
            <w:vAlign w:val="bottom"/>
            <w:hideMark/>
          </w:tcPr>
          <w:p w14:paraId="2DE4B1B8" w14:textId="77777777" w:rsidR="00F3344A" w:rsidRPr="00E5574C" w:rsidRDefault="00F3344A" w:rsidP="00F3344A">
            <w:pPr>
              <w:spacing w:before="0" w:after="0" w:line="240" w:lineRule="auto"/>
              <w:jc w:val="right"/>
              <w:rPr>
                <w:ins w:id="5439" w:author="Kumar Baral" w:date="2023-02-10T13:39:00Z"/>
                <w:rFonts w:cs="Calibri"/>
                <w:color w:val="000000"/>
                <w:szCs w:val="22"/>
                <w:lang w:bidi="ne-NP"/>
              </w:rPr>
            </w:pPr>
            <w:ins w:id="5440" w:author="Kumar Baral" w:date="2023-02-10T13:39:00Z">
              <w:r w:rsidRPr="00E5574C">
                <w:rPr>
                  <w:rFonts w:cs="Calibri"/>
                  <w:color w:val="000000"/>
                  <w:szCs w:val="22"/>
                  <w:lang w:bidi="ne-NP"/>
                </w:rPr>
                <w:t>25.7</w:t>
              </w:r>
            </w:ins>
          </w:p>
        </w:tc>
        <w:tc>
          <w:tcPr>
            <w:tcW w:w="1931" w:type="dxa"/>
            <w:tcBorders>
              <w:top w:val="nil"/>
              <w:left w:val="nil"/>
              <w:bottom w:val="single" w:sz="4" w:space="0" w:color="auto"/>
              <w:right w:val="single" w:sz="4" w:space="0" w:color="auto"/>
            </w:tcBorders>
            <w:shd w:val="clear" w:color="auto" w:fill="auto"/>
            <w:noWrap/>
            <w:vAlign w:val="bottom"/>
            <w:hideMark/>
          </w:tcPr>
          <w:p w14:paraId="3982AA9F" w14:textId="77777777" w:rsidR="00F3344A" w:rsidRPr="00E5574C" w:rsidRDefault="00F3344A" w:rsidP="00F3344A">
            <w:pPr>
              <w:spacing w:before="0" w:after="0" w:line="240" w:lineRule="auto"/>
              <w:jc w:val="left"/>
              <w:rPr>
                <w:ins w:id="5441" w:author="Kumar Baral" w:date="2023-02-10T13:39:00Z"/>
                <w:rFonts w:cs="Calibri"/>
                <w:color w:val="000000"/>
                <w:szCs w:val="22"/>
                <w:lang w:bidi="ne-NP"/>
                <w:rPrChange w:id="5442" w:author="Kumar Baral" w:date="2023-02-10T14:10:00Z">
                  <w:rPr>
                    <w:ins w:id="5443" w:author="Kumar Baral" w:date="2023-02-10T13:39:00Z"/>
                    <w:rFonts w:ascii="Calibri" w:hAnsi="Calibri" w:cs="Calibri"/>
                    <w:color w:val="000000"/>
                    <w:szCs w:val="22"/>
                    <w:lang w:bidi="ne-NP"/>
                  </w:rPr>
                </w:rPrChange>
              </w:rPr>
            </w:pPr>
            <w:ins w:id="5444" w:author="Kumar Baral" w:date="2023-02-10T13:39:00Z">
              <w:r w:rsidRPr="00E5574C">
                <w:rPr>
                  <w:rFonts w:cs="Calibri"/>
                  <w:color w:val="000000"/>
                  <w:szCs w:val="22"/>
                  <w:lang w:bidi="ne-NP"/>
                  <w:rPrChange w:id="5445" w:author="Kumar Baral" w:date="2023-02-10T14:10:00Z">
                    <w:rPr>
                      <w:rFonts w:ascii="Calibri" w:hAnsi="Calibri" w:cs="Calibri"/>
                      <w:color w:val="000000"/>
                      <w:szCs w:val="22"/>
                      <w:lang w:bidi="ne-NP"/>
                    </w:rPr>
                  </w:rPrChange>
                </w:rPr>
                <w:t> </w:t>
              </w:r>
            </w:ins>
          </w:p>
        </w:tc>
        <w:tc>
          <w:tcPr>
            <w:tcW w:w="1694" w:type="dxa"/>
            <w:tcBorders>
              <w:top w:val="nil"/>
              <w:left w:val="nil"/>
              <w:bottom w:val="single" w:sz="4" w:space="0" w:color="auto"/>
              <w:right w:val="single" w:sz="4" w:space="0" w:color="auto"/>
            </w:tcBorders>
            <w:shd w:val="clear" w:color="auto" w:fill="auto"/>
            <w:noWrap/>
            <w:vAlign w:val="bottom"/>
            <w:hideMark/>
          </w:tcPr>
          <w:p w14:paraId="64D87A3D" w14:textId="77777777" w:rsidR="00F3344A" w:rsidRPr="00E5574C" w:rsidRDefault="00F3344A" w:rsidP="00F3344A">
            <w:pPr>
              <w:spacing w:before="0" w:after="0" w:line="240" w:lineRule="auto"/>
              <w:jc w:val="left"/>
              <w:rPr>
                <w:ins w:id="5446" w:author="Kumar Baral" w:date="2023-02-10T13:39:00Z"/>
                <w:rFonts w:cs="Calibri"/>
                <w:color w:val="000000"/>
                <w:szCs w:val="22"/>
                <w:lang w:bidi="ne-NP"/>
                <w:rPrChange w:id="5447" w:author="Kumar Baral" w:date="2023-02-10T14:10:00Z">
                  <w:rPr>
                    <w:ins w:id="5448" w:author="Kumar Baral" w:date="2023-02-10T13:39:00Z"/>
                    <w:rFonts w:ascii="Calibri" w:hAnsi="Calibri" w:cs="Calibri"/>
                    <w:color w:val="000000"/>
                    <w:szCs w:val="22"/>
                    <w:lang w:bidi="ne-NP"/>
                  </w:rPr>
                </w:rPrChange>
              </w:rPr>
            </w:pPr>
            <w:ins w:id="5449" w:author="Kumar Baral" w:date="2023-02-10T13:39:00Z">
              <w:r w:rsidRPr="00E5574C">
                <w:rPr>
                  <w:rFonts w:cs="Calibri"/>
                  <w:color w:val="000000"/>
                  <w:szCs w:val="22"/>
                  <w:lang w:bidi="ne-NP"/>
                  <w:rPrChange w:id="5450"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75CBDAF8" w14:textId="77777777" w:rsidR="00F3344A" w:rsidRPr="00E5574C" w:rsidRDefault="00F3344A">
            <w:pPr>
              <w:spacing w:before="0" w:after="0" w:line="240" w:lineRule="auto"/>
              <w:jc w:val="left"/>
              <w:rPr>
                <w:ins w:id="5451" w:author="Kumar Baral" w:date="2023-02-10T13:40:00Z"/>
                <w:rFonts w:cs="Calibri"/>
                <w:color w:val="000000"/>
                <w:szCs w:val="22"/>
                <w:lang w:bidi="ne-NP"/>
                <w:rPrChange w:id="5452" w:author="Kumar Baral" w:date="2023-02-10T14:10:00Z">
                  <w:rPr>
                    <w:ins w:id="5453" w:author="Kumar Baral" w:date="2023-02-10T13:40:00Z"/>
                    <w:rFonts w:ascii="Calibri" w:hAnsi="Calibri" w:cs="Calibri"/>
                    <w:color w:val="000000"/>
                    <w:szCs w:val="22"/>
                    <w:lang w:bidi="ne-NP"/>
                  </w:rPr>
                </w:rPrChange>
              </w:rPr>
            </w:pPr>
          </w:p>
        </w:tc>
      </w:tr>
      <w:tr w:rsidR="00E5574C" w:rsidRPr="00E5574C" w14:paraId="582A8416" w14:textId="289C50C2" w:rsidTr="00E5574C">
        <w:trPr>
          <w:trHeight w:val="234"/>
          <w:ins w:id="5454"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3F1D9B43" w14:textId="77777777" w:rsidR="00F3344A" w:rsidRPr="00E5574C" w:rsidRDefault="00F3344A" w:rsidP="00F3344A">
            <w:pPr>
              <w:spacing w:before="0" w:after="0" w:line="240" w:lineRule="auto"/>
              <w:jc w:val="left"/>
              <w:rPr>
                <w:ins w:id="5455" w:author="Kumar Baral" w:date="2023-02-10T13:39:00Z"/>
                <w:rFonts w:cs="Calibri"/>
                <w:color w:val="000000"/>
                <w:szCs w:val="22"/>
                <w:lang w:bidi="ne-NP"/>
              </w:rPr>
            </w:pPr>
            <w:ins w:id="5456" w:author="Kumar Baral" w:date="2023-02-10T13:39:00Z">
              <w:r w:rsidRPr="00E5574C">
                <w:rPr>
                  <w:rFonts w:cs="Calibri"/>
                  <w:color w:val="000000"/>
                  <w:szCs w:val="22"/>
                  <w:lang w:bidi="ne-NP"/>
                </w:rPr>
                <w:t>63-64</w:t>
              </w:r>
            </w:ins>
          </w:p>
        </w:tc>
        <w:tc>
          <w:tcPr>
            <w:tcW w:w="1719" w:type="dxa"/>
            <w:tcBorders>
              <w:top w:val="nil"/>
              <w:left w:val="nil"/>
              <w:bottom w:val="single" w:sz="4" w:space="0" w:color="auto"/>
              <w:right w:val="single" w:sz="4" w:space="0" w:color="auto"/>
            </w:tcBorders>
            <w:shd w:val="clear" w:color="auto" w:fill="auto"/>
            <w:noWrap/>
            <w:vAlign w:val="bottom"/>
            <w:hideMark/>
          </w:tcPr>
          <w:p w14:paraId="6DDA3666" w14:textId="77777777" w:rsidR="00F3344A" w:rsidRPr="00E5574C" w:rsidRDefault="00F3344A" w:rsidP="00F3344A">
            <w:pPr>
              <w:spacing w:before="0" w:after="0" w:line="240" w:lineRule="auto"/>
              <w:jc w:val="right"/>
              <w:rPr>
                <w:ins w:id="5457" w:author="Kumar Baral" w:date="2023-02-10T13:39:00Z"/>
                <w:rFonts w:cs="Calibri"/>
                <w:color w:val="000000"/>
                <w:szCs w:val="22"/>
                <w:lang w:bidi="ne-NP"/>
              </w:rPr>
            </w:pPr>
            <w:ins w:id="5458" w:author="Kumar Baral" w:date="2023-02-10T13:39:00Z">
              <w:r w:rsidRPr="00E5574C">
                <w:rPr>
                  <w:rFonts w:cs="Calibri"/>
                  <w:color w:val="000000"/>
                  <w:szCs w:val="22"/>
                  <w:lang w:bidi="ne-NP"/>
                </w:rPr>
                <w:t>23.6</w:t>
              </w:r>
            </w:ins>
          </w:p>
        </w:tc>
        <w:tc>
          <w:tcPr>
            <w:tcW w:w="1931" w:type="dxa"/>
            <w:tcBorders>
              <w:top w:val="nil"/>
              <w:left w:val="nil"/>
              <w:bottom w:val="single" w:sz="4" w:space="0" w:color="auto"/>
              <w:right w:val="single" w:sz="4" w:space="0" w:color="auto"/>
            </w:tcBorders>
            <w:shd w:val="clear" w:color="auto" w:fill="auto"/>
            <w:noWrap/>
            <w:vAlign w:val="bottom"/>
            <w:hideMark/>
          </w:tcPr>
          <w:p w14:paraId="6765D7D2" w14:textId="77777777" w:rsidR="00F3344A" w:rsidRPr="00E5574C" w:rsidRDefault="00F3344A" w:rsidP="00F3344A">
            <w:pPr>
              <w:spacing w:before="0" w:after="0" w:line="240" w:lineRule="auto"/>
              <w:jc w:val="left"/>
              <w:rPr>
                <w:ins w:id="5459" w:author="Kumar Baral" w:date="2023-02-10T13:39:00Z"/>
                <w:rFonts w:cs="Calibri"/>
                <w:color w:val="000000"/>
                <w:szCs w:val="22"/>
                <w:lang w:bidi="ne-NP"/>
                <w:rPrChange w:id="5460" w:author="Kumar Baral" w:date="2023-02-10T14:10:00Z">
                  <w:rPr>
                    <w:ins w:id="5461" w:author="Kumar Baral" w:date="2023-02-10T13:39:00Z"/>
                    <w:rFonts w:ascii="Calibri" w:hAnsi="Calibri" w:cs="Calibri"/>
                    <w:color w:val="000000"/>
                    <w:szCs w:val="22"/>
                    <w:lang w:bidi="ne-NP"/>
                  </w:rPr>
                </w:rPrChange>
              </w:rPr>
            </w:pPr>
            <w:ins w:id="5462" w:author="Kumar Baral" w:date="2023-02-10T13:39:00Z">
              <w:r w:rsidRPr="00E5574C">
                <w:rPr>
                  <w:rFonts w:cs="Calibri"/>
                  <w:color w:val="000000"/>
                  <w:szCs w:val="22"/>
                  <w:lang w:bidi="ne-NP"/>
                  <w:rPrChange w:id="5463" w:author="Kumar Baral" w:date="2023-02-10T14:10:00Z">
                    <w:rPr>
                      <w:rFonts w:ascii="Calibri" w:hAnsi="Calibri" w:cs="Calibri"/>
                      <w:color w:val="000000"/>
                      <w:szCs w:val="22"/>
                      <w:lang w:bidi="ne-NP"/>
                    </w:rPr>
                  </w:rPrChange>
                </w:rPr>
                <w:t> </w:t>
              </w:r>
            </w:ins>
          </w:p>
        </w:tc>
        <w:tc>
          <w:tcPr>
            <w:tcW w:w="1694" w:type="dxa"/>
            <w:tcBorders>
              <w:top w:val="nil"/>
              <w:left w:val="nil"/>
              <w:bottom w:val="single" w:sz="4" w:space="0" w:color="auto"/>
              <w:right w:val="single" w:sz="4" w:space="0" w:color="auto"/>
            </w:tcBorders>
            <w:shd w:val="clear" w:color="auto" w:fill="auto"/>
            <w:noWrap/>
            <w:vAlign w:val="bottom"/>
            <w:hideMark/>
          </w:tcPr>
          <w:p w14:paraId="49157B5D" w14:textId="77777777" w:rsidR="00F3344A" w:rsidRPr="00E5574C" w:rsidRDefault="00F3344A" w:rsidP="00F3344A">
            <w:pPr>
              <w:spacing w:before="0" w:after="0" w:line="240" w:lineRule="auto"/>
              <w:jc w:val="left"/>
              <w:rPr>
                <w:ins w:id="5464" w:author="Kumar Baral" w:date="2023-02-10T13:39:00Z"/>
                <w:rFonts w:cs="Calibri"/>
                <w:color w:val="000000"/>
                <w:szCs w:val="22"/>
                <w:lang w:bidi="ne-NP"/>
                <w:rPrChange w:id="5465" w:author="Kumar Baral" w:date="2023-02-10T14:10:00Z">
                  <w:rPr>
                    <w:ins w:id="5466" w:author="Kumar Baral" w:date="2023-02-10T13:39:00Z"/>
                    <w:rFonts w:ascii="Calibri" w:hAnsi="Calibri" w:cs="Calibri"/>
                    <w:color w:val="000000"/>
                    <w:szCs w:val="22"/>
                    <w:lang w:bidi="ne-NP"/>
                  </w:rPr>
                </w:rPrChange>
              </w:rPr>
            </w:pPr>
            <w:ins w:id="5467" w:author="Kumar Baral" w:date="2023-02-10T13:39:00Z">
              <w:r w:rsidRPr="00E5574C">
                <w:rPr>
                  <w:rFonts w:cs="Calibri"/>
                  <w:color w:val="000000"/>
                  <w:szCs w:val="22"/>
                  <w:lang w:bidi="ne-NP"/>
                  <w:rPrChange w:id="5468"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0FD2F547" w14:textId="77777777" w:rsidR="00F3344A" w:rsidRPr="00E5574C" w:rsidRDefault="00F3344A">
            <w:pPr>
              <w:spacing w:before="0" w:after="0" w:line="240" w:lineRule="auto"/>
              <w:jc w:val="left"/>
              <w:rPr>
                <w:ins w:id="5469" w:author="Kumar Baral" w:date="2023-02-10T13:40:00Z"/>
                <w:rFonts w:cs="Calibri"/>
                <w:color w:val="000000"/>
                <w:szCs w:val="22"/>
                <w:lang w:bidi="ne-NP"/>
                <w:rPrChange w:id="5470" w:author="Kumar Baral" w:date="2023-02-10T14:10:00Z">
                  <w:rPr>
                    <w:ins w:id="5471" w:author="Kumar Baral" w:date="2023-02-10T13:40:00Z"/>
                    <w:rFonts w:ascii="Calibri" w:hAnsi="Calibri" w:cs="Calibri"/>
                    <w:color w:val="000000"/>
                    <w:szCs w:val="22"/>
                    <w:lang w:bidi="ne-NP"/>
                  </w:rPr>
                </w:rPrChange>
              </w:rPr>
            </w:pPr>
          </w:p>
        </w:tc>
      </w:tr>
      <w:tr w:rsidR="00E5574C" w:rsidRPr="00E5574C" w14:paraId="6BB0D177" w14:textId="2B184D41" w:rsidTr="00E5574C">
        <w:trPr>
          <w:trHeight w:val="234"/>
          <w:ins w:id="5472"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721A3002" w14:textId="77777777" w:rsidR="00F3344A" w:rsidRPr="00E5574C" w:rsidRDefault="00F3344A" w:rsidP="00F3344A">
            <w:pPr>
              <w:spacing w:before="0" w:after="0" w:line="240" w:lineRule="auto"/>
              <w:jc w:val="left"/>
              <w:rPr>
                <w:ins w:id="5473" w:author="Kumar Baral" w:date="2023-02-10T13:39:00Z"/>
                <w:rFonts w:cs="Calibri"/>
                <w:color w:val="000000"/>
                <w:szCs w:val="22"/>
                <w:lang w:bidi="ne-NP"/>
              </w:rPr>
            </w:pPr>
            <w:ins w:id="5474" w:author="Kumar Baral" w:date="2023-02-10T13:39:00Z">
              <w:r w:rsidRPr="00E5574C">
                <w:rPr>
                  <w:rFonts w:cs="Calibri"/>
                  <w:color w:val="000000"/>
                  <w:szCs w:val="22"/>
                  <w:lang w:bidi="ne-NP"/>
                </w:rPr>
                <w:t>64-65</w:t>
              </w:r>
            </w:ins>
          </w:p>
        </w:tc>
        <w:tc>
          <w:tcPr>
            <w:tcW w:w="1719" w:type="dxa"/>
            <w:tcBorders>
              <w:top w:val="nil"/>
              <w:left w:val="nil"/>
              <w:bottom w:val="single" w:sz="4" w:space="0" w:color="auto"/>
              <w:right w:val="single" w:sz="4" w:space="0" w:color="auto"/>
            </w:tcBorders>
            <w:shd w:val="clear" w:color="auto" w:fill="auto"/>
            <w:noWrap/>
            <w:vAlign w:val="bottom"/>
            <w:hideMark/>
          </w:tcPr>
          <w:p w14:paraId="71B0ABC5" w14:textId="77777777" w:rsidR="00F3344A" w:rsidRPr="00E5574C" w:rsidRDefault="00F3344A" w:rsidP="00F3344A">
            <w:pPr>
              <w:spacing w:before="0" w:after="0" w:line="240" w:lineRule="auto"/>
              <w:jc w:val="right"/>
              <w:rPr>
                <w:ins w:id="5475" w:author="Kumar Baral" w:date="2023-02-10T13:39:00Z"/>
                <w:rFonts w:cs="Calibri"/>
                <w:color w:val="000000"/>
                <w:szCs w:val="22"/>
                <w:lang w:bidi="ne-NP"/>
              </w:rPr>
            </w:pPr>
            <w:ins w:id="5476" w:author="Kumar Baral" w:date="2023-02-10T13:39:00Z">
              <w:r w:rsidRPr="00E5574C">
                <w:rPr>
                  <w:rFonts w:cs="Calibri"/>
                  <w:color w:val="000000"/>
                  <w:szCs w:val="22"/>
                  <w:lang w:bidi="ne-NP"/>
                </w:rPr>
                <w:t>29.5</w:t>
              </w:r>
            </w:ins>
          </w:p>
        </w:tc>
        <w:tc>
          <w:tcPr>
            <w:tcW w:w="1931" w:type="dxa"/>
            <w:tcBorders>
              <w:top w:val="nil"/>
              <w:left w:val="nil"/>
              <w:bottom w:val="single" w:sz="4" w:space="0" w:color="auto"/>
              <w:right w:val="single" w:sz="4" w:space="0" w:color="auto"/>
            </w:tcBorders>
            <w:shd w:val="clear" w:color="auto" w:fill="auto"/>
            <w:noWrap/>
            <w:vAlign w:val="bottom"/>
            <w:hideMark/>
          </w:tcPr>
          <w:p w14:paraId="21BA85E7" w14:textId="77777777" w:rsidR="00F3344A" w:rsidRPr="00E5574C" w:rsidRDefault="00F3344A" w:rsidP="00F3344A">
            <w:pPr>
              <w:spacing w:before="0" w:after="0" w:line="240" w:lineRule="auto"/>
              <w:jc w:val="left"/>
              <w:rPr>
                <w:ins w:id="5477" w:author="Kumar Baral" w:date="2023-02-10T13:39:00Z"/>
                <w:rFonts w:cs="Calibri"/>
                <w:color w:val="000000"/>
                <w:szCs w:val="22"/>
                <w:lang w:bidi="ne-NP"/>
                <w:rPrChange w:id="5478" w:author="Kumar Baral" w:date="2023-02-10T14:10:00Z">
                  <w:rPr>
                    <w:ins w:id="5479" w:author="Kumar Baral" w:date="2023-02-10T13:39:00Z"/>
                    <w:rFonts w:ascii="Calibri" w:hAnsi="Calibri" w:cs="Calibri"/>
                    <w:color w:val="000000"/>
                    <w:szCs w:val="22"/>
                    <w:lang w:bidi="ne-NP"/>
                  </w:rPr>
                </w:rPrChange>
              </w:rPr>
            </w:pPr>
            <w:ins w:id="5480" w:author="Kumar Baral" w:date="2023-02-10T13:39:00Z">
              <w:r w:rsidRPr="00E5574C">
                <w:rPr>
                  <w:rFonts w:cs="Calibri"/>
                  <w:color w:val="000000"/>
                  <w:szCs w:val="22"/>
                  <w:lang w:bidi="ne-NP"/>
                  <w:rPrChange w:id="5481" w:author="Kumar Baral" w:date="2023-02-10T14:10:00Z">
                    <w:rPr>
                      <w:rFonts w:ascii="Calibri" w:hAnsi="Calibri" w:cs="Calibri"/>
                      <w:color w:val="000000"/>
                      <w:szCs w:val="22"/>
                      <w:lang w:bidi="ne-NP"/>
                    </w:rPr>
                  </w:rPrChange>
                </w:rPr>
                <w:t> </w:t>
              </w:r>
            </w:ins>
          </w:p>
        </w:tc>
        <w:tc>
          <w:tcPr>
            <w:tcW w:w="1694" w:type="dxa"/>
            <w:tcBorders>
              <w:top w:val="nil"/>
              <w:left w:val="nil"/>
              <w:bottom w:val="single" w:sz="4" w:space="0" w:color="auto"/>
              <w:right w:val="single" w:sz="4" w:space="0" w:color="auto"/>
            </w:tcBorders>
            <w:shd w:val="clear" w:color="auto" w:fill="auto"/>
            <w:noWrap/>
            <w:vAlign w:val="bottom"/>
            <w:hideMark/>
          </w:tcPr>
          <w:p w14:paraId="0BAFA099" w14:textId="77777777" w:rsidR="00F3344A" w:rsidRPr="00E5574C" w:rsidRDefault="00F3344A" w:rsidP="00F3344A">
            <w:pPr>
              <w:spacing w:before="0" w:after="0" w:line="240" w:lineRule="auto"/>
              <w:jc w:val="left"/>
              <w:rPr>
                <w:ins w:id="5482" w:author="Kumar Baral" w:date="2023-02-10T13:39:00Z"/>
                <w:rFonts w:cs="Calibri"/>
                <w:color w:val="000000"/>
                <w:szCs w:val="22"/>
                <w:lang w:bidi="ne-NP"/>
                <w:rPrChange w:id="5483" w:author="Kumar Baral" w:date="2023-02-10T14:10:00Z">
                  <w:rPr>
                    <w:ins w:id="5484" w:author="Kumar Baral" w:date="2023-02-10T13:39:00Z"/>
                    <w:rFonts w:ascii="Calibri" w:hAnsi="Calibri" w:cs="Calibri"/>
                    <w:color w:val="000000"/>
                    <w:szCs w:val="22"/>
                    <w:lang w:bidi="ne-NP"/>
                  </w:rPr>
                </w:rPrChange>
              </w:rPr>
            </w:pPr>
            <w:ins w:id="5485" w:author="Kumar Baral" w:date="2023-02-10T13:39:00Z">
              <w:r w:rsidRPr="00E5574C">
                <w:rPr>
                  <w:rFonts w:cs="Calibri"/>
                  <w:color w:val="000000"/>
                  <w:szCs w:val="22"/>
                  <w:lang w:bidi="ne-NP"/>
                  <w:rPrChange w:id="5486"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5E5893BF" w14:textId="77777777" w:rsidR="00F3344A" w:rsidRPr="00E5574C" w:rsidRDefault="00F3344A">
            <w:pPr>
              <w:spacing w:before="0" w:after="0" w:line="240" w:lineRule="auto"/>
              <w:jc w:val="left"/>
              <w:rPr>
                <w:ins w:id="5487" w:author="Kumar Baral" w:date="2023-02-10T13:40:00Z"/>
                <w:rFonts w:cs="Calibri"/>
                <w:color w:val="000000"/>
                <w:szCs w:val="22"/>
                <w:lang w:bidi="ne-NP"/>
                <w:rPrChange w:id="5488" w:author="Kumar Baral" w:date="2023-02-10T14:10:00Z">
                  <w:rPr>
                    <w:ins w:id="5489" w:author="Kumar Baral" w:date="2023-02-10T13:40:00Z"/>
                    <w:rFonts w:ascii="Calibri" w:hAnsi="Calibri" w:cs="Calibri"/>
                    <w:color w:val="000000"/>
                    <w:szCs w:val="22"/>
                    <w:lang w:bidi="ne-NP"/>
                  </w:rPr>
                </w:rPrChange>
              </w:rPr>
            </w:pPr>
          </w:p>
        </w:tc>
      </w:tr>
      <w:tr w:rsidR="00E5574C" w:rsidRPr="00E5574C" w14:paraId="4605AA7F" w14:textId="0728FE20" w:rsidTr="00E5574C">
        <w:trPr>
          <w:trHeight w:val="234"/>
          <w:ins w:id="5490"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7960B1CC" w14:textId="77777777" w:rsidR="00F3344A" w:rsidRPr="00E5574C" w:rsidRDefault="00F3344A" w:rsidP="00F3344A">
            <w:pPr>
              <w:spacing w:before="0" w:after="0" w:line="240" w:lineRule="auto"/>
              <w:jc w:val="left"/>
              <w:rPr>
                <w:ins w:id="5491" w:author="Kumar Baral" w:date="2023-02-10T13:39:00Z"/>
                <w:rFonts w:cs="Calibri"/>
                <w:color w:val="000000"/>
                <w:szCs w:val="22"/>
                <w:lang w:bidi="ne-NP"/>
              </w:rPr>
            </w:pPr>
            <w:ins w:id="5492" w:author="Kumar Baral" w:date="2023-02-10T13:39:00Z">
              <w:r w:rsidRPr="00E5574C">
                <w:rPr>
                  <w:rFonts w:cs="Calibri"/>
                  <w:color w:val="000000"/>
                  <w:szCs w:val="22"/>
                  <w:lang w:bidi="ne-NP"/>
                </w:rPr>
                <w:t>65-66</w:t>
              </w:r>
            </w:ins>
          </w:p>
        </w:tc>
        <w:tc>
          <w:tcPr>
            <w:tcW w:w="1719" w:type="dxa"/>
            <w:tcBorders>
              <w:top w:val="nil"/>
              <w:left w:val="nil"/>
              <w:bottom w:val="single" w:sz="4" w:space="0" w:color="auto"/>
              <w:right w:val="single" w:sz="4" w:space="0" w:color="auto"/>
            </w:tcBorders>
            <w:shd w:val="clear" w:color="auto" w:fill="auto"/>
            <w:noWrap/>
            <w:vAlign w:val="bottom"/>
            <w:hideMark/>
          </w:tcPr>
          <w:p w14:paraId="0D91CAC9" w14:textId="77777777" w:rsidR="00F3344A" w:rsidRPr="00E5574C" w:rsidRDefault="00F3344A" w:rsidP="00F3344A">
            <w:pPr>
              <w:spacing w:before="0" w:after="0" w:line="240" w:lineRule="auto"/>
              <w:jc w:val="right"/>
              <w:rPr>
                <w:ins w:id="5493" w:author="Kumar Baral" w:date="2023-02-10T13:39:00Z"/>
                <w:rFonts w:cs="Calibri"/>
                <w:color w:val="000000"/>
                <w:szCs w:val="22"/>
                <w:lang w:bidi="ne-NP"/>
              </w:rPr>
            </w:pPr>
            <w:ins w:id="5494" w:author="Kumar Baral" w:date="2023-02-10T13:39:00Z">
              <w:r w:rsidRPr="00E5574C">
                <w:rPr>
                  <w:rFonts w:cs="Calibri"/>
                  <w:color w:val="000000"/>
                  <w:szCs w:val="22"/>
                  <w:lang w:bidi="ne-NP"/>
                </w:rPr>
                <w:t>27.9</w:t>
              </w:r>
            </w:ins>
          </w:p>
        </w:tc>
        <w:tc>
          <w:tcPr>
            <w:tcW w:w="1931" w:type="dxa"/>
            <w:tcBorders>
              <w:top w:val="nil"/>
              <w:left w:val="nil"/>
              <w:bottom w:val="single" w:sz="4" w:space="0" w:color="auto"/>
              <w:right w:val="single" w:sz="4" w:space="0" w:color="auto"/>
            </w:tcBorders>
            <w:shd w:val="clear" w:color="auto" w:fill="auto"/>
            <w:noWrap/>
            <w:vAlign w:val="bottom"/>
            <w:hideMark/>
          </w:tcPr>
          <w:p w14:paraId="2D1D353F" w14:textId="77777777" w:rsidR="00F3344A" w:rsidRPr="00E5574C" w:rsidRDefault="00F3344A" w:rsidP="00F3344A">
            <w:pPr>
              <w:spacing w:before="0" w:after="0" w:line="240" w:lineRule="auto"/>
              <w:jc w:val="right"/>
              <w:rPr>
                <w:ins w:id="5495" w:author="Kumar Baral" w:date="2023-02-10T13:39:00Z"/>
                <w:rFonts w:cs="Calibri"/>
                <w:color w:val="000000"/>
                <w:szCs w:val="22"/>
                <w:lang w:bidi="ne-NP"/>
                <w:rPrChange w:id="5496" w:author="Kumar Baral" w:date="2023-02-10T14:10:00Z">
                  <w:rPr>
                    <w:ins w:id="5497" w:author="Kumar Baral" w:date="2023-02-10T13:39:00Z"/>
                    <w:rFonts w:ascii="Calibri" w:hAnsi="Calibri" w:cs="Calibri"/>
                    <w:color w:val="000000"/>
                    <w:szCs w:val="22"/>
                    <w:lang w:bidi="ne-NP"/>
                  </w:rPr>
                </w:rPrChange>
              </w:rPr>
            </w:pPr>
            <w:ins w:id="5498" w:author="Kumar Baral" w:date="2023-02-10T13:39:00Z">
              <w:r w:rsidRPr="00E5574C">
                <w:rPr>
                  <w:rFonts w:cs="Calibri"/>
                  <w:color w:val="000000"/>
                  <w:szCs w:val="22"/>
                  <w:lang w:bidi="ne-NP"/>
                  <w:rPrChange w:id="5499" w:author="Kumar Baral" w:date="2023-02-10T14:10:00Z">
                    <w:rPr>
                      <w:rFonts w:ascii="Calibri" w:hAnsi="Calibri" w:cs="Calibri"/>
                      <w:color w:val="000000"/>
                      <w:szCs w:val="22"/>
                      <w:lang w:bidi="ne-NP"/>
                    </w:rPr>
                  </w:rPrChange>
                </w:rPr>
                <w:t>27.2</w:t>
              </w:r>
            </w:ins>
          </w:p>
        </w:tc>
        <w:tc>
          <w:tcPr>
            <w:tcW w:w="1694" w:type="dxa"/>
            <w:tcBorders>
              <w:top w:val="nil"/>
              <w:left w:val="nil"/>
              <w:bottom w:val="single" w:sz="4" w:space="0" w:color="auto"/>
              <w:right w:val="single" w:sz="4" w:space="0" w:color="auto"/>
            </w:tcBorders>
            <w:shd w:val="clear" w:color="auto" w:fill="auto"/>
            <w:noWrap/>
            <w:vAlign w:val="bottom"/>
            <w:hideMark/>
          </w:tcPr>
          <w:p w14:paraId="54907C84" w14:textId="77777777" w:rsidR="00F3344A" w:rsidRPr="00E5574C" w:rsidRDefault="00F3344A" w:rsidP="00F3344A">
            <w:pPr>
              <w:spacing w:before="0" w:after="0" w:line="240" w:lineRule="auto"/>
              <w:jc w:val="left"/>
              <w:rPr>
                <w:ins w:id="5500" w:author="Kumar Baral" w:date="2023-02-10T13:39:00Z"/>
                <w:rFonts w:cs="Calibri"/>
                <w:color w:val="000000"/>
                <w:szCs w:val="22"/>
                <w:lang w:bidi="ne-NP"/>
                <w:rPrChange w:id="5501" w:author="Kumar Baral" w:date="2023-02-10T14:10:00Z">
                  <w:rPr>
                    <w:ins w:id="5502" w:author="Kumar Baral" w:date="2023-02-10T13:39:00Z"/>
                    <w:rFonts w:ascii="Calibri" w:hAnsi="Calibri" w:cs="Calibri"/>
                    <w:color w:val="000000"/>
                    <w:szCs w:val="22"/>
                    <w:lang w:bidi="ne-NP"/>
                  </w:rPr>
                </w:rPrChange>
              </w:rPr>
            </w:pPr>
            <w:ins w:id="5503" w:author="Kumar Baral" w:date="2023-02-10T13:39:00Z">
              <w:r w:rsidRPr="00E5574C">
                <w:rPr>
                  <w:rFonts w:cs="Calibri"/>
                  <w:color w:val="000000"/>
                  <w:szCs w:val="22"/>
                  <w:lang w:bidi="ne-NP"/>
                  <w:rPrChange w:id="5504"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4AA9CF24" w14:textId="77777777" w:rsidR="00F3344A" w:rsidRPr="00E5574C" w:rsidRDefault="00F3344A">
            <w:pPr>
              <w:spacing w:before="0" w:after="0" w:line="240" w:lineRule="auto"/>
              <w:jc w:val="left"/>
              <w:rPr>
                <w:ins w:id="5505" w:author="Kumar Baral" w:date="2023-02-10T13:40:00Z"/>
                <w:rFonts w:cs="Calibri"/>
                <w:color w:val="000000"/>
                <w:szCs w:val="22"/>
                <w:lang w:bidi="ne-NP"/>
                <w:rPrChange w:id="5506" w:author="Kumar Baral" w:date="2023-02-10T14:10:00Z">
                  <w:rPr>
                    <w:ins w:id="5507" w:author="Kumar Baral" w:date="2023-02-10T13:40:00Z"/>
                    <w:rFonts w:ascii="Calibri" w:hAnsi="Calibri" w:cs="Calibri"/>
                    <w:color w:val="000000"/>
                    <w:szCs w:val="22"/>
                    <w:lang w:bidi="ne-NP"/>
                  </w:rPr>
                </w:rPrChange>
              </w:rPr>
            </w:pPr>
          </w:p>
        </w:tc>
      </w:tr>
      <w:tr w:rsidR="00E5574C" w:rsidRPr="00E5574C" w14:paraId="15A56E0F" w14:textId="6F7C76C9" w:rsidTr="00E5574C">
        <w:trPr>
          <w:trHeight w:val="234"/>
          <w:ins w:id="5508"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626A9C1B" w14:textId="77777777" w:rsidR="00F3344A" w:rsidRPr="00E5574C" w:rsidRDefault="00F3344A" w:rsidP="00F3344A">
            <w:pPr>
              <w:spacing w:before="0" w:after="0" w:line="240" w:lineRule="auto"/>
              <w:jc w:val="left"/>
              <w:rPr>
                <w:ins w:id="5509" w:author="Kumar Baral" w:date="2023-02-10T13:39:00Z"/>
                <w:rFonts w:cs="Calibri"/>
                <w:color w:val="000000"/>
                <w:szCs w:val="22"/>
                <w:lang w:bidi="ne-NP"/>
              </w:rPr>
            </w:pPr>
            <w:ins w:id="5510" w:author="Kumar Baral" w:date="2023-02-10T13:39:00Z">
              <w:r w:rsidRPr="00E5574C">
                <w:rPr>
                  <w:rFonts w:cs="Calibri"/>
                  <w:color w:val="000000"/>
                  <w:szCs w:val="22"/>
                  <w:lang w:bidi="ne-NP"/>
                </w:rPr>
                <w:t>66-67</w:t>
              </w:r>
            </w:ins>
          </w:p>
        </w:tc>
        <w:tc>
          <w:tcPr>
            <w:tcW w:w="1719" w:type="dxa"/>
            <w:tcBorders>
              <w:top w:val="nil"/>
              <w:left w:val="nil"/>
              <w:bottom w:val="single" w:sz="4" w:space="0" w:color="auto"/>
              <w:right w:val="single" w:sz="4" w:space="0" w:color="auto"/>
            </w:tcBorders>
            <w:shd w:val="clear" w:color="auto" w:fill="auto"/>
            <w:noWrap/>
            <w:vAlign w:val="bottom"/>
            <w:hideMark/>
          </w:tcPr>
          <w:p w14:paraId="2EF3AD13" w14:textId="77777777" w:rsidR="00F3344A" w:rsidRPr="00E5574C" w:rsidRDefault="00F3344A" w:rsidP="00F3344A">
            <w:pPr>
              <w:spacing w:before="0" w:after="0" w:line="240" w:lineRule="auto"/>
              <w:jc w:val="right"/>
              <w:rPr>
                <w:ins w:id="5511" w:author="Kumar Baral" w:date="2023-02-10T13:39:00Z"/>
                <w:rFonts w:cs="Calibri"/>
                <w:color w:val="000000"/>
                <w:szCs w:val="22"/>
                <w:lang w:bidi="ne-NP"/>
              </w:rPr>
            </w:pPr>
            <w:ins w:id="5512" w:author="Kumar Baral" w:date="2023-02-10T13:39:00Z">
              <w:r w:rsidRPr="00E5574C">
                <w:rPr>
                  <w:rFonts w:cs="Calibri"/>
                  <w:color w:val="000000"/>
                  <w:szCs w:val="22"/>
                  <w:lang w:bidi="ne-NP"/>
                </w:rPr>
                <w:t>35.1</w:t>
              </w:r>
            </w:ins>
          </w:p>
        </w:tc>
        <w:tc>
          <w:tcPr>
            <w:tcW w:w="1931" w:type="dxa"/>
            <w:tcBorders>
              <w:top w:val="nil"/>
              <w:left w:val="nil"/>
              <w:bottom w:val="single" w:sz="4" w:space="0" w:color="auto"/>
              <w:right w:val="single" w:sz="4" w:space="0" w:color="auto"/>
            </w:tcBorders>
            <w:shd w:val="clear" w:color="auto" w:fill="auto"/>
            <w:noWrap/>
            <w:vAlign w:val="bottom"/>
            <w:hideMark/>
          </w:tcPr>
          <w:p w14:paraId="55436FA4" w14:textId="77777777" w:rsidR="00F3344A" w:rsidRPr="00E5574C" w:rsidRDefault="00F3344A" w:rsidP="00F3344A">
            <w:pPr>
              <w:spacing w:before="0" w:after="0" w:line="240" w:lineRule="auto"/>
              <w:jc w:val="right"/>
              <w:rPr>
                <w:ins w:id="5513" w:author="Kumar Baral" w:date="2023-02-10T13:39:00Z"/>
                <w:rFonts w:cs="Calibri"/>
                <w:color w:val="000000"/>
                <w:szCs w:val="22"/>
                <w:lang w:bidi="ne-NP"/>
                <w:rPrChange w:id="5514" w:author="Kumar Baral" w:date="2023-02-10T14:10:00Z">
                  <w:rPr>
                    <w:ins w:id="5515" w:author="Kumar Baral" w:date="2023-02-10T13:39:00Z"/>
                    <w:rFonts w:ascii="Calibri" w:hAnsi="Calibri" w:cs="Calibri"/>
                    <w:color w:val="000000"/>
                    <w:szCs w:val="22"/>
                    <w:lang w:bidi="ne-NP"/>
                  </w:rPr>
                </w:rPrChange>
              </w:rPr>
            </w:pPr>
            <w:ins w:id="5516" w:author="Kumar Baral" w:date="2023-02-10T13:39:00Z">
              <w:r w:rsidRPr="00E5574C">
                <w:rPr>
                  <w:rFonts w:cs="Calibri"/>
                  <w:color w:val="000000"/>
                  <w:szCs w:val="22"/>
                  <w:lang w:bidi="ne-NP"/>
                  <w:rPrChange w:id="5517" w:author="Kumar Baral" w:date="2023-02-10T14:10:00Z">
                    <w:rPr>
                      <w:rFonts w:ascii="Calibri" w:hAnsi="Calibri" w:cs="Calibri"/>
                      <w:color w:val="000000"/>
                      <w:szCs w:val="22"/>
                      <w:lang w:bidi="ne-NP"/>
                    </w:rPr>
                  </w:rPrChange>
                </w:rPr>
                <w:t>28.3</w:t>
              </w:r>
            </w:ins>
          </w:p>
        </w:tc>
        <w:tc>
          <w:tcPr>
            <w:tcW w:w="1694" w:type="dxa"/>
            <w:tcBorders>
              <w:top w:val="nil"/>
              <w:left w:val="nil"/>
              <w:bottom w:val="single" w:sz="4" w:space="0" w:color="auto"/>
              <w:right w:val="single" w:sz="4" w:space="0" w:color="auto"/>
            </w:tcBorders>
            <w:shd w:val="clear" w:color="auto" w:fill="auto"/>
            <w:noWrap/>
            <w:vAlign w:val="bottom"/>
            <w:hideMark/>
          </w:tcPr>
          <w:p w14:paraId="171EDA32" w14:textId="77777777" w:rsidR="00F3344A" w:rsidRPr="00E5574C" w:rsidRDefault="00F3344A" w:rsidP="00F3344A">
            <w:pPr>
              <w:spacing w:before="0" w:after="0" w:line="240" w:lineRule="auto"/>
              <w:jc w:val="left"/>
              <w:rPr>
                <w:ins w:id="5518" w:author="Kumar Baral" w:date="2023-02-10T13:39:00Z"/>
                <w:rFonts w:cs="Calibri"/>
                <w:color w:val="000000"/>
                <w:szCs w:val="22"/>
                <w:lang w:bidi="ne-NP"/>
                <w:rPrChange w:id="5519" w:author="Kumar Baral" w:date="2023-02-10T14:10:00Z">
                  <w:rPr>
                    <w:ins w:id="5520" w:author="Kumar Baral" w:date="2023-02-10T13:39:00Z"/>
                    <w:rFonts w:ascii="Calibri" w:hAnsi="Calibri" w:cs="Calibri"/>
                    <w:color w:val="000000"/>
                    <w:szCs w:val="22"/>
                    <w:lang w:bidi="ne-NP"/>
                  </w:rPr>
                </w:rPrChange>
              </w:rPr>
            </w:pPr>
            <w:ins w:id="5521" w:author="Kumar Baral" w:date="2023-02-10T13:39:00Z">
              <w:r w:rsidRPr="00E5574C">
                <w:rPr>
                  <w:rFonts w:cs="Calibri"/>
                  <w:color w:val="000000"/>
                  <w:szCs w:val="22"/>
                  <w:lang w:bidi="ne-NP"/>
                  <w:rPrChange w:id="5522"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14E5EDA4" w14:textId="77777777" w:rsidR="00F3344A" w:rsidRPr="00E5574C" w:rsidRDefault="00F3344A">
            <w:pPr>
              <w:spacing w:before="0" w:after="0" w:line="240" w:lineRule="auto"/>
              <w:jc w:val="left"/>
              <w:rPr>
                <w:ins w:id="5523" w:author="Kumar Baral" w:date="2023-02-10T13:40:00Z"/>
                <w:rFonts w:cs="Calibri"/>
                <w:color w:val="000000"/>
                <w:szCs w:val="22"/>
                <w:lang w:bidi="ne-NP"/>
                <w:rPrChange w:id="5524" w:author="Kumar Baral" w:date="2023-02-10T14:10:00Z">
                  <w:rPr>
                    <w:ins w:id="5525" w:author="Kumar Baral" w:date="2023-02-10T13:40:00Z"/>
                    <w:rFonts w:ascii="Calibri" w:hAnsi="Calibri" w:cs="Calibri"/>
                    <w:color w:val="000000"/>
                    <w:szCs w:val="22"/>
                    <w:lang w:bidi="ne-NP"/>
                  </w:rPr>
                </w:rPrChange>
              </w:rPr>
            </w:pPr>
          </w:p>
        </w:tc>
      </w:tr>
      <w:tr w:rsidR="00E5574C" w:rsidRPr="00E5574C" w14:paraId="09A3F7D5" w14:textId="53DA605A" w:rsidTr="00E5574C">
        <w:trPr>
          <w:trHeight w:val="234"/>
          <w:ins w:id="5526"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067BEA47" w14:textId="77777777" w:rsidR="00F3344A" w:rsidRPr="00E5574C" w:rsidRDefault="00F3344A" w:rsidP="00F3344A">
            <w:pPr>
              <w:spacing w:before="0" w:after="0" w:line="240" w:lineRule="auto"/>
              <w:jc w:val="left"/>
              <w:rPr>
                <w:ins w:id="5527" w:author="Kumar Baral" w:date="2023-02-10T13:39:00Z"/>
                <w:rFonts w:cs="Calibri"/>
                <w:color w:val="000000"/>
                <w:szCs w:val="22"/>
                <w:lang w:bidi="ne-NP"/>
              </w:rPr>
            </w:pPr>
            <w:ins w:id="5528" w:author="Kumar Baral" w:date="2023-02-10T13:39:00Z">
              <w:r w:rsidRPr="00E5574C">
                <w:rPr>
                  <w:rFonts w:cs="Calibri"/>
                  <w:color w:val="000000"/>
                  <w:szCs w:val="22"/>
                  <w:lang w:bidi="ne-NP"/>
                </w:rPr>
                <w:t>67-68</w:t>
              </w:r>
            </w:ins>
          </w:p>
        </w:tc>
        <w:tc>
          <w:tcPr>
            <w:tcW w:w="1719" w:type="dxa"/>
            <w:tcBorders>
              <w:top w:val="nil"/>
              <w:left w:val="nil"/>
              <w:bottom w:val="single" w:sz="4" w:space="0" w:color="auto"/>
              <w:right w:val="single" w:sz="4" w:space="0" w:color="auto"/>
            </w:tcBorders>
            <w:shd w:val="clear" w:color="auto" w:fill="auto"/>
            <w:noWrap/>
            <w:vAlign w:val="bottom"/>
            <w:hideMark/>
          </w:tcPr>
          <w:p w14:paraId="5AD75B71" w14:textId="77777777" w:rsidR="00F3344A" w:rsidRPr="00E5574C" w:rsidRDefault="00F3344A" w:rsidP="00F3344A">
            <w:pPr>
              <w:spacing w:before="0" w:after="0" w:line="240" w:lineRule="auto"/>
              <w:jc w:val="right"/>
              <w:rPr>
                <w:ins w:id="5529" w:author="Kumar Baral" w:date="2023-02-10T13:39:00Z"/>
                <w:rFonts w:cs="Calibri"/>
                <w:color w:val="000000"/>
                <w:szCs w:val="22"/>
                <w:lang w:bidi="ne-NP"/>
              </w:rPr>
            </w:pPr>
            <w:ins w:id="5530" w:author="Kumar Baral" w:date="2023-02-10T13:39:00Z">
              <w:r w:rsidRPr="00E5574C">
                <w:rPr>
                  <w:rFonts w:cs="Calibri"/>
                  <w:color w:val="000000"/>
                  <w:szCs w:val="22"/>
                  <w:lang w:bidi="ne-NP"/>
                </w:rPr>
                <w:t>41.3</w:t>
              </w:r>
            </w:ins>
          </w:p>
        </w:tc>
        <w:tc>
          <w:tcPr>
            <w:tcW w:w="1931" w:type="dxa"/>
            <w:tcBorders>
              <w:top w:val="nil"/>
              <w:left w:val="nil"/>
              <w:bottom w:val="single" w:sz="4" w:space="0" w:color="auto"/>
              <w:right w:val="single" w:sz="4" w:space="0" w:color="auto"/>
            </w:tcBorders>
            <w:shd w:val="clear" w:color="auto" w:fill="auto"/>
            <w:noWrap/>
            <w:vAlign w:val="bottom"/>
            <w:hideMark/>
          </w:tcPr>
          <w:p w14:paraId="12DBD9FE" w14:textId="77777777" w:rsidR="00F3344A" w:rsidRPr="00E5574C" w:rsidRDefault="00F3344A" w:rsidP="00F3344A">
            <w:pPr>
              <w:spacing w:before="0" w:after="0" w:line="240" w:lineRule="auto"/>
              <w:jc w:val="right"/>
              <w:rPr>
                <w:ins w:id="5531" w:author="Kumar Baral" w:date="2023-02-10T13:39:00Z"/>
                <w:rFonts w:cs="Calibri"/>
                <w:color w:val="000000"/>
                <w:szCs w:val="22"/>
                <w:lang w:bidi="ne-NP"/>
                <w:rPrChange w:id="5532" w:author="Kumar Baral" w:date="2023-02-10T14:10:00Z">
                  <w:rPr>
                    <w:ins w:id="5533" w:author="Kumar Baral" w:date="2023-02-10T13:39:00Z"/>
                    <w:rFonts w:ascii="Calibri" w:hAnsi="Calibri" w:cs="Calibri"/>
                    <w:color w:val="000000"/>
                    <w:szCs w:val="22"/>
                    <w:lang w:bidi="ne-NP"/>
                  </w:rPr>
                </w:rPrChange>
              </w:rPr>
            </w:pPr>
            <w:ins w:id="5534" w:author="Kumar Baral" w:date="2023-02-10T13:39:00Z">
              <w:r w:rsidRPr="00E5574C">
                <w:rPr>
                  <w:rFonts w:cs="Calibri"/>
                  <w:color w:val="000000"/>
                  <w:szCs w:val="22"/>
                  <w:lang w:bidi="ne-NP"/>
                  <w:rPrChange w:id="5535" w:author="Kumar Baral" w:date="2023-02-10T14:10:00Z">
                    <w:rPr>
                      <w:rFonts w:ascii="Calibri" w:hAnsi="Calibri" w:cs="Calibri"/>
                      <w:color w:val="000000"/>
                      <w:szCs w:val="22"/>
                      <w:lang w:bidi="ne-NP"/>
                    </w:rPr>
                  </w:rPrChange>
                </w:rPr>
                <w:t>31.5</w:t>
              </w:r>
            </w:ins>
          </w:p>
        </w:tc>
        <w:tc>
          <w:tcPr>
            <w:tcW w:w="1694" w:type="dxa"/>
            <w:tcBorders>
              <w:top w:val="nil"/>
              <w:left w:val="nil"/>
              <w:bottom w:val="single" w:sz="4" w:space="0" w:color="auto"/>
              <w:right w:val="single" w:sz="4" w:space="0" w:color="auto"/>
            </w:tcBorders>
            <w:shd w:val="clear" w:color="auto" w:fill="auto"/>
            <w:noWrap/>
            <w:vAlign w:val="bottom"/>
            <w:hideMark/>
          </w:tcPr>
          <w:p w14:paraId="174693E2" w14:textId="77777777" w:rsidR="00F3344A" w:rsidRPr="00E5574C" w:rsidRDefault="00F3344A" w:rsidP="00F3344A">
            <w:pPr>
              <w:spacing w:before="0" w:after="0" w:line="240" w:lineRule="auto"/>
              <w:jc w:val="left"/>
              <w:rPr>
                <w:ins w:id="5536" w:author="Kumar Baral" w:date="2023-02-10T13:39:00Z"/>
                <w:rFonts w:cs="Calibri"/>
                <w:color w:val="000000"/>
                <w:szCs w:val="22"/>
                <w:lang w:bidi="ne-NP"/>
                <w:rPrChange w:id="5537" w:author="Kumar Baral" w:date="2023-02-10T14:10:00Z">
                  <w:rPr>
                    <w:ins w:id="5538" w:author="Kumar Baral" w:date="2023-02-10T13:39:00Z"/>
                    <w:rFonts w:ascii="Calibri" w:hAnsi="Calibri" w:cs="Calibri"/>
                    <w:color w:val="000000"/>
                    <w:szCs w:val="22"/>
                    <w:lang w:bidi="ne-NP"/>
                  </w:rPr>
                </w:rPrChange>
              </w:rPr>
            </w:pPr>
            <w:ins w:id="5539" w:author="Kumar Baral" w:date="2023-02-10T13:39:00Z">
              <w:r w:rsidRPr="00E5574C">
                <w:rPr>
                  <w:rFonts w:cs="Calibri"/>
                  <w:color w:val="000000"/>
                  <w:szCs w:val="22"/>
                  <w:lang w:bidi="ne-NP"/>
                  <w:rPrChange w:id="5540"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7BAF4A3D" w14:textId="77777777" w:rsidR="00F3344A" w:rsidRPr="00E5574C" w:rsidRDefault="00F3344A">
            <w:pPr>
              <w:spacing w:before="0" w:after="0" w:line="240" w:lineRule="auto"/>
              <w:jc w:val="left"/>
              <w:rPr>
                <w:ins w:id="5541" w:author="Kumar Baral" w:date="2023-02-10T13:40:00Z"/>
                <w:rFonts w:cs="Calibri"/>
                <w:color w:val="000000"/>
                <w:szCs w:val="22"/>
                <w:lang w:bidi="ne-NP"/>
                <w:rPrChange w:id="5542" w:author="Kumar Baral" w:date="2023-02-10T14:10:00Z">
                  <w:rPr>
                    <w:ins w:id="5543" w:author="Kumar Baral" w:date="2023-02-10T13:40:00Z"/>
                    <w:rFonts w:ascii="Calibri" w:hAnsi="Calibri" w:cs="Calibri"/>
                    <w:color w:val="000000"/>
                    <w:szCs w:val="22"/>
                    <w:lang w:bidi="ne-NP"/>
                  </w:rPr>
                </w:rPrChange>
              </w:rPr>
            </w:pPr>
          </w:p>
        </w:tc>
      </w:tr>
      <w:tr w:rsidR="00E5574C" w:rsidRPr="00E5574C" w14:paraId="5795A9D9" w14:textId="0EBFF56F" w:rsidTr="00E5574C">
        <w:trPr>
          <w:trHeight w:val="234"/>
          <w:ins w:id="5544"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726758BA" w14:textId="77777777" w:rsidR="00F3344A" w:rsidRPr="00E5574C" w:rsidRDefault="00F3344A" w:rsidP="00F3344A">
            <w:pPr>
              <w:spacing w:before="0" w:after="0" w:line="240" w:lineRule="auto"/>
              <w:jc w:val="left"/>
              <w:rPr>
                <w:ins w:id="5545" w:author="Kumar Baral" w:date="2023-02-10T13:39:00Z"/>
                <w:rFonts w:cs="Calibri"/>
                <w:color w:val="000000"/>
                <w:szCs w:val="22"/>
                <w:lang w:bidi="ne-NP"/>
              </w:rPr>
            </w:pPr>
            <w:ins w:id="5546" w:author="Kumar Baral" w:date="2023-02-10T13:39:00Z">
              <w:r w:rsidRPr="00E5574C">
                <w:rPr>
                  <w:rFonts w:cs="Calibri"/>
                  <w:color w:val="000000"/>
                  <w:szCs w:val="22"/>
                  <w:lang w:bidi="ne-NP"/>
                </w:rPr>
                <w:t>68-69</w:t>
              </w:r>
            </w:ins>
          </w:p>
        </w:tc>
        <w:tc>
          <w:tcPr>
            <w:tcW w:w="1719" w:type="dxa"/>
            <w:tcBorders>
              <w:top w:val="nil"/>
              <w:left w:val="nil"/>
              <w:bottom w:val="single" w:sz="4" w:space="0" w:color="auto"/>
              <w:right w:val="single" w:sz="4" w:space="0" w:color="auto"/>
            </w:tcBorders>
            <w:shd w:val="clear" w:color="auto" w:fill="auto"/>
            <w:noWrap/>
            <w:vAlign w:val="bottom"/>
            <w:hideMark/>
          </w:tcPr>
          <w:p w14:paraId="01C3DA2D" w14:textId="77777777" w:rsidR="00F3344A" w:rsidRPr="00E5574C" w:rsidRDefault="00F3344A" w:rsidP="00F3344A">
            <w:pPr>
              <w:spacing w:before="0" w:after="0" w:line="240" w:lineRule="auto"/>
              <w:jc w:val="right"/>
              <w:rPr>
                <w:ins w:id="5547" w:author="Kumar Baral" w:date="2023-02-10T13:39:00Z"/>
                <w:rFonts w:cs="Calibri"/>
                <w:color w:val="000000"/>
                <w:szCs w:val="22"/>
                <w:lang w:bidi="ne-NP"/>
              </w:rPr>
            </w:pPr>
            <w:ins w:id="5548" w:author="Kumar Baral" w:date="2023-02-10T13:39:00Z">
              <w:r w:rsidRPr="00E5574C">
                <w:rPr>
                  <w:rFonts w:cs="Calibri"/>
                  <w:color w:val="000000"/>
                  <w:szCs w:val="22"/>
                  <w:lang w:bidi="ne-NP"/>
                </w:rPr>
                <w:t>33.4</w:t>
              </w:r>
            </w:ins>
          </w:p>
        </w:tc>
        <w:tc>
          <w:tcPr>
            <w:tcW w:w="1931" w:type="dxa"/>
            <w:tcBorders>
              <w:top w:val="nil"/>
              <w:left w:val="nil"/>
              <w:bottom w:val="single" w:sz="4" w:space="0" w:color="auto"/>
              <w:right w:val="single" w:sz="4" w:space="0" w:color="auto"/>
            </w:tcBorders>
            <w:shd w:val="clear" w:color="auto" w:fill="auto"/>
            <w:noWrap/>
            <w:vAlign w:val="bottom"/>
            <w:hideMark/>
          </w:tcPr>
          <w:p w14:paraId="5195948A" w14:textId="77777777" w:rsidR="00F3344A" w:rsidRPr="00E5574C" w:rsidRDefault="00F3344A" w:rsidP="00F3344A">
            <w:pPr>
              <w:spacing w:before="0" w:after="0" w:line="240" w:lineRule="auto"/>
              <w:jc w:val="right"/>
              <w:rPr>
                <w:ins w:id="5549" w:author="Kumar Baral" w:date="2023-02-10T13:39:00Z"/>
                <w:rFonts w:cs="Calibri"/>
                <w:color w:val="000000"/>
                <w:szCs w:val="22"/>
                <w:lang w:bidi="ne-NP"/>
                <w:rPrChange w:id="5550" w:author="Kumar Baral" w:date="2023-02-10T14:10:00Z">
                  <w:rPr>
                    <w:ins w:id="5551" w:author="Kumar Baral" w:date="2023-02-10T13:39:00Z"/>
                    <w:rFonts w:ascii="Calibri" w:hAnsi="Calibri" w:cs="Calibri"/>
                    <w:color w:val="000000"/>
                    <w:szCs w:val="22"/>
                    <w:lang w:bidi="ne-NP"/>
                  </w:rPr>
                </w:rPrChange>
              </w:rPr>
            </w:pPr>
            <w:ins w:id="5552" w:author="Kumar Baral" w:date="2023-02-10T13:39:00Z">
              <w:r w:rsidRPr="00E5574C">
                <w:rPr>
                  <w:rFonts w:cs="Calibri"/>
                  <w:color w:val="000000"/>
                  <w:szCs w:val="22"/>
                  <w:lang w:bidi="ne-NP"/>
                  <w:rPrChange w:id="5553" w:author="Kumar Baral" w:date="2023-02-10T14:10:00Z">
                    <w:rPr>
                      <w:rFonts w:ascii="Calibri" w:hAnsi="Calibri" w:cs="Calibri"/>
                      <w:color w:val="000000"/>
                      <w:szCs w:val="22"/>
                      <w:lang w:bidi="ne-NP"/>
                    </w:rPr>
                  </w:rPrChange>
                </w:rPr>
                <w:t>33.4</w:t>
              </w:r>
            </w:ins>
          </w:p>
        </w:tc>
        <w:tc>
          <w:tcPr>
            <w:tcW w:w="1694" w:type="dxa"/>
            <w:tcBorders>
              <w:top w:val="nil"/>
              <w:left w:val="nil"/>
              <w:bottom w:val="single" w:sz="4" w:space="0" w:color="auto"/>
              <w:right w:val="single" w:sz="4" w:space="0" w:color="auto"/>
            </w:tcBorders>
            <w:shd w:val="clear" w:color="auto" w:fill="auto"/>
            <w:noWrap/>
            <w:vAlign w:val="bottom"/>
            <w:hideMark/>
          </w:tcPr>
          <w:p w14:paraId="727041B5" w14:textId="77777777" w:rsidR="00F3344A" w:rsidRPr="00E5574C" w:rsidRDefault="00F3344A" w:rsidP="00F3344A">
            <w:pPr>
              <w:spacing w:before="0" w:after="0" w:line="240" w:lineRule="auto"/>
              <w:jc w:val="left"/>
              <w:rPr>
                <w:ins w:id="5554" w:author="Kumar Baral" w:date="2023-02-10T13:39:00Z"/>
                <w:rFonts w:cs="Calibri"/>
                <w:color w:val="000000"/>
                <w:szCs w:val="22"/>
                <w:lang w:bidi="ne-NP"/>
                <w:rPrChange w:id="5555" w:author="Kumar Baral" w:date="2023-02-10T14:10:00Z">
                  <w:rPr>
                    <w:ins w:id="5556" w:author="Kumar Baral" w:date="2023-02-10T13:39:00Z"/>
                    <w:rFonts w:ascii="Calibri" w:hAnsi="Calibri" w:cs="Calibri"/>
                    <w:color w:val="000000"/>
                    <w:szCs w:val="22"/>
                    <w:lang w:bidi="ne-NP"/>
                  </w:rPr>
                </w:rPrChange>
              </w:rPr>
            </w:pPr>
            <w:ins w:id="5557" w:author="Kumar Baral" w:date="2023-02-10T13:39:00Z">
              <w:r w:rsidRPr="00E5574C">
                <w:rPr>
                  <w:rFonts w:cs="Calibri"/>
                  <w:color w:val="000000"/>
                  <w:szCs w:val="22"/>
                  <w:lang w:bidi="ne-NP"/>
                  <w:rPrChange w:id="5558"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75374CC2" w14:textId="77777777" w:rsidR="00F3344A" w:rsidRPr="00E5574C" w:rsidRDefault="00F3344A">
            <w:pPr>
              <w:spacing w:before="0" w:after="0" w:line="240" w:lineRule="auto"/>
              <w:jc w:val="left"/>
              <w:rPr>
                <w:ins w:id="5559" w:author="Kumar Baral" w:date="2023-02-10T13:40:00Z"/>
                <w:rFonts w:cs="Calibri"/>
                <w:color w:val="000000"/>
                <w:szCs w:val="22"/>
                <w:lang w:bidi="ne-NP"/>
                <w:rPrChange w:id="5560" w:author="Kumar Baral" w:date="2023-02-10T14:10:00Z">
                  <w:rPr>
                    <w:ins w:id="5561" w:author="Kumar Baral" w:date="2023-02-10T13:40:00Z"/>
                    <w:rFonts w:ascii="Calibri" w:hAnsi="Calibri" w:cs="Calibri"/>
                    <w:color w:val="000000"/>
                    <w:szCs w:val="22"/>
                    <w:lang w:bidi="ne-NP"/>
                  </w:rPr>
                </w:rPrChange>
              </w:rPr>
            </w:pPr>
          </w:p>
        </w:tc>
      </w:tr>
      <w:tr w:rsidR="00E5574C" w:rsidRPr="00E5574C" w14:paraId="6F692AAD" w14:textId="65889979" w:rsidTr="00E5574C">
        <w:trPr>
          <w:trHeight w:val="234"/>
          <w:ins w:id="5562"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23A1D5A8" w14:textId="77777777" w:rsidR="00F3344A" w:rsidRPr="00E5574C" w:rsidRDefault="00F3344A" w:rsidP="00F3344A">
            <w:pPr>
              <w:spacing w:before="0" w:after="0" w:line="240" w:lineRule="auto"/>
              <w:jc w:val="left"/>
              <w:rPr>
                <w:ins w:id="5563" w:author="Kumar Baral" w:date="2023-02-10T13:39:00Z"/>
                <w:rFonts w:cs="Calibri"/>
                <w:color w:val="000000"/>
                <w:szCs w:val="22"/>
                <w:lang w:bidi="ne-NP"/>
              </w:rPr>
            </w:pPr>
            <w:ins w:id="5564" w:author="Kumar Baral" w:date="2023-02-10T13:39:00Z">
              <w:r w:rsidRPr="00E5574C">
                <w:rPr>
                  <w:rFonts w:cs="Calibri"/>
                  <w:color w:val="000000"/>
                  <w:szCs w:val="22"/>
                  <w:lang w:bidi="ne-NP"/>
                </w:rPr>
                <w:t>69-70</w:t>
              </w:r>
            </w:ins>
          </w:p>
        </w:tc>
        <w:tc>
          <w:tcPr>
            <w:tcW w:w="1719" w:type="dxa"/>
            <w:tcBorders>
              <w:top w:val="nil"/>
              <w:left w:val="nil"/>
              <w:bottom w:val="single" w:sz="4" w:space="0" w:color="auto"/>
              <w:right w:val="single" w:sz="4" w:space="0" w:color="auto"/>
            </w:tcBorders>
            <w:shd w:val="clear" w:color="auto" w:fill="auto"/>
            <w:noWrap/>
            <w:vAlign w:val="bottom"/>
            <w:hideMark/>
          </w:tcPr>
          <w:p w14:paraId="128E501F" w14:textId="77777777" w:rsidR="00F3344A" w:rsidRPr="00E5574C" w:rsidRDefault="00F3344A" w:rsidP="00F3344A">
            <w:pPr>
              <w:spacing w:before="0" w:after="0" w:line="240" w:lineRule="auto"/>
              <w:jc w:val="right"/>
              <w:rPr>
                <w:ins w:id="5565" w:author="Kumar Baral" w:date="2023-02-10T13:39:00Z"/>
                <w:rFonts w:cs="Calibri"/>
                <w:color w:val="000000"/>
                <w:szCs w:val="22"/>
                <w:lang w:bidi="ne-NP"/>
              </w:rPr>
            </w:pPr>
            <w:ins w:id="5566" w:author="Kumar Baral" w:date="2023-02-10T13:39:00Z">
              <w:r w:rsidRPr="00E5574C">
                <w:rPr>
                  <w:rFonts w:cs="Calibri"/>
                  <w:color w:val="000000"/>
                  <w:szCs w:val="22"/>
                  <w:lang w:bidi="ne-NP"/>
                </w:rPr>
                <w:t>64.2</w:t>
              </w:r>
            </w:ins>
          </w:p>
        </w:tc>
        <w:tc>
          <w:tcPr>
            <w:tcW w:w="1931" w:type="dxa"/>
            <w:tcBorders>
              <w:top w:val="nil"/>
              <w:left w:val="nil"/>
              <w:bottom w:val="single" w:sz="4" w:space="0" w:color="auto"/>
              <w:right w:val="single" w:sz="4" w:space="0" w:color="auto"/>
            </w:tcBorders>
            <w:shd w:val="clear" w:color="auto" w:fill="auto"/>
            <w:noWrap/>
            <w:vAlign w:val="bottom"/>
            <w:hideMark/>
          </w:tcPr>
          <w:p w14:paraId="78A470AD" w14:textId="77777777" w:rsidR="00F3344A" w:rsidRPr="00E5574C" w:rsidRDefault="00F3344A" w:rsidP="00F3344A">
            <w:pPr>
              <w:spacing w:before="0" w:after="0" w:line="240" w:lineRule="auto"/>
              <w:jc w:val="right"/>
              <w:rPr>
                <w:ins w:id="5567" w:author="Kumar Baral" w:date="2023-02-10T13:39:00Z"/>
                <w:rFonts w:cs="Calibri"/>
                <w:color w:val="000000"/>
                <w:szCs w:val="22"/>
                <w:lang w:bidi="ne-NP"/>
                <w:rPrChange w:id="5568" w:author="Kumar Baral" w:date="2023-02-10T14:10:00Z">
                  <w:rPr>
                    <w:ins w:id="5569" w:author="Kumar Baral" w:date="2023-02-10T13:39:00Z"/>
                    <w:rFonts w:ascii="Calibri" w:hAnsi="Calibri" w:cs="Calibri"/>
                    <w:color w:val="000000"/>
                    <w:szCs w:val="22"/>
                    <w:lang w:bidi="ne-NP"/>
                  </w:rPr>
                </w:rPrChange>
              </w:rPr>
            </w:pPr>
            <w:ins w:id="5570" w:author="Kumar Baral" w:date="2023-02-10T13:39:00Z">
              <w:r w:rsidRPr="00E5574C">
                <w:rPr>
                  <w:rFonts w:cs="Calibri"/>
                  <w:color w:val="000000"/>
                  <w:szCs w:val="22"/>
                  <w:lang w:bidi="ne-NP"/>
                  <w:rPrChange w:id="5571" w:author="Kumar Baral" w:date="2023-02-10T14:10:00Z">
                    <w:rPr>
                      <w:rFonts w:ascii="Calibri" w:hAnsi="Calibri" w:cs="Calibri"/>
                      <w:color w:val="000000"/>
                      <w:szCs w:val="22"/>
                      <w:lang w:bidi="ne-NP"/>
                    </w:rPr>
                  </w:rPrChange>
                </w:rPr>
                <w:t>40.4</w:t>
              </w:r>
            </w:ins>
          </w:p>
        </w:tc>
        <w:tc>
          <w:tcPr>
            <w:tcW w:w="1694" w:type="dxa"/>
            <w:tcBorders>
              <w:top w:val="nil"/>
              <w:left w:val="nil"/>
              <w:bottom w:val="single" w:sz="4" w:space="0" w:color="auto"/>
              <w:right w:val="single" w:sz="4" w:space="0" w:color="auto"/>
            </w:tcBorders>
            <w:shd w:val="clear" w:color="auto" w:fill="auto"/>
            <w:noWrap/>
            <w:vAlign w:val="bottom"/>
            <w:hideMark/>
          </w:tcPr>
          <w:p w14:paraId="57839E9F" w14:textId="77777777" w:rsidR="00F3344A" w:rsidRPr="00E5574C" w:rsidRDefault="00F3344A" w:rsidP="00F3344A">
            <w:pPr>
              <w:spacing w:before="0" w:after="0" w:line="240" w:lineRule="auto"/>
              <w:jc w:val="left"/>
              <w:rPr>
                <w:ins w:id="5572" w:author="Kumar Baral" w:date="2023-02-10T13:39:00Z"/>
                <w:rFonts w:cs="Calibri"/>
                <w:color w:val="000000"/>
                <w:szCs w:val="22"/>
                <w:lang w:bidi="ne-NP"/>
                <w:rPrChange w:id="5573" w:author="Kumar Baral" w:date="2023-02-10T14:10:00Z">
                  <w:rPr>
                    <w:ins w:id="5574" w:author="Kumar Baral" w:date="2023-02-10T13:39:00Z"/>
                    <w:rFonts w:ascii="Calibri" w:hAnsi="Calibri" w:cs="Calibri"/>
                    <w:color w:val="000000"/>
                    <w:szCs w:val="22"/>
                    <w:lang w:bidi="ne-NP"/>
                  </w:rPr>
                </w:rPrChange>
              </w:rPr>
            </w:pPr>
            <w:ins w:id="5575" w:author="Kumar Baral" w:date="2023-02-10T13:39:00Z">
              <w:r w:rsidRPr="00E5574C">
                <w:rPr>
                  <w:rFonts w:cs="Calibri"/>
                  <w:color w:val="000000"/>
                  <w:szCs w:val="22"/>
                  <w:lang w:bidi="ne-NP"/>
                  <w:rPrChange w:id="5576"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44749F7B" w14:textId="4B0C6BFF" w:rsidR="00F3344A" w:rsidRPr="00E5574C" w:rsidRDefault="00F3344A">
            <w:pPr>
              <w:spacing w:before="0" w:after="0" w:line="240" w:lineRule="auto"/>
              <w:jc w:val="left"/>
              <w:rPr>
                <w:ins w:id="5577" w:author="Kumar Baral" w:date="2023-02-10T13:40:00Z"/>
                <w:rFonts w:cs="Calibri"/>
                <w:color w:val="000000"/>
                <w:szCs w:val="22"/>
                <w:lang w:bidi="ne-NP"/>
                <w:rPrChange w:id="5578" w:author="Kumar Baral" w:date="2023-02-10T14:10:00Z">
                  <w:rPr>
                    <w:ins w:id="5579" w:author="Kumar Baral" w:date="2023-02-10T13:40:00Z"/>
                    <w:rFonts w:ascii="Calibri" w:hAnsi="Calibri" w:cs="Calibri"/>
                    <w:color w:val="000000"/>
                    <w:szCs w:val="22"/>
                    <w:lang w:bidi="ne-NP"/>
                  </w:rPr>
                </w:rPrChange>
              </w:rPr>
            </w:pPr>
            <w:ins w:id="5580" w:author="Kumar Baral" w:date="2023-02-10T13:41:00Z">
              <w:r w:rsidRPr="00E5574C">
                <w:rPr>
                  <w:rFonts w:cs="Calibri"/>
                  <w:color w:val="000000"/>
                  <w:szCs w:val="22"/>
                  <w:lang w:bidi="ne-NP"/>
                  <w:rPrChange w:id="5581" w:author="Kumar Baral" w:date="2023-02-10T14:10:00Z">
                    <w:rPr>
                      <w:rFonts w:ascii="Calibri" w:hAnsi="Calibri" w:cs="Calibri"/>
                      <w:color w:val="000000"/>
                      <w:szCs w:val="22"/>
                      <w:lang w:bidi="ne-NP"/>
                    </w:rPr>
                  </w:rPrChange>
                </w:rPr>
                <w:t>Incomplete data</w:t>
              </w:r>
            </w:ins>
          </w:p>
        </w:tc>
      </w:tr>
      <w:tr w:rsidR="00E5574C" w:rsidRPr="00E5574C" w14:paraId="3A55523D" w14:textId="49171A6F" w:rsidTr="00E5574C">
        <w:trPr>
          <w:trHeight w:val="234"/>
          <w:ins w:id="5582"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309724C9" w14:textId="77777777" w:rsidR="00F3344A" w:rsidRPr="00E5574C" w:rsidRDefault="00F3344A" w:rsidP="00F3344A">
            <w:pPr>
              <w:spacing w:before="0" w:after="0" w:line="240" w:lineRule="auto"/>
              <w:jc w:val="left"/>
              <w:rPr>
                <w:ins w:id="5583" w:author="Kumar Baral" w:date="2023-02-10T13:39:00Z"/>
                <w:rFonts w:cs="Calibri"/>
                <w:color w:val="000000"/>
                <w:szCs w:val="22"/>
                <w:lang w:bidi="ne-NP"/>
              </w:rPr>
            </w:pPr>
            <w:ins w:id="5584" w:author="Kumar Baral" w:date="2023-02-10T13:39:00Z">
              <w:r w:rsidRPr="00E5574C">
                <w:rPr>
                  <w:rFonts w:cs="Calibri"/>
                  <w:color w:val="000000"/>
                  <w:szCs w:val="22"/>
                  <w:lang w:bidi="ne-NP"/>
                </w:rPr>
                <w:t>70-71</w:t>
              </w:r>
            </w:ins>
          </w:p>
        </w:tc>
        <w:tc>
          <w:tcPr>
            <w:tcW w:w="1719" w:type="dxa"/>
            <w:tcBorders>
              <w:top w:val="nil"/>
              <w:left w:val="nil"/>
              <w:bottom w:val="single" w:sz="4" w:space="0" w:color="auto"/>
              <w:right w:val="single" w:sz="4" w:space="0" w:color="auto"/>
            </w:tcBorders>
            <w:shd w:val="clear" w:color="auto" w:fill="auto"/>
            <w:noWrap/>
            <w:vAlign w:val="bottom"/>
            <w:hideMark/>
          </w:tcPr>
          <w:p w14:paraId="316B0943" w14:textId="77777777" w:rsidR="00F3344A" w:rsidRPr="00E5574C" w:rsidRDefault="00F3344A" w:rsidP="00F3344A">
            <w:pPr>
              <w:spacing w:before="0" w:after="0" w:line="240" w:lineRule="auto"/>
              <w:jc w:val="left"/>
              <w:rPr>
                <w:ins w:id="5585" w:author="Kumar Baral" w:date="2023-02-10T13:39:00Z"/>
                <w:rFonts w:cs="Calibri"/>
                <w:color w:val="000000"/>
                <w:szCs w:val="22"/>
                <w:lang w:bidi="ne-NP"/>
              </w:rPr>
            </w:pPr>
            <w:ins w:id="5586" w:author="Kumar Baral" w:date="2023-02-10T13:39:00Z">
              <w:r w:rsidRPr="00E5574C">
                <w:rPr>
                  <w:rFonts w:cs="Calibri"/>
                  <w:color w:val="000000"/>
                  <w:szCs w:val="22"/>
                  <w:lang w:bidi="ne-NP"/>
                </w:rPr>
                <w:t> </w:t>
              </w:r>
            </w:ins>
          </w:p>
        </w:tc>
        <w:tc>
          <w:tcPr>
            <w:tcW w:w="1931" w:type="dxa"/>
            <w:tcBorders>
              <w:top w:val="nil"/>
              <w:left w:val="nil"/>
              <w:bottom w:val="single" w:sz="4" w:space="0" w:color="auto"/>
              <w:right w:val="single" w:sz="4" w:space="0" w:color="auto"/>
            </w:tcBorders>
            <w:shd w:val="clear" w:color="auto" w:fill="auto"/>
            <w:noWrap/>
            <w:vAlign w:val="bottom"/>
            <w:hideMark/>
          </w:tcPr>
          <w:p w14:paraId="724F2BCC" w14:textId="77777777" w:rsidR="00F3344A" w:rsidRPr="00E5574C" w:rsidRDefault="00F3344A" w:rsidP="00F3344A">
            <w:pPr>
              <w:spacing w:before="0" w:after="0" w:line="240" w:lineRule="auto"/>
              <w:jc w:val="right"/>
              <w:rPr>
                <w:ins w:id="5587" w:author="Kumar Baral" w:date="2023-02-10T13:39:00Z"/>
                <w:rFonts w:cs="Calibri"/>
                <w:color w:val="000000"/>
                <w:szCs w:val="22"/>
                <w:lang w:bidi="ne-NP"/>
                <w:rPrChange w:id="5588" w:author="Kumar Baral" w:date="2023-02-10T14:10:00Z">
                  <w:rPr>
                    <w:ins w:id="5589" w:author="Kumar Baral" w:date="2023-02-10T13:39:00Z"/>
                    <w:rFonts w:ascii="Calibri" w:hAnsi="Calibri" w:cs="Calibri"/>
                    <w:color w:val="000000"/>
                    <w:szCs w:val="22"/>
                    <w:lang w:bidi="ne-NP"/>
                  </w:rPr>
                </w:rPrChange>
              </w:rPr>
            </w:pPr>
            <w:ins w:id="5590" w:author="Kumar Baral" w:date="2023-02-10T13:39:00Z">
              <w:r w:rsidRPr="00E5574C">
                <w:rPr>
                  <w:rFonts w:cs="Calibri"/>
                  <w:color w:val="000000"/>
                  <w:szCs w:val="22"/>
                  <w:lang w:bidi="ne-NP"/>
                  <w:rPrChange w:id="5591" w:author="Kumar Baral" w:date="2023-02-10T14:10:00Z">
                    <w:rPr>
                      <w:rFonts w:ascii="Calibri" w:hAnsi="Calibri" w:cs="Calibri"/>
                      <w:color w:val="000000"/>
                      <w:szCs w:val="22"/>
                      <w:lang w:bidi="ne-NP"/>
                    </w:rPr>
                  </w:rPrChange>
                </w:rPr>
                <w:t>43.5</w:t>
              </w:r>
            </w:ins>
          </w:p>
        </w:tc>
        <w:tc>
          <w:tcPr>
            <w:tcW w:w="1694" w:type="dxa"/>
            <w:tcBorders>
              <w:top w:val="nil"/>
              <w:left w:val="nil"/>
              <w:bottom w:val="single" w:sz="4" w:space="0" w:color="auto"/>
              <w:right w:val="single" w:sz="4" w:space="0" w:color="auto"/>
            </w:tcBorders>
            <w:shd w:val="clear" w:color="auto" w:fill="auto"/>
            <w:noWrap/>
            <w:vAlign w:val="bottom"/>
            <w:hideMark/>
          </w:tcPr>
          <w:p w14:paraId="625036DB" w14:textId="77777777" w:rsidR="00F3344A" w:rsidRPr="00E5574C" w:rsidRDefault="00F3344A" w:rsidP="00F3344A">
            <w:pPr>
              <w:spacing w:before="0" w:after="0" w:line="240" w:lineRule="auto"/>
              <w:jc w:val="right"/>
              <w:rPr>
                <w:ins w:id="5592" w:author="Kumar Baral" w:date="2023-02-10T13:39:00Z"/>
                <w:rFonts w:cs="Calibri"/>
                <w:color w:val="000000"/>
                <w:szCs w:val="22"/>
                <w:lang w:bidi="ne-NP"/>
                <w:rPrChange w:id="5593" w:author="Kumar Baral" w:date="2023-02-10T14:10:00Z">
                  <w:rPr>
                    <w:ins w:id="5594" w:author="Kumar Baral" w:date="2023-02-10T13:39:00Z"/>
                    <w:rFonts w:ascii="Calibri" w:hAnsi="Calibri" w:cs="Calibri"/>
                    <w:color w:val="000000"/>
                    <w:szCs w:val="22"/>
                    <w:lang w:bidi="ne-NP"/>
                  </w:rPr>
                </w:rPrChange>
              </w:rPr>
            </w:pPr>
            <w:ins w:id="5595" w:author="Kumar Baral" w:date="2023-02-10T13:39:00Z">
              <w:r w:rsidRPr="00E5574C">
                <w:rPr>
                  <w:rFonts w:cs="Calibri"/>
                  <w:color w:val="000000"/>
                  <w:szCs w:val="22"/>
                  <w:lang w:bidi="ne-NP"/>
                  <w:rPrChange w:id="5596" w:author="Kumar Baral" w:date="2023-02-10T14:10:00Z">
                    <w:rPr>
                      <w:rFonts w:ascii="Calibri" w:hAnsi="Calibri" w:cs="Calibri"/>
                      <w:color w:val="000000"/>
                      <w:szCs w:val="22"/>
                      <w:lang w:bidi="ne-NP"/>
                    </w:rPr>
                  </w:rPrChange>
                </w:rPr>
                <w:t>34.5</w:t>
              </w:r>
            </w:ins>
          </w:p>
        </w:tc>
        <w:tc>
          <w:tcPr>
            <w:tcW w:w="1890" w:type="dxa"/>
            <w:tcBorders>
              <w:top w:val="nil"/>
              <w:left w:val="nil"/>
              <w:bottom w:val="single" w:sz="4" w:space="0" w:color="auto"/>
              <w:right w:val="single" w:sz="4" w:space="0" w:color="auto"/>
            </w:tcBorders>
          </w:tcPr>
          <w:p w14:paraId="165DEB9E" w14:textId="4A00DD24" w:rsidR="00F3344A" w:rsidRPr="00E5574C" w:rsidRDefault="00F3344A">
            <w:pPr>
              <w:spacing w:before="0" w:after="0" w:line="240" w:lineRule="auto"/>
              <w:jc w:val="left"/>
              <w:rPr>
                <w:ins w:id="5597" w:author="Kumar Baral" w:date="2023-02-10T13:40:00Z"/>
                <w:rFonts w:cs="Calibri"/>
                <w:color w:val="000000"/>
                <w:szCs w:val="22"/>
                <w:lang w:bidi="ne-NP"/>
                <w:rPrChange w:id="5598" w:author="Kumar Baral" w:date="2023-02-10T14:10:00Z">
                  <w:rPr>
                    <w:ins w:id="5599" w:author="Kumar Baral" w:date="2023-02-10T13:40:00Z"/>
                    <w:rFonts w:ascii="Calibri" w:hAnsi="Calibri" w:cs="Calibri"/>
                    <w:color w:val="000000"/>
                    <w:szCs w:val="22"/>
                    <w:lang w:bidi="ne-NP"/>
                  </w:rPr>
                </w:rPrChange>
              </w:rPr>
              <w:pPrChange w:id="5600" w:author="Kumar Baral" w:date="2023-02-10T13:42:00Z">
                <w:pPr>
                  <w:spacing w:before="0" w:after="0" w:line="240" w:lineRule="auto"/>
                  <w:jc w:val="right"/>
                </w:pPr>
              </w:pPrChange>
            </w:pPr>
            <w:ins w:id="5601" w:author="Kumar Baral" w:date="2023-02-10T13:40:00Z">
              <w:r w:rsidRPr="00E5574C">
                <w:rPr>
                  <w:rFonts w:cs="Calibri"/>
                  <w:color w:val="000000"/>
                  <w:szCs w:val="22"/>
                  <w:lang w:bidi="ne-NP"/>
                  <w:rPrChange w:id="5602" w:author="Kumar Baral" w:date="2023-02-10T14:10:00Z">
                    <w:rPr>
                      <w:rFonts w:ascii="Calibri" w:hAnsi="Calibri" w:cs="Calibri"/>
                      <w:color w:val="000000"/>
                      <w:szCs w:val="22"/>
                      <w:lang w:bidi="ne-NP"/>
                    </w:rPr>
                  </w:rPrChange>
                </w:rPr>
                <w:t>Data missing</w:t>
              </w:r>
            </w:ins>
          </w:p>
        </w:tc>
      </w:tr>
      <w:tr w:rsidR="00E5574C" w:rsidRPr="00E5574C" w14:paraId="16F5114A" w14:textId="2C24D754" w:rsidTr="00E5574C">
        <w:trPr>
          <w:trHeight w:val="234"/>
          <w:ins w:id="5603"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7640D077" w14:textId="77777777" w:rsidR="00F3344A" w:rsidRPr="00E5574C" w:rsidRDefault="00F3344A" w:rsidP="00F3344A">
            <w:pPr>
              <w:spacing w:before="0" w:after="0" w:line="240" w:lineRule="auto"/>
              <w:jc w:val="left"/>
              <w:rPr>
                <w:ins w:id="5604" w:author="Kumar Baral" w:date="2023-02-10T13:39:00Z"/>
                <w:rFonts w:cs="Calibri"/>
                <w:color w:val="000000"/>
                <w:szCs w:val="22"/>
                <w:lang w:bidi="ne-NP"/>
              </w:rPr>
            </w:pPr>
            <w:ins w:id="5605" w:author="Kumar Baral" w:date="2023-02-10T13:39:00Z">
              <w:r w:rsidRPr="00E5574C">
                <w:rPr>
                  <w:rFonts w:cs="Calibri"/>
                  <w:color w:val="000000"/>
                  <w:szCs w:val="22"/>
                  <w:lang w:bidi="ne-NP"/>
                </w:rPr>
                <w:t>71-72</w:t>
              </w:r>
            </w:ins>
          </w:p>
        </w:tc>
        <w:tc>
          <w:tcPr>
            <w:tcW w:w="1719" w:type="dxa"/>
            <w:tcBorders>
              <w:top w:val="nil"/>
              <w:left w:val="nil"/>
              <w:bottom w:val="single" w:sz="4" w:space="0" w:color="auto"/>
              <w:right w:val="single" w:sz="4" w:space="0" w:color="auto"/>
            </w:tcBorders>
            <w:shd w:val="clear" w:color="auto" w:fill="auto"/>
            <w:noWrap/>
            <w:vAlign w:val="bottom"/>
            <w:hideMark/>
          </w:tcPr>
          <w:p w14:paraId="2F8A4B0F" w14:textId="77777777" w:rsidR="00F3344A" w:rsidRPr="00E5574C" w:rsidRDefault="00F3344A" w:rsidP="00F3344A">
            <w:pPr>
              <w:spacing w:before="0" w:after="0" w:line="240" w:lineRule="auto"/>
              <w:jc w:val="right"/>
              <w:rPr>
                <w:ins w:id="5606" w:author="Kumar Baral" w:date="2023-02-10T13:39:00Z"/>
                <w:rFonts w:cs="Calibri"/>
                <w:color w:val="000000"/>
                <w:szCs w:val="22"/>
                <w:lang w:bidi="ne-NP"/>
              </w:rPr>
            </w:pPr>
            <w:ins w:id="5607" w:author="Kumar Baral" w:date="2023-02-10T13:39:00Z">
              <w:r w:rsidRPr="00E5574C">
                <w:rPr>
                  <w:rFonts w:cs="Calibri"/>
                  <w:color w:val="000000"/>
                  <w:szCs w:val="22"/>
                  <w:lang w:bidi="ne-NP"/>
                </w:rPr>
                <w:t>11.6</w:t>
              </w:r>
            </w:ins>
          </w:p>
        </w:tc>
        <w:tc>
          <w:tcPr>
            <w:tcW w:w="1931" w:type="dxa"/>
            <w:tcBorders>
              <w:top w:val="nil"/>
              <w:left w:val="nil"/>
              <w:bottom w:val="single" w:sz="4" w:space="0" w:color="auto"/>
              <w:right w:val="single" w:sz="4" w:space="0" w:color="auto"/>
            </w:tcBorders>
            <w:shd w:val="clear" w:color="auto" w:fill="auto"/>
            <w:noWrap/>
            <w:vAlign w:val="bottom"/>
            <w:hideMark/>
          </w:tcPr>
          <w:p w14:paraId="676E5297" w14:textId="77777777" w:rsidR="00F3344A" w:rsidRPr="00E5574C" w:rsidRDefault="00F3344A" w:rsidP="00F3344A">
            <w:pPr>
              <w:spacing w:before="0" w:after="0" w:line="240" w:lineRule="auto"/>
              <w:jc w:val="right"/>
              <w:rPr>
                <w:ins w:id="5608" w:author="Kumar Baral" w:date="2023-02-10T13:39:00Z"/>
                <w:rFonts w:cs="Calibri"/>
                <w:color w:val="000000"/>
                <w:szCs w:val="22"/>
                <w:lang w:bidi="ne-NP"/>
                <w:rPrChange w:id="5609" w:author="Kumar Baral" w:date="2023-02-10T14:10:00Z">
                  <w:rPr>
                    <w:ins w:id="5610" w:author="Kumar Baral" w:date="2023-02-10T13:39:00Z"/>
                    <w:rFonts w:ascii="Calibri" w:hAnsi="Calibri" w:cs="Calibri"/>
                    <w:color w:val="000000"/>
                    <w:szCs w:val="22"/>
                    <w:lang w:bidi="ne-NP"/>
                  </w:rPr>
                </w:rPrChange>
              </w:rPr>
            </w:pPr>
            <w:ins w:id="5611" w:author="Kumar Baral" w:date="2023-02-10T13:39:00Z">
              <w:r w:rsidRPr="00E5574C">
                <w:rPr>
                  <w:rFonts w:cs="Calibri"/>
                  <w:color w:val="000000"/>
                  <w:szCs w:val="22"/>
                  <w:lang w:bidi="ne-NP"/>
                  <w:rPrChange w:id="5612" w:author="Kumar Baral" w:date="2023-02-10T14:10:00Z">
                    <w:rPr>
                      <w:rFonts w:ascii="Calibri" w:hAnsi="Calibri" w:cs="Calibri"/>
                      <w:color w:val="000000"/>
                      <w:szCs w:val="22"/>
                      <w:lang w:bidi="ne-NP"/>
                    </w:rPr>
                  </w:rPrChange>
                </w:rPr>
                <w:t>37.6</w:t>
              </w:r>
            </w:ins>
          </w:p>
        </w:tc>
        <w:tc>
          <w:tcPr>
            <w:tcW w:w="1694" w:type="dxa"/>
            <w:tcBorders>
              <w:top w:val="nil"/>
              <w:left w:val="nil"/>
              <w:bottom w:val="single" w:sz="4" w:space="0" w:color="auto"/>
              <w:right w:val="single" w:sz="4" w:space="0" w:color="auto"/>
            </w:tcBorders>
            <w:shd w:val="clear" w:color="auto" w:fill="auto"/>
            <w:noWrap/>
            <w:vAlign w:val="bottom"/>
            <w:hideMark/>
          </w:tcPr>
          <w:p w14:paraId="0E636A63" w14:textId="77777777" w:rsidR="00F3344A" w:rsidRPr="00E5574C" w:rsidRDefault="00F3344A" w:rsidP="00F3344A">
            <w:pPr>
              <w:spacing w:before="0" w:after="0" w:line="240" w:lineRule="auto"/>
              <w:jc w:val="right"/>
              <w:rPr>
                <w:ins w:id="5613" w:author="Kumar Baral" w:date="2023-02-10T13:39:00Z"/>
                <w:rFonts w:cs="Calibri"/>
                <w:color w:val="000000"/>
                <w:szCs w:val="22"/>
                <w:lang w:bidi="ne-NP"/>
                <w:rPrChange w:id="5614" w:author="Kumar Baral" w:date="2023-02-10T14:10:00Z">
                  <w:rPr>
                    <w:ins w:id="5615" w:author="Kumar Baral" w:date="2023-02-10T13:39:00Z"/>
                    <w:rFonts w:ascii="Calibri" w:hAnsi="Calibri" w:cs="Calibri"/>
                    <w:color w:val="000000"/>
                    <w:szCs w:val="22"/>
                    <w:lang w:bidi="ne-NP"/>
                  </w:rPr>
                </w:rPrChange>
              </w:rPr>
            </w:pPr>
            <w:ins w:id="5616" w:author="Kumar Baral" w:date="2023-02-10T13:39:00Z">
              <w:r w:rsidRPr="00E5574C">
                <w:rPr>
                  <w:rFonts w:cs="Calibri"/>
                  <w:color w:val="000000"/>
                  <w:szCs w:val="22"/>
                  <w:lang w:bidi="ne-NP"/>
                  <w:rPrChange w:id="5617" w:author="Kumar Baral" w:date="2023-02-10T14:10:00Z">
                    <w:rPr>
                      <w:rFonts w:ascii="Calibri" w:hAnsi="Calibri" w:cs="Calibri"/>
                      <w:color w:val="000000"/>
                      <w:szCs w:val="22"/>
                      <w:lang w:bidi="ne-NP"/>
                    </w:rPr>
                  </w:rPrChange>
                </w:rPr>
                <w:t>32.5</w:t>
              </w:r>
            </w:ins>
          </w:p>
        </w:tc>
        <w:tc>
          <w:tcPr>
            <w:tcW w:w="1890" w:type="dxa"/>
            <w:tcBorders>
              <w:top w:val="nil"/>
              <w:left w:val="nil"/>
              <w:bottom w:val="single" w:sz="4" w:space="0" w:color="auto"/>
              <w:right w:val="single" w:sz="4" w:space="0" w:color="auto"/>
            </w:tcBorders>
          </w:tcPr>
          <w:p w14:paraId="1C657D92" w14:textId="177CD2CA" w:rsidR="00F3344A" w:rsidRPr="00E5574C" w:rsidRDefault="00F3344A">
            <w:pPr>
              <w:spacing w:before="0" w:after="0" w:line="240" w:lineRule="auto"/>
              <w:jc w:val="left"/>
              <w:rPr>
                <w:ins w:id="5618" w:author="Kumar Baral" w:date="2023-02-10T13:40:00Z"/>
                <w:rFonts w:cs="Calibri"/>
                <w:color w:val="000000"/>
                <w:szCs w:val="22"/>
                <w:lang w:bidi="ne-NP"/>
                <w:rPrChange w:id="5619" w:author="Kumar Baral" w:date="2023-02-10T14:10:00Z">
                  <w:rPr>
                    <w:ins w:id="5620" w:author="Kumar Baral" w:date="2023-02-10T13:40:00Z"/>
                    <w:rFonts w:ascii="Calibri" w:hAnsi="Calibri" w:cs="Calibri"/>
                    <w:color w:val="000000"/>
                    <w:szCs w:val="22"/>
                    <w:lang w:bidi="ne-NP"/>
                  </w:rPr>
                </w:rPrChange>
              </w:rPr>
              <w:pPrChange w:id="5621" w:author="Kumar Baral" w:date="2023-02-10T13:42:00Z">
                <w:pPr>
                  <w:spacing w:before="0" w:after="0" w:line="240" w:lineRule="auto"/>
                  <w:jc w:val="right"/>
                </w:pPr>
              </w:pPrChange>
            </w:pPr>
            <w:ins w:id="5622" w:author="Kumar Baral" w:date="2023-02-10T13:41:00Z">
              <w:r w:rsidRPr="00E5574C">
                <w:rPr>
                  <w:rFonts w:cs="Calibri"/>
                  <w:color w:val="000000"/>
                  <w:szCs w:val="22"/>
                  <w:lang w:bidi="ne-NP"/>
                  <w:rPrChange w:id="5623" w:author="Kumar Baral" w:date="2023-02-10T14:10:00Z">
                    <w:rPr>
                      <w:rFonts w:ascii="Calibri" w:hAnsi="Calibri" w:cs="Calibri"/>
                      <w:color w:val="000000"/>
                      <w:szCs w:val="22"/>
                      <w:lang w:bidi="ne-NP"/>
                    </w:rPr>
                  </w:rPrChange>
                </w:rPr>
                <w:t>Incomplete data</w:t>
              </w:r>
            </w:ins>
          </w:p>
        </w:tc>
      </w:tr>
      <w:tr w:rsidR="00E5574C" w:rsidRPr="00E5574C" w14:paraId="1994EB66" w14:textId="7C8F0B86" w:rsidTr="00E5574C">
        <w:trPr>
          <w:trHeight w:val="234"/>
          <w:ins w:id="5624"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52A4F5A2" w14:textId="77777777" w:rsidR="00F3344A" w:rsidRPr="00E5574C" w:rsidRDefault="00F3344A" w:rsidP="00F3344A">
            <w:pPr>
              <w:spacing w:before="0" w:after="0" w:line="240" w:lineRule="auto"/>
              <w:jc w:val="left"/>
              <w:rPr>
                <w:ins w:id="5625" w:author="Kumar Baral" w:date="2023-02-10T13:39:00Z"/>
                <w:rFonts w:cs="Calibri"/>
                <w:color w:val="000000"/>
                <w:szCs w:val="22"/>
                <w:lang w:bidi="ne-NP"/>
              </w:rPr>
            </w:pPr>
            <w:ins w:id="5626" w:author="Kumar Baral" w:date="2023-02-10T13:39:00Z">
              <w:r w:rsidRPr="00E5574C">
                <w:rPr>
                  <w:rFonts w:cs="Calibri"/>
                  <w:color w:val="000000"/>
                  <w:szCs w:val="22"/>
                  <w:lang w:bidi="ne-NP"/>
                </w:rPr>
                <w:t>72-73</w:t>
              </w:r>
            </w:ins>
          </w:p>
        </w:tc>
        <w:tc>
          <w:tcPr>
            <w:tcW w:w="1719" w:type="dxa"/>
            <w:tcBorders>
              <w:top w:val="nil"/>
              <w:left w:val="nil"/>
              <w:bottom w:val="single" w:sz="4" w:space="0" w:color="auto"/>
              <w:right w:val="single" w:sz="4" w:space="0" w:color="auto"/>
            </w:tcBorders>
            <w:shd w:val="clear" w:color="auto" w:fill="auto"/>
            <w:noWrap/>
            <w:vAlign w:val="bottom"/>
            <w:hideMark/>
          </w:tcPr>
          <w:p w14:paraId="1D703912" w14:textId="77777777" w:rsidR="00F3344A" w:rsidRPr="00E5574C" w:rsidRDefault="00F3344A" w:rsidP="00F3344A">
            <w:pPr>
              <w:spacing w:before="0" w:after="0" w:line="240" w:lineRule="auto"/>
              <w:jc w:val="right"/>
              <w:rPr>
                <w:ins w:id="5627" w:author="Kumar Baral" w:date="2023-02-10T13:39:00Z"/>
                <w:rFonts w:cs="Calibri"/>
                <w:color w:val="000000"/>
                <w:szCs w:val="22"/>
                <w:lang w:bidi="ne-NP"/>
              </w:rPr>
            </w:pPr>
            <w:ins w:id="5628" w:author="Kumar Baral" w:date="2023-02-10T13:39:00Z">
              <w:r w:rsidRPr="00E5574C">
                <w:rPr>
                  <w:rFonts w:cs="Calibri"/>
                  <w:color w:val="000000"/>
                  <w:szCs w:val="22"/>
                  <w:lang w:bidi="ne-NP"/>
                </w:rPr>
                <w:t>20.2</w:t>
              </w:r>
            </w:ins>
          </w:p>
        </w:tc>
        <w:tc>
          <w:tcPr>
            <w:tcW w:w="1931" w:type="dxa"/>
            <w:tcBorders>
              <w:top w:val="nil"/>
              <w:left w:val="nil"/>
              <w:bottom w:val="single" w:sz="4" w:space="0" w:color="auto"/>
              <w:right w:val="single" w:sz="4" w:space="0" w:color="auto"/>
            </w:tcBorders>
            <w:shd w:val="clear" w:color="auto" w:fill="auto"/>
            <w:noWrap/>
            <w:vAlign w:val="bottom"/>
            <w:hideMark/>
          </w:tcPr>
          <w:p w14:paraId="754A2C9F" w14:textId="77777777" w:rsidR="00F3344A" w:rsidRPr="00E5574C" w:rsidRDefault="00F3344A" w:rsidP="00F3344A">
            <w:pPr>
              <w:spacing w:before="0" w:after="0" w:line="240" w:lineRule="auto"/>
              <w:jc w:val="right"/>
              <w:rPr>
                <w:ins w:id="5629" w:author="Kumar Baral" w:date="2023-02-10T13:39:00Z"/>
                <w:rFonts w:cs="Calibri"/>
                <w:color w:val="000000"/>
                <w:szCs w:val="22"/>
                <w:lang w:bidi="ne-NP"/>
                <w:rPrChange w:id="5630" w:author="Kumar Baral" w:date="2023-02-10T14:10:00Z">
                  <w:rPr>
                    <w:ins w:id="5631" w:author="Kumar Baral" w:date="2023-02-10T13:39:00Z"/>
                    <w:rFonts w:ascii="Calibri" w:hAnsi="Calibri" w:cs="Calibri"/>
                    <w:color w:val="000000"/>
                    <w:szCs w:val="22"/>
                    <w:lang w:bidi="ne-NP"/>
                  </w:rPr>
                </w:rPrChange>
              </w:rPr>
            </w:pPr>
            <w:ins w:id="5632" w:author="Kumar Baral" w:date="2023-02-10T13:39:00Z">
              <w:r w:rsidRPr="00E5574C">
                <w:rPr>
                  <w:rFonts w:cs="Calibri"/>
                  <w:color w:val="000000"/>
                  <w:szCs w:val="22"/>
                  <w:lang w:bidi="ne-NP"/>
                  <w:rPrChange w:id="5633" w:author="Kumar Baral" w:date="2023-02-10T14:10:00Z">
                    <w:rPr>
                      <w:rFonts w:ascii="Calibri" w:hAnsi="Calibri" w:cs="Calibri"/>
                      <w:color w:val="000000"/>
                      <w:szCs w:val="22"/>
                      <w:lang w:bidi="ne-NP"/>
                    </w:rPr>
                  </w:rPrChange>
                </w:rPr>
                <w:t>32.3</w:t>
              </w:r>
            </w:ins>
          </w:p>
        </w:tc>
        <w:tc>
          <w:tcPr>
            <w:tcW w:w="1694" w:type="dxa"/>
            <w:tcBorders>
              <w:top w:val="nil"/>
              <w:left w:val="nil"/>
              <w:bottom w:val="single" w:sz="4" w:space="0" w:color="auto"/>
              <w:right w:val="single" w:sz="4" w:space="0" w:color="auto"/>
            </w:tcBorders>
            <w:shd w:val="clear" w:color="auto" w:fill="auto"/>
            <w:noWrap/>
            <w:vAlign w:val="bottom"/>
            <w:hideMark/>
          </w:tcPr>
          <w:p w14:paraId="399EBBBC" w14:textId="77777777" w:rsidR="00F3344A" w:rsidRPr="00E5574C" w:rsidRDefault="00F3344A" w:rsidP="00F3344A">
            <w:pPr>
              <w:spacing w:before="0" w:after="0" w:line="240" w:lineRule="auto"/>
              <w:jc w:val="right"/>
              <w:rPr>
                <w:ins w:id="5634" w:author="Kumar Baral" w:date="2023-02-10T13:39:00Z"/>
                <w:rFonts w:cs="Calibri"/>
                <w:color w:val="000000"/>
                <w:szCs w:val="22"/>
                <w:lang w:bidi="ne-NP"/>
                <w:rPrChange w:id="5635" w:author="Kumar Baral" w:date="2023-02-10T14:10:00Z">
                  <w:rPr>
                    <w:ins w:id="5636" w:author="Kumar Baral" w:date="2023-02-10T13:39:00Z"/>
                    <w:rFonts w:ascii="Calibri" w:hAnsi="Calibri" w:cs="Calibri"/>
                    <w:color w:val="000000"/>
                    <w:szCs w:val="22"/>
                    <w:lang w:bidi="ne-NP"/>
                  </w:rPr>
                </w:rPrChange>
              </w:rPr>
            </w:pPr>
            <w:ins w:id="5637" w:author="Kumar Baral" w:date="2023-02-10T13:39:00Z">
              <w:r w:rsidRPr="00E5574C">
                <w:rPr>
                  <w:rFonts w:cs="Calibri"/>
                  <w:color w:val="000000"/>
                  <w:szCs w:val="22"/>
                  <w:lang w:bidi="ne-NP"/>
                  <w:rPrChange w:id="5638" w:author="Kumar Baral" w:date="2023-02-10T14:10:00Z">
                    <w:rPr>
                      <w:rFonts w:ascii="Calibri" w:hAnsi="Calibri" w:cs="Calibri"/>
                      <w:color w:val="000000"/>
                      <w:szCs w:val="22"/>
                      <w:lang w:bidi="ne-NP"/>
                    </w:rPr>
                  </w:rPrChange>
                </w:rPr>
                <w:t>31.9</w:t>
              </w:r>
            </w:ins>
          </w:p>
        </w:tc>
        <w:tc>
          <w:tcPr>
            <w:tcW w:w="1890" w:type="dxa"/>
            <w:tcBorders>
              <w:top w:val="nil"/>
              <w:left w:val="nil"/>
              <w:bottom w:val="single" w:sz="4" w:space="0" w:color="auto"/>
              <w:right w:val="single" w:sz="4" w:space="0" w:color="auto"/>
            </w:tcBorders>
          </w:tcPr>
          <w:p w14:paraId="16BA0A72" w14:textId="77777777" w:rsidR="00F3344A" w:rsidRPr="00E5574C" w:rsidRDefault="00F3344A">
            <w:pPr>
              <w:spacing w:before="0" w:after="0" w:line="240" w:lineRule="auto"/>
              <w:jc w:val="left"/>
              <w:rPr>
                <w:ins w:id="5639" w:author="Kumar Baral" w:date="2023-02-10T13:40:00Z"/>
                <w:rFonts w:cs="Calibri"/>
                <w:color w:val="000000"/>
                <w:szCs w:val="22"/>
                <w:lang w:bidi="ne-NP"/>
                <w:rPrChange w:id="5640" w:author="Kumar Baral" w:date="2023-02-10T14:10:00Z">
                  <w:rPr>
                    <w:ins w:id="5641" w:author="Kumar Baral" w:date="2023-02-10T13:40:00Z"/>
                    <w:rFonts w:ascii="Calibri" w:hAnsi="Calibri" w:cs="Calibri"/>
                    <w:color w:val="000000"/>
                    <w:szCs w:val="22"/>
                    <w:lang w:bidi="ne-NP"/>
                  </w:rPr>
                </w:rPrChange>
              </w:rPr>
              <w:pPrChange w:id="5642" w:author="Kumar Baral" w:date="2023-02-10T13:42:00Z">
                <w:pPr>
                  <w:spacing w:before="0" w:after="0" w:line="240" w:lineRule="auto"/>
                  <w:jc w:val="right"/>
                </w:pPr>
              </w:pPrChange>
            </w:pPr>
          </w:p>
        </w:tc>
      </w:tr>
      <w:tr w:rsidR="00E5574C" w:rsidRPr="00E5574C" w14:paraId="2EDF4CA8" w14:textId="7A2F6724" w:rsidTr="00E5574C">
        <w:trPr>
          <w:trHeight w:val="234"/>
          <w:ins w:id="5643"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01176234" w14:textId="77777777" w:rsidR="00F3344A" w:rsidRPr="00E5574C" w:rsidRDefault="00F3344A" w:rsidP="00F3344A">
            <w:pPr>
              <w:spacing w:before="0" w:after="0" w:line="240" w:lineRule="auto"/>
              <w:jc w:val="left"/>
              <w:rPr>
                <w:ins w:id="5644" w:author="Kumar Baral" w:date="2023-02-10T13:39:00Z"/>
                <w:rFonts w:cs="Calibri"/>
                <w:color w:val="000000"/>
                <w:szCs w:val="22"/>
                <w:lang w:bidi="ne-NP"/>
              </w:rPr>
            </w:pPr>
            <w:ins w:id="5645" w:author="Kumar Baral" w:date="2023-02-10T13:39:00Z">
              <w:r w:rsidRPr="00E5574C">
                <w:rPr>
                  <w:rFonts w:cs="Calibri"/>
                  <w:color w:val="000000"/>
                  <w:szCs w:val="22"/>
                  <w:lang w:bidi="ne-NP"/>
                </w:rPr>
                <w:t>73-74</w:t>
              </w:r>
            </w:ins>
          </w:p>
        </w:tc>
        <w:tc>
          <w:tcPr>
            <w:tcW w:w="1719" w:type="dxa"/>
            <w:tcBorders>
              <w:top w:val="nil"/>
              <w:left w:val="nil"/>
              <w:bottom w:val="single" w:sz="4" w:space="0" w:color="auto"/>
              <w:right w:val="single" w:sz="4" w:space="0" w:color="auto"/>
            </w:tcBorders>
            <w:shd w:val="clear" w:color="auto" w:fill="auto"/>
            <w:noWrap/>
            <w:vAlign w:val="bottom"/>
            <w:hideMark/>
          </w:tcPr>
          <w:p w14:paraId="791F1691" w14:textId="77777777" w:rsidR="00F3344A" w:rsidRPr="00E5574C" w:rsidRDefault="00F3344A" w:rsidP="00F3344A">
            <w:pPr>
              <w:spacing w:before="0" w:after="0" w:line="240" w:lineRule="auto"/>
              <w:jc w:val="right"/>
              <w:rPr>
                <w:ins w:id="5646" w:author="Kumar Baral" w:date="2023-02-10T13:39:00Z"/>
                <w:rFonts w:cs="Calibri"/>
                <w:color w:val="000000"/>
                <w:szCs w:val="22"/>
                <w:lang w:bidi="ne-NP"/>
              </w:rPr>
            </w:pPr>
            <w:ins w:id="5647" w:author="Kumar Baral" w:date="2023-02-10T13:39:00Z">
              <w:r w:rsidRPr="00E5574C">
                <w:rPr>
                  <w:rFonts w:cs="Calibri"/>
                  <w:color w:val="000000"/>
                  <w:szCs w:val="22"/>
                  <w:lang w:bidi="ne-NP"/>
                </w:rPr>
                <w:t>28.4</w:t>
              </w:r>
            </w:ins>
          </w:p>
        </w:tc>
        <w:tc>
          <w:tcPr>
            <w:tcW w:w="1931" w:type="dxa"/>
            <w:tcBorders>
              <w:top w:val="nil"/>
              <w:left w:val="nil"/>
              <w:bottom w:val="single" w:sz="4" w:space="0" w:color="auto"/>
              <w:right w:val="single" w:sz="4" w:space="0" w:color="auto"/>
            </w:tcBorders>
            <w:shd w:val="clear" w:color="auto" w:fill="auto"/>
            <w:noWrap/>
            <w:vAlign w:val="bottom"/>
            <w:hideMark/>
          </w:tcPr>
          <w:p w14:paraId="38B1A2ED" w14:textId="77777777" w:rsidR="00F3344A" w:rsidRPr="00E5574C" w:rsidRDefault="00F3344A" w:rsidP="00F3344A">
            <w:pPr>
              <w:spacing w:before="0" w:after="0" w:line="240" w:lineRule="auto"/>
              <w:jc w:val="right"/>
              <w:rPr>
                <w:ins w:id="5648" w:author="Kumar Baral" w:date="2023-02-10T13:39:00Z"/>
                <w:rFonts w:cs="Calibri"/>
                <w:color w:val="000000"/>
                <w:szCs w:val="22"/>
                <w:lang w:bidi="ne-NP"/>
                <w:rPrChange w:id="5649" w:author="Kumar Baral" w:date="2023-02-10T14:10:00Z">
                  <w:rPr>
                    <w:ins w:id="5650" w:author="Kumar Baral" w:date="2023-02-10T13:39:00Z"/>
                    <w:rFonts w:ascii="Calibri" w:hAnsi="Calibri" w:cs="Calibri"/>
                    <w:color w:val="000000"/>
                    <w:szCs w:val="22"/>
                    <w:lang w:bidi="ne-NP"/>
                  </w:rPr>
                </w:rPrChange>
              </w:rPr>
            </w:pPr>
            <w:ins w:id="5651" w:author="Kumar Baral" w:date="2023-02-10T13:39:00Z">
              <w:r w:rsidRPr="00E5574C">
                <w:rPr>
                  <w:rFonts w:cs="Calibri"/>
                  <w:color w:val="000000"/>
                  <w:szCs w:val="22"/>
                  <w:lang w:bidi="ne-NP"/>
                  <w:rPrChange w:id="5652" w:author="Kumar Baral" w:date="2023-02-10T14:10:00Z">
                    <w:rPr>
                      <w:rFonts w:ascii="Calibri" w:hAnsi="Calibri" w:cs="Calibri"/>
                      <w:color w:val="000000"/>
                      <w:szCs w:val="22"/>
                      <w:lang w:bidi="ne-NP"/>
                    </w:rPr>
                  </w:rPrChange>
                </w:rPr>
                <w:t>31.1</w:t>
              </w:r>
            </w:ins>
          </w:p>
        </w:tc>
        <w:tc>
          <w:tcPr>
            <w:tcW w:w="1694" w:type="dxa"/>
            <w:tcBorders>
              <w:top w:val="nil"/>
              <w:left w:val="nil"/>
              <w:bottom w:val="single" w:sz="4" w:space="0" w:color="auto"/>
              <w:right w:val="single" w:sz="4" w:space="0" w:color="auto"/>
            </w:tcBorders>
            <w:shd w:val="clear" w:color="auto" w:fill="auto"/>
            <w:noWrap/>
            <w:vAlign w:val="bottom"/>
            <w:hideMark/>
          </w:tcPr>
          <w:p w14:paraId="11C432D8" w14:textId="77777777" w:rsidR="00F3344A" w:rsidRPr="00E5574C" w:rsidRDefault="00F3344A" w:rsidP="00F3344A">
            <w:pPr>
              <w:spacing w:before="0" w:after="0" w:line="240" w:lineRule="auto"/>
              <w:jc w:val="right"/>
              <w:rPr>
                <w:ins w:id="5653" w:author="Kumar Baral" w:date="2023-02-10T13:39:00Z"/>
                <w:rFonts w:cs="Calibri"/>
                <w:color w:val="000000"/>
                <w:szCs w:val="22"/>
                <w:lang w:bidi="ne-NP"/>
                <w:rPrChange w:id="5654" w:author="Kumar Baral" w:date="2023-02-10T14:10:00Z">
                  <w:rPr>
                    <w:ins w:id="5655" w:author="Kumar Baral" w:date="2023-02-10T13:39:00Z"/>
                    <w:rFonts w:ascii="Calibri" w:hAnsi="Calibri" w:cs="Calibri"/>
                    <w:color w:val="000000"/>
                    <w:szCs w:val="22"/>
                    <w:lang w:bidi="ne-NP"/>
                  </w:rPr>
                </w:rPrChange>
              </w:rPr>
            </w:pPr>
            <w:ins w:id="5656" w:author="Kumar Baral" w:date="2023-02-10T13:39:00Z">
              <w:r w:rsidRPr="00E5574C">
                <w:rPr>
                  <w:rFonts w:cs="Calibri"/>
                  <w:color w:val="000000"/>
                  <w:szCs w:val="22"/>
                  <w:lang w:bidi="ne-NP"/>
                  <w:rPrChange w:id="5657" w:author="Kumar Baral" w:date="2023-02-10T14:10:00Z">
                    <w:rPr>
                      <w:rFonts w:ascii="Calibri" w:hAnsi="Calibri" w:cs="Calibri"/>
                      <w:color w:val="000000"/>
                      <w:szCs w:val="22"/>
                      <w:lang w:bidi="ne-NP"/>
                    </w:rPr>
                  </w:rPrChange>
                </w:rPr>
                <w:t>32.4</w:t>
              </w:r>
            </w:ins>
          </w:p>
        </w:tc>
        <w:tc>
          <w:tcPr>
            <w:tcW w:w="1890" w:type="dxa"/>
            <w:tcBorders>
              <w:top w:val="nil"/>
              <w:left w:val="nil"/>
              <w:bottom w:val="single" w:sz="4" w:space="0" w:color="auto"/>
              <w:right w:val="single" w:sz="4" w:space="0" w:color="auto"/>
            </w:tcBorders>
          </w:tcPr>
          <w:p w14:paraId="0794C4F8" w14:textId="77777777" w:rsidR="00F3344A" w:rsidRPr="00E5574C" w:rsidRDefault="00F3344A">
            <w:pPr>
              <w:spacing w:before="0" w:after="0" w:line="240" w:lineRule="auto"/>
              <w:jc w:val="left"/>
              <w:rPr>
                <w:ins w:id="5658" w:author="Kumar Baral" w:date="2023-02-10T13:40:00Z"/>
                <w:rFonts w:cs="Calibri"/>
                <w:color w:val="000000"/>
                <w:szCs w:val="22"/>
                <w:lang w:bidi="ne-NP"/>
                <w:rPrChange w:id="5659" w:author="Kumar Baral" w:date="2023-02-10T14:10:00Z">
                  <w:rPr>
                    <w:ins w:id="5660" w:author="Kumar Baral" w:date="2023-02-10T13:40:00Z"/>
                    <w:rFonts w:ascii="Calibri" w:hAnsi="Calibri" w:cs="Calibri"/>
                    <w:color w:val="000000"/>
                    <w:szCs w:val="22"/>
                    <w:lang w:bidi="ne-NP"/>
                  </w:rPr>
                </w:rPrChange>
              </w:rPr>
              <w:pPrChange w:id="5661" w:author="Kumar Baral" w:date="2023-02-10T13:42:00Z">
                <w:pPr>
                  <w:spacing w:before="0" w:after="0" w:line="240" w:lineRule="auto"/>
                  <w:jc w:val="right"/>
                </w:pPr>
              </w:pPrChange>
            </w:pPr>
          </w:p>
        </w:tc>
      </w:tr>
      <w:tr w:rsidR="00E5574C" w:rsidRPr="00E5574C" w14:paraId="739F540C" w14:textId="71551F5B" w:rsidTr="00E5574C">
        <w:trPr>
          <w:trHeight w:val="234"/>
          <w:ins w:id="5662"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478C87BF" w14:textId="77777777" w:rsidR="00F3344A" w:rsidRPr="00E5574C" w:rsidRDefault="00F3344A" w:rsidP="00F3344A">
            <w:pPr>
              <w:spacing w:before="0" w:after="0" w:line="240" w:lineRule="auto"/>
              <w:jc w:val="left"/>
              <w:rPr>
                <w:ins w:id="5663" w:author="Kumar Baral" w:date="2023-02-10T13:39:00Z"/>
                <w:rFonts w:cs="Calibri"/>
                <w:color w:val="000000"/>
                <w:szCs w:val="22"/>
                <w:lang w:bidi="ne-NP"/>
              </w:rPr>
            </w:pPr>
            <w:ins w:id="5664" w:author="Kumar Baral" w:date="2023-02-10T13:39:00Z">
              <w:r w:rsidRPr="00E5574C">
                <w:rPr>
                  <w:rFonts w:cs="Calibri"/>
                  <w:color w:val="000000"/>
                  <w:szCs w:val="22"/>
                  <w:lang w:bidi="ne-NP"/>
                </w:rPr>
                <w:t>74-75</w:t>
              </w:r>
            </w:ins>
          </w:p>
        </w:tc>
        <w:tc>
          <w:tcPr>
            <w:tcW w:w="1719" w:type="dxa"/>
            <w:tcBorders>
              <w:top w:val="nil"/>
              <w:left w:val="nil"/>
              <w:bottom w:val="single" w:sz="4" w:space="0" w:color="auto"/>
              <w:right w:val="single" w:sz="4" w:space="0" w:color="auto"/>
            </w:tcBorders>
            <w:shd w:val="clear" w:color="auto" w:fill="auto"/>
            <w:noWrap/>
            <w:vAlign w:val="bottom"/>
            <w:hideMark/>
          </w:tcPr>
          <w:p w14:paraId="7540857F" w14:textId="77777777" w:rsidR="00F3344A" w:rsidRPr="00E5574C" w:rsidRDefault="00F3344A" w:rsidP="00F3344A">
            <w:pPr>
              <w:spacing w:before="0" w:after="0" w:line="240" w:lineRule="auto"/>
              <w:jc w:val="right"/>
              <w:rPr>
                <w:ins w:id="5665" w:author="Kumar Baral" w:date="2023-02-10T13:39:00Z"/>
                <w:rFonts w:cs="Calibri"/>
                <w:color w:val="000000"/>
                <w:szCs w:val="22"/>
                <w:lang w:bidi="ne-NP"/>
              </w:rPr>
            </w:pPr>
            <w:ins w:id="5666" w:author="Kumar Baral" w:date="2023-02-10T13:39:00Z">
              <w:r w:rsidRPr="00E5574C">
                <w:rPr>
                  <w:rFonts w:cs="Calibri"/>
                  <w:color w:val="000000"/>
                  <w:szCs w:val="22"/>
                  <w:lang w:bidi="ne-NP"/>
                </w:rPr>
                <w:t>20.8</w:t>
              </w:r>
            </w:ins>
          </w:p>
        </w:tc>
        <w:tc>
          <w:tcPr>
            <w:tcW w:w="1931" w:type="dxa"/>
            <w:tcBorders>
              <w:top w:val="nil"/>
              <w:left w:val="nil"/>
              <w:bottom w:val="single" w:sz="4" w:space="0" w:color="auto"/>
              <w:right w:val="single" w:sz="4" w:space="0" w:color="auto"/>
            </w:tcBorders>
            <w:shd w:val="clear" w:color="auto" w:fill="auto"/>
            <w:noWrap/>
            <w:vAlign w:val="bottom"/>
            <w:hideMark/>
          </w:tcPr>
          <w:p w14:paraId="474E548B" w14:textId="77777777" w:rsidR="00F3344A" w:rsidRPr="00E5574C" w:rsidRDefault="00F3344A" w:rsidP="00F3344A">
            <w:pPr>
              <w:spacing w:before="0" w:after="0" w:line="240" w:lineRule="auto"/>
              <w:jc w:val="right"/>
              <w:rPr>
                <w:ins w:id="5667" w:author="Kumar Baral" w:date="2023-02-10T13:39:00Z"/>
                <w:rFonts w:cs="Calibri"/>
                <w:color w:val="000000"/>
                <w:szCs w:val="22"/>
                <w:lang w:bidi="ne-NP"/>
                <w:rPrChange w:id="5668" w:author="Kumar Baral" w:date="2023-02-10T14:10:00Z">
                  <w:rPr>
                    <w:ins w:id="5669" w:author="Kumar Baral" w:date="2023-02-10T13:39:00Z"/>
                    <w:rFonts w:ascii="Calibri" w:hAnsi="Calibri" w:cs="Calibri"/>
                    <w:color w:val="000000"/>
                    <w:szCs w:val="22"/>
                    <w:lang w:bidi="ne-NP"/>
                  </w:rPr>
                </w:rPrChange>
              </w:rPr>
            </w:pPr>
            <w:ins w:id="5670" w:author="Kumar Baral" w:date="2023-02-10T13:39:00Z">
              <w:r w:rsidRPr="00E5574C">
                <w:rPr>
                  <w:rFonts w:cs="Calibri"/>
                  <w:color w:val="000000"/>
                  <w:szCs w:val="22"/>
                  <w:lang w:bidi="ne-NP"/>
                  <w:rPrChange w:id="5671" w:author="Kumar Baral" w:date="2023-02-10T14:10:00Z">
                    <w:rPr>
                      <w:rFonts w:ascii="Calibri" w:hAnsi="Calibri" w:cs="Calibri"/>
                      <w:color w:val="000000"/>
                      <w:szCs w:val="22"/>
                      <w:lang w:bidi="ne-NP"/>
                    </w:rPr>
                  </w:rPrChange>
                </w:rPr>
                <w:t>20.3</w:t>
              </w:r>
            </w:ins>
          </w:p>
        </w:tc>
        <w:tc>
          <w:tcPr>
            <w:tcW w:w="1694" w:type="dxa"/>
            <w:tcBorders>
              <w:top w:val="nil"/>
              <w:left w:val="nil"/>
              <w:bottom w:val="single" w:sz="4" w:space="0" w:color="auto"/>
              <w:right w:val="single" w:sz="4" w:space="0" w:color="auto"/>
            </w:tcBorders>
            <w:shd w:val="clear" w:color="auto" w:fill="auto"/>
            <w:noWrap/>
            <w:vAlign w:val="bottom"/>
            <w:hideMark/>
          </w:tcPr>
          <w:p w14:paraId="230E38A2" w14:textId="77777777" w:rsidR="00F3344A" w:rsidRPr="00E5574C" w:rsidRDefault="00F3344A" w:rsidP="00F3344A">
            <w:pPr>
              <w:spacing w:before="0" w:after="0" w:line="240" w:lineRule="auto"/>
              <w:jc w:val="right"/>
              <w:rPr>
                <w:ins w:id="5672" w:author="Kumar Baral" w:date="2023-02-10T13:39:00Z"/>
                <w:rFonts w:cs="Calibri"/>
                <w:color w:val="000000"/>
                <w:szCs w:val="22"/>
                <w:lang w:bidi="ne-NP"/>
                <w:rPrChange w:id="5673" w:author="Kumar Baral" w:date="2023-02-10T14:10:00Z">
                  <w:rPr>
                    <w:ins w:id="5674" w:author="Kumar Baral" w:date="2023-02-10T13:39:00Z"/>
                    <w:rFonts w:ascii="Calibri" w:hAnsi="Calibri" w:cs="Calibri"/>
                    <w:color w:val="000000"/>
                    <w:szCs w:val="22"/>
                    <w:lang w:bidi="ne-NP"/>
                  </w:rPr>
                </w:rPrChange>
              </w:rPr>
            </w:pPr>
            <w:ins w:id="5675" w:author="Kumar Baral" w:date="2023-02-10T13:39:00Z">
              <w:r w:rsidRPr="00E5574C">
                <w:rPr>
                  <w:rFonts w:cs="Calibri"/>
                  <w:color w:val="000000"/>
                  <w:szCs w:val="22"/>
                  <w:lang w:bidi="ne-NP"/>
                  <w:rPrChange w:id="5676" w:author="Kumar Baral" w:date="2023-02-10T14:10:00Z">
                    <w:rPr>
                      <w:rFonts w:ascii="Calibri" w:hAnsi="Calibri" w:cs="Calibri"/>
                      <w:color w:val="000000"/>
                      <w:szCs w:val="22"/>
                      <w:lang w:bidi="ne-NP"/>
                    </w:rPr>
                  </w:rPrChange>
                </w:rPr>
                <w:t>31.4</w:t>
              </w:r>
            </w:ins>
          </w:p>
        </w:tc>
        <w:tc>
          <w:tcPr>
            <w:tcW w:w="1890" w:type="dxa"/>
            <w:tcBorders>
              <w:top w:val="nil"/>
              <w:left w:val="nil"/>
              <w:bottom w:val="single" w:sz="4" w:space="0" w:color="auto"/>
              <w:right w:val="single" w:sz="4" w:space="0" w:color="auto"/>
            </w:tcBorders>
          </w:tcPr>
          <w:p w14:paraId="69A0C7EA" w14:textId="77777777" w:rsidR="00F3344A" w:rsidRPr="00E5574C" w:rsidRDefault="00F3344A">
            <w:pPr>
              <w:spacing w:before="0" w:after="0" w:line="240" w:lineRule="auto"/>
              <w:jc w:val="left"/>
              <w:rPr>
                <w:ins w:id="5677" w:author="Kumar Baral" w:date="2023-02-10T13:40:00Z"/>
                <w:rFonts w:cs="Calibri"/>
                <w:color w:val="000000"/>
                <w:szCs w:val="22"/>
                <w:lang w:bidi="ne-NP"/>
                <w:rPrChange w:id="5678" w:author="Kumar Baral" w:date="2023-02-10T14:10:00Z">
                  <w:rPr>
                    <w:ins w:id="5679" w:author="Kumar Baral" w:date="2023-02-10T13:40:00Z"/>
                    <w:rFonts w:ascii="Calibri" w:hAnsi="Calibri" w:cs="Calibri"/>
                    <w:color w:val="000000"/>
                    <w:szCs w:val="22"/>
                    <w:lang w:bidi="ne-NP"/>
                  </w:rPr>
                </w:rPrChange>
              </w:rPr>
              <w:pPrChange w:id="5680" w:author="Kumar Baral" w:date="2023-02-10T13:42:00Z">
                <w:pPr>
                  <w:spacing w:before="0" w:after="0" w:line="240" w:lineRule="auto"/>
                  <w:jc w:val="right"/>
                </w:pPr>
              </w:pPrChange>
            </w:pPr>
          </w:p>
        </w:tc>
      </w:tr>
      <w:tr w:rsidR="00E5574C" w:rsidRPr="00E5574C" w14:paraId="35E52FD2" w14:textId="58223E8A" w:rsidTr="00E5574C">
        <w:trPr>
          <w:trHeight w:val="234"/>
          <w:ins w:id="5681"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42684F37" w14:textId="77777777" w:rsidR="00F3344A" w:rsidRPr="00E5574C" w:rsidRDefault="00F3344A" w:rsidP="00F3344A">
            <w:pPr>
              <w:spacing w:before="0" w:after="0" w:line="240" w:lineRule="auto"/>
              <w:jc w:val="left"/>
              <w:rPr>
                <w:ins w:id="5682" w:author="Kumar Baral" w:date="2023-02-10T13:39:00Z"/>
                <w:rFonts w:cs="Calibri"/>
                <w:color w:val="000000"/>
                <w:szCs w:val="22"/>
                <w:lang w:bidi="ne-NP"/>
              </w:rPr>
            </w:pPr>
            <w:ins w:id="5683" w:author="Kumar Baral" w:date="2023-02-10T13:39:00Z">
              <w:r w:rsidRPr="00E5574C">
                <w:rPr>
                  <w:rFonts w:cs="Calibri"/>
                  <w:color w:val="000000"/>
                  <w:szCs w:val="22"/>
                  <w:lang w:bidi="ne-NP"/>
                </w:rPr>
                <w:t>75-76</w:t>
              </w:r>
            </w:ins>
          </w:p>
        </w:tc>
        <w:tc>
          <w:tcPr>
            <w:tcW w:w="1719" w:type="dxa"/>
            <w:tcBorders>
              <w:top w:val="nil"/>
              <w:left w:val="nil"/>
              <w:bottom w:val="single" w:sz="4" w:space="0" w:color="auto"/>
              <w:right w:val="single" w:sz="4" w:space="0" w:color="auto"/>
            </w:tcBorders>
            <w:shd w:val="clear" w:color="auto" w:fill="auto"/>
            <w:noWrap/>
            <w:vAlign w:val="bottom"/>
            <w:hideMark/>
          </w:tcPr>
          <w:p w14:paraId="36B3B863" w14:textId="77777777" w:rsidR="00F3344A" w:rsidRPr="00E5574C" w:rsidRDefault="00F3344A" w:rsidP="00F3344A">
            <w:pPr>
              <w:spacing w:before="0" w:after="0" w:line="240" w:lineRule="auto"/>
              <w:jc w:val="right"/>
              <w:rPr>
                <w:ins w:id="5684" w:author="Kumar Baral" w:date="2023-02-10T13:39:00Z"/>
                <w:rFonts w:cs="Calibri"/>
                <w:color w:val="000000"/>
                <w:szCs w:val="22"/>
                <w:lang w:bidi="ne-NP"/>
              </w:rPr>
            </w:pPr>
            <w:ins w:id="5685" w:author="Kumar Baral" w:date="2023-02-10T13:39:00Z">
              <w:r w:rsidRPr="00E5574C">
                <w:rPr>
                  <w:rFonts w:cs="Calibri"/>
                  <w:color w:val="000000"/>
                  <w:szCs w:val="22"/>
                  <w:lang w:bidi="ne-NP"/>
                </w:rPr>
                <w:t>19.2</w:t>
              </w:r>
            </w:ins>
          </w:p>
        </w:tc>
        <w:tc>
          <w:tcPr>
            <w:tcW w:w="1931" w:type="dxa"/>
            <w:tcBorders>
              <w:top w:val="nil"/>
              <w:left w:val="nil"/>
              <w:bottom w:val="single" w:sz="4" w:space="0" w:color="auto"/>
              <w:right w:val="single" w:sz="4" w:space="0" w:color="auto"/>
            </w:tcBorders>
            <w:shd w:val="clear" w:color="auto" w:fill="auto"/>
            <w:noWrap/>
            <w:vAlign w:val="bottom"/>
            <w:hideMark/>
          </w:tcPr>
          <w:p w14:paraId="27B58BC7" w14:textId="77777777" w:rsidR="00F3344A" w:rsidRPr="00E5574C" w:rsidRDefault="00F3344A" w:rsidP="00F3344A">
            <w:pPr>
              <w:spacing w:before="0" w:after="0" w:line="240" w:lineRule="auto"/>
              <w:jc w:val="right"/>
              <w:rPr>
                <w:ins w:id="5686" w:author="Kumar Baral" w:date="2023-02-10T13:39:00Z"/>
                <w:rFonts w:cs="Calibri"/>
                <w:color w:val="000000"/>
                <w:szCs w:val="22"/>
                <w:lang w:bidi="ne-NP"/>
                <w:rPrChange w:id="5687" w:author="Kumar Baral" w:date="2023-02-10T14:10:00Z">
                  <w:rPr>
                    <w:ins w:id="5688" w:author="Kumar Baral" w:date="2023-02-10T13:39:00Z"/>
                    <w:rFonts w:ascii="Calibri" w:hAnsi="Calibri" w:cs="Calibri"/>
                    <w:color w:val="000000"/>
                    <w:szCs w:val="22"/>
                    <w:lang w:bidi="ne-NP"/>
                  </w:rPr>
                </w:rPrChange>
              </w:rPr>
            </w:pPr>
            <w:ins w:id="5689" w:author="Kumar Baral" w:date="2023-02-10T13:39:00Z">
              <w:r w:rsidRPr="00E5574C">
                <w:rPr>
                  <w:rFonts w:cs="Calibri"/>
                  <w:color w:val="000000"/>
                  <w:szCs w:val="22"/>
                  <w:lang w:bidi="ne-NP"/>
                  <w:rPrChange w:id="5690" w:author="Kumar Baral" w:date="2023-02-10T14:10:00Z">
                    <w:rPr>
                      <w:rFonts w:ascii="Calibri" w:hAnsi="Calibri" w:cs="Calibri"/>
                      <w:color w:val="000000"/>
                      <w:szCs w:val="22"/>
                      <w:lang w:bidi="ne-NP"/>
                    </w:rPr>
                  </w:rPrChange>
                </w:rPr>
                <w:t>20.0</w:t>
              </w:r>
            </w:ins>
          </w:p>
        </w:tc>
        <w:tc>
          <w:tcPr>
            <w:tcW w:w="1694" w:type="dxa"/>
            <w:tcBorders>
              <w:top w:val="nil"/>
              <w:left w:val="nil"/>
              <w:bottom w:val="single" w:sz="4" w:space="0" w:color="auto"/>
              <w:right w:val="single" w:sz="4" w:space="0" w:color="auto"/>
            </w:tcBorders>
            <w:shd w:val="clear" w:color="auto" w:fill="auto"/>
            <w:noWrap/>
            <w:vAlign w:val="bottom"/>
            <w:hideMark/>
          </w:tcPr>
          <w:p w14:paraId="7AC014A6" w14:textId="77777777" w:rsidR="00F3344A" w:rsidRPr="00E5574C" w:rsidRDefault="00F3344A" w:rsidP="00F3344A">
            <w:pPr>
              <w:spacing w:before="0" w:after="0" w:line="240" w:lineRule="auto"/>
              <w:jc w:val="right"/>
              <w:rPr>
                <w:ins w:id="5691" w:author="Kumar Baral" w:date="2023-02-10T13:39:00Z"/>
                <w:rFonts w:cs="Calibri"/>
                <w:color w:val="000000"/>
                <w:szCs w:val="22"/>
                <w:lang w:bidi="ne-NP"/>
                <w:rPrChange w:id="5692" w:author="Kumar Baral" w:date="2023-02-10T14:10:00Z">
                  <w:rPr>
                    <w:ins w:id="5693" w:author="Kumar Baral" w:date="2023-02-10T13:39:00Z"/>
                    <w:rFonts w:ascii="Calibri" w:hAnsi="Calibri" w:cs="Calibri"/>
                    <w:color w:val="000000"/>
                    <w:szCs w:val="22"/>
                    <w:lang w:bidi="ne-NP"/>
                  </w:rPr>
                </w:rPrChange>
              </w:rPr>
            </w:pPr>
            <w:ins w:id="5694" w:author="Kumar Baral" w:date="2023-02-10T13:39:00Z">
              <w:r w:rsidRPr="00E5574C">
                <w:rPr>
                  <w:rFonts w:cs="Calibri"/>
                  <w:color w:val="000000"/>
                  <w:szCs w:val="22"/>
                  <w:lang w:bidi="ne-NP"/>
                  <w:rPrChange w:id="5695" w:author="Kumar Baral" w:date="2023-02-10T14:10:00Z">
                    <w:rPr>
                      <w:rFonts w:ascii="Calibri" w:hAnsi="Calibri" w:cs="Calibri"/>
                      <w:color w:val="000000"/>
                      <w:szCs w:val="22"/>
                      <w:lang w:bidi="ne-NP"/>
                    </w:rPr>
                  </w:rPrChange>
                </w:rPr>
                <w:t>30.5</w:t>
              </w:r>
            </w:ins>
          </w:p>
        </w:tc>
        <w:tc>
          <w:tcPr>
            <w:tcW w:w="1890" w:type="dxa"/>
            <w:tcBorders>
              <w:top w:val="nil"/>
              <w:left w:val="nil"/>
              <w:bottom w:val="single" w:sz="4" w:space="0" w:color="auto"/>
              <w:right w:val="single" w:sz="4" w:space="0" w:color="auto"/>
            </w:tcBorders>
          </w:tcPr>
          <w:p w14:paraId="34C60881" w14:textId="77777777" w:rsidR="00F3344A" w:rsidRPr="00E5574C" w:rsidRDefault="00F3344A">
            <w:pPr>
              <w:spacing w:before="0" w:after="0" w:line="240" w:lineRule="auto"/>
              <w:jc w:val="left"/>
              <w:rPr>
                <w:ins w:id="5696" w:author="Kumar Baral" w:date="2023-02-10T13:40:00Z"/>
                <w:rFonts w:cs="Calibri"/>
                <w:color w:val="000000"/>
                <w:szCs w:val="22"/>
                <w:lang w:bidi="ne-NP"/>
                <w:rPrChange w:id="5697" w:author="Kumar Baral" w:date="2023-02-10T14:10:00Z">
                  <w:rPr>
                    <w:ins w:id="5698" w:author="Kumar Baral" w:date="2023-02-10T13:40:00Z"/>
                    <w:rFonts w:ascii="Calibri" w:hAnsi="Calibri" w:cs="Calibri"/>
                    <w:color w:val="000000"/>
                    <w:szCs w:val="22"/>
                    <w:lang w:bidi="ne-NP"/>
                  </w:rPr>
                </w:rPrChange>
              </w:rPr>
              <w:pPrChange w:id="5699" w:author="Kumar Baral" w:date="2023-02-10T13:42:00Z">
                <w:pPr>
                  <w:spacing w:before="0" w:after="0" w:line="240" w:lineRule="auto"/>
                  <w:jc w:val="right"/>
                </w:pPr>
              </w:pPrChange>
            </w:pPr>
          </w:p>
        </w:tc>
      </w:tr>
      <w:tr w:rsidR="00E5574C" w:rsidRPr="00E5574C" w14:paraId="1D3D5EF8" w14:textId="2C410492" w:rsidTr="00E5574C">
        <w:trPr>
          <w:trHeight w:val="234"/>
          <w:ins w:id="5700"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34686D85" w14:textId="77777777" w:rsidR="00F3344A" w:rsidRPr="00E5574C" w:rsidRDefault="00F3344A" w:rsidP="00F3344A">
            <w:pPr>
              <w:spacing w:before="0" w:after="0" w:line="240" w:lineRule="auto"/>
              <w:jc w:val="left"/>
              <w:rPr>
                <w:ins w:id="5701" w:author="Kumar Baral" w:date="2023-02-10T13:39:00Z"/>
                <w:rFonts w:cs="Calibri"/>
                <w:color w:val="000000"/>
                <w:szCs w:val="22"/>
                <w:lang w:bidi="ne-NP"/>
              </w:rPr>
            </w:pPr>
            <w:ins w:id="5702" w:author="Kumar Baral" w:date="2023-02-10T13:39:00Z">
              <w:r w:rsidRPr="00E5574C">
                <w:rPr>
                  <w:rFonts w:cs="Calibri"/>
                  <w:color w:val="000000"/>
                  <w:szCs w:val="22"/>
                  <w:lang w:bidi="ne-NP"/>
                </w:rPr>
                <w:t>76-77</w:t>
              </w:r>
            </w:ins>
          </w:p>
        </w:tc>
        <w:tc>
          <w:tcPr>
            <w:tcW w:w="1719" w:type="dxa"/>
            <w:tcBorders>
              <w:top w:val="nil"/>
              <w:left w:val="nil"/>
              <w:bottom w:val="single" w:sz="4" w:space="0" w:color="auto"/>
              <w:right w:val="single" w:sz="4" w:space="0" w:color="auto"/>
            </w:tcBorders>
            <w:shd w:val="clear" w:color="auto" w:fill="auto"/>
            <w:noWrap/>
            <w:vAlign w:val="bottom"/>
            <w:hideMark/>
          </w:tcPr>
          <w:p w14:paraId="253E662D" w14:textId="77777777" w:rsidR="00F3344A" w:rsidRPr="00E5574C" w:rsidRDefault="00F3344A" w:rsidP="00F3344A">
            <w:pPr>
              <w:spacing w:before="0" w:after="0" w:line="240" w:lineRule="auto"/>
              <w:jc w:val="right"/>
              <w:rPr>
                <w:ins w:id="5703" w:author="Kumar Baral" w:date="2023-02-10T13:39:00Z"/>
                <w:rFonts w:cs="Calibri"/>
                <w:color w:val="000000"/>
                <w:szCs w:val="22"/>
                <w:lang w:bidi="ne-NP"/>
              </w:rPr>
            </w:pPr>
            <w:ins w:id="5704" w:author="Kumar Baral" w:date="2023-02-10T13:39:00Z">
              <w:r w:rsidRPr="00E5574C">
                <w:rPr>
                  <w:rFonts w:cs="Calibri"/>
                  <w:color w:val="000000"/>
                  <w:szCs w:val="22"/>
                  <w:lang w:bidi="ne-NP"/>
                </w:rPr>
                <w:t>20.7</w:t>
              </w:r>
            </w:ins>
          </w:p>
        </w:tc>
        <w:tc>
          <w:tcPr>
            <w:tcW w:w="1931" w:type="dxa"/>
            <w:tcBorders>
              <w:top w:val="nil"/>
              <w:left w:val="nil"/>
              <w:bottom w:val="single" w:sz="4" w:space="0" w:color="auto"/>
              <w:right w:val="single" w:sz="4" w:space="0" w:color="auto"/>
            </w:tcBorders>
            <w:shd w:val="clear" w:color="auto" w:fill="auto"/>
            <w:noWrap/>
            <w:vAlign w:val="bottom"/>
            <w:hideMark/>
          </w:tcPr>
          <w:p w14:paraId="65E2A489" w14:textId="77777777" w:rsidR="00F3344A" w:rsidRPr="00E5574C" w:rsidRDefault="00F3344A" w:rsidP="00F3344A">
            <w:pPr>
              <w:spacing w:before="0" w:after="0" w:line="240" w:lineRule="auto"/>
              <w:jc w:val="right"/>
              <w:rPr>
                <w:ins w:id="5705" w:author="Kumar Baral" w:date="2023-02-10T13:39:00Z"/>
                <w:rFonts w:cs="Calibri"/>
                <w:color w:val="000000"/>
                <w:szCs w:val="22"/>
                <w:lang w:bidi="ne-NP"/>
                <w:rPrChange w:id="5706" w:author="Kumar Baral" w:date="2023-02-10T14:10:00Z">
                  <w:rPr>
                    <w:ins w:id="5707" w:author="Kumar Baral" w:date="2023-02-10T13:39:00Z"/>
                    <w:rFonts w:ascii="Calibri" w:hAnsi="Calibri" w:cs="Calibri"/>
                    <w:color w:val="000000"/>
                    <w:szCs w:val="22"/>
                    <w:lang w:bidi="ne-NP"/>
                  </w:rPr>
                </w:rPrChange>
              </w:rPr>
            </w:pPr>
            <w:ins w:id="5708" w:author="Kumar Baral" w:date="2023-02-10T13:39:00Z">
              <w:r w:rsidRPr="00E5574C">
                <w:rPr>
                  <w:rFonts w:cs="Calibri"/>
                  <w:color w:val="000000"/>
                  <w:szCs w:val="22"/>
                  <w:lang w:bidi="ne-NP"/>
                  <w:rPrChange w:id="5709" w:author="Kumar Baral" w:date="2023-02-10T14:10:00Z">
                    <w:rPr>
                      <w:rFonts w:ascii="Calibri" w:hAnsi="Calibri" w:cs="Calibri"/>
                      <w:color w:val="000000"/>
                      <w:szCs w:val="22"/>
                      <w:lang w:bidi="ne-NP"/>
                    </w:rPr>
                  </w:rPrChange>
                </w:rPr>
                <w:t>21.9</w:t>
              </w:r>
            </w:ins>
          </w:p>
        </w:tc>
        <w:tc>
          <w:tcPr>
            <w:tcW w:w="1694" w:type="dxa"/>
            <w:tcBorders>
              <w:top w:val="nil"/>
              <w:left w:val="nil"/>
              <w:bottom w:val="single" w:sz="4" w:space="0" w:color="auto"/>
              <w:right w:val="single" w:sz="4" w:space="0" w:color="auto"/>
            </w:tcBorders>
            <w:shd w:val="clear" w:color="auto" w:fill="auto"/>
            <w:noWrap/>
            <w:vAlign w:val="bottom"/>
            <w:hideMark/>
          </w:tcPr>
          <w:p w14:paraId="42CF13F4" w14:textId="77777777" w:rsidR="00F3344A" w:rsidRPr="00E5574C" w:rsidRDefault="00F3344A" w:rsidP="00F3344A">
            <w:pPr>
              <w:spacing w:before="0" w:after="0" w:line="240" w:lineRule="auto"/>
              <w:jc w:val="right"/>
              <w:rPr>
                <w:ins w:id="5710" w:author="Kumar Baral" w:date="2023-02-10T13:39:00Z"/>
                <w:rFonts w:cs="Calibri"/>
                <w:color w:val="000000"/>
                <w:szCs w:val="22"/>
                <w:lang w:bidi="ne-NP"/>
                <w:rPrChange w:id="5711" w:author="Kumar Baral" w:date="2023-02-10T14:10:00Z">
                  <w:rPr>
                    <w:ins w:id="5712" w:author="Kumar Baral" w:date="2023-02-10T13:39:00Z"/>
                    <w:rFonts w:ascii="Calibri" w:hAnsi="Calibri" w:cs="Calibri"/>
                    <w:color w:val="000000"/>
                    <w:szCs w:val="22"/>
                    <w:lang w:bidi="ne-NP"/>
                  </w:rPr>
                </w:rPrChange>
              </w:rPr>
            </w:pPr>
            <w:ins w:id="5713" w:author="Kumar Baral" w:date="2023-02-10T13:39:00Z">
              <w:r w:rsidRPr="00E5574C">
                <w:rPr>
                  <w:rFonts w:cs="Calibri"/>
                  <w:color w:val="000000"/>
                  <w:szCs w:val="22"/>
                  <w:lang w:bidi="ne-NP"/>
                  <w:rPrChange w:id="5714" w:author="Kumar Baral" w:date="2023-02-10T14:10:00Z">
                    <w:rPr>
                      <w:rFonts w:ascii="Calibri" w:hAnsi="Calibri" w:cs="Calibri"/>
                      <w:color w:val="000000"/>
                      <w:szCs w:val="22"/>
                      <w:lang w:bidi="ne-NP"/>
                    </w:rPr>
                  </w:rPrChange>
                </w:rPr>
                <w:t>28.9</w:t>
              </w:r>
            </w:ins>
          </w:p>
        </w:tc>
        <w:tc>
          <w:tcPr>
            <w:tcW w:w="1890" w:type="dxa"/>
            <w:tcBorders>
              <w:top w:val="nil"/>
              <w:left w:val="nil"/>
              <w:bottom w:val="single" w:sz="4" w:space="0" w:color="auto"/>
              <w:right w:val="single" w:sz="4" w:space="0" w:color="auto"/>
            </w:tcBorders>
          </w:tcPr>
          <w:p w14:paraId="5559285C" w14:textId="77777777" w:rsidR="00F3344A" w:rsidRPr="00E5574C" w:rsidRDefault="00F3344A">
            <w:pPr>
              <w:spacing w:before="0" w:after="0" w:line="240" w:lineRule="auto"/>
              <w:jc w:val="left"/>
              <w:rPr>
                <w:ins w:id="5715" w:author="Kumar Baral" w:date="2023-02-10T13:40:00Z"/>
                <w:rFonts w:cs="Calibri"/>
                <w:color w:val="000000"/>
                <w:szCs w:val="22"/>
                <w:lang w:bidi="ne-NP"/>
                <w:rPrChange w:id="5716" w:author="Kumar Baral" w:date="2023-02-10T14:10:00Z">
                  <w:rPr>
                    <w:ins w:id="5717" w:author="Kumar Baral" w:date="2023-02-10T13:40:00Z"/>
                    <w:rFonts w:ascii="Calibri" w:hAnsi="Calibri" w:cs="Calibri"/>
                    <w:color w:val="000000"/>
                    <w:szCs w:val="22"/>
                    <w:lang w:bidi="ne-NP"/>
                  </w:rPr>
                </w:rPrChange>
              </w:rPr>
              <w:pPrChange w:id="5718" w:author="Kumar Baral" w:date="2023-02-10T13:42:00Z">
                <w:pPr>
                  <w:spacing w:before="0" w:after="0" w:line="240" w:lineRule="auto"/>
                  <w:jc w:val="right"/>
                </w:pPr>
              </w:pPrChange>
            </w:pPr>
          </w:p>
        </w:tc>
      </w:tr>
      <w:tr w:rsidR="00E5574C" w:rsidRPr="00E5574C" w14:paraId="7B77C308" w14:textId="586E2AA9" w:rsidTr="00E5574C">
        <w:trPr>
          <w:trHeight w:val="234"/>
          <w:ins w:id="5719"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56711613" w14:textId="77777777" w:rsidR="00F3344A" w:rsidRPr="00E5574C" w:rsidRDefault="00F3344A" w:rsidP="00F3344A">
            <w:pPr>
              <w:spacing w:before="0" w:after="0" w:line="240" w:lineRule="auto"/>
              <w:jc w:val="left"/>
              <w:rPr>
                <w:ins w:id="5720" w:author="Kumar Baral" w:date="2023-02-10T13:39:00Z"/>
                <w:rFonts w:cs="Calibri"/>
                <w:color w:val="000000"/>
                <w:szCs w:val="22"/>
                <w:lang w:bidi="ne-NP"/>
              </w:rPr>
            </w:pPr>
            <w:ins w:id="5721" w:author="Kumar Baral" w:date="2023-02-10T13:39:00Z">
              <w:r w:rsidRPr="00E5574C">
                <w:rPr>
                  <w:rFonts w:cs="Calibri"/>
                  <w:color w:val="000000"/>
                  <w:szCs w:val="22"/>
                  <w:lang w:bidi="ne-NP"/>
                </w:rPr>
                <w:t>77-78</w:t>
              </w:r>
            </w:ins>
          </w:p>
        </w:tc>
        <w:tc>
          <w:tcPr>
            <w:tcW w:w="1719" w:type="dxa"/>
            <w:tcBorders>
              <w:top w:val="nil"/>
              <w:left w:val="nil"/>
              <w:bottom w:val="single" w:sz="4" w:space="0" w:color="auto"/>
              <w:right w:val="single" w:sz="4" w:space="0" w:color="auto"/>
            </w:tcBorders>
            <w:shd w:val="clear" w:color="auto" w:fill="auto"/>
            <w:noWrap/>
            <w:vAlign w:val="bottom"/>
            <w:hideMark/>
          </w:tcPr>
          <w:p w14:paraId="4B68C9C4" w14:textId="77777777" w:rsidR="00F3344A" w:rsidRPr="00E5574C" w:rsidRDefault="00F3344A" w:rsidP="00F3344A">
            <w:pPr>
              <w:spacing w:before="0" w:after="0" w:line="240" w:lineRule="auto"/>
              <w:jc w:val="right"/>
              <w:rPr>
                <w:ins w:id="5722" w:author="Kumar Baral" w:date="2023-02-10T13:39:00Z"/>
                <w:rFonts w:cs="Calibri"/>
                <w:color w:val="000000"/>
                <w:szCs w:val="22"/>
                <w:lang w:bidi="ne-NP"/>
              </w:rPr>
            </w:pPr>
            <w:ins w:id="5723" w:author="Kumar Baral" w:date="2023-02-10T13:39:00Z">
              <w:r w:rsidRPr="00E5574C">
                <w:rPr>
                  <w:rFonts w:cs="Calibri"/>
                  <w:color w:val="000000"/>
                  <w:szCs w:val="22"/>
                  <w:lang w:bidi="ne-NP"/>
                </w:rPr>
                <w:t>28.2</w:t>
              </w:r>
            </w:ins>
          </w:p>
        </w:tc>
        <w:tc>
          <w:tcPr>
            <w:tcW w:w="1931" w:type="dxa"/>
            <w:tcBorders>
              <w:top w:val="nil"/>
              <w:left w:val="nil"/>
              <w:bottom w:val="single" w:sz="4" w:space="0" w:color="auto"/>
              <w:right w:val="single" w:sz="4" w:space="0" w:color="auto"/>
            </w:tcBorders>
            <w:shd w:val="clear" w:color="auto" w:fill="auto"/>
            <w:noWrap/>
            <w:vAlign w:val="bottom"/>
            <w:hideMark/>
          </w:tcPr>
          <w:p w14:paraId="0E114F81" w14:textId="77777777" w:rsidR="00F3344A" w:rsidRPr="00E5574C" w:rsidRDefault="00F3344A" w:rsidP="00F3344A">
            <w:pPr>
              <w:spacing w:before="0" w:after="0" w:line="240" w:lineRule="auto"/>
              <w:jc w:val="right"/>
              <w:rPr>
                <w:ins w:id="5724" w:author="Kumar Baral" w:date="2023-02-10T13:39:00Z"/>
                <w:rFonts w:cs="Calibri"/>
                <w:color w:val="000000"/>
                <w:szCs w:val="22"/>
                <w:lang w:bidi="ne-NP"/>
                <w:rPrChange w:id="5725" w:author="Kumar Baral" w:date="2023-02-10T14:10:00Z">
                  <w:rPr>
                    <w:ins w:id="5726" w:author="Kumar Baral" w:date="2023-02-10T13:39:00Z"/>
                    <w:rFonts w:ascii="Calibri" w:hAnsi="Calibri" w:cs="Calibri"/>
                    <w:color w:val="000000"/>
                    <w:szCs w:val="22"/>
                    <w:lang w:bidi="ne-NP"/>
                  </w:rPr>
                </w:rPrChange>
              </w:rPr>
            </w:pPr>
            <w:ins w:id="5727" w:author="Kumar Baral" w:date="2023-02-10T13:39:00Z">
              <w:r w:rsidRPr="00E5574C">
                <w:rPr>
                  <w:rFonts w:cs="Calibri"/>
                  <w:color w:val="000000"/>
                  <w:szCs w:val="22"/>
                  <w:lang w:bidi="ne-NP"/>
                  <w:rPrChange w:id="5728" w:author="Kumar Baral" w:date="2023-02-10T14:10:00Z">
                    <w:rPr>
                      <w:rFonts w:ascii="Calibri" w:hAnsi="Calibri" w:cs="Calibri"/>
                      <w:color w:val="000000"/>
                      <w:szCs w:val="22"/>
                      <w:lang w:bidi="ne-NP"/>
                    </w:rPr>
                  </w:rPrChange>
                </w:rPr>
                <w:t>23.5</w:t>
              </w:r>
            </w:ins>
          </w:p>
        </w:tc>
        <w:tc>
          <w:tcPr>
            <w:tcW w:w="1694" w:type="dxa"/>
            <w:tcBorders>
              <w:top w:val="nil"/>
              <w:left w:val="nil"/>
              <w:bottom w:val="single" w:sz="4" w:space="0" w:color="auto"/>
              <w:right w:val="single" w:sz="4" w:space="0" w:color="auto"/>
            </w:tcBorders>
            <w:shd w:val="clear" w:color="auto" w:fill="auto"/>
            <w:noWrap/>
            <w:vAlign w:val="bottom"/>
            <w:hideMark/>
          </w:tcPr>
          <w:p w14:paraId="4923BF89" w14:textId="77777777" w:rsidR="00F3344A" w:rsidRPr="00E5574C" w:rsidRDefault="00F3344A" w:rsidP="00F3344A">
            <w:pPr>
              <w:spacing w:before="0" w:after="0" w:line="240" w:lineRule="auto"/>
              <w:jc w:val="right"/>
              <w:rPr>
                <w:ins w:id="5729" w:author="Kumar Baral" w:date="2023-02-10T13:39:00Z"/>
                <w:rFonts w:cs="Calibri"/>
                <w:color w:val="000000"/>
                <w:szCs w:val="22"/>
                <w:lang w:bidi="ne-NP"/>
                <w:rPrChange w:id="5730" w:author="Kumar Baral" w:date="2023-02-10T14:10:00Z">
                  <w:rPr>
                    <w:ins w:id="5731" w:author="Kumar Baral" w:date="2023-02-10T13:39:00Z"/>
                    <w:rFonts w:ascii="Calibri" w:hAnsi="Calibri" w:cs="Calibri"/>
                    <w:color w:val="000000"/>
                    <w:szCs w:val="22"/>
                    <w:lang w:bidi="ne-NP"/>
                  </w:rPr>
                </w:rPrChange>
              </w:rPr>
            </w:pPr>
            <w:ins w:id="5732" w:author="Kumar Baral" w:date="2023-02-10T13:39:00Z">
              <w:r w:rsidRPr="00E5574C">
                <w:rPr>
                  <w:rFonts w:cs="Calibri"/>
                  <w:color w:val="000000"/>
                  <w:szCs w:val="22"/>
                  <w:lang w:bidi="ne-NP"/>
                  <w:rPrChange w:id="5733" w:author="Kumar Baral" w:date="2023-02-10T14:10:00Z">
                    <w:rPr>
                      <w:rFonts w:ascii="Calibri" w:hAnsi="Calibri" w:cs="Calibri"/>
                      <w:color w:val="000000"/>
                      <w:szCs w:val="22"/>
                      <w:lang w:bidi="ne-NP"/>
                    </w:rPr>
                  </w:rPrChange>
                </w:rPr>
                <w:t>27.4</w:t>
              </w:r>
            </w:ins>
          </w:p>
        </w:tc>
        <w:tc>
          <w:tcPr>
            <w:tcW w:w="1890" w:type="dxa"/>
            <w:tcBorders>
              <w:top w:val="nil"/>
              <w:left w:val="nil"/>
              <w:bottom w:val="single" w:sz="4" w:space="0" w:color="auto"/>
              <w:right w:val="single" w:sz="4" w:space="0" w:color="auto"/>
            </w:tcBorders>
          </w:tcPr>
          <w:p w14:paraId="15677C0D" w14:textId="77777777" w:rsidR="00F3344A" w:rsidRPr="00E5574C" w:rsidRDefault="00F3344A">
            <w:pPr>
              <w:spacing w:before="0" w:after="0" w:line="240" w:lineRule="auto"/>
              <w:jc w:val="left"/>
              <w:rPr>
                <w:ins w:id="5734" w:author="Kumar Baral" w:date="2023-02-10T13:40:00Z"/>
                <w:rFonts w:cs="Calibri"/>
                <w:color w:val="000000"/>
                <w:szCs w:val="22"/>
                <w:lang w:bidi="ne-NP"/>
                <w:rPrChange w:id="5735" w:author="Kumar Baral" w:date="2023-02-10T14:10:00Z">
                  <w:rPr>
                    <w:ins w:id="5736" w:author="Kumar Baral" w:date="2023-02-10T13:40:00Z"/>
                    <w:rFonts w:ascii="Calibri" w:hAnsi="Calibri" w:cs="Calibri"/>
                    <w:color w:val="000000"/>
                    <w:szCs w:val="22"/>
                    <w:lang w:bidi="ne-NP"/>
                  </w:rPr>
                </w:rPrChange>
              </w:rPr>
              <w:pPrChange w:id="5737" w:author="Kumar Baral" w:date="2023-02-10T13:42:00Z">
                <w:pPr>
                  <w:spacing w:before="0" w:after="0" w:line="240" w:lineRule="auto"/>
                  <w:jc w:val="right"/>
                </w:pPr>
              </w:pPrChange>
            </w:pPr>
          </w:p>
        </w:tc>
      </w:tr>
      <w:tr w:rsidR="00E5574C" w:rsidRPr="00E5574C" w14:paraId="70905C97" w14:textId="3E0EAC5B" w:rsidTr="00E5574C">
        <w:trPr>
          <w:trHeight w:val="234"/>
          <w:ins w:id="5738"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3C82090F" w14:textId="77777777" w:rsidR="00F3344A" w:rsidRPr="00E5574C" w:rsidRDefault="00F3344A" w:rsidP="00F3344A">
            <w:pPr>
              <w:spacing w:before="0" w:after="0" w:line="240" w:lineRule="auto"/>
              <w:jc w:val="left"/>
              <w:rPr>
                <w:ins w:id="5739" w:author="Kumar Baral" w:date="2023-02-10T13:39:00Z"/>
                <w:rFonts w:cs="Calibri"/>
                <w:color w:val="000000"/>
                <w:szCs w:val="22"/>
                <w:lang w:bidi="ne-NP"/>
              </w:rPr>
            </w:pPr>
            <w:ins w:id="5740" w:author="Kumar Baral" w:date="2023-02-10T13:39:00Z">
              <w:r w:rsidRPr="00E5574C">
                <w:rPr>
                  <w:rFonts w:cs="Calibri"/>
                  <w:color w:val="000000"/>
                  <w:szCs w:val="22"/>
                  <w:lang w:bidi="ne-NP"/>
                </w:rPr>
                <w:t>78-79</w:t>
              </w:r>
            </w:ins>
          </w:p>
        </w:tc>
        <w:tc>
          <w:tcPr>
            <w:tcW w:w="1719" w:type="dxa"/>
            <w:tcBorders>
              <w:top w:val="nil"/>
              <w:left w:val="nil"/>
              <w:bottom w:val="single" w:sz="4" w:space="0" w:color="auto"/>
              <w:right w:val="single" w:sz="4" w:space="0" w:color="auto"/>
            </w:tcBorders>
            <w:shd w:val="clear" w:color="auto" w:fill="auto"/>
            <w:noWrap/>
            <w:vAlign w:val="bottom"/>
            <w:hideMark/>
          </w:tcPr>
          <w:p w14:paraId="63A267BA" w14:textId="77777777" w:rsidR="00F3344A" w:rsidRPr="00E5574C" w:rsidRDefault="00F3344A" w:rsidP="00F3344A">
            <w:pPr>
              <w:spacing w:before="0" w:after="0" w:line="240" w:lineRule="auto"/>
              <w:jc w:val="right"/>
              <w:rPr>
                <w:ins w:id="5741" w:author="Kumar Baral" w:date="2023-02-10T13:39:00Z"/>
                <w:rFonts w:cs="Calibri"/>
                <w:color w:val="000000"/>
                <w:szCs w:val="22"/>
                <w:lang w:bidi="ne-NP"/>
              </w:rPr>
            </w:pPr>
            <w:ins w:id="5742" w:author="Kumar Baral" w:date="2023-02-10T13:39:00Z">
              <w:r w:rsidRPr="00E5574C">
                <w:rPr>
                  <w:rFonts w:cs="Calibri"/>
                  <w:color w:val="000000"/>
                  <w:szCs w:val="22"/>
                  <w:lang w:bidi="ne-NP"/>
                </w:rPr>
                <w:t>27.2</w:t>
              </w:r>
            </w:ins>
          </w:p>
        </w:tc>
        <w:tc>
          <w:tcPr>
            <w:tcW w:w="1931" w:type="dxa"/>
            <w:tcBorders>
              <w:top w:val="nil"/>
              <w:left w:val="nil"/>
              <w:bottom w:val="single" w:sz="4" w:space="0" w:color="auto"/>
              <w:right w:val="single" w:sz="4" w:space="0" w:color="auto"/>
            </w:tcBorders>
            <w:shd w:val="clear" w:color="auto" w:fill="auto"/>
            <w:noWrap/>
            <w:vAlign w:val="bottom"/>
            <w:hideMark/>
          </w:tcPr>
          <w:p w14:paraId="68723E42" w14:textId="77777777" w:rsidR="00F3344A" w:rsidRPr="00E5574C" w:rsidRDefault="00F3344A" w:rsidP="00F3344A">
            <w:pPr>
              <w:spacing w:before="0" w:after="0" w:line="240" w:lineRule="auto"/>
              <w:jc w:val="right"/>
              <w:rPr>
                <w:ins w:id="5743" w:author="Kumar Baral" w:date="2023-02-10T13:39:00Z"/>
                <w:rFonts w:cs="Calibri"/>
                <w:color w:val="000000"/>
                <w:szCs w:val="22"/>
                <w:lang w:bidi="ne-NP"/>
                <w:rPrChange w:id="5744" w:author="Kumar Baral" w:date="2023-02-10T14:10:00Z">
                  <w:rPr>
                    <w:ins w:id="5745" w:author="Kumar Baral" w:date="2023-02-10T13:39:00Z"/>
                    <w:rFonts w:ascii="Calibri" w:hAnsi="Calibri" w:cs="Calibri"/>
                    <w:color w:val="000000"/>
                    <w:szCs w:val="22"/>
                    <w:lang w:bidi="ne-NP"/>
                  </w:rPr>
                </w:rPrChange>
              </w:rPr>
            </w:pPr>
            <w:ins w:id="5746" w:author="Kumar Baral" w:date="2023-02-10T13:39:00Z">
              <w:r w:rsidRPr="00E5574C">
                <w:rPr>
                  <w:rFonts w:cs="Calibri"/>
                  <w:color w:val="000000"/>
                  <w:szCs w:val="22"/>
                  <w:lang w:bidi="ne-NP"/>
                  <w:rPrChange w:id="5747" w:author="Kumar Baral" w:date="2023-02-10T14:10:00Z">
                    <w:rPr>
                      <w:rFonts w:ascii="Calibri" w:hAnsi="Calibri" w:cs="Calibri"/>
                      <w:color w:val="000000"/>
                      <w:szCs w:val="22"/>
                      <w:lang w:bidi="ne-NP"/>
                    </w:rPr>
                  </w:rPrChange>
                </w:rPr>
                <w:t>23.2</w:t>
              </w:r>
            </w:ins>
          </w:p>
        </w:tc>
        <w:tc>
          <w:tcPr>
            <w:tcW w:w="1694" w:type="dxa"/>
            <w:tcBorders>
              <w:top w:val="nil"/>
              <w:left w:val="nil"/>
              <w:bottom w:val="single" w:sz="4" w:space="0" w:color="auto"/>
              <w:right w:val="single" w:sz="4" w:space="0" w:color="auto"/>
            </w:tcBorders>
            <w:shd w:val="clear" w:color="auto" w:fill="auto"/>
            <w:noWrap/>
            <w:vAlign w:val="bottom"/>
            <w:hideMark/>
          </w:tcPr>
          <w:p w14:paraId="01CB5534" w14:textId="77777777" w:rsidR="00F3344A" w:rsidRPr="00E5574C" w:rsidRDefault="00F3344A" w:rsidP="00F3344A">
            <w:pPr>
              <w:spacing w:before="0" w:after="0" w:line="240" w:lineRule="auto"/>
              <w:jc w:val="right"/>
              <w:rPr>
                <w:ins w:id="5748" w:author="Kumar Baral" w:date="2023-02-10T13:39:00Z"/>
                <w:rFonts w:cs="Calibri"/>
                <w:color w:val="000000"/>
                <w:szCs w:val="22"/>
                <w:lang w:bidi="ne-NP"/>
                <w:rPrChange w:id="5749" w:author="Kumar Baral" w:date="2023-02-10T14:10:00Z">
                  <w:rPr>
                    <w:ins w:id="5750" w:author="Kumar Baral" w:date="2023-02-10T13:39:00Z"/>
                    <w:rFonts w:ascii="Calibri" w:hAnsi="Calibri" w:cs="Calibri"/>
                    <w:color w:val="000000"/>
                    <w:szCs w:val="22"/>
                    <w:lang w:bidi="ne-NP"/>
                  </w:rPr>
                </w:rPrChange>
              </w:rPr>
            </w:pPr>
            <w:ins w:id="5751" w:author="Kumar Baral" w:date="2023-02-10T13:39:00Z">
              <w:r w:rsidRPr="00E5574C">
                <w:rPr>
                  <w:rFonts w:cs="Calibri"/>
                  <w:color w:val="000000"/>
                  <w:szCs w:val="22"/>
                  <w:lang w:bidi="ne-NP"/>
                  <w:rPrChange w:id="5752" w:author="Kumar Baral" w:date="2023-02-10T14:10:00Z">
                    <w:rPr>
                      <w:rFonts w:ascii="Calibri" w:hAnsi="Calibri" w:cs="Calibri"/>
                      <w:color w:val="000000"/>
                      <w:szCs w:val="22"/>
                      <w:lang w:bidi="ne-NP"/>
                    </w:rPr>
                  </w:rPrChange>
                </w:rPr>
                <w:t>26.7</w:t>
              </w:r>
            </w:ins>
          </w:p>
        </w:tc>
        <w:tc>
          <w:tcPr>
            <w:tcW w:w="1890" w:type="dxa"/>
            <w:tcBorders>
              <w:top w:val="nil"/>
              <w:left w:val="nil"/>
              <w:bottom w:val="single" w:sz="4" w:space="0" w:color="auto"/>
              <w:right w:val="single" w:sz="4" w:space="0" w:color="auto"/>
            </w:tcBorders>
          </w:tcPr>
          <w:p w14:paraId="53F6EA49" w14:textId="77777777" w:rsidR="00F3344A" w:rsidRPr="00E5574C" w:rsidRDefault="00F3344A">
            <w:pPr>
              <w:spacing w:before="0" w:after="0" w:line="240" w:lineRule="auto"/>
              <w:jc w:val="left"/>
              <w:rPr>
                <w:ins w:id="5753" w:author="Kumar Baral" w:date="2023-02-10T13:40:00Z"/>
                <w:rFonts w:cs="Calibri"/>
                <w:color w:val="000000"/>
                <w:szCs w:val="22"/>
                <w:lang w:bidi="ne-NP"/>
                <w:rPrChange w:id="5754" w:author="Kumar Baral" w:date="2023-02-10T14:10:00Z">
                  <w:rPr>
                    <w:ins w:id="5755" w:author="Kumar Baral" w:date="2023-02-10T13:40:00Z"/>
                    <w:rFonts w:ascii="Calibri" w:hAnsi="Calibri" w:cs="Calibri"/>
                    <w:color w:val="000000"/>
                    <w:szCs w:val="22"/>
                    <w:lang w:bidi="ne-NP"/>
                  </w:rPr>
                </w:rPrChange>
              </w:rPr>
              <w:pPrChange w:id="5756" w:author="Kumar Baral" w:date="2023-02-10T13:42:00Z">
                <w:pPr>
                  <w:spacing w:before="0" w:after="0" w:line="240" w:lineRule="auto"/>
                  <w:jc w:val="right"/>
                </w:pPr>
              </w:pPrChange>
            </w:pPr>
          </w:p>
        </w:tc>
      </w:tr>
      <w:tr w:rsidR="00E5574C" w:rsidRPr="00E5574C" w14:paraId="34F433A1" w14:textId="4286DA72" w:rsidTr="00E5574C">
        <w:trPr>
          <w:trHeight w:val="234"/>
          <w:ins w:id="5757"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6D3D0F9B" w14:textId="77777777" w:rsidR="00F3344A" w:rsidRPr="00E5574C" w:rsidRDefault="00F3344A" w:rsidP="00F3344A">
            <w:pPr>
              <w:spacing w:before="0" w:after="0" w:line="240" w:lineRule="auto"/>
              <w:jc w:val="left"/>
              <w:rPr>
                <w:ins w:id="5758" w:author="Kumar Baral" w:date="2023-02-10T13:39:00Z"/>
                <w:rFonts w:cs="Calibri"/>
                <w:color w:val="000000"/>
                <w:szCs w:val="22"/>
                <w:lang w:bidi="ne-NP"/>
              </w:rPr>
            </w:pPr>
            <w:ins w:id="5759" w:author="Kumar Baral" w:date="2023-02-10T13:39:00Z">
              <w:r w:rsidRPr="00E5574C">
                <w:rPr>
                  <w:rFonts w:cs="Calibri"/>
                  <w:color w:val="000000"/>
                  <w:szCs w:val="22"/>
                  <w:lang w:bidi="ne-NP"/>
                </w:rPr>
                <w:t>79-80</w:t>
              </w:r>
            </w:ins>
          </w:p>
        </w:tc>
        <w:tc>
          <w:tcPr>
            <w:tcW w:w="1719" w:type="dxa"/>
            <w:tcBorders>
              <w:top w:val="nil"/>
              <w:left w:val="nil"/>
              <w:bottom w:val="single" w:sz="4" w:space="0" w:color="auto"/>
              <w:right w:val="single" w:sz="4" w:space="0" w:color="auto"/>
            </w:tcBorders>
            <w:shd w:val="clear" w:color="auto" w:fill="auto"/>
            <w:noWrap/>
            <w:vAlign w:val="bottom"/>
            <w:hideMark/>
          </w:tcPr>
          <w:p w14:paraId="5A8C9CBA" w14:textId="77777777" w:rsidR="00F3344A" w:rsidRPr="00E5574C" w:rsidRDefault="00F3344A" w:rsidP="00F3344A">
            <w:pPr>
              <w:spacing w:before="0" w:after="0" w:line="240" w:lineRule="auto"/>
              <w:jc w:val="right"/>
              <w:rPr>
                <w:ins w:id="5760" w:author="Kumar Baral" w:date="2023-02-10T13:39:00Z"/>
                <w:rFonts w:cs="Calibri"/>
                <w:color w:val="000000"/>
                <w:szCs w:val="22"/>
                <w:lang w:bidi="ne-NP"/>
              </w:rPr>
            </w:pPr>
            <w:ins w:id="5761" w:author="Kumar Baral" w:date="2023-02-10T13:39:00Z">
              <w:r w:rsidRPr="00E5574C">
                <w:rPr>
                  <w:rFonts w:cs="Calibri"/>
                  <w:color w:val="000000"/>
                  <w:szCs w:val="22"/>
                  <w:lang w:bidi="ne-NP"/>
                </w:rPr>
                <w:t>35.4</w:t>
              </w:r>
            </w:ins>
          </w:p>
        </w:tc>
        <w:tc>
          <w:tcPr>
            <w:tcW w:w="1931" w:type="dxa"/>
            <w:tcBorders>
              <w:top w:val="nil"/>
              <w:left w:val="nil"/>
              <w:bottom w:val="single" w:sz="4" w:space="0" w:color="auto"/>
              <w:right w:val="single" w:sz="4" w:space="0" w:color="auto"/>
            </w:tcBorders>
            <w:shd w:val="clear" w:color="auto" w:fill="auto"/>
            <w:noWrap/>
            <w:vAlign w:val="bottom"/>
            <w:hideMark/>
          </w:tcPr>
          <w:p w14:paraId="5F65694E" w14:textId="77777777" w:rsidR="00F3344A" w:rsidRPr="00E5574C" w:rsidRDefault="00F3344A" w:rsidP="00F3344A">
            <w:pPr>
              <w:spacing w:before="0" w:after="0" w:line="240" w:lineRule="auto"/>
              <w:jc w:val="right"/>
              <w:rPr>
                <w:ins w:id="5762" w:author="Kumar Baral" w:date="2023-02-10T13:39:00Z"/>
                <w:rFonts w:cs="Calibri"/>
                <w:color w:val="000000"/>
                <w:szCs w:val="22"/>
                <w:lang w:bidi="ne-NP"/>
                <w:rPrChange w:id="5763" w:author="Kumar Baral" w:date="2023-02-10T14:10:00Z">
                  <w:rPr>
                    <w:ins w:id="5764" w:author="Kumar Baral" w:date="2023-02-10T13:39:00Z"/>
                    <w:rFonts w:ascii="Calibri" w:hAnsi="Calibri" w:cs="Calibri"/>
                    <w:color w:val="000000"/>
                    <w:szCs w:val="22"/>
                    <w:lang w:bidi="ne-NP"/>
                  </w:rPr>
                </w:rPrChange>
              </w:rPr>
            </w:pPr>
            <w:ins w:id="5765" w:author="Kumar Baral" w:date="2023-02-10T13:39:00Z">
              <w:r w:rsidRPr="00E5574C">
                <w:rPr>
                  <w:rFonts w:cs="Calibri"/>
                  <w:color w:val="000000"/>
                  <w:szCs w:val="22"/>
                  <w:lang w:bidi="ne-NP"/>
                  <w:rPrChange w:id="5766" w:author="Kumar Baral" w:date="2023-02-10T14:10:00Z">
                    <w:rPr>
                      <w:rFonts w:ascii="Calibri" w:hAnsi="Calibri" w:cs="Calibri"/>
                      <w:color w:val="000000"/>
                      <w:szCs w:val="22"/>
                      <w:lang w:bidi="ne-NP"/>
                    </w:rPr>
                  </w:rPrChange>
                </w:rPr>
                <w:t>26.1</w:t>
              </w:r>
            </w:ins>
          </w:p>
        </w:tc>
        <w:tc>
          <w:tcPr>
            <w:tcW w:w="1694" w:type="dxa"/>
            <w:tcBorders>
              <w:top w:val="nil"/>
              <w:left w:val="nil"/>
              <w:bottom w:val="single" w:sz="4" w:space="0" w:color="auto"/>
              <w:right w:val="single" w:sz="4" w:space="0" w:color="auto"/>
            </w:tcBorders>
            <w:shd w:val="clear" w:color="auto" w:fill="auto"/>
            <w:noWrap/>
            <w:vAlign w:val="bottom"/>
            <w:hideMark/>
          </w:tcPr>
          <w:p w14:paraId="5085B817" w14:textId="77777777" w:rsidR="00F3344A" w:rsidRPr="00E5574C" w:rsidRDefault="00F3344A" w:rsidP="00F3344A">
            <w:pPr>
              <w:spacing w:before="0" w:after="0" w:line="240" w:lineRule="auto"/>
              <w:jc w:val="right"/>
              <w:rPr>
                <w:ins w:id="5767" w:author="Kumar Baral" w:date="2023-02-10T13:39:00Z"/>
                <w:rFonts w:cs="Calibri"/>
                <w:color w:val="000000"/>
                <w:szCs w:val="22"/>
                <w:lang w:bidi="ne-NP"/>
                <w:rPrChange w:id="5768" w:author="Kumar Baral" w:date="2023-02-10T14:10:00Z">
                  <w:rPr>
                    <w:ins w:id="5769" w:author="Kumar Baral" w:date="2023-02-10T13:39:00Z"/>
                    <w:rFonts w:ascii="Calibri" w:hAnsi="Calibri" w:cs="Calibri"/>
                    <w:color w:val="000000"/>
                    <w:szCs w:val="22"/>
                    <w:lang w:bidi="ne-NP"/>
                  </w:rPr>
                </w:rPrChange>
              </w:rPr>
            </w:pPr>
            <w:ins w:id="5770" w:author="Kumar Baral" w:date="2023-02-10T13:39:00Z">
              <w:r w:rsidRPr="00E5574C">
                <w:rPr>
                  <w:rFonts w:cs="Calibri"/>
                  <w:color w:val="000000"/>
                  <w:szCs w:val="22"/>
                  <w:lang w:bidi="ne-NP"/>
                  <w:rPrChange w:id="5771" w:author="Kumar Baral" w:date="2023-02-10T14:10:00Z">
                    <w:rPr>
                      <w:rFonts w:ascii="Calibri" w:hAnsi="Calibri" w:cs="Calibri"/>
                      <w:color w:val="000000"/>
                      <w:szCs w:val="22"/>
                      <w:lang w:bidi="ne-NP"/>
                    </w:rPr>
                  </w:rPrChange>
                </w:rPr>
                <w:t>23.5</w:t>
              </w:r>
            </w:ins>
          </w:p>
        </w:tc>
        <w:tc>
          <w:tcPr>
            <w:tcW w:w="1890" w:type="dxa"/>
            <w:tcBorders>
              <w:top w:val="nil"/>
              <w:left w:val="nil"/>
              <w:bottom w:val="single" w:sz="4" w:space="0" w:color="auto"/>
              <w:right w:val="single" w:sz="4" w:space="0" w:color="auto"/>
            </w:tcBorders>
          </w:tcPr>
          <w:p w14:paraId="4A771EC8" w14:textId="77386699" w:rsidR="00F3344A" w:rsidRPr="00E5574C" w:rsidRDefault="00F3344A">
            <w:pPr>
              <w:spacing w:before="0" w:after="0" w:line="240" w:lineRule="auto"/>
              <w:jc w:val="left"/>
              <w:rPr>
                <w:ins w:id="5772" w:author="Kumar Baral" w:date="2023-02-10T13:40:00Z"/>
                <w:rFonts w:cs="Calibri"/>
                <w:color w:val="000000"/>
                <w:szCs w:val="22"/>
                <w:lang w:bidi="ne-NP"/>
                <w:rPrChange w:id="5773" w:author="Kumar Baral" w:date="2023-02-10T14:10:00Z">
                  <w:rPr>
                    <w:ins w:id="5774" w:author="Kumar Baral" w:date="2023-02-10T13:40:00Z"/>
                    <w:rFonts w:ascii="Calibri" w:hAnsi="Calibri" w:cs="Calibri"/>
                    <w:color w:val="000000"/>
                    <w:szCs w:val="22"/>
                    <w:lang w:bidi="ne-NP"/>
                  </w:rPr>
                </w:rPrChange>
              </w:rPr>
              <w:pPrChange w:id="5775" w:author="Kumar Baral" w:date="2023-02-10T13:42:00Z">
                <w:pPr>
                  <w:spacing w:before="0" w:after="0" w:line="240" w:lineRule="auto"/>
                  <w:jc w:val="right"/>
                </w:pPr>
              </w:pPrChange>
            </w:pPr>
            <w:ins w:id="5776" w:author="Kumar Baral" w:date="2023-02-10T13:41:00Z">
              <w:r w:rsidRPr="00E5574C">
                <w:rPr>
                  <w:rFonts w:cs="Calibri"/>
                  <w:color w:val="000000"/>
                  <w:szCs w:val="22"/>
                  <w:lang w:bidi="ne-NP"/>
                  <w:rPrChange w:id="5777" w:author="Kumar Baral" w:date="2023-02-10T14:10:00Z">
                    <w:rPr>
                      <w:rFonts w:ascii="Calibri" w:hAnsi="Calibri" w:cs="Calibri"/>
                      <w:color w:val="000000"/>
                      <w:szCs w:val="22"/>
                      <w:lang w:bidi="ne-NP"/>
                    </w:rPr>
                  </w:rPrChange>
                </w:rPr>
                <w:t>Incomplete data</w:t>
              </w:r>
            </w:ins>
          </w:p>
        </w:tc>
      </w:tr>
    </w:tbl>
    <w:p w14:paraId="464E5750" w14:textId="54BDF04E" w:rsidR="007A7967" w:rsidRDefault="00F3344A" w:rsidP="00E5574C">
      <w:pPr>
        <w:rPr>
          <w:ins w:id="5778" w:author="Kumar Baral" w:date="2023-02-13T10:37:00Z"/>
        </w:rPr>
      </w:pPr>
      <w:ins w:id="5779" w:author="Kumar Baral" w:date="2023-02-10T13:42:00Z">
        <w:r>
          <w:lastRenderedPageBreak/>
          <w:t xml:space="preserve">The </w:t>
        </w:r>
      </w:ins>
      <w:ins w:id="5780" w:author="Kumar Baral" w:date="2023-02-10T14:11:00Z">
        <w:r w:rsidR="00E5574C">
          <w:t xml:space="preserve">mean </w:t>
        </w:r>
      </w:ins>
      <w:ins w:id="5781" w:author="Kumar Baral" w:date="2023-02-10T13:42:00Z">
        <w:r>
          <w:t>annual data series</w:t>
        </w:r>
      </w:ins>
      <w:ins w:id="5782" w:author="Kumar Baral" w:date="2023-02-10T14:12:00Z">
        <w:r w:rsidR="00E5574C">
          <w:t xml:space="preserve">, 5-years moving average and 10-years moving average </w:t>
        </w:r>
      </w:ins>
      <w:ins w:id="5783" w:author="Kumar Baral" w:date="2023-02-10T14:13:00Z">
        <w:r w:rsidR="00E5574C">
          <w:t>are</w:t>
        </w:r>
      </w:ins>
      <w:ins w:id="5784" w:author="Kumar Baral" w:date="2023-02-10T14:12:00Z">
        <w:r w:rsidR="00E5574C">
          <w:t xml:space="preserve"> </w:t>
        </w:r>
      </w:ins>
      <w:ins w:id="5785" w:author="Kumar Baral" w:date="2023-02-10T14:13:00Z">
        <w:r w:rsidR="00E5574C">
          <w:t>plotted in</w:t>
        </w:r>
      </w:ins>
      <w:ins w:id="5786" w:author="Kumar Baral" w:date="2023-02-10T14:12:00Z">
        <w:r w:rsidR="007A7967">
          <w:t xml:space="preserve"> the </w:t>
        </w:r>
      </w:ins>
      <w:ins w:id="5787" w:author="Kumar Baral" w:date="2023-02-13T10:38:00Z">
        <w:r w:rsidR="007A7967">
          <w:fldChar w:fldCharType="begin"/>
        </w:r>
        <w:r w:rsidR="007A7967">
          <w:instrText xml:space="preserve"> REF _Ref127177104 \h </w:instrText>
        </w:r>
      </w:ins>
      <w:r w:rsidR="007A7967">
        <w:fldChar w:fldCharType="separate"/>
      </w:r>
      <w:ins w:id="5788" w:author="Kumar Baral" w:date="2023-02-13T10:37:00Z">
        <w:r w:rsidR="00851CC9">
          <w:t xml:space="preserve">Figure </w:t>
        </w:r>
      </w:ins>
      <w:r w:rsidR="00851CC9">
        <w:rPr>
          <w:noProof/>
        </w:rPr>
        <w:t>1</w:t>
      </w:r>
      <w:ins w:id="5789" w:author="Kumar Baral" w:date="2023-02-13T14:03:00Z">
        <w:r w:rsidR="00851CC9">
          <w:noBreakHyphen/>
        </w:r>
      </w:ins>
      <w:r w:rsidR="00851CC9">
        <w:rPr>
          <w:noProof/>
        </w:rPr>
        <w:t>6</w:t>
      </w:r>
      <w:ins w:id="5790" w:author="Kumar Baral" w:date="2023-02-13T10:38:00Z">
        <w:r w:rsidR="007A7967">
          <w:fldChar w:fldCharType="end"/>
        </w:r>
      </w:ins>
      <w:ins w:id="5791" w:author="Kumar Baral" w:date="2023-02-10T14:12:00Z">
        <w:r w:rsidR="00E5574C">
          <w:t>.</w:t>
        </w:r>
      </w:ins>
      <w:ins w:id="5792" w:author="Kumar Baral" w:date="2023-02-13T10:51:00Z">
        <w:r w:rsidR="00CC2D59">
          <w:t xml:space="preserve"> The presence of gap in the plot of mean annual discharge indicates the upgrading work in Andhi Khola. The data is not available in that period of time. 5-year moving average and 10-year moving average is also plotted in the plot. </w:t>
        </w:r>
      </w:ins>
    </w:p>
    <w:p w14:paraId="6722581D" w14:textId="3CF9C9AC" w:rsidR="00C34729" w:rsidRDefault="00C34729" w:rsidP="00E5574C">
      <w:pPr>
        <w:rPr>
          <w:ins w:id="5793" w:author="Kumar Baral" w:date="2023-02-10T14:15:00Z"/>
        </w:rPr>
      </w:pPr>
      <w:ins w:id="5794" w:author="Kumar Baral" w:date="2023-02-13T10:37:00Z">
        <w:r>
          <w:rPr>
            <w:noProof/>
            <w:lang w:bidi="ne-NP"/>
          </w:rPr>
          <w:drawing>
            <wp:inline distT="0" distB="0" distL="0" distR="0" wp14:anchorId="55BAA6AC" wp14:editId="63B19D64">
              <wp:extent cx="5960745" cy="3841115"/>
              <wp:effectExtent l="0" t="0" r="1905" b="698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ins>
    </w:p>
    <w:p w14:paraId="4831CF98" w14:textId="5C1F74DE" w:rsidR="007A7967" w:rsidRDefault="007A7967">
      <w:pPr>
        <w:pStyle w:val="Caption"/>
        <w:rPr>
          <w:ins w:id="5795" w:author="Kumar Baral" w:date="2023-02-13T10:37:00Z"/>
        </w:rPr>
        <w:pPrChange w:id="5796" w:author="Kumar Baral" w:date="2023-02-13T10:37:00Z">
          <w:pPr/>
        </w:pPrChange>
      </w:pPr>
      <w:bookmarkStart w:id="5797" w:name="_Ref127177104"/>
      <w:bookmarkStart w:id="5798" w:name="_Toc127182769"/>
      <w:ins w:id="5799" w:author="Kumar Baral" w:date="2023-02-13T10:37:00Z">
        <w:r>
          <w:t xml:space="preserve">Figure </w:t>
        </w:r>
      </w:ins>
      <w:ins w:id="5800" w:author="Kumar Baral" w:date="2023-02-13T14:03:00Z">
        <w:r w:rsidR="00927B5D">
          <w:fldChar w:fldCharType="begin"/>
        </w:r>
        <w:r w:rsidR="00927B5D">
          <w:instrText xml:space="preserve"> STYLEREF 1 \s </w:instrText>
        </w:r>
      </w:ins>
      <w:r w:rsidR="00927B5D">
        <w:fldChar w:fldCharType="separate"/>
      </w:r>
      <w:r w:rsidR="00851CC9">
        <w:rPr>
          <w:noProof/>
        </w:rPr>
        <w:t>1</w:t>
      </w:r>
      <w:ins w:id="5801"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851CC9">
        <w:rPr>
          <w:noProof/>
        </w:rPr>
        <w:t>6</w:t>
      </w:r>
      <w:ins w:id="5802" w:author="Kumar Baral" w:date="2023-02-13T14:03:00Z">
        <w:r w:rsidR="00927B5D">
          <w:fldChar w:fldCharType="end"/>
        </w:r>
      </w:ins>
      <w:bookmarkEnd w:id="5797"/>
      <w:ins w:id="5803" w:author="Kumar Baral" w:date="2023-02-13T10:37:00Z">
        <w:r>
          <w:t>: Plot of Mean annual discharge, 5-years moving average, 10-years moving average</w:t>
        </w:r>
        <w:bookmarkEnd w:id="5798"/>
      </w:ins>
    </w:p>
    <w:p w14:paraId="49314BC6" w14:textId="383894A0" w:rsidR="007A7967" w:rsidRDefault="00EE5920" w:rsidP="00E5574C">
      <w:pPr>
        <w:rPr>
          <w:ins w:id="5804" w:author="Kumar Baral" w:date="2023-02-13T10:44:00Z"/>
        </w:rPr>
      </w:pPr>
      <w:ins w:id="5805" w:author="Kumar Baral" w:date="2023-02-10T14:25:00Z">
        <w:r>
          <w:t xml:space="preserve">The </w:t>
        </w:r>
      </w:ins>
      <w:ins w:id="5806" w:author="Kumar Baral" w:date="2023-02-12T12:13:00Z">
        <w:r w:rsidR="009363B2">
          <w:t xml:space="preserve">different </w:t>
        </w:r>
      </w:ins>
      <w:ins w:id="5807" w:author="Kumar Baral" w:date="2023-02-10T14:25:00Z">
        <w:r>
          <w:t xml:space="preserve">series </w:t>
        </w:r>
      </w:ins>
      <w:ins w:id="5808" w:author="Kumar Baral" w:date="2023-02-12T12:13:00Z">
        <w:r w:rsidR="009363B2">
          <w:t xml:space="preserve">presented in </w:t>
        </w:r>
      </w:ins>
      <w:ins w:id="5809" w:author="Kumar Baral" w:date="2023-02-13T10:43:00Z">
        <w:r w:rsidR="007A7967">
          <w:fldChar w:fldCharType="begin"/>
        </w:r>
        <w:r w:rsidR="007A7967">
          <w:instrText xml:space="preserve"> REF _Ref127176859 \h </w:instrText>
        </w:r>
      </w:ins>
      <w:r w:rsidR="007A7967">
        <w:fldChar w:fldCharType="separate"/>
      </w:r>
      <w:ins w:id="5810" w:author="Kumar Baral" w:date="2023-02-13T10:29:00Z">
        <w:r w:rsidR="00851CC9">
          <w:t xml:space="preserve">Table </w:t>
        </w:r>
      </w:ins>
      <w:r w:rsidR="00851CC9">
        <w:rPr>
          <w:noProof/>
        </w:rPr>
        <w:t>1</w:t>
      </w:r>
      <w:ins w:id="5811" w:author="Kumar Baral" w:date="2023-02-13T14:27:00Z">
        <w:r w:rsidR="00851CC9">
          <w:noBreakHyphen/>
        </w:r>
      </w:ins>
      <w:r w:rsidR="00851CC9">
        <w:rPr>
          <w:noProof/>
        </w:rPr>
        <w:t>6</w:t>
      </w:r>
      <w:ins w:id="5812" w:author="Kumar Baral" w:date="2023-02-13T10:43:00Z">
        <w:r w:rsidR="007A7967">
          <w:fldChar w:fldCharType="end"/>
        </w:r>
        <w:r w:rsidR="007A7967">
          <w:t xml:space="preserve"> </w:t>
        </w:r>
      </w:ins>
      <w:ins w:id="5813" w:author="Kumar Baral" w:date="2023-02-10T14:25:00Z">
        <w:r>
          <w:t xml:space="preserve">is </w:t>
        </w:r>
      </w:ins>
      <w:ins w:id="5814" w:author="Kumar Baral" w:date="2023-02-12T12:11:00Z">
        <w:r w:rsidR="00694E10">
          <w:t>analyzed</w:t>
        </w:r>
      </w:ins>
      <w:ins w:id="5815" w:author="Kumar Baral" w:date="2023-02-10T14:25:00Z">
        <w:r>
          <w:t xml:space="preserve"> </w:t>
        </w:r>
      </w:ins>
      <w:ins w:id="5816" w:author="Kumar Baral" w:date="2023-02-13T10:43:00Z">
        <w:r w:rsidR="007A7967">
          <w:t>to find correlation with same series but with</w:t>
        </w:r>
      </w:ins>
      <w:ins w:id="5817" w:author="Kumar Baral" w:date="2023-02-10T14:25:00Z">
        <w:r>
          <w:t xml:space="preserve"> different lag to </w:t>
        </w:r>
      </w:ins>
      <w:ins w:id="5818" w:author="Kumar Baral" w:date="2023-02-12T12:11:00Z">
        <w:r w:rsidR="00694E10">
          <w:t>obtain</w:t>
        </w:r>
      </w:ins>
      <w:ins w:id="5819" w:author="Kumar Baral" w:date="2023-02-10T14:25:00Z">
        <w:r>
          <w:t xml:space="preserve"> the plot of </w:t>
        </w:r>
      </w:ins>
      <w:ins w:id="5820" w:author="Kumar Baral" w:date="2023-02-13T10:44:00Z">
        <w:r w:rsidR="007A7967">
          <w:t>auto correlation function (</w:t>
        </w:r>
      </w:ins>
      <w:ins w:id="5821" w:author="Kumar Baral" w:date="2023-02-10T14:26:00Z">
        <w:r>
          <w:t>ACF</w:t>
        </w:r>
      </w:ins>
      <w:ins w:id="5822" w:author="Kumar Baral" w:date="2023-02-13T10:44:00Z">
        <w:r w:rsidR="007A7967">
          <w:t>)</w:t>
        </w:r>
      </w:ins>
      <w:ins w:id="5823" w:author="Kumar Baral" w:date="2023-02-10T14:26:00Z">
        <w:r>
          <w:t xml:space="preserve"> vs different lags</w:t>
        </w:r>
      </w:ins>
      <w:r w:rsidR="002D09A2">
        <w:t xml:space="preserve"> as shown in </w:t>
      </w:r>
      <w:r w:rsidR="002D09A2">
        <w:fldChar w:fldCharType="begin"/>
      </w:r>
      <w:r w:rsidR="002D09A2">
        <w:instrText xml:space="preserve"> REF _Ref127177546 \h </w:instrText>
      </w:r>
      <w:r w:rsidR="002D09A2">
        <w:fldChar w:fldCharType="separate"/>
      </w:r>
      <w:ins w:id="5824" w:author="Kumar Baral" w:date="2023-02-13T10:44:00Z">
        <w:r w:rsidR="00851CC9">
          <w:t xml:space="preserve">Figure </w:t>
        </w:r>
      </w:ins>
      <w:r w:rsidR="00851CC9">
        <w:rPr>
          <w:noProof/>
        </w:rPr>
        <w:t>1</w:t>
      </w:r>
      <w:ins w:id="5825" w:author="Kumar Baral" w:date="2023-02-13T14:03:00Z">
        <w:r w:rsidR="00851CC9">
          <w:noBreakHyphen/>
        </w:r>
      </w:ins>
      <w:r w:rsidR="00851CC9">
        <w:rPr>
          <w:noProof/>
        </w:rPr>
        <w:t>7</w:t>
      </w:r>
      <w:r w:rsidR="002D09A2">
        <w:fldChar w:fldCharType="end"/>
      </w:r>
      <w:ins w:id="5826" w:author="Kumar Baral" w:date="2023-02-10T14:26:00Z">
        <w:r>
          <w:t xml:space="preserve">. </w:t>
        </w:r>
      </w:ins>
    </w:p>
    <w:p w14:paraId="697CFC28" w14:textId="277DD9A1" w:rsidR="00CC2D59" w:rsidRDefault="007A7967" w:rsidP="00E5574C">
      <w:pPr>
        <w:rPr>
          <w:ins w:id="5827" w:author="Kumar Baral" w:date="2023-02-13T10:50:00Z"/>
        </w:rPr>
      </w:pPr>
      <w:ins w:id="5828" w:author="Kumar Baral" w:date="2023-02-13T10:45:00Z">
        <w:r>
          <w:fldChar w:fldCharType="begin"/>
        </w:r>
        <w:r>
          <w:instrText xml:space="preserve"> REF _Ref127177546 \h </w:instrText>
        </w:r>
      </w:ins>
      <w:r>
        <w:fldChar w:fldCharType="separate"/>
      </w:r>
      <w:ins w:id="5829" w:author="Kumar Baral" w:date="2023-02-13T10:44:00Z">
        <w:r w:rsidR="00851CC9">
          <w:t xml:space="preserve">Figure </w:t>
        </w:r>
      </w:ins>
      <w:r w:rsidR="00851CC9">
        <w:rPr>
          <w:noProof/>
        </w:rPr>
        <w:t>1</w:t>
      </w:r>
      <w:ins w:id="5830" w:author="Kumar Baral" w:date="2023-02-13T14:03:00Z">
        <w:r w:rsidR="00851CC9">
          <w:noBreakHyphen/>
        </w:r>
      </w:ins>
      <w:r w:rsidR="00851CC9">
        <w:rPr>
          <w:noProof/>
        </w:rPr>
        <w:t>7</w:t>
      </w:r>
      <w:ins w:id="5831" w:author="Kumar Baral" w:date="2023-02-13T10:45:00Z">
        <w:r>
          <w:fldChar w:fldCharType="end"/>
        </w:r>
        <w:r>
          <w:t xml:space="preserve"> shows the plot of auto</w:t>
        </w:r>
      </w:ins>
      <w:r w:rsidR="00B7569D">
        <w:t xml:space="preserve"> </w:t>
      </w:r>
      <w:ins w:id="5832" w:author="Kumar Baral" w:date="2023-02-13T10:45:00Z">
        <w:r>
          <w:t>correlation function (ACF)</w:t>
        </w:r>
      </w:ins>
      <w:ins w:id="5833" w:author="Kumar Baral" w:date="2023-02-13T10:46:00Z">
        <w:r>
          <w:t xml:space="preserve"> </w:t>
        </w:r>
      </w:ins>
      <w:ins w:id="5834" w:author="Kumar Baral" w:date="2023-02-13T10:45:00Z">
        <w:r>
          <w:t>vs</w:t>
        </w:r>
      </w:ins>
      <w:ins w:id="5835" w:author="Kumar Baral" w:date="2023-02-13T10:46:00Z">
        <w:r>
          <w:t xml:space="preserve"> different lag</w:t>
        </w:r>
      </w:ins>
      <w:ins w:id="5836" w:author="Kumar Baral" w:date="2023-02-13T10:47:00Z">
        <w:r>
          <w:t xml:space="preserve"> for the mean annual discharge of Andhikhola</w:t>
        </w:r>
      </w:ins>
      <w:ins w:id="5837" w:author="Kumar Baral" w:date="2023-02-13T10:46:00Z">
        <w:r>
          <w:t xml:space="preserve">. </w:t>
        </w:r>
      </w:ins>
      <w:ins w:id="5838" w:author="Kumar Baral" w:date="2023-02-13T10:47:00Z">
        <w:r w:rsidR="00CC2D59">
          <w:t xml:space="preserve">Here in the plot, the shaded </w:t>
        </w:r>
      </w:ins>
      <w:r w:rsidR="002D09A2">
        <w:t>region in y-axis</w:t>
      </w:r>
      <w:ins w:id="5839" w:author="Kumar Baral" w:date="2023-02-13T10:47:00Z">
        <w:r w:rsidR="00CC2D59">
          <w:t xml:space="preserve"> </w:t>
        </w:r>
      </w:ins>
      <w:ins w:id="5840" w:author="Kumar Baral" w:date="2023-02-13T10:48:00Z">
        <w:r w:rsidR="00CC2D59">
          <w:t xml:space="preserve">from [-0.5 0.5] is the confidence limit. </w:t>
        </w:r>
      </w:ins>
      <w:r w:rsidR="001E3856">
        <w:t xml:space="preserve">Since, </w:t>
      </w:r>
      <w:ins w:id="5841" w:author="Kumar Baral" w:date="2023-02-13T10:48:00Z">
        <w:r w:rsidR="00CC2D59">
          <w:t>Lag</w:t>
        </w:r>
      </w:ins>
      <w:ins w:id="5842" w:author="Kumar Baral" w:date="2023-02-13T10:49:00Z">
        <w:r w:rsidR="00CC2D59">
          <w:t xml:space="preserve"> </w:t>
        </w:r>
      </w:ins>
      <w:ins w:id="5843" w:author="Kumar Baral" w:date="2023-02-13T10:48:00Z">
        <w:r w:rsidR="00CC2D59">
          <w:t>(1) lies within the confidence limit</w:t>
        </w:r>
      </w:ins>
      <w:r w:rsidR="001E3856">
        <w:t xml:space="preserve"> it is concluded that </w:t>
      </w:r>
      <w:ins w:id="5844" w:author="Kumar Baral" w:date="2023-02-13T10:48:00Z">
        <w:r w:rsidR="00CC2D59">
          <w:t xml:space="preserve">there is no persistence in the series of mean annual </w:t>
        </w:r>
      </w:ins>
      <w:ins w:id="5845" w:author="Kumar Baral" w:date="2023-02-13T10:49:00Z">
        <w:r w:rsidR="00CC2D59">
          <w:t>discharge</w:t>
        </w:r>
      </w:ins>
      <w:ins w:id="5846" w:author="Kumar Baral" w:date="2023-02-13T10:48:00Z">
        <w:r w:rsidR="00CC2D59">
          <w:t>.</w:t>
        </w:r>
      </w:ins>
      <w:ins w:id="5847" w:author="Kumar Baral" w:date="2023-02-13T10:49:00Z">
        <w:r w:rsidR="00CC2D59">
          <w:t xml:space="preserve"> </w:t>
        </w:r>
      </w:ins>
      <w:ins w:id="5848" w:author="Kumar Baral" w:date="2023-02-13T10:48:00Z">
        <w:r w:rsidR="00CC2D59">
          <w:t xml:space="preserve"> </w:t>
        </w:r>
      </w:ins>
      <w:ins w:id="5849" w:author="Kumar Baral" w:date="2023-02-13T10:49:00Z">
        <w:r w:rsidR="00CC2D59">
          <w:t xml:space="preserve">The persistence in the data is said to be present if the correlation of the lag (1) lies outside of the confidence limit. </w:t>
        </w:r>
      </w:ins>
      <w:ins w:id="5850" w:author="Kumar Baral" w:date="2023-02-10T14:34:00Z">
        <w:r w:rsidR="00D878B3">
          <w:t>On such case, pre whitening of data is necessary</w:t>
        </w:r>
      </w:ins>
      <w:ins w:id="5851" w:author="Kumar Baral" w:date="2023-02-13T10:49:00Z">
        <w:r w:rsidR="00CC2D59">
          <w:t xml:space="preserve"> to remove the </w:t>
        </w:r>
      </w:ins>
      <w:ins w:id="5852" w:author="Kumar Baral" w:date="2023-02-13T10:50:00Z">
        <w:r w:rsidR="00CC2D59">
          <w:t xml:space="preserve">persistence. </w:t>
        </w:r>
      </w:ins>
    </w:p>
    <w:p w14:paraId="6B7A0ADD" w14:textId="30312C4B" w:rsidR="00EE5920" w:rsidRDefault="00D878B3" w:rsidP="00E5574C">
      <w:pPr>
        <w:rPr>
          <w:ins w:id="5853" w:author="Kumar Baral" w:date="2023-02-10T14:37:00Z"/>
        </w:rPr>
      </w:pPr>
      <w:ins w:id="5854" w:author="Kumar Baral" w:date="2023-02-10T14:35:00Z">
        <w:r>
          <w:t>Now, the Man-</w:t>
        </w:r>
      </w:ins>
      <w:ins w:id="5855" w:author="Kumar Baral" w:date="2023-02-12T12:11:00Z">
        <w:r w:rsidR="00694E10">
          <w:t>Kendall</w:t>
        </w:r>
      </w:ins>
      <w:ins w:id="5856" w:author="Kumar Baral" w:date="2023-02-10T14:35:00Z">
        <w:r>
          <w:t xml:space="preserve"> test can be </w:t>
        </w:r>
      </w:ins>
      <w:ins w:id="5857" w:author="Kumar Baral" w:date="2023-02-10T14:36:00Z">
        <w:r>
          <w:t>proceeded</w:t>
        </w:r>
      </w:ins>
      <w:ins w:id="5858" w:author="Kumar Baral" w:date="2023-02-10T14:35:00Z">
        <w:r>
          <w:t xml:space="preserve">. </w:t>
        </w:r>
      </w:ins>
      <w:ins w:id="5859" w:author="Kumar Baral" w:date="2023-02-10T14:36:00Z">
        <w:r>
          <w:t xml:space="preserve"> The result of Man-Kendall test is simple and represented by MK test statistics, tau and probability of exceedance values. </w:t>
        </w:r>
      </w:ins>
    </w:p>
    <w:p w14:paraId="6FB7638F" w14:textId="13C8E859" w:rsidR="00EE5920" w:rsidRDefault="00EE5920" w:rsidP="00E5574C">
      <w:pPr>
        <w:rPr>
          <w:ins w:id="5860" w:author="Kumar Baral" w:date="2023-02-10T14:24:00Z"/>
        </w:rPr>
      </w:pPr>
    </w:p>
    <w:p w14:paraId="6E23692E" w14:textId="278493AE" w:rsidR="00EE5920" w:rsidRDefault="00EE5920" w:rsidP="00E5574C">
      <w:pPr>
        <w:rPr>
          <w:ins w:id="5861" w:author="Kumar Baral" w:date="2023-02-10T14:25:00Z"/>
        </w:rPr>
      </w:pPr>
      <w:ins w:id="5862" w:author="Kumar Baral" w:date="2023-02-10T14:24:00Z">
        <w:r w:rsidRPr="00EE5920">
          <w:rPr>
            <w:noProof/>
            <w:lang w:bidi="ne-NP"/>
          </w:rPr>
          <w:lastRenderedPageBreak/>
          <w:drawing>
            <wp:inline distT="0" distB="0" distL="0" distR="0" wp14:anchorId="7A5B16C6" wp14:editId="1A5F3164">
              <wp:extent cx="5582093" cy="3691384"/>
              <wp:effectExtent l="19050" t="19050" r="19050"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2093" cy="3691384"/>
                      </a:xfrm>
                      <a:prstGeom prst="rect">
                        <a:avLst/>
                      </a:prstGeom>
                      <a:ln>
                        <a:solidFill>
                          <a:schemeClr val="tx1"/>
                        </a:solidFill>
                      </a:ln>
                    </pic:spPr>
                  </pic:pic>
                </a:graphicData>
              </a:graphic>
            </wp:inline>
          </w:drawing>
        </w:r>
      </w:ins>
    </w:p>
    <w:p w14:paraId="2F5E0F46" w14:textId="230C314E" w:rsidR="00EE5920" w:rsidRDefault="007A7967">
      <w:pPr>
        <w:pStyle w:val="Caption"/>
        <w:rPr>
          <w:ins w:id="5863" w:author="Kumar Baral" w:date="2023-02-10T14:25:00Z"/>
        </w:rPr>
        <w:pPrChange w:id="5864" w:author="Kumar Baral" w:date="2023-02-13T10:44:00Z">
          <w:pPr/>
        </w:pPrChange>
      </w:pPr>
      <w:bookmarkStart w:id="5865" w:name="_Ref127177546"/>
      <w:bookmarkStart w:id="5866" w:name="_Toc127182770"/>
      <w:ins w:id="5867" w:author="Kumar Baral" w:date="2023-02-13T10:44:00Z">
        <w:r>
          <w:t xml:space="preserve">Figure </w:t>
        </w:r>
      </w:ins>
      <w:ins w:id="5868" w:author="Kumar Baral" w:date="2023-02-13T14:03:00Z">
        <w:r w:rsidR="00927B5D">
          <w:fldChar w:fldCharType="begin"/>
        </w:r>
        <w:r w:rsidR="00927B5D">
          <w:instrText xml:space="preserve"> STYLEREF 1 \s </w:instrText>
        </w:r>
      </w:ins>
      <w:r w:rsidR="00927B5D">
        <w:fldChar w:fldCharType="separate"/>
      </w:r>
      <w:r w:rsidR="00851CC9">
        <w:rPr>
          <w:noProof/>
        </w:rPr>
        <w:t>1</w:t>
      </w:r>
      <w:ins w:id="5869"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851CC9">
        <w:rPr>
          <w:noProof/>
        </w:rPr>
        <w:t>7</w:t>
      </w:r>
      <w:ins w:id="5870" w:author="Kumar Baral" w:date="2023-02-13T14:03:00Z">
        <w:r w:rsidR="00927B5D">
          <w:fldChar w:fldCharType="end"/>
        </w:r>
      </w:ins>
      <w:bookmarkEnd w:id="5865"/>
      <w:ins w:id="5871" w:author="Kumar Baral" w:date="2023-02-13T10:44:00Z">
        <w:r>
          <w:t xml:space="preserve">: </w:t>
        </w:r>
      </w:ins>
      <w:ins w:id="5872" w:author="Kumar Baral" w:date="2023-02-10T14:25:00Z">
        <w:r w:rsidR="00EE5920">
          <w:t>Auto correlation function</w:t>
        </w:r>
      </w:ins>
      <w:ins w:id="5873" w:author="Kumar Baral" w:date="2023-02-13T10:44:00Z">
        <w:r>
          <w:t xml:space="preserve"> of mean </w:t>
        </w:r>
      </w:ins>
      <w:ins w:id="5874" w:author="Kumar Baral" w:date="2023-02-13T10:45:00Z">
        <w:r>
          <w:t>annual</w:t>
        </w:r>
      </w:ins>
      <w:ins w:id="5875" w:author="Kumar Baral" w:date="2023-02-13T10:44:00Z">
        <w:r>
          <w:t xml:space="preserve"> </w:t>
        </w:r>
      </w:ins>
      <w:ins w:id="5876" w:author="Kumar Baral" w:date="2023-02-13T10:45:00Z">
        <w:r>
          <w:t>discharge series of Andhikhola</w:t>
        </w:r>
      </w:ins>
      <w:ins w:id="5877" w:author="Kumar Baral" w:date="2023-02-10T14:25:00Z">
        <w:r w:rsidR="00EE5920">
          <w:t>.</w:t>
        </w:r>
        <w:bookmarkEnd w:id="5866"/>
        <w:r w:rsidR="00EE5920">
          <w:t xml:space="preserve"> </w:t>
        </w:r>
      </w:ins>
    </w:p>
    <w:p w14:paraId="59D20549" w14:textId="3A93C308" w:rsidR="00CC2D59" w:rsidRDefault="008211B4">
      <w:pPr>
        <w:rPr>
          <w:ins w:id="5878" w:author="Kumar Baral" w:date="2023-02-13T10:54:00Z"/>
        </w:rPr>
      </w:pPr>
      <w:ins w:id="5879" w:author="Kumar Baral" w:date="2023-02-10T15:01:00Z">
        <w:r>
          <w:t xml:space="preserve">The monthly average </w:t>
        </w:r>
      </w:ins>
      <w:ins w:id="5880" w:author="Kumar Baral" w:date="2023-02-10T15:02:00Z">
        <w:r>
          <w:t xml:space="preserve">of each </w:t>
        </w:r>
      </w:ins>
      <w:ins w:id="5881" w:author="Kumar Baral" w:date="2023-02-10T15:05:00Z">
        <w:r>
          <w:t>month</w:t>
        </w:r>
      </w:ins>
      <w:ins w:id="5882" w:author="Kumar Baral" w:date="2023-02-10T15:02:00Z">
        <w:r>
          <w:t xml:space="preserve"> for</w:t>
        </w:r>
      </w:ins>
      <w:ins w:id="5883" w:author="Kumar Baral" w:date="2023-02-10T15:01:00Z">
        <w:r>
          <w:t xml:space="preserve"> different years is </w:t>
        </w:r>
      </w:ins>
      <w:ins w:id="5884" w:author="Kumar Baral" w:date="2023-02-10T15:02:00Z">
        <w:r>
          <w:t xml:space="preserve">also analyzed. </w:t>
        </w:r>
      </w:ins>
      <w:ins w:id="5885" w:author="Kumar Baral" w:date="2023-02-10T15:05:00Z">
        <w:r>
          <w:t>The result of the M</w:t>
        </w:r>
        <w:r w:rsidR="00E47F01">
          <w:t>an</w:t>
        </w:r>
        <w:r>
          <w:t>-Kendall test is tabulated</w:t>
        </w:r>
      </w:ins>
      <w:ins w:id="5886" w:author="Kumar Baral" w:date="2023-02-13T12:22:00Z">
        <w:r w:rsidR="008E1FA3">
          <w:t xml:space="preserve"> in </w:t>
        </w:r>
        <w:r w:rsidR="008E1FA3">
          <w:fldChar w:fldCharType="begin"/>
        </w:r>
        <w:r w:rsidR="008E1FA3">
          <w:instrText xml:space="preserve"> REF _Ref127183355 \h </w:instrText>
        </w:r>
      </w:ins>
      <w:r w:rsidR="008E1FA3">
        <w:fldChar w:fldCharType="separate"/>
      </w:r>
      <w:ins w:id="5887" w:author="Kumar Baral" w:date="2023-02-13T10:54:00Z">
        <w:r w:rsidR="00851CC9">
          <w:t xml:space="preserve">Table </w:t>
        </w:r>
      </w:ins>
      <w:r w:rsidR="00851CC9">
        <w:rPr>
          <w:noProof/>
        </w:rPr>
        <w:t>1</w:t>
      </w:r>
      <w:ins w:id="5888" w:author="Kumar Baral" w:date="2023-02-13T14:27:00Z">
        <w:r w:rsidR="00851CC9">
          <w:noBreakHyphen/>
        </w:r>
      </w:ins>
      <w:r w:rsidR="00851CC9">
        <w:rPr>
          <w:noProof/>
        </w:rPr>
        <w:t>7</w:t>
      </w:r>
      <w:ins w:id="5889" w:author="Kumar Baral" w:date="2023-02-13T12:22:00Z">
        <w:r w:rsidR="008E1FA3">
          <w:fldChar w:fldCharType="end"/>
        </w:r>
      </w:ins>
      <w:ins w:id="5890" w:author="Kumar Baral" w:date="2023-02-10T15:05:00Z">
        <w:r>
          <w:t xml:space="preserve">. </w:t>
        </w:r>
      </w:ins>
      <w:ins w:id="5891" w:author="Kumar Baral" w:date="2023-02-13T10:52:00Z">
        <w:r w:rsidR="00CC2D59">
          <w:t xml:space="preserve">The correction of pre-whitening is only performed for 5-years moving average and 10-years moving average series. </w:t>
        </w:r>
      </w:ins>
      <w:ins w:id="5892" w:author="Kumar Baral" w:date="2023-02-13T10:53:00Z">
        <w:r w:rsidR="00CC2D59">
          <w:t>These series are originated from the mean annual discharge series so there is trace of the original data</w:t>
        </w:r>
      </w:ins>
      <w:ins w:id="5893" w:author="Kumar Baral" w:date="2023-02-13T12:23:00Z">
        <w:r w:rsidR="008E1FA3">
          <w:t xml:space="preserve"> in the series</w:t>
        </w:r>
      </w:ins>
      <w:ins w:id="5894" w:author="Kumar Baral" w:date="2023-02-13T10:53:00Z">
        <w:r w:rsidR="00CC2D59">
          <w:t>.</w:t>
        </w:r>
      </w:ins>
      <w:ins w:id="5895" w:author="Kumar Baral" w:date="2023-02-13T10:52:00Z">
        <w:r w:rsidR="00CC2D59">
          <w:t xml:space="preserve"> </w:t>
        </w:r>
      </w:ins>
      <w:ins w:id="5896" w:author="Kumar Baral" w:date="2023-02-10T15:05:00Z">
        <w:r>
          <w:t xml:space="preserve">The </w:t>
        </w:r>
      </w:ins>
      <w:ins w:id="5897" w:author="Kumar Baral" w:date="2023-02-10T15:06:00Z">
        <w:r w:rsidR="008E1FA3">
          <w:t>detail</w:t>
        </w:r>
        <w:r w:rsidR="00053B33">
          <w:t xml:space="preserve"> calculation and result</w:t>
        </w:r>
        <w:r>
          <w:t xml:space="preserve"> are presented in the annex of this report. </w:t>
        </w:r>
      </w:ins>
    </w:p>
    <w:p w14:paraId="36FEA0BD" w14:textId="1E93F19A" w:rsidR="00CC2D59" w:rsidRDefault="00CC2D59">
      <w:pPr>
        <w:pStyle w:val="Caption"/>
        <w:rPr>
          <w:ins w:id="5898" w:author="Kumar Baral" w:date="2023-02-10T15:18:00Z"/>
        </w:rPr>
        <w:pPrChange w:id="5899" w:author="Kumar Baral" w:date="2023-02-13T10:54:00Z">
          <w:pPr/>
        </w:pPrChange>
      </w:pPr>
      <w:bookmarkStart w:id="5900" w:name="_Ref127183355"/>
      <w:bookmarkStart w:id="5901" w:name="_Toc127182765"/>
      <w:ins w:id="5902" w:author="Kumar Baral" w:date="2023-02-13T10:54:00Z">
        <w:r>
          <w:t xml:space="preserve">Table </w:t>
        </w:r>
      </w:ins>
      <w:ins w:id="5903" w:author="Kumar Baral" w:date="2023-02-13T14:27:00Z">
        <w:r w:rsidR="00B132C2">
          <w:fldChar w:fldCharType="begin"/>
        </w:r>
        <w:r w:rsidR="00B132C2">
          <w:instrText xml:space="preserve"> STYLEREF 1 \s </w:instrText>
        </w:r>
      </w:ins>
      <w:r w:rsidR="00B132C2">
        <w:fldChar w:fldCharType="separate"/>
      </w:r>
      <w:r w:rsidR="00851CC9">
        <w:rPr>
          <w:noProof/>
        </w:rPr>
        <w:t>1</w:t>
      </w:r>
      <w:ins w:id="5904"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851CC9">
        <w:rPr>
          <w:noProof/>
        </w:rPr>
        <w:t>7</w:t>
      </w:r>
      <w:ins w:id="5905" w:author="Kumar Baral" w:date="2023-02-13T14:27:00Z">
        <w:r w:rsidR="00B132C2">
          <w:fldChar w:fldCharType="end"/>
        </w:r>
      </w:ins>
      <w:bookmarkEnd w:id="5900"/>
      <w:ins w:id="5906" w:author="Kumar Baral" w:date="2023-02-13T10:54:00Z">
        <w:r>
          <w:t>: Result of Man-</w:t>
        </w:r>
      </w:ins>
      <w:ins w:id="5907" w:author="Kumar Baral" w:date="2023-02-13T10:55:00Z">
        <w:r>
          <w:t>Kendall</w:t>
        </w:r>
      </w:ins>
      <w:ins w:id="5908" w:author="Kumar Baral" w:date="2023-02-13T10:54:00Z">
        <w:r>
          <w:t xml:space="preserve"> test for different discharge series</w:t>
        </w:r>
      </w:ins>
      <w:bookmarkEnd w:id="5901"/>
    </w:p>
    <w:tbl>
      <w:tblPr>
        <w:tblW w:w="9895" w:type="dxa"/>
        <w:tblLook w:val="04A0" w:firstRow="1" w:lastRow="0" w:firstColumn="1" w:lastColumn="0" w:noHBand="0" w:noVBand="1"/>
        <w:tblPrChange w:id="5909" w:author="Kumar Baral" w:date="2023-02-10T17:29:00Z">
          <w:tblPr>
            <w:tblW w:w="9759" w:type="dxa"/>
            <w:tblLook w:val="04A0" w:firstRow="1" w:lastRow="0" w:firstColumn="1" w:lastColumn="0" w:noHBand="0" w:noVBand="1"/>
          </w:tblPr>
        </w:tblPrChange>
      </w:tblPr>
      <w:tblGrid>
        <w:gridCol w:w="2515"/>
        <w:gridCol w:w="1800"/>
        <w:gridCol w:w="1890"/>
        <w:gridCol w:w="2340"/>
        <w:gridCol w:w="1350"/>
        <w:tblGridChange w:id="5910">
          <w:tblGrid>
            <w:gridCol w:w="2515"/>
            <w:gridCol w:w="1890"/>
            <w:gridCol w:w="102"/>
            <w:gridCol w:w="1788"/>
            <w:gridCol w:w="92"/>
            <w:gridCol w:w="2277"/>
            <w:gridCol w:w="1095"/>
          </w:tblGrid>
        </w:tblGridChange>
      </w:tblGrid>
      <w:tr w:rsidR="00065B02" w:rsidRPr="00065B02" w14:paraId="3ECE6E92" w14:textId="77777777" w:rsidTr="00E47F01">
        <w:trPr>
          <w:trHeight w:val="495"/>
          <w:ins w:id="5911" w:author="Kumar Baral" w:date="2023-02-10T15:32:00Z"/>
          <w:trPrChange w:id="5912" w:author="Kumar Baral" w:date="2023-02-10T17:29:00Z">
            <w:trPr>
              <w:trHeight w:val="495"/>
            </w:trPr>
          </w:trPrChange>
        </w:trPr>
        <w:tc>
          <w:tcPr>
            <w:tcW w:w="251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Change w:id="5913" w:author="Kumar Baral" w:date="2023-02-10T17:29:00Z">
              <w:tcPr>
                <w:tcW w:w="251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tcPrChange>
          </w:tcPr>
          <w:p w14:paraId="36375E43" w14:textId="761FFEC2" w:rsidR="00065B02" w:rsidRPr="00065B02" w:rsidRDefault="00065B02" w:rsidP="00065B02">
            <w:pPr>
              <w:spacing w:before="0" w:after="0" w:line="240" w:lineRule="auto"/>
              <w:jc w:val="left"/>
              <w:rPr>
                <w:ins w:id="5914" w:author="Kumar Baral" w:date="2023-02-10T15:32:00Z"/>
                <w:rFonts w:cs="Calibri"/>
                <w:color w:val="000000"/>
                <w:szCs w:val="22"/>
                <w:lang w:bidi="ne-NP"/>
              </w:rPr>
            </w:pPr>
            <w:ins w:id="5915" w:author="Kumar Baral" w:date="2023-02-10T15:32:00Z">
              <w:r w:rsidRPr="00065B02">
                <w:rPr>
                  <w:rFonts w:cs="Calibri"/>
                  <w:color w:val="000000"/>
                  <w:szCs w:val="22"/>
                  <w:lang w:bidi="ne-NP"/>
                </w:rPr>
                <w:t>Description</w:t>
              </w:r>
            </w:ins>
            <w:r w:rsidR="001E3856">
              <w:rPr>
                <w:rFonts w:cs="Calibri"/>
                <w:color w:val="000000"/>
                <w:szCs w:val="22"/>
                <w:lang w:bidi="ne-NP"/>
              </w:rPr>
              <w:t>/Data Series</w:t>
            </w:r>
          </w:p>
        </w:tc>
        <w:tc>
          <w:tcPr>
            <w:tcW w:w="1800" w:type="dxa"/>
            <w:tcBorders>
              <w:top w:val="single" w:sz="4" w:space="0" w:color="auto"/>
              <w:left w:val="nil"/>
              <w:bottom w:val="single" w:sz="4" w:space="0" w:color="auto"/>
              <w:right w:val="single" w:sz="4" w:space="0" w:color="auto"/>
            </w:tcBorders>
            <w:shd w:val="clear" w:color="000000" w:fill="D9D9D9"/>
            <w:vAlign w:val="bottom"/>
            <w:hideMark/>
            <w:tcPrChange w:id="5916" w:author="Kumar Baral" w:date="2023-02-10T17:29:00Z">
              <w:tcPr>
                <w:tcW w:w="1992" w:type="dxa"/>
                <w:gridSpan w:val="2"/>
                <w:tcBorders>
                  <w:top w:val="single" w:sz="4" w:space="0" w:color="auto"/>
                  <w:left w:val="nil"/>
                  <w:bottom w:val="single" w:sz="4" w:space="0" w:color="auto"/>
                  <w:right w:val="single" w:sz="4" w:space="0" w:color="auto"/>
                </w:tcBorders>
                <w:shd w:val="clear" w:color="000000" w:fill="D9D9D9"/>
                <w:vAlign w:val="bottom"/>
                <w:hideMark/>
              </w:tcPr>
            </w:tcPrChange>
          </w:tcPr>
          <w:p w14:paraId="0527EE59" w14:textId="4F40D5D4" w:rsidR="00065B02" w:rsidRPr="00065B02" w:rsidRDefault="00E47F01" w:rsidP="00065B02">
            <w:pPr>
              <w:spacing w:before="0" w:after="0" w:line="240" w:lineRule="auto"/>
              <w:jc w:val="center"/>
              <w:rPr>
                <w:ins w:id="5917" w:author="Kumar Baral" w:date="2023-02-10T15:32:00Z"/>
                <w:rFonts w:cs="Calibri"/>
                <w:color w:val="000000"/>
                <w:szCs w:val="22"/>
                <w:lang w:bidi="ne-NP"/>
              </w:rPr>
            </w:pPr>
            <w:ins w:id="5918" w:author="Kumar Baral" w:date="2023-02-10T15:32:00Z">
              <w:r>
                <w:rPr>
                  <w:rFonts w:cs="Calibri"/>
                  <w:color w:val="000000"/>
                  <w:szCs w:val="22"/>
                  <w:lang w:bidi="ne-NP"/>
                </w:rPr>
                <w:t>Ma</w:t>
              </w:r>
              <w:r w:rsidR="00065B02" w:rsidRPr="00065B02">
                <w:rPr>
                  <w:rFonts w:cs="Calibri"/>
                  <w:color w:val="000000"/>
                  <w:szCs w:val="22"/>
                  <w:lang w:bidi="ne-NP"/>
                </w:rPr>
                <w:t>n-Kendall's statistical value</w:t>
              </w:r>
            </w:ins>
          </w:p>
        </w:tc>
        <w:tc>
          <w:tcPr>
            <w:tcW w:w="1890" w:type="dxa"/>
            <w:tcBorders>
              <w:top w:val="single" w:sz="4" w:space="0" w:color="auto"/>
              <w:left w:val="nil"/>
              <w:bottom w:val="single" w:sz="4" w:space="0" w:color="auto"/>
              <w:right w:val="single" w:sz="4" w:space="0" w:color="auto"/>
            </w:tcBorders>
            <w:shd w:val="clear" w:color="000000" w:fill="D9D9D9"/>
            <w:noWrap/>
            <w:vAlign w:val="bottom"/>
            <w:hideMark/>
            <w:tcPrChange w:id="5919" w:author="Kumar Baral" w:date="2023-02-10T17:29:00Z">
              <w:tcPr>
                <w:tcW w:w="1880" w:type="dxa"/>
                <w:gridSpan w:val="2"/>
                <w:tcBorders>
                  <w:top w:val="single" w:sz="4" w:space="0" w:color="auto"/>
                  <w:left w:val="nil"/>
                  <w:bottom w:val="single" w:sz="4" w:space="0" w:color="auto"/>
                  <w:right w:val="single" w:sz="4" w:space="0" w:color="auto"/>
                </w:tcBorders>
                <w:shd w:val="clear" w:color="000000" w:fill="D9D9D9"/>
                <w:noWrap/>
                <w:vAlign w:val="bottom"/>
                <w:hideMark/>
              </w:tcPr>
            </w:tcPrChange>
          </w:tcPr>
          <w:p w14:paraId="7EAE22A3" w14:textId="77777777" w:rsidR="00E47F01" w:rsidRDefault="00E47F01" w:rsidP="00065B02">
            <w:pPr>
              <w:spacing w:before="0" w:after="0" w:line="240" w:lineRule="auto"/>
              <w:jc w:val="left"/>
              <w:rPr>
                <w:ins w:id="5920" w:author="Kumar Baral" w:date="2023-02-10T17:28:00Z"/>
                <w:rFonts w:cs="Calibri"/>
                <w:color w:val="000000"/>
                <w:szCs w:val="22"/>
                <w:lang w:bidi="ne-NP"/>
              </w:rPr>
            </w:pPr>
            <w:ins w:id="5921" w:author="Kumar Baral" w:date="2023-02-10T15:33:00Z">
              <w:r>
                <w:rPr>
                  <w:rFonts w:cs="Calibri"/>
                  <w:color w:val="000000"/>
                  <w:szCs w:val="22"/>
                  <w:lang w:bidi="ne-NP"/>
                </w:rPr>
                <w:t>Ma</w:t>
              </w:r>
              <w:r w:rsidR="00065B02" w:rsidRPr="00065B02">
                <w:rPr>
                  <w:rFonts w:cs="Calibri"/>
                  <w:color w:val="000000"/>
                  <w:szCs w:val="22"/>
                  <w:lang w:bidi="ne-NP"/>
                </w:rPr>
                <w:t xml:space="preserve">n-Kendall's </w:t>
              </w:r>
            </w:ins>
          </w:p>
          <w:p w14:paraId="67EF7863" w14:textId="774A766D" w:rsidR="00065B02" w:rsidRPr="00065B02" w:rsidRDefault="00065B02" w:rsidP="00065B02">
            <w:pPr>
              <w:spacing w:before="0" w:after="0" w:line="240" w:lineRule="auto"/>
              <w:jc w:val="left"/>
              <w:rPr>
                <w:ins w:id="5922" w:author="Kumar Baral" w:date="2023-02-10T15:32:00Z"/>
                <w:rFonts w:cs="Calibri"/>
                <w:color w:val="000000"/>
                <w:szCs w:val="22"/>
                <w:lang w:bidi="ne-NP"/>
              </w:rPr>
            </w:pPr>
            <w:ins w:id="5923" w:author="Kumar Baral" w:date="2023-02-10T15:32:00Z">
              <w:r w:rsidRPr="00065B02">
                <w:rPr>
                  <w:rFonts w:cs="Calibri"/>
                  <w:color w:val="000000"/>
                  <w:szCs w:val="22"/>
                  <w:lang w:bidi="ne-NP"/>
                </w:rPr>
                <w:t>Tau</w:t>
              </w:r>
            </w:ins>
          </w:p>
        </w:tc>
        <w:tc>
          <w:tcPr>
            <w:tcW w:w="2340" w:type="dxa"/>
            <w:tcBorders>
              <w:top w:val="single" w:sz="4" w:space="0" w:color="auto"/>
              <w:left w:val="nil"/>
              <w:bottom w:val="single" w:sz="4" w:space="0" w:color="auto"/>
              <w:right w:val="single" w:sz="4" w:space="0" w:color="auto"/>
            </w:tcBorders>
            <w:shd w:val="clear" w:color="000000" w:fill="D9D9D9"/>
            <w:noWrap/>
            <w:vAlign w:val="bottom"/>
            <w:hideMark/>
            <w:tcPrChange w:id="5924" w:author="Kumar Baral" w:date="2023-02-10T17:29:00Z">
              <w:tcPr>
                <w:tcW w:w="2277" w:type="dxa"/>
                <w:tcBorders>
                  <w:top w:val="single" w:sz="4" w:space="0" w:color="auto"/>
                  <w:left w:val="nil"/>
                  <w:bottom w:val="single" w:sz="4" w:space="0" w:color="auto"/>
                  <w:right w:val="single" w:sz="4" w:space="0" w:color="auto"/>
                </w:tcBorders>
                <w:shd w:val="clear" w:color="000000" w:fill="D9D9D9"/>
                <w:noWrap/>
                <w:vAlign w:val="bottom"/>
                <w:hideMark/>
              </w:tcPr>
            </w:tcPrChange>
          </w:tcPr>
          <w:p w14:paraId="0997AD60" w14:textId="2C0C6341" w:rsidR="00065B02" w:rsidRDefault="00E47F01" w:rsidP="00065B02">
            <w:pPr>
              <w:spacing w:before="0" w:after="0" w:line="240" w:lineRule="auto"/>
              <w:jc w:val="left"/>
              <w:rPr>
                <w:ins w:id="5925" w:author="Kumar Baral" w:date="2023-02-10T15:34:00Z"/>
                <w:rFonts w:cs="Calibri"/>
                <w:color w:val="000000"/>
                <w:szCs w:val="22"/>
                <w:lang w:bidi="ne-NP"/>
              </w:rPr>
            </w:pPr>
            <w:ins w:id="5926" w:author="Kumar Baral" w:date="2023-02-10T15:33:00Z">
              <w:r>
                <w:rPr>
                  <w:rFonts w:cs="Calibri"/>
                  <w:color w:val="000000"/>
                  <w:szCs w:val="22"/>
                  <w:lang w:bidi="ne-NP"/>
                </w:rPr>
                <w:t>Ma</w:t>
              </w:r>
              <w:r w:rsidR="00065B02" w:rsidRPr="00065B02">
                <w:rPr>
                  <w:rFonts w:cs="Calibri"/>
                  <w:color w:val="000000"/>
                  <w:szCs w:val="22"/>
                  <w:lang w:bidi="ne-NP"/>
                </w:rPr>
                <w:t xml:space="preserve">n-Kendall's </w:t>
              </w:r>
            </w:ins>
          </w:p>
          <w:p w14:paraId="68EA66AC" w14:textId="14D34F58" w:rsidR="00065B02" w:rsidRPr="00065B02" w:rsidRDefault="00065B02" w:rsidP="00065B02">
            <w:pPr>
              <w:spacing w:before="0" w:after="0" w:line="240" w:lineRule="auto"/>
              <w:jc w:val="left"/>
              <w:rPr>
                <w:ins w:id="5927" w:author="Kumar Baral" w:date="2023-02-10T15:32:00Z"/>
                <w:rFonts w:cs="Calibri"/>
                <w:color w:val="000000"/>
                <w:szCs w:val="22"/>
                <w:lang w:bidi="ne-NP"/>
              </w:rPr>
            </w:pPr>
            <w:ins w:id="5928" w:author="Kumar Baral" w:date="2023-02-10T15:32:00Z">
              <w:r w:rsidRPr="00065B02">
                <w:rPr>
                  <w:rFonts w:cs="Calibri"/>
                  <w:color w:val="000000"/>
                  <w:szCs w:val="22"/>
                  <w:lang w:bidi="ne-NP"/>
                </w:rPr>
                <w:t>p-value</w:t>
              </w:r>
            </w:ins>
          </w:p>
        </w:tc>
        <w:tc>
          <w:tcPr>
            <w:tcW w:w="1350" w:type="dxa"/>
            <w:tcBorders>
              <w:top w:val="single" w:sz="4" w:space="0" w:color="auto"/>
              <w:left w:val="nil"/>
              <w:bottom w:val="single" w:sz="4" w:space="0" w:color="auto"/>
              <w:right w:val="single" w:sz="4" w:space="0" w:color="auto"/>
            </w:tcBorders>
            <w:shd w:val="clear" w:color="000000" w:fill="D9D9D9"/>
            <w:noWrap/>
            <w:vAlign w:val="bottom"/>
            <w:hideMark/>
            <w:tcPrChange w:id="5929" w:author="Kumar Baral" w:date="2023-02-10T17:29:00Z">
              <w:tcPr>
                <w:tcW w:w="1095" w:type="dxa"/>
                <w:tcBorders>
                  <w:top w:val="single" w:sz="4" w:space="0" w:color="auto"/>
                  <w:left w:val="nil"/>
                  <w:bottom w:val="single" w:sz="4" w:space="0" w:color="auto"/>
                  <w:right w:val="single" w:sz="4" w:space="0" w:color="auto"/>
                </w:tcBorders>
                <w:shd w:val="clear" w:color="000000" w:fill="D9D9D9"/>
                <w:noWrap/>
                <w:vAlign w:val="bottom"/>
                <w:hideMark/>
              </w:tcPr>
            </w:tcPrChange>
          </w:tcPr>
          <w:p w14:paraId="0371C63B" w14:textId="6F2601F0" w:rsidR="00065B02" w:rsidRPr="00065B02" w:rsidRDefault="00065B02" w:rsidP="00065B02">
            <w:pPr>
              <w:spacing w:before="0" w:after="0" w:line="240" w:lineRule="auto"/>
              <w:jc w:val="left"/>
              <w:rPr>
                <w:ins w:id="5930" w:author="Kumar Baral" w:date="2023-02-10T15:32:00Z"/>
                <w:rFonts w:cs="Calibri"/>
                <w:color w:val="000000"/>
                <w:szCs w:val="22"/>
                <w:lang w:bidi="ne-NP"/>
              </w:rPr>
            </w:pPr>
            <w:ins w:id="5931" w:author="Kumar Baral" w:date="2023-02-10T15:32:00Z">
              <w:r w:rsidRPr="00065B02">
                <w:rPr>
                  <w:rFonts w:cs="Calibri"/>
                  <w:color w:val="000000"/>
                  <w:szCs w:val="22"/>
                  <w:lang w:bidi="ne-NP"/>
                </w:rPr>
                <w:t>Apparent trend</w:t>
              </w:r>
            </w:ins>
          </w:p>
        </w:tc>
      </w:tr>
      <w:tr w:rsidR="00065B02" w:rsidRPr="00065B02" w14:paraId="341791AF" w14:textId="77777777" w:rsidTr="00E47F01">
        <w:trPr>
          <w:trHeight w:val="247"/>
          <w:ins w:id="5932" w:author="Kumar Baral" w:date="2023-02-10T15:32:00Z"/>
          <w:trPrChange w:id="5933"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5934"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074A62B" w14:textId="77777777" w:rsidR="00065B02" w:rsidRPr="00065B02" w:rsidRDefault="00065B02" w:rsidP="00065B02">
            <w:pPr>
              <w:spacing w:before="0" w:after="0" w:line="240" w:lineRule="auto"/>
              <w:jc w:val="left"/>
              <w:rPr>
                <w:ins w:id="5935" w:author="Kumar Baral" w:date="2023-02-10T15:32:00Z"/>
                <w:rFonts w:cs="Calibri"/>
                <w:color w:val="000000"/>
                <w:szCs w:val="22"/>
                <w:lang w:bidi="ne-NP"/>
              </w:rPr>
            </w:pPr>
            <w:ins w:id="5936" w:author="Kumar Baral" w:date="2023-02-10T15:32:00Z">
              <w:r w:rsidRPr="00065B02">
                <w:rPr>
                  <w:rFonts w:cs="Calibri"/>
                  <w:color w:val="000000"/>
                  <w:szCs w:val="22"/>
                  <w:lang w:bidi="ne-NP"/>
                </w:rPr>
                <w:t>Mean Annual Discharge</w:t>
              </w:r>
            </w:ins>
          </w:p>
        </w:tc>
        <w:tc>
          <w:tcPr>
            <w:tcW w:w="1800" w:type="dxa"/>
            <w:tcBorders>
              <w:top w:val="nil"/>
              <w:left w:val="nil"/>
              <w:bottom w:val="single" w:sz="4" w:space="0" w:color="auto"/>
              <w:right w:val="single" w:sz="4" w:space="0" w:color="auto"/>
            </w:tcBorders>
            <w:shd w:val="clear" w:color="auto" w:fill="auto"/>
            <w:noWrap/>
            <w:vAlign w:val="bottom"/>
            <w:hideMark/>
            <w:tcPrChange w:id="5937"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66176BE7" w14:textId="0C2EE361" w:rsidR="00065B02" w:rsidRPr="00065B02" w:rsidRDefault="00065B02" w:rsidP="00065B02">
            <w:pPr>
              <w:spacing w:before="0" w:after="0" w:line="240" w:lineRule="auto"/>
              <w:jc w:val="left"/>
              <w:rPr>
                <w:ins w:id="5938" w:author="Kumar Baral" w:date="2023-02-10T15:32:00Z"/>
                <w:rFonts w:cs="Calibri"/>
                <w:color w:val="000000"/>
                <w:szCs w:val="22"/>
                <w:lang w:bidi="ne-NP"/>
              </w:rPr>
            </w:pPr>
            <w:ins w:id="5939" w:author="Kumar Baral" w:date="2023-02-10T15:32:00Z">
              <w:r>
                <w:rPr>
                  <w:rFonts w:cs="Calibri"/>
                  <w:color w:val="000000"/>
                  <w:szCs w:val="22"/>
                  <w:lang w:bidi="ne-NP"/>
                </w:rPr>
                <w:t xml:space="preserve">    S    =  </w:t>
              </w:r>
              <w:r w:rsidRPr="00065B02">
                <w:rPr>
                  <w:rFonts w:cs="Calibri"/>
                  <w:color w:val="000000"/>
                  <w:szCs w:val="22"/>
                  <w:lang w:bidi="ne-NP"/>
                </w:rPr>
                <w:t>-25</w:t>
              </w:r>
            </w:ins>
          </w:p>
        </w:tc>
        <w:tc>
          <w:tcPr>
            <w:tcW w:w="1890" w:type="dxa"/>
            <w:tcBorders>
              <w:top w:val="nil"/>
              <w:left w:val="nil"/>
              <w:bottom w:val="single" w:sz="4" w:space="0" w:color="auto"/>
              <w:right w:val="single" w:sz="4" w:space="0" w:color="auto"/>
            </w:tcBorders>
            <w:shd w:val="clear" w:color="auto" w:fill="auto"/>
            <w:noWrap/>
            <w:vAlign w:val="bottom"/>
            <w:hideMark/>
            <w:tcPrChange w:id="5940"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2B93642C" w14:textId="77777777" w:rsidR="00065B02" w:rsidRPr="00065B02" w:rsidRDefault="00065B02" w:rsidP="00065B02">
            <w:pPr>
              <w:spacing w:before="0" w:after="0" w:line="240" w:lineRule="auto"/>
              <w:jc w:val="left"/>
              <w:rPr>
                <w:ins w:id="5941" w:author="Kumar Baral" w:date="2023-02-10T15:32:00Z"/>
                <w:rFonts w:cs="Calibri"/>
                <w:color w:val="000000"/>
                <w:szCs w:val="22"/>
                <w:lang w:bidi="ne-NP"/>
              </w:rPr>
            </w:pPr>
            <w:ins w:id="5942" w:author="Kumar Baral" w:date="2023-02-10T15:32:00Z">
              <w:r w:rsidRPr="00065B02">
                <w:rPr>
                  <w:rFonts w:cs="Calibri"/>
                  <w:color w:val="000000"/>
                  <w:szCs w:val="22"/>
                  <w:lang w:bidi="ne-NP"/>
                </w:rPr>
                <w:t xml:space="preserve">    tau  =   -0.2381</w:t>
              </w:r>
            </w:ins>
          </w:p>
        </w:tc>
        <w:tc>
          <w:tcPr>
            <w:tcW w:w="2340" w:type="dxa"/>
            <w:tcBorders>
              <w:top w:val="nil"/>
              <w:left w:val="nil"/>
              <w:bottom w:val="single" w:sz="4" w:space="0" w:color="auto"/>
              <w:right w:val="single" w:sz="4" w:space="0" w:color="auto"/>
            </w:tcBorders>
            <w:shd w:val="clear" w:color="auto" w:fill="auto"/>
            <w:noWrap/>
            <w:vAlign w:val="bottom"/>
            <w:hideMark/>
            <w:tcPrChange w:id="5943"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5076AB00" w14:textId="77777777" w:rsidR="00065B02" w:rsidRPr="00065B02" w:rsidRDefault="00065B02" w:rsidP="00065B02">
            <w:pPr>
              <w:spacing w:before="0" w:after="0" w:line="240" w:lineRule="auto"/>
              <w:jc w:val="left"/>
              <w:rPr>
                <w:ins w:id="5944" w:author="Kumar Baral" w:date="2023-02-10T15:32:00Z"/>
                <w:rFonts w:cs="Calibri"/>
                <w:color w:val="000000"/>
                <w:szCs w:val="22"/>
                <w:lang w:bidi="ne-NP"/>
              </w:rPr>
            </w:pPr>
            <w:ins w:id="5945" w:author="Kumar Baral" w:date="2023-02-10T15:32:00Z">
              <w:r w:rsidRPr="00065B02">
                <w:rPr>
                  <w:rFonts w:cs="Calibri"/>
                  <w:color w:val="000000"/>
                  <w:szCs w:val="22"/>
                  <w:lang w:bidi="ne-NP"/>
                </w:rPr>
                <w:t xml:space="preserve">    p    =    0.2365</w:t>
              </w:r>
            </w:ins>
          </w:p>
        </w:tc>
        <w:tc>
          <w:tcPr>
            <w:tcW w:w="1350" w:type="dxa"/>
            <w:tcBorders>
              <w:top w:val="nil"/>
              <w:left w:val="nil"/>
              <w:bottom w:val="single" w:sz="4" w:space="0" w:color="auto"/>
              <w:right w:val="single" w:sz="4" w:space="0" w:color="auto"/>
            </w:tcBorders>
            <w:shd w:val="clear" w:color="auto" w:fill="auto"/>
            <w:noWrap/>
            <w:vAlign w:val="bottom"/>
            <w:hideMark/>
            <w:tcPrChange w:id="5946"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738AEF9F" w14:textId="06DADAD4" w:rsidR="00065B02" w:rsidRPr="00065B02" w:rsidRDefault="00065B02" w:rsidP="00065B02">
            <w:pPr>
              <w:spacing w:before="0" w:after="0" w:line="240" w:lineRule="auto"/>
              <w:jc w:val="right"/>
              <w:rPr>
                <w:ins w:id="5947" w:author="Kumar Baral" w:date="2023-02-10T15:32:00Z"/>
                <w:rFonts w:cs="Calibri"/>
                <w:color w:val="000000"/>
                <w:szCs w:val="22"/>
                <w:lang w:bidi="ne-NP"/>
              </w:rPr>
            </w:pPr>
            <w:ins w:id="5948" w:author="Kumar Baral" w:date="2023-02-10T15:32:00Z">
              <w:r w:rsidRPr="00065B02">
                <w:rPr>
                  <w:rFonts w:cs="Calibri"/>
                  <w:color w:val="000000"/>
                  <w:szCs w:val="22"/>
                  <w:lang w:bidi="ne-NP"/>
                </w:rPr>
                <w:t>-0.405</w:t>
              </w:r>
            </w:ins>
            <w:ins w:id="5949" w:author="Kumar Baral" w:date="2023-02-10T17:28:00Z">
              <w:r w:rsidR="00E47F01">
                <w:rPr>
                  <w:rFonts w:cs="Calibri"/>
                  <w:color w:val="000000"/>
                  <w:szCs w:val="22"/>
                  <w:lang w:bidi="ne-NP"/>
                </w:rPr>
                <w:t>/year</w:t>
              </w:r>
            </w:ins>
          </w:p>
        </w:tc>
      </w:tr>
      <w:tr w:rsidR="00065B02" w:rsidRPr="00065B02" w14:paraId="497F1D68" w14:textId="77777777" w:rsidTr="00E47F01">
        <w:trPr>
          <w:trHeight w:val="247"/>
          <w:ins w:id="5950" w:author="Kumar Baral" w:date="2023-02-10T15:32:00Z"/>
          <w:trPrChange w:id="5951"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5952"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73CC836" w14:textId="77777777" w:rsidR="00065B02" w:rsidRPr="00065B02" w:rsidRDefault="00065B02" w:rsidP="00065B02">
            <w:pPr>
              <w:spacing w:before="0" w:after="0" w:line="240" w:lineRule="auto"/>
              <w:jc w:val="left"/>
              <w:rPr>
                <w:ins w:id="5953" w:author="Kumar Baral" w:date="2023-02-10T15:32:00Z"/>
                <w:rFonts w:cs="Calibri"/>
                <w:color w:val="000000"/>
                <w:szCs w:val="22"/>
                <w:lang w:bidi="ne-NP"/>
              </w:rPr>
            </w:pPr>
            <w:ins w:id="5954" w:author="Kumar Baral" w:date="2023-02-10T15:32:00Z">
              <w:r w:rsidRPr="00065B02">
                <w:rPr>
                  <w:rFonts w:cs="Calibri"/>
                  <w:color w:val="000000"/>
                  <w:szCs w:val="22"/>
                  <w:lang w:bidi="ne-NP"/>
                </w:rPr>
                <w:t>5-Years moving average</w:t>
              </w:r>
            </w:ins>
          </w:p>
        </w:tc>
        <w:tc>
          <w:tcPr>
            <w:tcW w:w="1800" w:type="dxa"/>
            <w:tcBorders>
              <w:top w:val="nil"/>
              <w:left w:val="nil"/>
              <w:bottom w:val="single" w:sz="4" w:space="0" w:color="auto"/>
              <w:right w:val="single" w:sz="4" w:space="0" w:color="auto"/>
            </w:tcBorders>
            <w:shd w:val="clear" w:color="auto" w:fill="auto"/>
            <w:noWrap/>
            <w:vAlign w:val="bottom"/>
            <w:hideMark/>
            <w:tcPrChange w:id="5955"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41D966BB" w14:textId="4113C394" w:rsidR="00065B02" w:rsidRPr="00065B02" w:rsidRDefault="00065B02" w:rsidP="00065B02">
            <w:pPr>
              <w:spacing w:before="0" w:after="0" w:line="240" w:lineRule="auto"/>
              <w:jc w:val="left"/>
              <w:rPr>
                <w:ins w:id="5956" w:author="Kumar Baral" w:date="2023-02-10T15:32:00Z"/>
                <w:rFonts w:cs="Calibri"/>
                <w:color w:val="000000"/>
                <w:szCs w:val="22"/>
                <w:lang w:bidi="ne-NP"/>
              </w:rPr>
            </w:pPr>
            <w:ins w:id="5957" w:author="Kumar Baral" w:date="2023-02-10T15:32:00Z">
              <w:r>
                <w:rPr>
                  <w:rFonts w:cs="Calibri"/>
                  <w:color w:val="000000"/>
                  <w:szCs w:val="22"/>
                  <w:lang w:bidi="ne-NP"/>
                </w:rPr>
                <w:t xml:space="preserve">    S    =  </w:t>
              </w:r>
              <w:r w:rsidRPr="00065B02">
                <w:rPr>
                  <w:rFonts w:cs="Calibri"/>
                  <w:color w:val="000000"/>
                  <w:szCs w:val="22"/>
                  <w:lang w:bidi="ne-NP"/>
                </w:rPr>
                <w:t>-15</w:t>
              </w:r>
            </w:ins>
          </w:p>
        </w:tc>
        <w:tc>
          <w:tcPr>
            <w:tcW w:w="1890" w:type="dxa"/>
            <w:tcBorders>
              <w:top w:val="nil"/>
              <w:left w:val="nil"/>
              <w:bottom w:val="single" w:sz="4" w:space="0" w:color="auto"/>
              <w:right w:val="single" w:sz="4" w:space="0" w:color="auto"/>
            </w:tcBorders>
            <w:shd w:val="clear" w:color="auto" w:fill="auto"/>
            <w:noWrap/>
            <w:vAlign w:val="bottom"/>
            <w:hideMark/>
            <w:tcPrChange w:id="5958"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4C46E6BB" w14:textId="77777777" w:rsidR="00065B02" w:rsidRPr="00065B02" w:rsidRDefault="00065B02" w:rsidP="00065B02">
            <w:pPr>
              <w:spacing w:before="0" w:after="0" w:line="240" w:lineRule="auto"/>
              <w:jc w:val="left"/>
              <w:rPr>
                <w:ins w:id="5959" w:author="Kumar Baral" w:date="2023-02-10T15:32:00Z"/>
                <w:rFonts w:cs="Calibri"/>
                <w:color w:val="000000"/>
                <w:szCs w:val="22"/>
                <w:lang w:bidi="ne-NP"/>
              </w:rPr>
            </w:pPr>
            <w:ins w:id="5960" w:author="Kumar Baral" w:date="2023-02-10T15:32:00Z">
              <w:r w:rsidRPr="00065B02">
                <w:rPr>
                  <w:rFonts w:cs="Calibri"/>
                  <w:color w:val="000000"/>
                  <w:szCs w:val="22"/>
                  <w:lang w:bidi="ne-NP"/>
                </w:rPr>
                <w:t xml:space="preserve">    tau  =   -0.1429</w:t>
              </w:r>
            </w:ins>
          </w:p>
        </w:tc>
        <w:tc>
          <w:tcPr>
            <w:tcW w:w="2340" w:type="dxa"/>
            <w:tcBorders>
              <w:top w:val="nil"/>
              <w:left w:val="nil"/>
              <w:bottom w:val="single" w:sz="4" w:space="0" w:color="auto"/>
              <w:right w:val="single" w:sz="4" w:space="0" w:color="auto"/>
            </w:tcBorders>
            <w:shd w:val="clear" w:color="auto" w:fill="auto"/>
            <w:noWrap/>
            <w:vAlign w:val="bottom"/>
            <w:hideMark/>
            <w:tcPrChange w:id="5961"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570E62C2" w14:textId="77777777" w:rsidR="00065B02" w:rsidRPr="00065B02" w:rsidRDefault="00065B02" w:rsidP="00065B02">
            <w:pPr>
              <w:spacing w:before="0" w:after="0" w:line="240" w:lineRule="auto"/>
              <w:jc w:val="left"/>
              <w:rPr>
                <w:ins w:id="5962" w:author="Kumar Baral" w:date="2023-02-10T15:32:00Z"/>
                <w:rFonts w:cs="Calibri"/>
                <w:color w:val="000000"/>
                <w:szCs w:val="22"/>
                <w:lang w:bidi="ne-NP"/>
              </w:rPr>
            </w:pPr>
            <w:ins w:id="5963" w:author="Kumar Baral" w:date="2023-02-10T15:32:00Z">
              <w:r w:rsidRPr="00065B02">
                <w:rPr>
                  <w:rFonts w:cs="Calibri"/>
                  <w:color w:val="000000"/>
                  <w:szCs w:val="22"/>
                  <w:lang w:bidi="ne-NP"/>
                </w:rPr>
                <w:t xml:space="preserve">    p    =    0.4923</w:t>
              </w:r>
            </w:ins>
          </w:p>
        </w:tc>
        <w:tc>
          <w:tcPr>
            <w:tcW w:w="1350" w:type="dxa"/>
            <w:tcBorders>
              <w:top w:val="nil"/>
              <w:left w:val="nil"/>
              <w:bottom w:val="single" w:sz="4" w:space="0" w:color="auto"/>
              <w:right w:val="single" w:sz="4" w:space="0" w:color="auto"/>
            </w:tcBorders>
            <w:shd w:val="clear" w:color="auto" w:fill="auto"/>
            <w:noWrap/>
            <w:vAlign w:val="bottom"/>
            <w:hideMark/>
            <w:tcPrChange w:id="5964"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5DEF899C" w14:textId="4DDB5198" w:rsidR="00065B02" w:rsidRPr="00065B02" w:rsidRDefault="00065B02" w:rsidP="00065B02">
            <w:pPr>
              <w:spacing w:before="0" w:after="0" w:line="240" w:lineRule="auto"/>
              <w:jc w:val="right"/>
              <w:rPr>
                <w:ins w:id="5965" w:author="Kumar Baral" w:date="2023-02-10T15:32:00Z"/>
                <w:rFonts w:cs="Calibri"/>
                <w:color w:val="000000"/>
                <w:szCs w:val="22"/>
                <w:lang w:bidi="ne-NP"/>
              </w:rPr>
            </w:pPr>
            <w:ins w:id="5966" w:author="Kumar Baral" w:date="2023-02-10T15:32:00Z">
              <w:r w:rsidRPr="00065B02">
                <w:rPr>
                  <w:rFonts w:cs="Calibri"/>
                  <w:color w:val="000000"/>
                  <w:szCs w:val="22"/>
                  <w:lang w:bidi="ne-NP"/>
                </w:rPr>
                <w:t>-0.851</w:t>
              </w:r>
            </w:ins>
            <w:ins w:id="5967" w:author="Kumar Baral" w:date="2023-02-10T17:29:00Z">
              <w:r w:rsidR="007330F3">
                <w:rPr>
                  <w:rFonts w:cs="Calibri"/>
                  <w:color w:val="000000"/>
                  <w:szCs w:val="22"/>
                  <w:lang w:bidi="ne-NP"/>
                </w:rPr>
                <w:t>/</w:t>
              </w:r>
              <w:r w:rsidR="00E47F01">
                <w:rPr>
                  <w:rFonts w:cs="Calibri"/>
                  <w:color w:val="000000"/>
                  <w:szCs w:val="22"/>
                  <w:lang w:bidi="ne-NP"/>
                </w:rPr>
                <w:t>y</w:t>
              </w:r>
            </w:ins>
            <w:ins w:id="5968" w:author="Kumar Baral" w:date="2023-02-12T10:41:00Z">
              <w:r w:rsidR="007330F3">
                <w:rPr>
                  <w:rFonts w:cs="Calibri"/>
                  <w:color w:val="000000"/>
                  <w:szCs w:val="22"/>
                  <w:lang w:bidi="ne-NP"/>
                </w:rPr>
                <w:t>ea</w:t>
              </w:r>
            </w:ins>
            <w:ins w:id="5969" w:author="Kumar Baral" w:date="2023-02-10T17:29:00Z">
              <w:r w:rsidR="00E47F01">
                <w:rPr>
                  <w:rFonts w:cs="Calibri"/>
                  <w:color w:val="000000"/>
                  <w:szCs w:val="22"/>
                  <w:lang w:bidi="ne-NP"/>
                </w:rPr>
                <w:t>r</w:t>
              </w:r>
            </w:ins>
          </w:p>
        </w:tc>
      </w:tr>
      <w:tr w:rsidR="00065B02" w:rsidRPr="00065B02" w14:paraId="013AE9AC" w14:textId="77777777" w:rsidTr="00E47F01">
        <w:trPr>
          <w:trHeight w:val="247"/>
          <w:ins w:id="5970" w:author="Kumar Baral" w:date="2023-02-10T15:32:00Z"/>
          <w:trPrChange w:id="5971"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5972"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C9802AA" w14:textId="77777777" w:rsidR="00065B02" w:rsidRPr="00065B02" w:rsidRDefault="00065B02" w:rsidP="00065B02">
            <w:pPr>
              <w:spacing w:before="0" w:after="0" w:line="240" w:lineRule="auto"/>
              <w:jc w:val="left"/>
              <w:rPr>
                <w:ins w:id="5973" w:author="Kumar Baral" w:date="2023-02-10T15:32:00Z"/>
                <w:rFonts w:cs="Calibri"/>
                <w:color w:val="000000"/>
                <w:szCs w:val="22"/>
                <w:lang w:bidi="ne-NP"/>
              </w:rPr>
            </w:pPr>
            <w:ins w:id="5974" w:author="Kumar Baral" w:date="2023-02-10T15:32:00Z">
              <w:r w:rsidRPr="00065B02">
                <w:rPr>
                  <w:rFonts w:cs="Calibri"/>
                  <w:color w:val="000000"/>
                  <w:szCs w:val="22"/>
                  <w:lang w:bidi="ne-NP"/>
                </w:rPr>
                <w:t>10-Years moving average</w:t>
              </w:r>
            </w:ins>
          </w:p>
        </w:tc>
        <w:tc>
          <w:tcPr>
            <w:tcW w:w="1800" w:type="dxa"/>
            <w:tcBorders>
              <w:top w:val="nil"/>
              <w:left w:val="nil"/>
              <w:bottom w:val="single" w:sz="4" w:space="0" w:color="auto"/>
              <w:right w:val="single" w:sz="4" w:space="0" w:color="auto"/>
            </w:tcBorders>
            <w:shd w:val="clear" w:color="auto" w:fill="auto"/>
            <w:noWrap/>
            <w:vAlign w:val="bottom"/>
            <w:hideMark/>
            <w:tcPrChange w:id="5975"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5EAAEC1A" w14:textId="76ADC7EC" w:rsidR="00065B02" w:rsidRPr="00065B02" w:rsidRDefault="00065B02" w:rsidP="00065B02">
            <w:pPr>
              <w:spacing w:before="0" w:after="0" w:line="240" w:lineRule="auto"/>
              <w:jc w:val="left"/>
              <w:rPr>
                <w:ins w:id="5976" w:author="Kumar Baral" w:date="2023-02-10T15:32:00Z"/>
                <w:rFonts w:cs="Calibri"/>
                <w:color w:val="000000"/>
                <w:szCs w:val="22"/>
                <w:lang w:bidi="ne-NP"/>
              </w:rPr>
            </w:pPr>
            <w:ins w:id="5977" w:author="Kumar Baral" w:date="2023-02-10T15:32:00Z">
              <w:r>
                <w:rPr>
                  <w:rFonts w:cs="Calibri"/>
                  <w:color w:val="000000"/>
                  <w:szCs w:val="22"/>
                  <w:lang w:bidi="ne-NP"/>
                </w:rPr>
                <w:t xml:space="preserve">    S    =  </w:t>
              </w:r>
              <w:r w:rsidRPr="00065B02">
                <w:rPr>
                  <w:rFonts w:cs="Calibri"/>
                  <w:color w:val="000000"/>
                  <w:szCs w:val="22"/>
                  <w:lang w:bidi="ne-NP"/>
                </w:rPr>
                <w:t>-41</w:t>
              </w:r>
            </w:ins>
          </w:p>
        </w:tc>
        <w:tc>
          <w:tcPr>
            <w:tcW w:w="1890" w:type="dxa"/>
            <w:tcBorders>
              <w:top w:val="nil"/>
              <w:left w:val="nil"/>
              <w:bottom w:val="single" w:sz="4" w:space="0" w:color="auto"/>
              <w:right w:val="single" w:sz="4" w:space="0" w:color="auto"/>
            </w:tcBorders>
            <w:shd w:val="clear" w:color="auto" w:fill="auto"/>
            <w:noWrap/>
            <w:vAlign w:val="bottom"/>
            <w:hideMark/>
            <w:tcPrChange w:id="5978"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5E309210" w14:textId="77777777" w:rsidR="00065B02" w:rsidRPr="00065B02" w:rsidRDefault="00065B02" w:rsidP="00065B02">
            <w:pPr>
              <w:spacing w:before="0" w:after="0" w:line="240" w:lineRule="auto"/>
              <w:jc w:val="left"/>
              <w:rPr>
                <w:ins w:id="5979" w:author="Kumar Baral" w:date="2023-02-10T15:32:00Z"/>
                <w:rFonts w:cs="Calibri"/>
                <w:color w:val="000000"/>
                <w:szCs w:val="22"/>
                <w:lang w:bidi="ne-NP"/>
              </w:rPr>
            </w:pPr>
            <w:ins w:id="5980" w:author="Kumar Baral" w:date="2023-02-10T15:32:00Z">
              <w:r w:rsidRPr="00065B02">
                <w:rPr>
                  <w:rFonts w:cs="Calibri"/>
                  <w:color w:val="000000"/>
                  <w:szCs w:val="22"/>
                  <w:lang w:bidi="ne-NP"/>
                </w:rPr>
                <w:t xml:space="preserve">    tau  =   -0.9111</w:t>
              </w:r>
            </w:ins>
          </w:p>
        </w:tc>
        <w:tc>
          <w:tcPr>
            <w:tcW w:w="2340" w:type="dxa"/>
            <w:tcBorders>
              <w:top w:val="nil"/>
              <w:left w:val="nil"/>
              <w:bottom w:val="single" w:sz="4" w:space="0" w:color="auto"/>
              <w:right w:val="single" w:sz="4" w:space="0" w:color="auto"/>
            </w:tcBorders>
            <w:shd w:val="clear" w:color="auto" w:fill="auto"/>
            <w:noWrap/>
            <w:vAlign w:val="bottom"/>
            <w:hideMark/>
            <w:tcPrChange w:id="5981"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086049E1" w14:textId="77777777" w:rsidR="00065B02" w:rsidRPr="00065B02" w:rsidRDefault="00065B02" w:rsidP="00065B02">
            <w:pPr>
              <w:spacing w:before="0" w:after="0" w:line="240" w:lineRule="auto"/>
              <w:jc w:val="left"/>
              <w:rPr>
                <w:ins w:id="5982" w:author="Kumar Baral" w:date="2023-02-10T15:32:00Z"/>
                <w:rFonts w:cs="Calibri"/>
                <w:color w:val="000000"/>
                <w:szCs w:val="22"/>
                <w:lang w:bidi="ne-NP"/>
              </w:rPr>
            </w:pPr>
            <w:ins w:id="5983" w:author="Kumar Baral" w:date="2023-02-10T15:32:00Z">
              <w:r w:rsidRPr="00065B02">
                <w:rPr>
                  <w:rFonts w:cs="Calibri"/>
                  <w:color w:val="000000"/>
                  <w:szCs w:val="22"/>
                  <w:lang w:bidi="ne-NP"/>
                </w:rPr>
                <w:t xml:space="preserve">    p    =   &lt;0.0001 ***</w:t>
              </w:r>
            </w:ins>
          </w:p>
        </w:tc>
        <w:tc>
          <w:tcPr>
            <w:tcW w:w="1350" w:type="dxa"/>
            <w:tcBorders>
              <w:top w:val="nil"/>
              <w:left w:val="nil"/>
              <w:bottom w:val="single" w:sz="4" w:space="0" w:color="auto"/>
              <w:right w:val="single" w:sz="4" w:space="0" w:color="auto"/>
            </w:tcBorders>
            <w:shd w:val="clear" w:color="auto" w:fill="auto"/>
            <w:noWrap/>
            <w:vAlign w:val="bottom"/>
            <w:hideMark/>
            <w:tcPrChange w:id="5984"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70FEFCF3" w14:textId="7646260B" w:rsidR="00065B02" w:rsidRPr="00065B02" w:rsidRDefault="00065B02" w:rsidP="00065B02">
            <w:pPr>
              <w:spacing w:before="0" w:after="0" w:line="240" w:lineRule="auto"/>
              <w:jc w:val="right"/>
              <w:rPr>
                <w:ins w:id="5985" w:author="Kumar Baral" w:date="2023-02-10T15:32:00Z"/>
                <w:rFonts w:cs="Calibri"/>
                <w:color w:val="000000"/>
                <w:szCs w:val="22"/>
                <w:lang w:bidi="ne-NP"/>
              </w:rPr>
            </w:pPr>
            <w:ins w:id="5986" w:author="Kumar Baral" w:date="2023-02-10T15:32:00Z">
              <w:r w:rsidRPr="00065B02">
                <w:rPr>
                  <w:rFonts w:cs="Calibri"/>
                  <w:color w:val="000000"/>
                  <w:szCs w:val="22"/>
                  <w:lang w:bidi="ne-NP"/>
                </w:rPr>
                <w:t>-0.726</w:t>
              </w:r>
            </w:ins>
            <w:ins w:id="5987" w:author="Kumar Baral" w:date="2023-02-10T17:29:00Z">
              <w:r w:rsidR="007330F3">
                <w:rPr>
                  <w:rFonts w:cs="Calibri"/>
                  <w:color w:val="000000"/>
                  <w:szCs w:val="22"/>
                  <w:lang w:bidi="ne-NP"/>
                </w:rPr>
                <w:t>/</w:t>
              </w:r>
              <w:r w:rsidR="00E47F01">
                <w:rPr>
                  <w:rFonts w:cs="Calibri"/>
                  <w:color w:val="000000"/>
                  <w:szCs w:val="22"/>
                  <w:lang w:bidi="ne-NP"/>
                </w:rPr>
                <w:t>y</w:t>
              </w:r>
            </w:ins>
            <w:ins w:id="5988" w:author="Kumar Baral" w:date="2023-02-12T10:41:00Z">
              <w:r w:rsidR="007330F3">
                <w:rPr>
                  <w:rFonts w:cs="Calibri"/>
                  <w:color w:val="000000"/>
                  <w:szCs w:val="22"/>
                  <w:lang w:bidi="ne-NP"/>
                </w:rPr>
                <w:t>ea</w:t>
              </w:r>
            </w:ins>
            <w:ins w:id="5989" w:author="Kumar Baral" w:date="2023-02-10T17:29:00Z">
              <w:r w:rsidR="00E47F01">
                <w:rPr>
                  <w:rFonts w:cs="Calibri"/>
                  <w:color w:val="000000"/>
                  <w:szCs w:val="22"/>
                  <w:lang w:bidi="ne-NP"/>
                </w:rPr>
                <w:t>r</w:t>
              </w:r>
            </w:ins>
          </w:p>
        </w:tc>
      </w:tr>
      <w:tr w:rsidR="00065B02" w:rsidRPr="00065B02" w14:paraId="630C72A6" w14:textId="77777777" w:rsidTr="00E47F01">
        <w:trPr>
          <w:trHeight w:val="247"/>
          <w:ins w:id="5990" w:author="Kumar Baral" w:date="2023-02-10T15:32:00Z"/>
          <w:trPrChange w:id="5991"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5992"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C231478" w14:textId="77777777" w:rsidR="00065B02" w:rsidRPr="00065B02" w:rsidRDefault="00065B02" w:rsidP="00065B02">
            <w:pPr>
              <w:spacing w:before="0" w:after="0" w:line="240" w:lineRule="auto"/>
              <w:jc w:val="left"/>
              <w:rPr>
                <w:ins w:id="5993" w:author="Kumar Baral" w:date="2023-02-10T15:32:00Z"/>
                <w:rFonts w:cs="Calibri"/>
                <w:color w:val="000000"/>
                <w:szCs w:val="22"/>
                <w:lang w:bidi="ne-NP"/>
              </w:rPr>
            </w:pPr>
            <w:ins w:id="5994" w:author="Kumar Baral" w:date="2023-02-10T15:32:00Z">
              <w:r w:rsidRPr="00065B02">
                <w:rPr>
                  <w:rFonts w:cs="Calibri"/>
                  <w:color w:val="000000"/>
                  <w:szCs w:val="22"/>
                  <w:lang w:bidi="ne-NP"/>
                </w:rPr>
                <w:t>Baishakh</w:t>
              </w:r>
            </w:ins>
          </w:p>
        </w:tc>
        <w:tc>
          <w:tcPr>
            <w:tcW w:w="1800" w:type="dxa"/>
            <w:tcBorders>
              <w:top w:val="nil"/>
              <w:left w:val="nil"/>
              <w:bottom w:val="single" w:sz="4" w:space="0" w:color="auto"/>
              <w:right w:val="single" w:sz="4" w:space="0" w:color="auto"/>
            </w:tcBorders>
            <w:shd w:val="clear" w:color="auto" w:fill="auto"/>
            <w:noWrap/>
            <w:vAlign w:val="bottom"/>
            <w:hideMark/>
            <w:tcPrChange w:id="5995"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78D52725" w14:textId="33D51627" w:rsidR="00065B02" w:rsidRPr="00065B02" w:rsidRDefault="00065B02" w:rsidP="00065B02">
            <w:pPr>
              <w:spacing w:before="0" w:after="0" w:line="240" w:lineRule="auto"/>
              <w:jc w:val="left"/>
              <w:rPr>
                <w:ins w:id="5996" w:author="Kumar Baral" w:date="2023-02-10T15:32:00Z"/>
                <w:rFonts w:cs="Calibri"/>
                <w:color w:val="000000"/>
                <w:szCs w:val="22"/>
                <w:lang w:bidi="ne-NP"/>
              </w:rPr>
            </w:pPr>
            <w:ins w:id="5997" w:author="Kumar Baral" w:date="2023-02-10T15:32:00Z">
              <w:r>
                <w:rPr>
                  <w:rFonts w:cs="Calibri"/>
                  <w:color w:val="000000"/>
                  <w:szCs w:val="22"/>
                  <w:lang w:bidi="ne-NP"/>
                </w:rPr>
                <w:t xml:space="preserve">    S    =   </w:t>
              </w:r>
              <w:r w:rsidRPr="00065B02">
                <w:rPr>
                  <w:rFonts w:cs="Calibri"/>
                  <w:color w:val="000000"/>
                  <w:szCs w:val="22"/>
                  <w:lang w:bidi="ne-NP"/>
                </w:rPr>
                <w:t>42</w:t>
              </w:r>
            </w:ins>
          </w:p>
        </w:tc>
        <w:tc>
          <w:tcPr>
            <w:tcW w:w="1890" w:type="dxa"/>
            <w:tcBorders>
              <w:top w:val="nil"/>
              <w:left w:val="nil"/>
              <w:bottom w:val="single" w:sz="4" w:space="0" w:color="auto"/>
              <w:right w:val="single" w:sz="4" w:space="0" w:color="auto"/>
            </w:tcBorders>
            <w:shd w:val="clear" w:color="auto" w:fill="auto"/>
            <w:noWrap/>
            <w:vAlign w:val="bottom"/>
            <w:hideMark/>
            <w:tcPrChange w:id="5998"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244B9CCC" w14:textId="77777777" w:rsidR="00065B02" w:rsidRPr="00065B02" w:rsidRDefault="00065B02" w:rsidP="00065B02">
            <w:pPr>
              <w:spacing w:before="0" w:after="0" w:line="240" w:lineRule="auto"/>
              <w:jc w:val="left"/>
              <w:rPr>
                <w:ins w:id="5999" w:author="Kumar Baral" w:date="2023-02-10T15:32:00Z"/>
                <w:rFonts w:cs="Calibri"/>
                <w:color w:val="000000"/>
                <w:szCs w:val="22"/>
                <w:lang w:bidi="ne-NP"/>
              </w:rPr>
            </w:pPr>
            <w:ins w:id="6000" w:author="Kumar Baral" w:date="2023-02-10T15:32:00Z">
              <w:r w:rsidRPr="00065B02">
                <w:rPr>
                  <w:rFonts w:cs="Calibri"/>
                  <w:color w:val="000000"/>
                  <w:szCs w:val="22"/>
                  <w:lang w:bidi="ne-NP"/>
                </w:rPr>
                <w:t xml:space="preserve">    tau  =    0.3500</w:t>
              </w:r>
            </w:ins>
          </w:p>
        </w:tc>
        <w:tc>
          <w:tcPr>
            <w:tcW w:w="2340" w:type="dxa"/>
            <w:tcBorders>
              <w:top w:val="nil"/>
              <w:left w:val="nil"/>
              <w:bottom w:val="single" w:sz="4" w:space="0" w:color="auto"/>
              <w:right w:val="single" w:sz="4" w:space="0" w:color="auto"/>
            </w:tcBorders>
            <w:shd w:val="clear" w:color="auto" w:fill="auto"/>
            <w:noWrap/>
            <w:vAlign w:val="bottom"/>
            <w:hideMark/>
            <w:tcPrChange w:id="6001"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03CAF662" w14:textId="77777777" w:rsidR="00065B02" w:rsidRPr="00065B02" w:rsidRDefault="00065B02" w:rsidP="00065B02">
            <w:pPr>
              <w:spacing w:before="0" w:after="0" w:line="240" w:lineRule="auto"/>
              <w:jc w:val="left"/>
              <w:rPr>
                <w:ins w:id="6002" w:author="Kumar Baral" w:date="2023-02-10T15:32:00Z"/>
                <w:rFonts w:cs="Calibri"/>
                <w:color w:val="000000"/>
                <w:szCs w:val="22"/>
                <w:lang w:bidi="ne-NP"/>
              </w:rPr>
            </w:pPr>
            <w:ins w:id="6003" w:author="Kumar Baral" w:date="2023-02-10T15:32:00Z">
              <w:r w:rsidRPr="00065B02">
                <w:rPr>
                  <w:rFonts w:cs="Calibri"/>
                  <w:color w:val="000000"/>
                  <w:szCs w:val="22"/>
                  <w:lang w:bidi="ne-NP"/>
                </w:rPr>
                <w:t xml:space="preserve">    p    =   0.06257 *</w:t>
              </w:r>
            </w:ins>
          </w:p>
        </w:tc>
        <w:tc>
          <w:tcPr>
            <w:tcW w:w="1350" w:type="dxa"/>
            <w:tcBorders>
              <w:top w:val="nil"/>
              <w:left w:val="nil"/>
              <w:bottom w:val="single" w:sz="4" w:space="0" w:color="auto"/>
              <w:right w:val="single" w:sz="4" w:space="0" w:color="auto"/>
            </w:tcBorders>
            <w:shd w:val="clear" w:color="auto" w:fill="auto"/>
            <w:noWrap/>
            <w:vAlign w:val="bottom"/>
            <w:hideMark/>
            <w:tcPrChange w:id="6004"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1C5AD0E4" w14:textId="5C0F0247" w:rsidR="00065B02" w:rsidRPr="00065B02" w:rsidRDefault="00065B02" w:rsidP="00065B02">
            <w:pPr>
              <w:spacing w:before="0" w:after="0" w:line="240" w:lineRule="auto"/>
              <w:jc w:val="right"/>
              <w:rPr>
                <w:ins w:id="6005" w:author="Kumar Baral" w:date="2023-02-10T15:32:00Z"/>
                <w:rFonts w:cs="Calibri"/>
                <w:color w:val="000000"/>
                <w:szCs w:val="22"/>
                <w:lang w:bidi="ne-NP"/>
              </w:rPr>
            </w:pPr>
            <w:ins w:id="6006" w:author="Kumar Baral" w:date="2023-02-10T15:32:00Z">
              <w:r w:rsidRPr="00065B02">
                <w:rPr>
                  <w:rFonts w:cs="Calibri"/>
                  <w:color w:val="000000"/>
                  <w:szCs w:val="22"/>
                  <w:lang w:bidi="ne-NP"/>
                </w:rPr>
                <w:t>0.149</w:t>
              </w:r>
            </w:ins>
            <w:ins w:id="6007" w:author="Kumar Baral" w:date="2023-02-10T17:29:00Z">
              <w:r w:rsidR="00E47F01">
                <w:rPr>
                  <w:rFonts w:cs="Calibri"/>
                  <w:color w:val="000000"/>
                  <w:szCs w:val="22"/>
                  <w:lang w:bidi="ne-NP"/>
                </w:rPr>
                <w:t>/year</w:t>
              </w:r>
            </w:ins>
          </w:p>
        </w:tc>
      </w:tr>
      <w:tr w:rsidR="00065B02" w:rsidRPr="00065B02" w14:paraId="4E2F0706" w14:textId="77777777" w:rsidTr="00E47F01">
        <w:trPr>
          <w:trHeight w:val="247"/>
          <w:ins w:id="6008" w:author="Kumar Baral" w:date="2023-02-10T15:32:00Z"/>
          <w:trPrChange w:id="6009"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010"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F973081" w14:textId="77777777" w:rsidR="00065B02" w:rsidRPr="00065B02" w:rsidRDefault="00065B02" w:rsidP="00065B02">
            <w:pPr>
              <w:spacing w:before="0" w:after="0" w:line="240" w:lineRule="auto"/>
              <w:jc w:val="left"/>
              <w:rPr>
                <w:ins w:id="6011" w:author="Kumar Baral" w:date="2023-02-10T15:32:00Z"/>
                <w:rFonts w:cs="Calibri"/>
                <w:color w:val="000000"/>
                <w:szCs w:val="22"/>
                <w:lang w:bidi="ne-NP"/>
              </w:rPr>
            </w:pPr>
            <w:ins w:id="6012" w:author="Kumar Baral" w:date="2023-02-10T15:32:00Z">
              <w:r w:rsidRPr="00065B02">
                <w:rPr>
                  <w:rFonts w:cs="Calibri"/>
                  <w:color w:val="000000"/>
                  <w:szCs w:val="22"/>
                  <w:lang w:bidi="ne-NP"/>
                </w:rPr>
                <w:t>Jestha</w:t>
              </w:r>
            </w:ins>
          </w:p>
        </w:tc>
        <w:tc>
          <w:tcPr>
            <w:tcW w:w="1800" w:type="dxa"/>
            <w:tcBorders>
              <w:top w:val="nil"/>
              <w:left w:val="nil"/>
              <w:bottom w:val="single" w:sz="4" w:space="0" w:color="auto"/>
              <w:right w:val="single" w:sz="4" w:space="0" w:color="auto"/>
            </w:tcBorders>
            <w:shd w:val="clear" w:color="auto" w:fill="auto"/>
            <w:noWrap/>
            <w:vAlign w:val="bottom"/>
            <w:hideMark/>
            <w:tcPrChange w:id="6013"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162CBBC7" w14:textId="0BF85323" w:rsidR="00065B02" w:rsidRPr="00065B02" w:rsidRDefault="00065B02" w:rsidP="00065B02">
            <w:pPr>
              <w:spacing w:before="0" w:after="0" w:line="240" w:lineRule="auto"/>
              <w:jc w:val="left"/>
              <w:rPr>
                <w:ins w:id="6014" w:author="Kumar Baral" w:date="2023-02-10T15:32:00Z"/>
                <w:rFonts w:cs="Calibri"/>
                <w:color w:val="000000"/>
                <w:szCs w:val="22"/>
                <w:lang w:bidi="ne-NP"/>
              </w:rPr>
            </w:pPr>
            <w:ins w:id="6015" w:author="Kumar Baral" w:date="2023-02-10T15:32:00Z">
              <w:r>
                <w:rPr>
                  <w:rFonts w:cs="Calibri"/>
                  <w:color w:val="000000"/>
                  <w:szCs w:val="22"/>
                  <w:lang w:bidi="ne-NP"/>
                </w:rPr>
                <w:t xml:space="preserve">    S    =    </w:t>
              </w:r>
              <w:r w:rsidRPr="00065B02">
                <w:rPr>
                  <w:rFonts w:cs="Calibri"/>
                  <w:color w:val="000000"/>
                  <w:szCs w:val="22"/>
                  <w:lang w:bidi="ne-NP"/>
                </w:rPr>
                <w:t>31</w:t>
              </w:r>
            </w:ins>
          </w:p>
        </w:tc>
        <w:tc>
          <w:tcPr>
            <w:tcW w:w="1890" w:type="dxa"/>
            <w:tcBorders>
              <w:top w:val="nil"/>
              <w:left w:val="nil"/>
              <w:bottom w:val="single" w:sz="4" w:space="0" w:color="auto"/>
              <w:right w:val="single" w:sz="4" w:space="0" w:color="auto"/>
            </w:tcBorders>
            <w:shd w:val="clear" w:color="auto" w:fill="auto"/>
            <w:noWrap/>
            <w:vAlign w:val="bottom"/>
            <w:hideMark/>
            <w:tcPrChange w:id="6016"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4D2C7EF5" w14:textId="77777777" w:rsidR="00065B02" w:rsidRPr="00065B02" w:rsidRDefault="00065B02" w:rsidP="00065B02">
            <w:pPr>
              <w:spacing w:before="0" w:after="0" w:line="240" w:lineRule="auto"/>
              <w:jc w:val="left"/>
              <w:rPr>
                <w:ins w:id="6017" w:author="Kumar Baral" w:date="2023-02-10T15:32:00Z"/>
                <w:rFonts w:cs="Calibri"/>
                <w:color w:val="000000"/>
                <w:szCs w:val="22"/>
                <w:lang w:bidi="ne-NP"/>
              </w:rPr>
            </w:pPr>
            <w:ins w:id="6018" w:author="Kumar Baral" w:date="2023-02-10T15:32:00Z">
              <w:r w:rsidRPr="00065B02">
                <w:rPr>
                  <w:rFonts w:cs="Calibri"/>
                  <w:color w:val="000000"/>
                  <w:szCs w:val="22"/>
                  <w:lang w:bidi="ne-NP"/>
                </w:rPr>
                <w:t xml:space="preserve">    tau  =    0.2594</w:t>
              </w:r>
            </w:ins>
          </w:p>
        </w:tc>
        <w:tc>
          <w:tcPr>
            <w:tcW w:w="2340" w:type="dxa"/>
            <w:tcBorders>
              <w:top w:val="nil"/>
              <w:left w:val="nil"/>
              <w:bottom w:val="single" w:sz="4" w:space="0" w:color="auto"/>
              <w:right w:val="single" w:sz="4" w:space="0" w:color="auto"/>
            </w:tcBorders>
            <w:shd w:val="clear" w:color="auto" w:fill="auto"/>
            <w:noWrap/>
            <w:vAlign w:val="bottom"/>
            <w:hideMark/>
            <w:tcPrChange w:id="6019"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3F0F69A6" w14:textId="77777777" w:rsidR="00065B02" w:rsidRPr="00065B02" w:rsidRDefault="00065B02" w:rsidP="00065B02">
            <w:pPr>
              <w:spacing w:before="0" w:after="0" w:line="240" w:lineRule="auto"/>
              <w:jc w:val="left"/>
              <w:rPr>
                <w:ins w:id="6020" w:author="Kumar Baral" w:date="2023-02-10T15:32:00Z"/>
                <w:rFonts w:cs="Calibri"/>
                <w:color w:val="000000"/>
                <w:szCs w:val="22"/>
                <w:lang w:bidi="ne-NP"/>
              </w:rPr>
            </w:pPr>
            <w:ins w:id="6021" w:author="Kumar Baral" w:date="2023-02-10T15:32:00Z">
              <w:r w:rsidRPr="00065B02">
                <w:rPr>
                  <w:rFonts w:cs="Calibri"/>
                  <w:color w:val="000000"/>
                  <w:szCs w:val="22"/>
                  <w:lang w:bidi="ne-NP"/>
                </w:rPr>
                <w:t xml:space="preserve">    p    =    0.1764</w:t>
              </w:r>
            </w:ins>
          </w:p>
        </w:tc>
        <w:tc>
          <w:tcPr>
            <w:tcW w:w="1350" w:type="dxa"/>
            <w:tcBorders>
              <w:top w:val="nil"/>
              <w:left w:val="nil"/>
              <w:bottom w:val="single" w:sz="4" w:space="0" w:color="auto"/>
              <w:right w:val="single" w:sz="4" w:space="0" w:color="auto"/>
            </w:tcBorders>
            <w:shd w:val="clear" w:color="auto" w:fill="auto"/>
            <w:noWrap/>
            <w:vAlign w:val="bottom"/>
            <w:hideMark/>
            <w:tcPrChange w:id="6022"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4D54EDAE" w14:textId="6B862960" w:rsidR="00065B02" w:rsidRPr="00065B02" w:rsidRDefault="00065B02" w:rsidP="00065B02">
            <w:pPr>
              <w:spacing w:before="0" w:after="0" w:line="240" w:lineRule="auto"/>
              <w:jc w:val="right"/>
              <w:rPr>
                <w:ins w:id="6023" w:author="Kumar Baral" w:date="2023-02-10T15:32:00Z"/>
                <w:rFonts w:cs="Calibri"/>
                <w:color w:val="000000"/>
                <w:szCs w:val="22"/>
                <w:lang w:bidi="ne-NP"/>
              </w:rPr>
            </w:pPr>
            <w:ins w:id="6024" w:author="Kumar Baral" w:date="2023-02-10T15:32:00Z">
              <w:r w:rsidRPr="00065B02">
                <w:rPr>
                  <w:rFonts w:cs="Calibri"/>
                  <w:color w:val="000000"/>
                  <w:szCs w:val="22"/>
                  <w:lang w:bidi="ne-NP"/>
                </w:rPr>
                <w:t>-0.017</w:t>
              </w:r>
            </w:ins>
            <w:ins w:id="6025" w:author="Kumar Baral" w:date="2023-02-10T17:29:00Z">
              <w:r w:rsidR="00E47F01">
                <w:rPr>
                  <w:rFonts w:cs="Calibri"/>
                  <w:color w:val="000000"/>
                  <w:szCs w:val="22"/>
                  <w:lang w:bidi="ne-NP"/>
                </w:rPr>
                <w:t>/year</w:t>
              </w:r>
            </w:ins>
          </w:p>
        </w:tc>
      </w:tr>
      <w:tr w:rsidR="00065B02" w:rsidRPr="00065B02" w14:paraId="4ABC91EE" w14:textId="77777777" w:rsidTr="00E47F01">
        <w:trPr>
          <w:trHeight w:val="247"/>
          <w:ins w:id="6026" w:author="Kumar Baral" w:date="2023-02-10T15:32:00Z"/>
          <w:trPrChange w:id="6027"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028"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D2D50B6" w14:textId="77777777" w:rsidR="00065B02" w:rsidRPr="00065B02" w:rsidRDefault="00065B02" w:rsidP="00065B02">
            <w:pPr>
              <w:spacing w:before="0" w:after="0" w:line="240" w:lineRule="auto"/>
              <w:jc w:val="left"/>
              <w:rPr>
                <w:ins w:id="6029" w:author="Kumar Baral" w:date="2023-02-10T15:32:00Z"/>
                <w:rFonts w:cs="Calibri"/>
                <w:color w:val="000000"/>
                <w:szCs w:val="22"/>
                <w:lang w:bidi="ne-NP"/>
              </w:rPr>
            </w:pPr>
            <w:ins w:id="6030" w:author="Kumar Baral" w:date="2023-02-10T15:32:00Z">
              <w:r w:rsidRPr="00065B02">
                <w:rPr>
                  <w:rFonts w:cs="Calibri"/>
                  <w:color w:val="000000"/>
                  <w:szCs w:val="22"/>
                  <w:lang w:bidi="ne-NP"/>
                </w:rPr>
                <w:t>Ashadh</w:t>
              </w:r>
            </w:ins>
          </w:p>
        </w:tc>
        <w:tc>
          <w:tcPr>
            <w:tcW w:w="1800" w:type="dxa"/>
            <w:tcBorders>
              <w:top w:val="nil"/>
              <w:left w:val="nil"/>
              <w:bottom w:val="single" w:sz="4" w:space="0" w:color="auto"/>
              <w:right w:val="single" w:sz="4" w:space="0" w:color="auto"/>
            </w:tcBorders>
            <w:shd w:val="clear" w:color="auto" w:fill="auto"/>
            <w:noWrap/>
            <w:vAlign w:val="bottom"/>
            <w:hideMark/>
            <w:tcPrChange w:id="6031"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4E7E46A9" w14:textId="36D0FAE1" w:rsidR="00065B02" w:rsidRPr="00065B02" w:rsidRDefault="00065B02" w:rsidP="00065B02">
            <w:pPr>
              <w:spacing w:before="0" w:after="0" w:line="240" w:lineRule="auto"/>
              <w:jc w:val="left"/>
              <w:rPr>
                <w:ins w:id="6032" w:author="Kumar Baral" w:date="2023-02-10T15:32:00Z"/>
                <w:rFonts w:cs="Calibri"/>
                <w:color w:val="000000"/>
                <w:szCs w:val="22"/>
                <w:lang w:bidi="ne-NP"/>
              </w:rPr>
            </w:pPr>
            <w:ins w:id="6033" w:author="Kumar Baral" w:date="2023-02-10T15:32:00Z">
              <w:r>
                <w:rPr>
                  <w:rFonts w:cs="Calibri"/>
                  <w:color w:val="000000"/>
                  <w:szCs w:val="22"/>
                  <w:lang w:bidi="ne-NP"/>
                </w:rPr>
                <w:t xml:space="preserve">    S    =    </w:t>
              </w:r>
              <w:r w:rsidRPr="00065B02">
                <w:rPr>
                  <w:rFonts w:cs="Calibri"/>
                  <w:color w:val="000000"/>
                  <w:szCs w:val="22"/>
                  <w:lang w:bidi="ne-NP"/>
                </w:rPr>
                <w:t>12</w:t>
              </w:r>
            </w:ins>
          </w:p>
        </w:tc>
        <w:tc>
          <w:tcPr>
            <w:tcW w:w="1890" w:type="dxa"/>
            <w:tcBorders>
              <w:top w:val="nil"/>
              <w:left w:val="nil"/>
              <w:bottom w:val="single" w:sz="4" w:space="0" w:color="auto"/>
              <w:right w:val="single" w:sz="4" w:space="0" w:color="auto"/>
            </w:tcBorders>
            <w:shd w:val="clear" w:color="auto" w:fill="auto"/>
            <w:noWrap/>
            <w:vAlign w:val="bottom"/>
            <w:hideMark/>
            <w:tcPrChange w:id="6034"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5D6994A3" w14:textId="77777777" w:rsidR="00065B02" w:rsidRPr="00065B02" w:rsidRDefault="00065B02" w:rsidP="00065B02">
            <w:pPr>
              <w:spacing w:before="0" w:after="0" w:line="240" w:lineRule="auto"/>
              <w:jc w:val="left"/>
              <w:rPr>
                <w:ins w:id="6035" w:author="Kumar Baral" w:date="2023-02-10T15:32:00Z"/>
                <w:rFonts w:cs="Calibri"/>
                <w:color w:val="000000"/>
                <w:szCs w:val="22"/>
                <w:lang w:bidi="ne-NP"/>
              </w:rPr>
            </w:pPr>
            <w:ins w:id="6036" w:author="Kumar Baral" w:date="2023-02-10T15:32:00Z">
              <w:r w:rsidRPr="00065B02">
                <w:rPr>
                  <w:rFonts w:cs="Calibri"/>
                  <w:color w:val="000000"/>
                  <w:szCs w:val="22"/>
                  <w:lang w:bidi="ne-NP"/>
                </w:rPr>
                <w:t xml:space="preserve">    tau  =    0.1000</w:t>
              </w:r>
            </w:ins>
          </w:p>
        </w:tc>
        <w:tc>
          <w:tcPr>
            <w:tcW w:w="2340" w:type="dxa"/>
            <w:tcBorders>
              <w:top w:val="nil"/>
              <w:left w:val="nil"/>
              <w:bottom w:val="single" w:sz="4" w:space="0" w:color="auto"/>
              <w:right w:val="single" w:sz="4" w:space="0" w:color="auto"/>
            </w:tcBorders>
            <w:shd w:val="clear" w:color="auto" w:fill="auto"/>
            <w:noWrap/>
            <w:vAlign w:val="bottom"/>
            <w:hideMark/>
            <w:tcPrChange w:id="6037"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367829DA" w14:textId="77777777" w:rsidR="00065B02" w:rsidRPr="00065B02" w:rsidRDefault="00065B02" w:rsidP="00065B02">
            <w:pPr>
              <w:spacing w:before="0" w:after="0" w:line="240" w:lineRule="auto"/>
              <w:jc w:val="left"/>
              <w:rPr>
                <w:ins w:id="6038" w:author="Kumar Baral" w:date="2023-02-10T15:32:00Z"/>
                <w:rFonts w:cs="Calibri"/>
                <w:color w:val="000000"/>
                <w:szCs w:val="22"/>
                <w:lang w:bidi="ne-NP"/>
              </w:rPr>
            </w:pPr>
            <w:ins w:id="6039" w:author="Kumar Baral" w:date="2023-02-10T15:32:00Z">
              <w:r w:rsidRPr="00065B02">
                <w:rPr>
                  <w:rFonts w:cs="Calibri"/>
                  <w:color w:val="000000"/>
                  <w:szCs w:val="22"/>
                  <w:lang w:bidi="ne-NP"/>
                </w:rPr>
                <w:t xml:space="preserve">    p    =    0.6238</w:t>
              </w:r>
            </w:ins>
          </w:p>
        </w:tc>
        <w:tc>
          <w:tcPr>
            <w:tcW w:w="1350" w:type="dxa"/>
            <w:tcBorders>
              <w:top w:val="nil"/>
              <w:left w:val="nil"/>
              <w:bottom w:val="single" w:sz="4" w:space="0" w:color="auto"/>
              <w:right w:val="single" w:sz="4" w:space="0" w:color="auto"/>
            </w:tcBorders>
            <w:shd w:val="clear" w:color="auto" w:fill="auto"/>
            <w:noWrap/>
            <w:vAlign w:val="bottom"/>
            <w:hideMark/>
            <w:tcPrChange w:id="6040"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3AEA549B" w14:textId="74342040" w:rsidR="00065B02" w:rsidRPr="00065B02" w:rsidRDefault="00065B02" w:rsidP="00065B02">
            <w:pPr>
              <w:spacing w:before="0" w:after="0" w:line="240" w:lineRule="auto"/>
              <w:jc w:val="right"/>
              <w:rPr>
                <w:ins w:id="6041" w:author="Kumar Baral" w:date="2023-02-10T15:32:00Z"/>
                <w:rFonts w:cs="Calibri"/>
                <w:color w:val="000000"/>
                <w:szCs w:val="22"/>
                <w:lang w:bidi="ne-NP"/>
              </w:rPr>
            </w:pPr>
            <w:ins w:id="6042" w:author="Kumar Baral" w:date="2023-02-10T15:32:00Z">
              <w:r w:rsidRPr="00065B02">
                <w:rPr>
                  <w:rFonts w:cs="Calibri"/>
                  <w:color w:val="000000"/>
                  <w:szCs w:val="22"/>
                  <w:lang w:bidi="ne-NP"/>
                </w:rPr>
                <w:t>0.343</w:t>
              </w:r>
            </w:ins>
            <w:ins w:id="6043" w:author="Kumar Baral" w:date="2023-02-10T17:29:00Z">
              <w:r w:rsidR="00E47F01">
                <w:rPr>
                  <w:rFonts w:cs="Calibri"/>
                  <w:color w:val="000000"/>
                  <w:szCs w:val="22"/>
                  <w:lang w:bidi="ne-NP"/>
                </w:rPr>
                <w:t>/year</w:t>
              </w:r>
            </w:ins>
          </w:p>
        </w:tc>
      </w:tr>
      <w:tr w:rsidR="00065B02" w:rsidRPr="00065B02" w14:paraId="1FE07724" w14:textId="77777777" w:rsidTr="00E47F01">
        <w:trPr>
          <w:trHeight w:val="247"/>
          <w:ins w:id="6044" w:author="Kumar Baral" w:date="2023-02-10T15:32:00Z"/>
          <w:trPrChange w:id="6045"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046"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F372636" w14:textId="77777777" w:rsidR="00065B02" w:rsidRPr="00065B02" w:rsidRDefault="00065B02" w:rsidP="00065B02">
            <w:pPr>
              <w:spacing w:before="0" w:after="0" w:line="240" w:lineRule="auto"/>
              <w:jc w:val="left"/>
              <w:rPr>
                <w:ins w:id="6047" w:author="Kumar Baral" w:date="2023-02-10T15:32:00Z"/>
                <w:rFonts w:cs="Calibri"/>
                <w:color w:val="000000"/>
                <w:szCs w:val="22"/>
                <w:lang w:bidi="ne-NP"/>
              </w:rPr>
            </w:pPr>
            <w:ins w:id="6048" w:author="Kumar Baral" w:date="2023-02-10T15:32:00Z">
              <w:r w:rsidRPr="00065B02">
                <w:rPr>
                  <w:rFonts w:cs="Calibri"/>
                  <w:color w:val="000000"/>
                  <w:szCs w:val="22"/>
                  <w:lang w:bidi="ne-NP"/>
                </w:rPr>
                <w:t>Shrawan</w:t>
              </w:r>
            </w:ins>
          </w:p>
        </w:tc>
        <w:tc>
          <w:tcPr>
            <w:tcW w:w="1800" w:type="dxa"/>
            <w:tcBorders>
              <w:top w:val="nil"/>
              <w:left w:val="nil"/>
              <w:bottom w:val="single" w:sz="4" w:space="0" w:color="auto"/>
              <w:right w:val="single" w:sz="4" w:space="0" w:color="auto"/>
            </w:tcBorders>
            <w:shd w:val="clear" w:color="auto" w:fill="auto"/>
            <w:noWrap/>
            <w:vAlign w:val="bottom"/>
            <w:hideMark/>
            <w:tcPrChange w:id="6049"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41C1BBC9" w14:textId="729EEB01" w:rsidR="00065B02" w:rsidRPr="00065B02" w:rsidRDefault="00065B02" w:rsidP="00065B02">
            <w:pPr>
              <w:spacing w:before="0" w:after="0" w:line="240" w:lineRule="auto"/>
              <w:jc w:val="left"/>
              <w:rPr>
                <w:ins w:id="6050" w:author="Kumar Baral" w:date="2023-02-10T15:32:00Z"/>
                <w:rFonts w:cs="Calibri"/>
                <w:color w:val="000000"/>
                <w:szCs w:val="22"/>
                <w:lang w:bidi="ne-NP"/>
              </w:rPr>
            </w:pPr>
            <w:ins w:id="6051" w:author="Kumar Baral" w:date="2023-02-10T15:32:00Z">
              <w:r w:rsidRPr="00065B02">
                <w:rPr>
                  <w:rFonts w:cs="Calibri"/>
                  <w:color w:val="000000"/>
                  <w:szCs w:val="22"/>
                  <w:lang w:bidi="ne-NP"/>
                </w:rPr>
                <w:t xml:space="preserve">    S    =  </w:t>
              </w:r>
              <w:r>
                <w:rPr>
                  <w:rFonts w:cs="Calibri"/>
                  <w:color w:val="000000"/>
                  <w:szCs w:val="22"/>
                  <w:lang w:bidi="ne-NP"/>
                </w:rPr>
                <w:t xml:space="preserve">  </w:t>
              </w:r>
              <w:r w:rsidRPr="00065B02">
                <w:rPr>
                  <w:rFonts w:cs="Calibri"/>
                  <w:color w:val="000000"/>
                  <w:szCs w:val="22"/>
                  <w:lang w:bidi="ne-NP"/>
                </w:rPr>
                <w:t>-20</w:t>
              </w:r>
            </w:ins>
          </w:p>
        </w:tc>
        <w:tc>
          <w:tcPr>
            <w:tcW w:w="1890" w:type="dxa"/>
            <w:tcBorders>
              <w:top w:val="nil"/>
              <w:left w:val="nil"/>
              <w:bottom w:val="single" w:sz="4" w:space="0" w:color="auto"/>
              <w:right w:val="single" w:sz="4" w:space="0" w:color="auto"/>
            </w:tcBorders>
            <w:shd w:val="clear" w:color="auto" w:fill="auto"/>
            <w:noWrap/>
            <w:vAlign w:val="bottom"/>
            <w:hideMark/>
            <w:tcPrChange w:id="6052"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404DE383" w14:textId="77777777" w:rsidR="00065B02" w:rsidRPr="00065B02" w:rsidRDefault="00065B02" w:rsidP="00065B02">
            <w:pPr>
              <w:spacing w:before="0" w:after="0" w:line="240" w:lineRule="auto"/>
              <w:jc w:val="left"/>
              <w:rPr>
                <w:ins w:id="6053" w:author="Kumar Baral" w:date="2023-02-10T15:32:00Z"/>
                <w:rFonts w:cs="Calibri"/>
                <w:color w:val="000000"/>
                <w:szCs w:val="22"/>
                <w:lang w:bidi="ne-NP"/>
              </w:rPr>
            </w:pPr>
            <w:ins w:id="6054" w:author="Kumar Baral" w:date="2023-02-10T15:32:00Z">
              <w:r w:rsidRPr="00065B02">
                <w:rPr>
                  <w:rFonts w:cs="Calibri"/>
                  <w:color w:val="000000"/>
                  <w:szCs w:val="22"/>
                  <w:lang w:bidi="ne-NP"/>
                </w:rPr>
                <w:t xml:space="preserve">    tau  =   -0.1471</w:t>
              </w:r>
            </w:ins>
          </w:p>
        </w:tc>
        <w:tc>
          <w:tcPr>
            <w:tcW w:w="2340" w:type="dxa"/>
            <w:tcBorders>
              <w:top w:val="nil"/>
              <w:left w:val="nil"/>
              <w:bottom w:val="single" w:sz="4" w:space="0" w:color="auto"/>
              <w:right w:val="single" w:sz="4" w:space="0" w:color="auto"/>
            </w:tcBorders>
            <w:shd w:val="clear" w:color="auto" w:fill="auto"/>
            <w:noWrap/>
            <w:vAlign w:val="bottom"/>
            <w:hideMark/>
            <w:tcPrChange w:id="6055"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071DFC19" w14:textId="77777777" w:rsidR="00065B02" w:rsidRPr="00065B02" w:rsidRDefault="00065B02" w:rsidP="00065B02">
            <w:pPr>
              <w:spacing w:before="0" w:after="0" w:line="240" w:lineRule="auto"/>
              <w:jc w:val="left"/>
              <w:rPr>
                <w:ins w:id="6056" w:author="Kumar Baral" w:date="2023-02-10T15:32:00Z"/>
                <w:rFonts w:cs="Calibri"/>
                <w:color w:val="000000"/>
                <w:szCs w:val="22"/>
                <w:lang w:bidi="ne-NP"/>
              </w:rPr>
            </w:pPr>
            <w:ins w:id="6057" w:author="Kumar Baral" w:date="2023-02-10T15:32:00Z">
              <w:r w:rsidRPr="00065B02">
                <w:rPr>
                  <w:rFonts w:cs="Calibri"/>
                  <w:color w:val="000000"/>
                  <w:szCs w:val="22"/>
                  <w:lang w:bidi="ne-NP"/>
                </w:rPr>
                <w:t xml:space="preserve">    p    =    0.4372</w:t>
              </w:r>
            </w:ins>
          </w:p>
        </w:tc>
        <w:tc>
          <w:tcPr>
            <w:tcW w:w="1350" w:type="dxa"/>
            <w:tcBorders>
              <w:top w:val="nil"/>
              <w:left w:val="nil"/>
              <w:bottom w:val="single" w:sz="4" w:space="0" w:color="auto"/>
              <w:right w:val="single" w:sz="4" w:space="0" w:color="auto"/>
            </w:tcBorders>
            <w:shd w:val="clear" w:color="auto" w:fill="auto"/>
            <w:noWrap/>
            <w:vAlign w:val="bottom"/>
            <w:hideMark/>
            <w:tcPrChange w:id="6058"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245D06F4" w14:textId="7A0FE056" w:rsidR="00065B02" w:rsidRPr="00065B02" w:rsidRDefault="00065B02" w:rsidP="00065B02">
            <w:pPr>
              <w:spacing w:before="0" w:after="0" w:line="240" w:lineRule="auto"/>
              <w:jc w:val="right"/>
              <w:rPr>
                <w:ins w:id="6059" w:author="Kumar Baral" w:date="2023-02-10T15:32:00Z"/>
                <w:rFonts w:cs="Calibri"/>
                <w:color w:val="000000"/>
                <w:szCs w:val="22"/>
                <w:lang w:bidi="ne-NP"/>
              </w:rPr>
            </w:pPr>
            <w:ins w:id="6060" w:author="Kumar Baral" w:date="2023-02-10T15:32:00Z">
              <w:r w:rsidRPr="00065B02">
                <w:rPr>
                  <w:rFonts w:cs="Calibri"/>
                  <w:color w:val="000000"/>
                  <w:szCs w:val="22"/>
                  <w:lang w:bidi="ne-NP"/>
                </w:rPr>
                <w:t>-1.535</w:t>
              </w:r>
            </w:ins>
            <w:ins w:id="6061" w:author="Kumar Baral" w:date="2023-02-10T17:29:00Z">
              <w:r w:rsidR="00E47F01">
                <w:rPr>
                  <w:rFonts w:cs="Calibri"/>
                  <w:color w:val="000000"/>
                  <w:szCs w:val="22"/>
                  <w:lang w:bidi="ne-NP"/>
                </w:rPr>
                <w:t>/year</w:t>
              </w:r>
            </w:ins>
          </w:p>
        </w:tc>
      </w:tr>
      <w:tr w:rsidR="00065B02" w:rsidRPr="00065B02" w14:paraId="2CB355C8" w14:textId="77777777" w:rsidTr="00E47F01">
        <w:trPr>
          <w:trHeight w:val="247"/>
          <w:ins w:id="6062" w:author="Kumar Baral" w:date="2023-02-10T15:32:00Z"/>
          <w:trPrChange w:id="6063"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064"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14751E9" w14:textId="77777777" w:rsidR="00065B02" w:rsidRPr="00065B02" w:rsidRDefault="00065B02" w:rsidP="00065B02">
            <w:pPr>
              <w:spacing w:before="0" w:after="0" w:line="240" w:lineRule="auto"/>
              <w:jc w:val="left"/>
              <w:rPr>
                <w:ins w:id="6065" w:author="Kumar Baral" w:date="2023-02-10T15:32:00Z"/>
                <w:rFonts w:cs="Calibri"/>
                <w:color w:val="000000"/>
                <w:szCs w:val="22"/>
                <w:lang w:bidi="ne-NP"/>
              </w:rPr>
            </w:pPr>
            <w:ins w:id="6066" w:author="Kumar Baral" w:date="2023-02-10T15:32:00Z">
              <w:r w:rsidRPr="00065B02">
                <w:rPr>
                  <w:rFonts w:cs="Calibri"/>
                  <w:color w:val="000000"/>
                  <w:szCs w:val="22"/>
                  <w:lang w:bidi="ne-NP"/>
                </w:rPr>
                <w:t>Bhadra</w:t>
              </w:r>
            </w:ins>
          </w:p>
        </w:tc>
        <w:tc>
          <w:tcPr>
            <w:tcW w:w="1800" w:type="dxa"/>
            <w:tcBorders>
              <w:top w:val="nil"/>
              <w:left w:val="nil"/>
              <w:bottom w:val="single" w:sz="4" w:space="0" w:color="auto"/>
              <w:right w:val="single" w:sz="4" w:space="0" w:color="auto"/>
            </w:tcBorders>
            <w:shd w:val="clear" w:color="auto" w:fill="auto"/>
            <w:noWrap/>
            <w:vAlign w:val="bottom"/>
            <w:hideMark/>
            <w:tcPrChange w:id="6067"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281E031B" w14:textId="483811C5" w:rsidR="00065B02" w:rsidRPr="00065B02" w:rsidRDefault="00065B02" w:rsidP="00065B02">
            <w:pPr>
              <w:spacing w:before="0" w:after="0" w:line="240" w:lineRule="auto"/>
              <w:jc w:val="left"/>
              <w:rPr>
                <w:ins w:id="6068" w:author="Kumar Baral" w:date="2023-02-10T15:32:00Z"/>
                <w:rFonts w:cs="Calibri"/>
                <w:color w:val="000000"/>
                <w:szCs w:val="22"/>
                <w:lang w:bidi="ne-NP"/>
              </w:rPr>
            </w:pPr>
            <w:ins w:id="6069" w:author="Kumar Baral" w:date="2023-02-10T15:32:00Z">
              <w:r>
                <w:rPr>
                  <w:rFonts w:cs="Calibri"/>
                  <w:color w:val="000000"/>
                  <w:szCs w:val="22"/>
                  <w:lang w:bidi="ne-NP"/>
                </w:rPr>
                <w:t xml:space="preserve">    S    =    </w:t>
              </w:r>
              <w:r w:rsidRPr="00065B02">
                <w:rPr>
                  <w:rFonts w:cs="Calibri"/>
                  <w:color w:val="000000"/>
                  <w:szCs w:val="22"/>
                  <w:lang w:bidi="ne-NP"/>
                </w:rPr>
                <w:t>-74</w:t>
              </w:r>
            </w:ins>
          </w:p>
        </w:tc>
        <w:tc>
          <w:tcPr>
            <w:tcW w:w="1890" w:type="dxa"/>
            <w:tcBorders>
              <w:top w:val="nil"/>
              <w:left w:val="nil"/>
              <w:bottom w:val="single" w:sz="4" w:space="0" w:color="auto"/>
              <w:right w:val="single" w:sz="4" w:space="0" w:color="auto"/>
            </w:tcBorders>
            <w:shd w:val="clear" w:color="auto" w:fill="auto"/>
            <w:noWrap/>
            <w:vAlign w:val="bottom"/>
            <w:hideMark/>
            <w:tcPrChange w:id="6070"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2269E3C6" w14:textId="77777777" w:rsidR="00065B02" w:rsidRPr="00065B02" w:rsidRDefault="00065B02" w:rsidP="00065B02">
            <w:pPr>
              <w:spacing w:before="0" w:after="0" w:line="240" w:lineRule="auto"/>
              <w:jc w:val="left"/>
              <w:rPr>
                <w:ins w:id="6071" w:author="Kumar Baral" w:date="2023-02-10T15:32:00Z"/>
                <w:rFonts w:cs="Calibri"/>
                <w:color w:val="000000"/>
                <w:szCs w:val="22"/>
                <w:lang w:bidi="ne-NP"/>
              </w:rPr>
            </w:pPr>
            <w:ins w:id="6072" w:author="Kumar Baral" w:date="2023-02-10T15:32:00Z">
              <w:r w:rsidRPr="00065B02">
                <w:rPr>
                  <w:rFonts w:cs="Calibri"/>
                  <w:color w:val="000000"/>
                  <w:szCs w:val="22"/>
                  <w:lang w:bidi="ne-NP"/>
                </w:rPr>
                <w:t xml:space="preserve">    tau  =   -0.5441</w:t>
              </w:r>
            </w:ins>
          </w:p>
        </w:tc>
        <w:tc>
          <w:tcPr>
            <w:tcW w:w="2340" w:type="dxa"/>
            <w:tcBorders>
              <w:top w:val="nil"/>
              <w:left w:val="nil"/>
              <w:bottom w:val="single" w:sz="4" w:space="0" w:color="auto"/>
              <w:right w:val="single" w:sz="4" w:space="0" w:color="auto"/>
            </w:tcBorders>
            <w:shd w:val="clear" w:color="auto" w:fill="auto"/>
            <w:noWrap/>
            <w:vAlign w:val="bottom"/>
            <w:hideMark/>
            <w:tcPrChange w:id="6073"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5353F46A" w14:textId="77777777" w:rsidR="00065B02" w:rsidRPr="00065B02" w:rsidRDefault="00065B02" w:rsidP="00065B02">
            <w:pPr>
              <w:spacing w:before="0" w:after="0" w:line="240" w:lineRule="auto"/>
              <w:jc w:val="left"/>
              <w:rPr>
                <w:ins w:id="6074" w:author="Kumar Baral" w:date="2023-02-10T15:32:00Z"/>
                <w:rFonts w:cs="Calibri"/>
                <w:color w:val="000000"/>
                <w:szCs w:val="22"/>
                <w:lang w:bidi="ne-NP"/>
              </w:rPr>
            </w:pPr>
            <w:ins w:id="6075" w:author="Kumar Baral" w:date="2023-02-10T15:32:00Z">
              <w:r w:rsidRPr="00065B02">
                <w:rPr>
                  <w:rFonts w:cs="Calibri"/>
                  <w:color w:val="000000"/>
                  <w:szCs w:val="22"/>
                  <w:lang w:bidi="ne-NP"/>
                </w:rPr>
                <w:t xml:space="preserve">    p    =  0.06738 *</w:t>
              </w:r>
            </w:ins>
          </w:p>
        </w:tc>
        <w:tc>
          <w:tcPr>
            <w:tcW w:w="1350" w:type="dxa"/>
            <w:tcBorders>
              <w:top w:val="nil"/>
              <w:left w:val="nil"/>
              <w:bottom w:val="single" w:sz="4" w:space="0" w:color="auto"/>
              <w:right w:val="single" w:sz="4" w:space="0" w:color="auto"/>
            </w:tcBorders>
            <w:shd w:val="clear" w:color="auto" w:fill="auto"/>
            <w:noWrap/>
            <w:vAlign w:val="bottom"/>
            <w:hideMark/>
            <w:tcPrChange w:id="6076"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56D461A8" w14:textId="40C3166E" w:rsidR="00065B02" w:rsidRPr="00065B02" w:rsidRDefault="00065B02" w:rsidP="00065B02">
            <w:pPr>
              <w:spacing w:before="0" w:after="0" w:line="240" w:lineRule="auto"/>
              <w:jc w:val="right"/>
              <w:rPr>
                <w:ins w:id="6077" w:author="Kumar Baral" w:date="2023-02-10T15:32:00Z"/>
                <w:rFonts w:cs="Calibri"/>
                <w:color w:val="000000"/>
                <w:szCs w:val="22"/>
                <w:lang w:bidi="ne-NP"/>
              </w:rPr>
            </w:pPr>
            <w:ins w:id="6078" w:author="Kumar Baral" w:date="2023-02-10T15:32:00Z">
              <w:r w:rsidRPr="00065B02">
                <w:rPr>
                  <w:rFonts w:cs="Calibri"/>
                  <w:color w:val="000000"/>
                  <w:szCs w:val="22"/>
                  <w:lang w:bidi="ne-NP"/>
                </w:rPr>
                <w:t>-4.174</w:t>
              </w:r>
            </w:ins>
            <w:ins w:id="6079" w:author="Kumar Baral" w:date="2023-02-10T17:29:00Z">
              <w:r w:rsidR="00E47F01">
                <w:rPr>
                  <w:rFonts w:cs="Calibri"/>
                  <w:color w:val="000000"/>
                  <w:szCs w:val="22"/>
                  <w:lang w:bidi="ne-NP"/>
                </w:rPr>
                <w:t>/year</w:t>
              </w:r>
            </w:ins>
          </w:p>
        </w:tc>
      </w:tr>
      <w:tr w:rsidR="00065B02" w:rsidRPr="00065B02" w14:paraId="0FB43DF1" w14:textId="77777777" w:rsidTr="00E47F01">
        <w:trPr>
          <w:trHeight w:val="247"/>
          <w:ins w:id="6080" w:author="Kumar Baral" w:date="2023-02-10T15:32:00Z"/>
          <w:trPrChange w:id="6081"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082"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6EE94C6" w14:textId="77777777" w:rsidR="00065B02" w:rsidRPr="00065B02" w:rsidRDefault="00065B02" w:rsidP="00065B02">
            <w:pPr>
              <w:spacing w:before="0" w:after="0" w:line="240" w:lineRule="auto"/>
              <w:jc w:val="left"/>
              <w:rPr>
                <w:ins w:id="6083" w:author="Kumar Baral" w:date="2023-02-10T15:32:00Z"/>
                <w:rFonts w:cs="Calibri"/>
                <w:color w:val="000000"/>
                <w:szCs w:val="22"/>
                <w:lang w:bidi="ne-NP"/>
              </w:rPr>
            </w:pPr>
            <w:ins w:id="6084" w:author="Kumar Baral" w:date="2023-02-10T15:32:00Z">
              <w:r w:rsidRPr="00065B02">
                <w:rPr>
                  <w:rFonts w:cs="Calibri"/>
                  <w:color w:val="000000"/>
                  <w:szCs w:val="22"/>
                  <w:lang w:bidi="ne-NP"/>
                </w:rPr>
                <w:t>Ashwin</w:t>
              </w:r>
            </w:ins>
          </w:p>
        </w:tc>
        <w:tc>
          <w:tcPr>
            <w:tcW w:w="1800" w:type="dxa"/>
            <w:tcBorders>
              <w:top w:val="nil"/>
              <w:left w:val="nil"/>
              <w:bottom w:val="single" w:sz="4" w:space="0" w:color="auto"/>
              <w:right w:val="single" w:sz="4" w:space="0" w:color="auto"/>
            </w:tcBorders>
            <w:shd w:val="clear" w:color="auto" w:fill="auto"/>
            <w:noWrap/>
            <w:vAlign w:val="bottom"/>
            <w:hideMark/>
            <w:tcPrChange w:id="6085"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39CE55D5" w14:textId="69CE1DCF" w:rsidR="00065B02" w:rsidRPr="00065B02" w:rsidRDefault="00065B02" w:rsidP="00065B02">
            <w:pPr>
              <w:spacing w:before="0" w:after="0" w:line="240" w:lineRule="auto"/>
              <w:jc w:val="left"/>
              <w:rPr>
                <w:ins w:id="6086" w:author="Kumar Baral" w:date="2023-02-10T15:32:00Z"/>
                <w:rFonts w:cs="Calibri"/>
                <w:color w:val="000000"/>
                <w:szCs w:val="22"/>
                <w:lang w:bidi="ne-NP"/>
              </w:rPr>
            </w:pPr>
            <w:ins w:id="6087" w:author="Kumar Baral" w:date="2023-02-10T15:32:00Z">
              <w:r>
                <w:rPr>
                  <w:rFonts w:cs="Calibri"/>
                  <w:color w:val="000000"/>
                  <w:szCs w:val="22"/>
                  <w:lang w:bidi="ne-NP"/>
                </w:rPr>
                <w:t xml:space="preserve">    S    =     </w:t>
              </w:r>
              <w:r w:rsidRPr="00065B02">
                <w:rPr>
                  <w:rFonts w:cs="Calibri"/>
                  <w:color w:val="000000"/>
                  <w:szCs w:val="22"/>
                  <w:lang w:bidi="ne-NP"/>
                </w:rPr>
                <w:t>2</w:t>
              </w:r>
            </w:ins>
          </w:p>
        </w:tc>
        <w:tc>
          <w:tcPr>
            <w:tcW w:w="1890" w:type="dxa"/>
            <w:tcBorders>
              <w:top w:val="nil"/>
              <w:left w:val="nil"/>
              <w:bottom w:val="single" w:sz="4" w:space="0" w:color="auto"/>
              <w:right w:val="single" w:sz="4" w:space="0" w:color="auto"/>
            </w:tcBorders>
            <w:shd w:val="clear" w:color="auto" w:fill="auto"/>
            <w:noWrap/>
            <w:vAlign w:val="bottom"/>
            <w:hideMark/>
            <w:tcPrChange w:id="6088"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3BBFA76B" w14:textId="77777777" w:rsidR="00065B02" w:rsidRPr="00065B02" w:rsidRDefault="00065B02" w:rsidP="00065B02">
            <w:pPr>
              <w:spacing w:before="0" w:after="0" w:line="240" w:lineRule="auto"/>
              <w:jc w:val="left"/>
              <w:rPr>
                <w:ins w:id="6089" w:author="Kumar Baral" w:date="2023-02-10T15:32:00Z"/>
                <w:rFonts w:cs="Calibri"/>
                <w:color w:val="000000"/>
                <w:szCs w:val="22"/>
                <w:lang w:bidi="ne-NP"/>
              </w:rPr>
            </w:pPr>
            <w:ins w:id="6090" w:author="Kumar Baral" w:date="2023-02-10T15:32:00Z">
              <w:r w:rsidRPr="00065B02">
                <w:rPr>
                  <w:rFonts w:cs="Calibri"/>
                  <w:color w:val="000000"/>
                  <w:szCs w:val="22"/>
                  <w:lang w:bidi="ne-NP"/>
                </w:rPr>
                <w:t xml:space="preserve">    tau  =   0.01471</w:t>
              </w:r>
            </w:ins>
          </w:p>
        </w:tc>
        <w:tc>
          <w:tcPr>
            <w:tcW w:w="2340" w:type="dxa"/>
            <w:tcBorders>
              <w:top w:val="nil"/>
              <w:left w:val="nil"/>
              <w:bottom w:val="single" w:sz="4" w:space="0" w:color="auto"/>
              <w:right w:val="single" w:sz="4" w:space="0" w:color="auto"/>
            </w:tcBorders>
            <w:shd w:val="clear" w:color="auto" w:fill="auto"/>
            <w:noWrap/>
            <w:vAlign w:val="bottom"/>
            <w:hideMark/>
            <w:tcPrChange w:id="6091"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428681F2" w14:textId="77777777" w:rsidR="00065B02" w:rsidRPr="00065B02" w:rsidRDefault="00065B02" w:rsidP="00065B02">
            <w:pPr>
              <w:spacing w:before="0" w:after="0" w:line="240" w:lineRule="auto"/>
              <w:jc w:val="left"/>
              <w:rPr>
                <w:ins w:id="6092" w:author="Kumar Baral" w:date="2023-02-10T15:32:00Z"/>
                <w:rFonts w:cs="Calibri"/>
                <w:color w:val="000000"/>
                <w:szCs w:val="22"/>
                <w:lang w:bidi="ne-NP"/>
              </w:rPr>
            </w:pPr>
            <w:ins w:id="6093" w:author="Kumar Baral" w:date="2023-02-10T15:32:00Z">
              <w:r w:rsidRPr="00065B02">
                <w:rPr>
                  <w:rFonts w:cs="Calibri"/>
                  <w:color w:val="000000"/>
                  <w:szCs w:val="22"/>
                  <w:lang w:bidi="ne-NP"/>
                </w:rPr>
                <w:t xml:space="preserve">    p    =    0.9675</w:t>
              </w:r>
            </w:ins>
          </w:p>
        </w:tc>
        <w:tc>
          <w:tcPr>
            <w:tcW w:w="1350" w:type="dxa"/>
            <w:tcBorders>
              <w:top w:val="nil"/>
              <w:left w:val="nil"/>
              <w:bottom w:val="single" w:sz="4" w:space="0" w:color="auto"/>
              <w:right w:val="single" w:sz="4" w:space="0" w:color="auto"/>
            </w:tcBorders>
            <w:shd w:val="clear" w:color="auto" w:fill="auto"/>
            <w:noWrap/>
            <w:vAlign w:val="bottom"/>
            <w:hideMark/>
            <w:tcPrChange w:id="6094"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3D340518" w14:textId="7CBA6BB1" w:rsidR="00065B02" w:rsidRPr="00065B02" w:rsidRDefault="00065B02" w:rsidP="00065B02">
            <w:pPr>
              <w:spacing w:before="0" w:after="0" w:line="240" w:lineRule="auto"/>
              <w:jc w:val="right"/>
              <w:rPr>
                <w:ins w:id="6095" w:author="Kumar Baral" w:date="2023-02-10T15:32:00Z"/>
                <w:rFonts w:cs="Calibri"/>
                <w:color w:val="000000"/>
                <w:szCs w:val="22"/>
                <w:lang w:bidi="ne-NP"/>
              </w:rPr>
            </w:pPr>
            <w:ins w:id="6096" w:author="Kumar Baral" w:date="2023-02-10T15:32:00Z">
              <w:r w:rsidRPr="00065B02">
                <w:rPr>
                  <w:rFonts w:cs="Calibri"/>
                  <w:color w:val="000000"/>
                  <w:szCs w:val="22"/>
                  <w:lang w:bidi="ne-NP"/>
                </w:rPr>
                <w:t>0.050</w:t>
              </w:r>
            </w:ins>
            <w:ins w:id="6097" w:author="Kumar Baral" w:date="2023-02-10T17:29:00Z">
              <w:r w:rsidR="00E47F01">
                <w:rPr>
                  <w:rFonts w:cs="Calibri"/>
                  <w:color w:val="000000"/>
                  <w:szCs w:val="22"/>
                  <w:lang w:bidi="ne-NP"/>
                </w:rPr>
                <w:t>/year</w:t>
              </w:r>
            </w:ins>
          </w:p>
        </w:tc>
      </w:tr>
      <w:tr w:rsidR="00065B02" w:rsidRPr="00065B02" w14:paraId="298885A1" w14:textId="77777777" w:rsidTr="00E47F01">
        <w:trPr>
          <w:trHeight w:val="247"/>
          <w:ins w:id="6098" w:author="Kumar Baral" w:date="2023-02-10T15:32:00Z"/>
          <w:trPrChange w:id="6099"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100"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0B90053" w14:textId="77777777" w:rsidR="00065B02" w:rsidRPr="00065B02" w:rsidRDefault="00065B02" w:rsidP="00065B02">
            <w:pPr>
              <w:spacing w:before="0" w:after="0" w:line="240" w:lineRule="auto"/>
              <w:jc w:val="left"/>
              <w:rPr>
                <w:ins w:id="6101" w:author="Kumar Baral" w:date="2023-02-10T15:32:00Z"/>
                <w:rFonts w:cs="Calibri"/>
                <w:color w:val="000000"/>
                <w:szCs w:val="22"/>
                <w:lang w:bidi="ne-NP"/>
              </w:rPr>
            </w:pPr>
            <w:ins w:id="6102" w:author="Kumar Baral" w:date="2023-02-10T15:32:00Z">
              <w:r w:rsidRPr="00065B02">
                <w:rPr>
                  <w:rFonts w:cs="Calibri"/>
                  <w:color w:val="000000"/>
                  <w:szCs w:val="22"/>
                  <w:lang w:bidi="ne-NP"/>
                </w:rPr>
                <w:t>Karkit</w:t>
              </w:r>
            </w:ins>
          </w:p>
        </w:tc>
        <w:tc>
          <w:tcPr>
            <w:tcW w:w="1800" w:type="dxa"/>
            <w:tcBorders>
              <w:top w:val="nil"/>
              <w:left w:val="nil"/>
              <w:bottom w:val="single" w:sz="4" w:space="0" w:color="auto"/>
              <w:right w:val="single" w:sz="4" w:space="0" w:color="auto"/>
            </w:tcBorders>
            <w:shd w:val="clear" w:color="auto" w:fill="auto"/>
            <w:noWrap/>
            <w:vAlign w:val="bottom"/>
            <w:hideMark/>
            <w:tcPrChange w:id="6103"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244E255A" w14:textId="4575E376" w:rsidR="00065B02" w:rsidRPr="00065B02" w:rsidRDefault="00065B02" w:rsidP="00065B02">
            <w:pPr>
              <w:spacing w:before="0" w:after="0" w:line="240" w:lineRule="auto"/>
              <w:jc w:val="left"/>
              <w:rPr>
                <w:ins w:id="6104" w:author="Kumar Baral" w:date="2023-02-10T15:32:00Z"/>
                <w:rFonts w:cs="Calibri"/>
                <w:color w:val="000000"/>
                <w:szCs w:val="22"/>
                <w:lang w:bidi="ne-NP"/>
              </w:rPr>
            </w:pPr>
            <w:ins w:id="6105" w:author="Kumar Baral" w:date="2023-02-10T15:32:00Z">
              <w:r>
                <w:rPr>
                  <w:rFonts w:cs="Calibri"/>
                  <w:color w:val="000000"/>
                  <w:szCs w:val="22"/>
                  <w:lang w:bidi="ne-NP"/>
                </w:rPr>
                <w:t xml:space="preserve">    S    =     </w:t>
              </w:r>
              <w:r w:rsidRPr="00065B02">
                <w:rPr>
                  <w:rFonts w:cs="Calibri"/>
                  <w:color w:val="000000"/>
                  <w:szCs w:val="22"/>
                  <w:lang w:bidi="ne-NP"/>
                </w:rPr>
                <w:t>-22</w:t>
              </w:r>
            </w:ins>
          </w:p>
        </w:tc>
        <w:tc>
          <w:tcPr>
            <w:tcW w:w="1890" w:type="dxa"/>
            <w:tcBorders>
              <w:top w:val="nil"/>
              <w:left w:val="nil"/>
              <w:bottom w:val="single" w:sz="4" w:space="0" w:color="auto"/>
              <w:right w:val="single" w:sz="4" w:space="0" w:color="auto"/>
            </w:tcBorders>
            <w:shd w:val="clear" w:color="auto" w:fill="auto"/>
            <w:noWrap/>
            <w:vAlign w:val="bottom"/>
            <w:hideMark/>
            <w:tcPrChange w:id="6106"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64FBC62F" w14:textId="77777777" w:rsidR="00065B02" w:rsidRPr="00065B02" w:rsidRDefault="00065B02" w:rsidP="00065B02">
            <w:pPr>
              <w:spacing w:before="0" w:after="0" w:line="240" w:lineRule="auto"/>
              <w:jc w:val="left"/>
              <w:rPr>
                <w:ins w:id="6107" w:author="Kumar Baral" w:date="2023-02-10T15:32:00Z"/>
                <w:rFonts w:cs="Calibri"/>
                <w:color w:val="000000"/>
                <w:szCs w:val="22"/>
                <w:lang w:bidi="ne-NP"/>
              </w:rPr>
            </w:pPr>
            <w:ins w:id="6108" w:author="Kumar Baral" w:date="2023-02-10T15:32:00Z">
              <w:r w:rsidRPr="00065B02">
                <w:rPr>
                  <w:rFonts w:cs="Calibri"/>
                  <w:color w:val="000000"/>
                  <w:szCs w:val="22"/>
                  <w:lang w:bidi="ne-NP"/>
                </w:rPr>
                <w:t xml:space="preserve">    tau  =   -0.1618</w:t>
              </w:r>
            </w:ins>
          </w:p>
        </w:tc>
        <w:tc>
          <w:tcPr>
            <w:tcW w:w="2340" w:type="dxa"/>
            <w:tcBorders>
              <w:top w:val="nil"/>
              <w:left w:val="nil"/>
              <w:bottom w:val="single" w:sz="4" w:space="0" w:color="auto"/>
              <w:right w:val="single" w:sz="4" w:space="0" w:color="auto"/>
            </w:tcBorders>
            <w:shd w:val="clear" w:color="auto" w:fill="auto"/>
            <w:noWrap/>
            <w:vAlign w:val="bottom"/>
            <w:hideMark/>
            <w:tcPrChange w:id="6109"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29EEE6C5" w14:textId="77777777" w:rsidR="00065B02" w:rsidRPr="00065B02" w:rsidRDefault="00065B02" w:rsidP="00065B02">
            <w:pPr>
              <w:spacing w:before="0" w:after="0" w:line="240" w:lineRule="auto"/>
              <w:jc w:val="left"/>
              <w:rPr>
                <w:ins w:id="6110" w:author="Kumar Baral" w:date="2023-02-10T15:32:00Z"/>
                <w:rFonts w:cs="Calibri"/>
                <w:color w:val="000000"/>
                <w:szCs w:val="22"/>
                <w:lang w:bidi="ne-NP"/>
              </w:rPr>
            </w:pPr>
            <w:ins w:id="6111" w:author="Kumar Baral" w:date="2023-02-10T15:32:00Z">
              <w:r w:rsidRPr="00065B02">
                <w:rPr>
                  <w:rFonts w:cs="Calibri"/>
                  <w:color w:val="000000"/>
                  <w:szCs w:val="22"/>
                  <w:lang w:bidi="ne-NP"/>
                </w:rPr>
                <w:t xml:space="preserve">    p    =    0.3901</w:t>
              </w:r>
            </w:ins>
          </w:p>
        </w:tc>
        <w:tc>
          <w:tcPr>
            <w:tcW w:w="1350" w:type="dxa"/>
            <w:tcBorders>
              <w:top w:val="nil"/>
              <w:left w:val="nil"/>
              <w:bottom w:val="single" w:sz="4" w:space="0" w:color="auto"/>
              <w:right w:val="single" w:sz="4" w:space="0" w:color="auto"/>
            </w:tcBorders>
            <w:shd w:val="clear" w:color="auto" w:fill="auto"/>
            <w:noWrap/>
            <w:vAlign w:val="bottom"/>
            <w:hideMark/>
            <w:tcPrChange w:id="6112"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4D17EA68" w14:textId="1E615058" w:rsidR="00065B02" w:rsidRPr="00065B02" w:rsidRDefault="00065B02" w:rsidP="00065B02">
            <w:pPr>
              <w:spacing w:before="0" w:after="0" w:line="240" w:lineRule="auto"/>
              <w:jc w:val="right"/>
              <w:rPr>
                <w:ins w:id="6113" w:author="Kumar Baral" w:date="2023-02-10T15:32:00Z"/>
                <w:rFonts w:cs="Calibri"/>
                <w:color w:val="000000"/>
                <w:szCs w:val="22"/>
                <w:lang w:bidi="ne-NP"/>
              </w:rPr>
            </w:pPr>
            <w:ins w:id="6114" w:author="Kumar Baral" w:date="2023-02-10T15:32:00Z">
              <w:r w:rsidRPr="00065B02">
                <w:rPr>
                  <w:rFonts w:cs="Calibri"/>
                  <w:color w:val="000000"/>
                  <w:szCs w:val="22"/>
                  <w:lang w:bidi="ne-NP"/>
                </w:rPr>
                <w:t>0.027</w:t>
              </w:r>
            </w:ins>
            <w:ins w:id="6115" w:author="Kumar Baral" w:date="2023-02-10T17:29:00Z">
              <w:r w:rsidR="00E47F01">
                <w:rPr>
                  <w:rFonts w:cs="Calibri"/>
                  <w:color w:val="000000"/>
                  <w:szCs w:val="22"/>
                  <w:lang w:bidi="ne-NP"/>
                </w:rPr>
                <w:t>/year</w:t>
              </w:r>
            </w:ins>
          </w:p>
        </w:tc>
      </w:tr>
      <w:tr w:rsidR="00065B02" w:rsidRPr="00065B02" w14:paraId="30B6BA04" w14:textId="77777777" w:rsidTr="00E47F01">
        <w:trPr>
          <w:trHeight w:val="247"/>
          <w:ins w:id="6116" w:author="Kumar Baral" w:date="2023-02-10T15:32:00Z"/>
          <w:trPrChange w:id="6117"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118"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57B2FE7" w14:textId="77777777" w:rsidR="00065B02" w:rsidRPr="00065B02" w:rsidRDefault="00065B02" w:rsidP="00065B02">
            <w:pPr>
              <w:spacing w:before="0" w:after="0" w:line="240" w:lineRule="auto"/>
              <w:jc w:val="left"/>
              <w:rPr>
                <w:ins w:id="6119" w:author="Kumar Baral" w:date="2023-02-10T15:32:00Z"/>
                <w:rFonts w:cs="Calibri"/>
                <w:color w:val="000000"/>
                <w:szCs w:val="22"/>
                <w:lang w:bidi="ne-NP"/>
              </w:rPr>
            </w:pPr>
            <w:ins w:id="6120" w:author="Kumar Baral" w:date="2023-02-10T15:32:00Z">
              <w:r w:rsidRPr="00065B02">
                <w:rPr>
                  <w:rFonts w:cs="Calibri"/>
                  <w:color w:val="000000"/>
                  <w:szCs w:val="22"/>
                  <w:lang w:bidi="ne-NP"/>
                </w:rPr>
                <w:t>Mangsir</w:t>
              </w:r>
            </w:ins>
          </w:p>
        </w:tc>
        <w:tc>
          <w:tcPr>
            <w:tcW w:w="1800" w:type="dxa"/>
            <w:tcBorders>
              <w:top w:val="nil"/>
              <w:left w:val="nil"/>
              <w:bottom w:val="single" w:sz="4" w:space="0" w:color="auto"/>
              <w:right w:val="single" w:sz="4" w:space="0" w:color="auto"/>
            </w:tcBorders>
            <w:shd w:val="clear" w:color="auto" w:fill="auto"/>
            <w:noWrap/>
            <w:vAlign w:val="bottom"/>
            <w:hideMark/>
            <w:tcPrChange w:id="6121"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11E99686" w14:textId="45AE60EC" w:rsidR="00065B02" w:rsidRPr="00065B02" w:rsidRDefault="00065B02" w:rsidP="00065B02">
            <w:pPr>
              <w:spacing w:before="0" w:after="0" w:line="240" w:lineRule="auto"/>
              <w:jc w:val="left"/>
              <w:rPr>
                <w:ins w:id="6122" w:author="Kumar Baral" w:date="2023-02-10T15:32:00Z"/>
                <w:rFonts w:cs="Calibri"/>
                <w:color w:val="000000"/>
                <w:szCs w:val="22"/>
                <w:lang w:bidi="ne-NP"/>
              </w:rPr>
            </w:pPr>
            <w:ins w:id="6123" w:author="Kumar Baral" w:date="2023-02-10T15:32:00Z">
              <w:r>
                <w:rPr>
                  <w:rFonts w:cs="Calibri"/>
                  <w:color w:val="000000"/>
                  <w:szCs w:val="22"/>
                  <w:lang w:bidi="ne-NP"/>
                </w:rPr>
                <w:t xml:space="preserve">    S    =     </w:t>
              </w:r>
              <w:r w:rsidRPr="00065B02">
                <w:rPr>
                  <w:rFonts w:cs="Calibri"/>
                  <w:color w:val="000000"/>
                  <w:szCs w:val="22"/>
                  <w:lang w:bidi="ne-NP"/>
                </w:rPr>
                <w:t>-21</w:t>
              </w:r>
            </w:ins>
          </w:p>
        </w:tc>
        <w:tc>
          <w:tcPr>
            <w:tcW w:w="1890" w:type="dxa"/>
            <w:tcBorders>
              <w:top w:val="nil"/>
              <w:left w:val="nil"/>
              <w:bottom w:val="single" w:sz="4" w:space="0" w:color="auto"/>
              <w:right w:val="single" w:sz="4" w:space="0" w:color="auto"/>
            </w:tcBorders>
            <w:shd w:val="clear" w:color="auto" w:fill="auto"/>
            <w:noWrap/>
            <w:vAlign w:val="bottom"/>
            <w:hideMark/>
            <w:tcPrChange w:id="6124"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494051D8" w14:textId="77777777" w:rsidR="00065B02" w:rsidRPr="00065B02" w:rsidRDefault="00065B02" w:rsidP="00065B02">
            <w:pPr>
              <w:spacing w:before="0" w:after="0" w:line="240" w:lineRule="auto"/>
              <w:jc w:val="left"/>
              <w:rPr>
                <w:ins w:id="6125" w:author="Kumar Baral" w:date="2023-02-10T15:32:00Z"/>
                <w:rFonts w:cs="Calibri"/>
                <w:color w:val="000000"/>
                <w:szCs w:val="22"/>
                <w:lang w:bidi="ne-NP"/>
              </w:rPr>
            </w:pPr>
            <w:ins w:id="6126" w:author="Kumar Baral" w:date="2023-02-10T15:32:00Z">
              <w:r w:rsidRPr="00065B02">
                <w:rPr>
                  <w:rFonts w:cs="Calibri"/>
                  <w:color w:val="000000"/>
                  <w:szCs w:val="22"/>
                  <w:lang w:bidi="ne-NP"/>
                </w:rPr>
                <w:t xml:space="preserve">    tau  =   -0.2000</w:t>
              </w:r>
            </w:ins>
          </w:p>
        </w:tc>
        <w:tc>
          <w:tcPr>
            <w:tcW w:w="2340" w:type="dxa"/>
            <w:tcBorders>
              <w:top w:val="nil"/>
              <w:left w:val="nil"/>
              <w:bottom w:val="single" w:sz="4" w:space="0" w:color="auto"/>
              <w:right w:val="single" w:sz="4" w:space="0" w:color="auto"/>
            </w:tcBorders>
            <w:shd w:val="clear" w:color="auto" w:fill="auto"/>
            <w:noWrap/>
            <w:vAlign w:val="bottom"/>
            <w:hideMark/>
            <w:tcPrChange w:id="6127"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4390AA07" w14:textId="77777777" w:rsidR="00065B02" w:rsidRPr="00065B02" w:rsidRDefault="00065B02" w:rsidP="00065B02">
            <w:pPr>
              <w:spacing w:before="0" w:after="0" w:line="240" w:lineRule="auto"/>
              <w:jc w:val="left"/>
              <w:rPr>
                <w:ins w:id="6128" w:author="Kumar Baral" w:date="2023-02-10T15:32:00Z"/>
                <w:rFonts w:cs="Calibri"/>
                <w:color w:val="000000"/>
                <w:szCs w:val="22"/>
                <w:lang w:bidi="ne-NP"/>
              </w:rPr>
            </w:pPr>
            <w:ins w:id="6129" w:author="Kumar Baral" w:date="2023-02-10T15:32:00Z">
              <w:r w:rsidRPr="00065B02">
                <w:rPr>
                  <w:rFonts w:cs="Calibri"/>
                  <w:color w:val="000000"/>
                  <w:szCs w:val="22"/>
                  <w:lang w:bidi="ne-NP"/>
                </w:rPr>
                <w:t xml:space="preserve">    p    =    0.3252</w:t>
              </w:r>
            </w:ins>
          </w:p>
        </w:tc>
        <w:tc>
          <w:tcPr>
            <w:tcW w:w="1350" w:type="dxa"/>
            <w:tcBorders>
              <w:top w:val="nil"/>
              <w:left w:val="nil"/>
              <w:bottom w:val="single" w:sz="4" w:space="0" w:color="auto"/>
              <w:right w:val="single" w:sz="4" w:space="0" w:color="auto"/>
            </w:tcBorders>
            <w:shd w:val="clear" w:color="auto" w:fill="auto"/>
            <w:noWrap/>
            <w:vAlign w:val="bottom"/>
            <w:hideMark/>
            <w:tcPrChange w:id="6130"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1FD7B13A" w14:textId="1D64E4A4" w:rsidR="00065B02" w:rsidRPr="00065B02" w:rsidRDefault="00065B02" w:rsidP="00065B02">
            <w:pPr>
              <w:spacing w:before="0" w:after="0" w:line="240" w:lineRule="auto"/>
              <w:jc w:val="right"/>
              <w:rPr>
                <w:ins w:id="6131" w:author="Kumar Baral" w:date="2023-02-10T15:32:00Z"/>
                <w:rFonts w:cs="Calibri"/>
                <w:color w:val="000000"/>
                <w:szCs w:val="22"/>
                <w:lang w:bidi="ne-NP"/>
              </w:rPr>
            </w:pPr>
            <w:ins w:id="6132" w:author="Kumar Baral" w:date="2023-02-10T15:32:00Z">
              <w:r w:rsidRPr="00065B02">
                <w:rPr>
                  <w:rFonts w:cs="Calibri"/>
                  <w:color w:val="000000"/>
                  <w:szCs w:val="22"/>
                  <w:lang w:bidi="ne-NP"/>
                </w:rPr>
                <w:t>-0.005</w:t>
              </w:r>
            </w:ins>
            <w:ins w:id="6133" w:author="Kumar Baral" w:date="2023-02-10T17:29:00Z">
              <w:r w:rsidR="00E47F01">
                <w:rPr>
                  <w:rFonts w:cs="Calibri"/>
                  <w:color w:val="000000"/>
                  <w:szCs w:val="22"/>
                  <w:lang w:bidi="ne-NP"/>
                </w:rPr>
                <w:t>/year</w:t>
              </w:r>
            </w:ins>
          </w:p>
        </w:tc>
      </w:tr>
      <w:tr w:rsidR="00065B02" w:rsidRPr="00065B02" w14:paraId="066990DB" w14:textId="77777777" w:rsidTr="00E47F01">
        <w:trPr>
          <w:trHeight w:val="247"/>
          <w:ins w:id="6134" w:author="Kumar Baral" w:date="2023-02-10T15:32:00Z"/>
          <w:trPrChange w:id="6135"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136"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D0AEAEA" w14:textId="77777777" w:rsidR="00065B02" w:rsidRPr="00065B02" w:rsidRDefault="00065B02" w:rsidP="00065B02">
            <w:pPr>
              <w:spacing w:before="0" w:after="0" w:line="240" w:lineRule="auto"/>
              <w:jc w:val="left"/>
              <w:rPr>
                <w:ins w:id="6137" w:author="Kumar Baral" w:date="2023-02-10T15:32:00Z"/>
                <w:rFonts w:cs="Calibri"/>
                <w:color w:val="000000"/>
                <w:szCs w:val="22"/>
                <w:lang w:bidi="ne-NP"/>
              </w:rPr>
            </w:pPr>
            <w:ins w:id="6138" w:author="Kumar Baral" w:date="2023-02-10T15:32:00Z">
              <w:r w:rsidRPr="00065B02">
                <w:rPr>
                  <w:rFonts w:cs="Calibri"/>
                  <w:color w:val="000000"/>
                  <w:szCs w:val="22"/>
                  <w:lang w:bidi="ne-NP"/>
                </w:rPr>
                <w:t>Poush</w:t>
              </w:r>
            </w:ins>
          </w:p>
        </w:tc>
        <w:tc>
          <w:tcPr>
            <w:tcW w:w="1800" w:type="dxa"/>
            <w:tcBorders>
              <w:top w:val="nil"/>
              <w:left w:val="nil"/>
              <w:bottom w:val="single" w:sz="4" w:space="0" w:color="auto"/>
              <w:right w:val="single" w:sz="4" w:space="0" w:color="auto"/>
            </w:tcBorders>
            <w:shd w:val="clear" w:color="auto" w:fill="auto"/>
            <w:noWrap/>
            <w:vAlign w:val="bottom"/>
            <w:hideMark/>
            <w:tcPrChange w:id="6139"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56E30D71" w14:textId="1C0F48D3" w:rsidR="00065B02" w:rsidRPr="00065B02" w:rsidRDefault="00065B02" w:rsidP="00065B02">
            <w:pPr>
              <w:spacing w:before="0" w:after="0" w:line="240" w:lineRule="auto"/>
              <w:jc w:val="left"/>
              <w:rPr>
                <w:ins w:id="6140" w:author="Kumar Baral" w:date="2023-02-10T15:32:00Z"/>
                <w:rFonts w:cs="Calibri"/>
                <w:color w:val="000000"/>
                <w:szCs w:val="22"/>
                <w:lang w:bidi="ne-NP"/>
              </w:rPr>
            </w:pPr>
            <w:ins w:id="6141" w:author="Kumar Baral" w:date="2023-02-10T15:32:00Z">
              <w:r>
                <w:rPr>
                  <w:rFonts w:cs="Calibri"/>
                  <w:color w:val="000000"/>
                  <w:szCs w:val="22"/>
                  <w:lang w:bidi="ne-NP"/>
                </w:rPr>
                <w:t xml:space="preserve">    S    =     </w:t>
              </w:r>
              <w:r w:rsidRPr="00065B02">
                <w:rPr>
                  <w:rFonts w:cs="Calibri"/>
                  <w:color w:val="000000"/>
                  <w:szCs w:val="22"/>
                  <w:lang w:bidi="ne-NP"/>
                </w:rPr>
                <w:t>-22</w:t>
              </w:r>
            </w:ins>
          </w:p>
        </w:tc>
        <w:tc>
          <w:tcPr>
            <w:tcW w:w="1890" w:type="dxa"/>
            <w:tcBorders>
              <w:top w:val="nil"/>
              <w:left w:val="nil"/>
              <w:bottom w:val="single" w:sz="4" w:space="0" w:color="auto"/>
              <w:right w:val="single" w:sz="4" w:space="0" w:color="auto"/>
            </w:tcBorders>
            <w:shd w:val="clear" w:color="auto" w:fill="auto"/>
            <w:noWrap/>
            <w:vAlign w:val="bottom"/>
            <w:hideMark/>
            <w:tcPrChange w:id="6142"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5F877A65" w14:textId="77777777" w:rsidR="00065B02" w:rsidRPr="00065B02" w:rsidRDefault="00065B02" w:rsidP="00065B02">
            <w:pPr>
              <w:spacing w:before="0" w:after="0" w:line="240" w:lineRule="auto"/>
              <w:jc w:val="left"/>
              <w:rPr>
                <w:ins w:id="6143" w:author="Kumar Baral" w:date="2023-02-10T15:32:00Z"/>
                <w:rFonts w:cs="Calibri"/>
                <w:color w:val="000000"/>
                <w:szCs w:val="22"/>
                <w:lang w:bidi="ne-NP"/>
              </w:rPr>
            </w:pPr>
            <w:ins w:id="6144" w:author="Kumar Baral" w:date="2023-02-10T15:32:00Z">
              <w:r w:rsidRPr="00065B02">
                <w:rPr>
                  <w:rFonts w:cs="Calibri"/>
                  <w:color w:val="000000"/>
                  <w:szCs w:val="22"/>
                  <w:lang w:bidi="ne-NP"/>
                </w:rPr>
                <w:t xml:space="preserve">    tau  =   -0.1833</w:t>
              </w:r>
            </w:ins>
          </w:p>
        </w:tc>
        <w:tc>
          <w:tcPr>
            <w:tcW w:w="2340" w:type="dxa"/>
            <w:tcBorders>
              <w:top w:val="nil"/>
              <w:left w:val="nil"/>
              <w:bottom w:val="single" w:sz="4" w:space="0" w:color="auto"/>
              <w:right w:val="single" w:sz="4" w:space="0" w:color="auto"/>
            </w:tcBorders>
            <w:shd w:val="clear" w:color="auto" w:fill="auto"/>
            <w:noWrap/>
            <w:vAlign w:val="bottom"/>
            <w:hideMark/>
            <w:tcPrChange w:id="6145"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6B6F666E" w14:textId="77777777" w:rsidR="00065B02" w:rsidRPr="00065B02" w:rsidRDefault="00065B02" w:rsidP="00065B02">
            <w:pPr>
              <w:spacing w:before="0" w:after="0" w:line="240" w:lineRule="auto"/>
              <w:jc w:val="left"/>
              <w:rPr>
                <w:ins w:id="6146" w:author="Kumar Baral" w:date="2023-02-10T15:32:00Z"/>
                <w:rFonts w:cs="Calibri"/>
                <w:color w:val="000000"/>
                <w:szCs w:val="22"/>
                <w:lang w:bidi="ne-NP"/>
              </w:rPr>
            </w:pPr>
            <w:ins w:id="6147" w:author="Kumar Baral" w:date="2023-02-10T15:32:00Z">
              <w:r w:rsidRPr="00065B02">
                <w:rPr>
                  <w:rFonts w:cs="Calibri"/>
                  <w:color w:val="000000"/>
                  <w:szCs w:val="22"/>
                  <w:lang w:bidi="ne-NP"/>
                </w:rPr>
                <w:t xml:space="preserve">    p    =    0.3474</w:t>
              </w:r>
            </w:ins>
          </w:p>
        </w:tc>
        <w:tc>
          <w:tcPr>
            <w:tcW w:w="1350" w:type="dxa"/>
            <w:tcBorders>
              <w:top w:val="nil"/>
              <w:left w:val="nil"/>
              <w:bottom w:val="single" w:sz="4" w:space="0" w:color="auto"/>
              <w:right w:val="single" w:sz="4" w:space="0" w:color="auto"/>
            </w:tcBorders>
            <w:shd w:val="clear" w:color="auto" w:fill="auto"/>
            <w:noWrap/>
            <w:vAlign w:val="bottom"/>
            <w:hideMark/>
            <w:tcPrChange w:id="6148"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2BB97FD3" w14:textId="34EFEEF3" w:rsidR="00065B02" w:rsidRPr="00065B02" w:rsidRDefault="00065B02" w:rsidP="00065B02">
            <w:pPr>
              <w:spacing w:before="0" w:after="0" w:line="240" w:lineRule="auto"/>
              <w:jc w:val="right"/>
              <w:rPr>
                <w:ins w:id="6149" w:author="Kumar Baral" w:date="2023-02-10T15:32:00Z"/>
                <w:rFonts w:cs="Calibri"/>
                <w:color w:val="000000"/>
                <w:szCs w:val="22"/>
                <w:lang w:bidi="ne-NP"/>
              </w:rPr>
            </w:pPr>
            <w:ins w:id="6150" w:author="Kumar Baral" w:date="2023-02-10T15:32:00Z">
              <w:r w:rsidRPr="00065B02">
                <w:rPr>
                  <w:rFonts w:cs="Calibri"/>
                  <w:color w:val="000000"/>
                  <w:szCs w:val="22"/>
                  <w:lang w:bidi="ne-NP"/>
                </w:rPr>
                <w:t>0.033</w:t>
              </w:r>
            </w:ins>
            <w:ins w:id="6151" w:author="Kumar Baral" w:date="2023-02-10T17:29:00Z">
              <w:r w:rsidR="00E47F01">
                <w:rPr>
                  <w:rFonts w:cs="Calibri"/>
                  <w:color w:val="000000"/>
                  <w:szCs w:val="22"/>
                  <w:lang w:bidi="ne-NP"/>
                </w:rPr>
                <w:t>/year</w:t>
              </w:r>
            </w:ins>
          </w:p>
        </w:tc>
      </w:tr>
      <w:tr w:rsidR="00065B02" w:rsidRPr="00065B02" w14:paraId="056D019F" w14:textId="77777777" w:rsidTr="00E47F01">
        <w:trPr>
          <w:trHeight w:val="247"/>
          <w:ins w:id="6152" w:author="Kumar Baral" w:date="2023-02-10T15:32:00Z"/>
          <w:trPrChange w:id="6153"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154"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AE6D4D0" w14:textId="77777777" w:rsidR="00065B02" w:rsidRPr="00065B02" w:rsidRDefault="00065B02" w:rsidP="00065B02">
            <w:pPr>
              <w:spacing w:before="0" w:after="0" w:line="240" w:lineRule="auto"/>
              <w:jc w:val="left"/>
              <w:rPr>
                <w:ins w:id="6155" w:author="Kumar Baral" w:date="2023-02-10T15:32:00Z"/>
                <w:rFonts w:cs="Calibri"/>
                <w:color w:val="000000"/>
                <w:szCs w:val="22"/>
                <w:lang w:bidi="ne-NP"/>
              </w:rPr>
            </w:pPr>
            <w:ins w:id="6156" w:author="Kumar Baral" w:date="2023-02-10T15:32:00Z">
              <w:r w:rsidRPr="00065B02">
                <w:rPr>
                  <w:rFonts w:cs="Calibri"/>
                  <w:color w:val="000000"/>
                  <w:szCs w:val="22"/>
                  <w:lang w:bidi="ne-NP"/>
                </w:rPr>
                <w:t>Magh</w:t>
              </w:r>
            </w:ins>
          </w:p>
        </w:tc>
        <w:tc>
          <w:tcPr>
            <w:tcW w:w="1800" w:type="dxa"/>
            <w:tcBorders>
              <w:top w:val="nil"/>
              <w:left w:val="nil"/>
              <w:bottom w:val="single" w:sz="4" w:space="0" w:color="auto"/>
              <w:right w:val="single" w:sz="4" w:space="0" w:color="auto"/>
            </w:tcBorders>
            <w:shd w:val="clear" w:color="auto" w:fill="auto"/>
            <w:noWrap/>
            <w:vAlign w:val="bottom"/>
            <w:hideMark/>
            <w:tcPrChange w:id="6157"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247EEC55" w14:textId="36606B7D" w:rsidR="00065B02" w:rsidRPr="00065B02" w:rsidRDefault="00065B02" w:rsidP="00065B02">
            <w:pPr>
              <w:spacing w:before="0" w:after="0" w:line="240" w:lineRule="auto"/>
              <w:jc w:val="left"/>
              <w:rPr>
                <w:ins w:id="6158" w:author="Kumar Baral" w:date="2023-02-10T15:32:00Z"/>
                <w:rFonts w:cs="Calibri"/>
                <w:color w:val="000000"/>
                <w:szCs w:val="22"/>
                <w:lang w:bidi="ne-NP"/>
              </w:rPr>
            </w:pPr>
            <w:ins w:id="6159" w:author="Kumar Baral" w:date="2023-02-10T15:32:00Z">
              <w:r>
                <w:rPr>
                  <w:rFonts w:cs="Calibri"/>
                  <w:color w:val="000000"/>
                  <w:szCs w:val="22"/>
                  <w:lang w:bidi="ne-NP"/>
                </w:rPr>
                <w:t xml:space="preserve">    S    =     </w:t>
              </w:r>
              <w:r w:rsidRPr="00065B02">
                <w:rPr>
                  <w:rFonts w:cs="Calibri"/>
                  <w:color w:val="000000"/>
                  <w:szCs w:val="22"/>
                  <w:lang w:bidi="ne-NP"/>
                </w:rPr>
                <w:t>13</w:t>
              </w:r>
            </w:ins>
          </w:p>
        </w:tc>
        <w:tc>
          <w:tcPr>
            <w:tcW w:w="1890" w:type="dxa"/>
            <w:tcBorders>
              <w:top w:val="nil"/>
              <w:left w:val="nil"/>
              <w:bottom w:val="single" w:sz="4" w:space="0" w:color="auto"/>
              <w:right w:val="single" w:sz="4" w:space="0" w:color="auto"/>
            </w:tcBorders>
            <w:shd w:val="clear" w:color="auto" w:fill="auto"/>
            <w:noWrap/>
            <w:vAlign w:val="bottom"/>
            <w:hideMark/>
            <w:tcPrChange w:id="6160"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343D3845" w14:textId="77777777" w:rsidR="00065B02" w:rsidRPr="00065B02" w:rsidRDefault="00065B02" w:rsidP="00065B02">
            <w:pPr>
              <w:spacing w:before="0" w:after="0" w:line="240" w:lineRule="auto"/>
              <w:jc w:val="left"/>
              <w:rPr>
                <w:ins w:id="6161" w:author="Kumar Baral" w:date="2023-02-10T15:32:00Z"/>
                <w:rFonts w:cs="Calibri"/>
                <w:color w:val="000000"/>
                <w:szCs w:val="22"/>
                <w:lang w:bidi="ne-NP"/>
              </w:rPr>
            </w:pPr>
            <w:ins w:id="6162" w:author="Kumar Baral" w:date="2023-02-10T15:32:00Z">
              <w:r w:rsidRPr="00065B02">
                <w:rPr>
                  <w:rFonts w:cs="Calibri"/>
                  <w:color w:val="000000"/>
                  <w:szCs w:val="22"/>
                  <w:lang w:bidi="ne-NP"/>
                </w:rPr>
                <w:t xml:space="preserve">    tau  =    0.1429</w:t>
              </w:r>
            </w:ins>
          </w:p>
        </w:tc>
        <w:tc>
          <w:tcPr>
            <w:tcW w:w="2340" w:type="dxa"/>
            <w:tcBorders>
              <w:top w:val="nil"/>
              <w:left w:val="nil"/>
              <w:bottom w:val="single" w:sz="4" w:space="0" w:color="auto"/>
              <w:right w:val="single" w:sz="4" w:space="0" w:color="auto"/>
            </w:tcBorders>
            <w:shd w:val="clear" w:color="auto" w:fill="auto"/>
            <w:noWrap/>
            <w:vAlign w:val="bottom"/>
            <w:hideMark/>
            <w:tcPrChange w:id="6163"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2BA47C2B" w14:textId="77777777" w:rsidR="00065B02" w:rsidRPr="00065B02" w:rsidRDefault="00065B02" w:rsidP="00065B02">
            <w:pPr>
              <w:spacing w:before="0" w:after="0" w:line="240" w:lineRule="auto"/>
              <w:jc w:val="left"/>
              <w:rPr>
                <w:ins w:id="6164" w:author="Kumar Baral" w:date="2023-02-10T15:32:00Z"/>
                <w:rFonts w:cs="Calibri"/>
                <w:color w:val="000000"/>
                <w:szCs w:val="22"/>
                <w:lang w:bidi="ne-NP"/>
              </w:rPr>
            </w:pPr>
            <w:ins w:id="6165" w:author="Kumar Baral" w:date="2023-02-10T15:32:00Z">
              <w:r w:rsidRPr="00065B02">
                <w:rPr>
                  <w:rFonts w:cs="Calibri"/>
                  <w:color w:val="000000"/>
                  <w:szCs w:val="22"/>
                  <w:lang w:bidi="ne-NP"/>
                </w:rPr>
                <w:t xml:space="preserve">    p    =    0.5154</w:t>
              </w:r>
            </w:ins>
          </w:p>
        </w:tc>
        <w:tc>
          <w:tcPr>
            <w:tcW w:w="1350" w:type="dxa"/>
            <w:tcBorders>
              <w:top w:val="nil"/>
              <w:left w:val="nil"/>
              <w:bottom w:val="single" w:sz="4" w:space="0" w:color="auto"/>
              <w:right w:val="single" w:sz="4" w:space="0" w:color="auto"/>
            </w:tcBorders>
            <w:shd w:val="clear" w:color="auto" w:fill="auto"/>
            <w:noWrap/>
            <w:vAlign w:val="bottom"/>
            <w:hideMark/>
            <w:tcPrChange w:id="6166"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603C53F0" w14:textId="1141C74E" w:rsidR="00065B02" w:rsidRPr="00065B02" w:rsidRDefault="00065B02" w:rsidP="00065B02">
            <w:pPr>
              <w:spacing w:before="0" w:after="0" w:line="240" w:lineRule="auto"/>
              <w:jc w:val="right"/>
              <w:rPr>
                <w:ins w:id="6167" w:author="Kumar Baral" w:date="2023-02-10T15:32:00Z"/>
                <w:rFonts w:cs="Calibri"/>
                <w:color w:val="000000"/>
                <w:szCs w:val="22"/>
                <w:lang w:bidi="ne-NP"/>
              </w:rPr>
            </w:pPr>
            <w:ins w:id="6168" w:author="Kumar Baral" w:date="2023-02-10T15:32:00Z">
              <w:r w:rsidRPr="00065B02">
                <w:rPr>
                  <w:rFonts w:cs="Calibri"/>
                  <w:color w:val="000000"/>
                  <w:szCs w:val="22"/>
                  <w:lang w:bidi="ne-NP"/>
                </w:rPr>
                <w:t>0.072</w:t>
              </w:r>
            </w:ins>
            <w:ins w:id="6169" w:author="Kumar Baral" w:date="2023-02-10T17:29:00Z">
              <w:r w:rsidR="00E47F01">
                <w:rPr>
                  <w:rFonts w:cs="Calibri"/>
                  <w:color w:val="000000"/>
                  <w:szCs w:val="22"/>
                  <w:lang w:bidi="ne-NP"/>
                </w:rPr>
                <w:t>/year</w:t>
              </w:r>
            </w:ins>
          </w:p>
        </w:tc>
      </w:tr>
      <w:tr w:rsidR="00065B02" w:rsidRPr="00065B02" w14:paraId="3702E492" w14:textId="77777777" w:rsidTr="00E47F01">
        <w:trPr>
          <w:trHeight w:val="247"/>
          <w:ins w:id="6170" w:author="Kumar Baral" w:date="2023-02-10T15:32:00Z"/>
          <w:trPrChange w:id="6171"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172"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1E3E5A9" w14:textId="77777777" w:rsidR="00065B02" w:rsidRPr="00065B02" w:rsidRDefault="00065B02" w:rsidP="00065B02">
            <w:pPr>
              <w:spacing w:before="0" w:after="0" w:line="240" w:lineRule="auto"/>
              <w:jc w:val="left"/>
              <w:rPr>
                <w:ins w:id="6173" w:author="Kumar Baral" w:date="2023-02-10T15:32:00Z"/>
                <w:rFonts w:cs="Calibri"/>
                <w:color w:val="000000"/>
                <w:szCs w:val="22"/>
                <w:lang w:bidi="ne-NP"/>
              </w:rPr>
            </w:pPr>
            <w:ins w:id="6174" w:author="Kumar Baral" w:date="2023-02-10T15:32:00Z">
              <w:r w:rsidRPr="00065B02">
                <w:rPr>
                  <w:rFonts w:cs="Calibri"/>
                  <w:color w:val="000000"/>
                  <w:szCs w:val="22"/>
                  <w:lang w:bidi="ne-NP"/>
                </w:rPr>
                <w:t>Falgun</w:t>
              </w:r>
            </w:ins>
          </w:p>
        </w:tc>
        <w:tc>
          <w:tcPr>
            <w:tcW w:w="1800" w:type="dxa"/>
            <w:tcBorders>
              <w:top w:val="nil"/>
              <w:left w:val="nil"/>
              <w:bottom w:val="single" w:sz="4" w:space="0" w:color="auto"/>
              <w:right w:val="single" w:sz="4" w:space="0" w:color="auto"/>
            </w:tcBorders>
            <w:shd w:val="clear" w:color="auto" w:fill="auto"/>
            <w:noWrap/>
            <w:vAlign w:val="bottom"/>
            <w:hideMark/>
            <w:tcPrChange w:id="6175"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5EEE6760" w14:textId="24D9253A" w:rsidR="00065B02" w:rsidRPr="00065B02" w:rsidRDefault="00065B02" w:rsidP="00065B02">
            <w:pPr>
              <w:spacing w:before="0" w:after="0" w:line="240" w:lineRule="auto"/>
              <w:jc w:val="left"/>
              <w:rPr>
                <w:ins w:id="6176" w:author="Kumar Baral" w:date="2023-02-10T15:32:00Z"/>
                <w:rFonts w:cs="Calibri"/>
                <w:color w:val="000000"/>
                <w:szCs w:val="22"/>
                <w:lang w:bidi="ne-NP"/>
              </w:rPr>
            </w:pPr>
            <w:ins w:id="6177" w:author="Kumar Baral" w:date="2023-02-10T15:32:00Z">
              <w:r>
                <w:rPr>
                  <w:rFonts w:cs="Calibri"/>
                  <w:color w:val="000000"/>
                  <w:szCs w:val="22"/>
                  <w:lang w:bidi="ne-NP"/>
                </w:rPr>
                <w:t xml:space="preserve">    S    =     </w:t>
              </w:r>
              <w:r w:rsidRPr="00065B02">
                <w:rPr>
                  <w:rFonts w:cs="Calibri"/>
                  <w:color w:val="000000"/>
                  <w:szCs w:val="22"/>
                  <w:lang w:bidi="ne-NP"/>
                </w:rPr>
                <w:t>13</w:t>
              </w:r>
            </w:ins>
          </w:p>
        </w:tc>
        <w:tc>
          <w:tcPr>
            <w:tcW w:w="1890" w:type="dxa"/>
            <w:tcBorders>
              <w:top w:val="nil"/>
              <w:left w:val="nil"/>
              <w:bottom w:val="single" w:sz="4" w:space="0" w:color="auto"/>
              <w:right w:val="single" w:sz="4" w:space="0" w:color="auto"/>
            </w:tcBorders>
            <w:shd w:val="clear" w:color="auto" w:fill="auto"/>
            <w:noWrap/>
            <w:vAlign w:val="bottom"/>
            <w:hideMark/>
            <w:tcPrChange w:id="6178"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7B00A5B0" w14:textId="77777777" w:rsidR="00065B02" w:rsidRPr="00065B02" w:rsidRDefault="00065B02" w:rsidP="00065B02">
            <w:pPr>
              <w:spacing w:before="0" w:after="0" w:line="240" w:lineRule="auto"/>
              <w:jc w:val="left"/>
              <w:rPr>
                <w:ins w:id="6179" w:author="Kumar Baral" w:date="2023-02-10T15:32:00Z"/>
                <w:rFonts w:cs="Calibri"/>
                <w:color w:val="000000"/>
                <w:szCs w:val="22"/>
                <w:lang w:bidi="ne-NP"/>
              </w:rPr>
            </w:pPr>
            <w:ins w:id="6180" w:author="Kumar Baral" w:date="2023-02-10T15:32:00Z">
              <w:r w:rsidRPr="00065B02">
                <w:rPr>
                  <w:rFonts w:cs="Calibri"/>
                  <w:color w:val="000000"/>
                  <w:szCs w:val="22"/>
                  <w:lang w:bidi="ne-NP"/>
                </w:rPr>
                <w:t xml:space="preserve">    tau  =    0.1238</w:t>
              </w:r>
            </w:ins>
          </w:p>
        </w:tc>
        <w:tc>
          <w:tcPr>
            <w:tcW w:w="2340" w:type="dxa"/>
            <w:tcBorders>
              <w:top w:val="nil"/>
              <w:left w:val="nil"/>
              <w:bottom w:val="single" w:sz="4" w:space="0" w:color="auto"/>
              <w:right w:val="single" w:sz="4" w:space="0" w:color="auto"/>
            </w:tcBorders>
            <w:shd w:val="clear" w:color="auto" w:fill="auto"/>
            <w:noWrap/>
            <w:vAlign w:val="bottom"/>
            <w:hideMark/>
            <w:tcPrChange w:id="6181"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62E14CA4" w14:textId="77777777" w:rsidR="00065B02" w:rsidRPr="00065B02" w:rsidRDefault="00065B02" w:rsidP="00065B02">
            <w:pPr>
              <w:spacing w:before="0" w:after="0" w:line="240" w:lineRule="auto"/>
              <w:jc w:val="left"/>
              <w:rPr>
                <w:ins w:id="6182" w:author="Kumar Baral" w:date="2023-02-10T15:32:00Z"/>
                <w:rFonts w:cs="Calibri"/>
                <w:color w:val="000000"/>
                <w:szCs w:val="22"/>
                <w:lang w:bidi="ne-NP"/>
              </w:rPr>
            </w:pPr>
            <w:ins w:id="6183" w:author="Kumar Baral" w:date="2023-02-10T15:32:00Z">
              <w:r w:rsidRPr="00065B02">
                <w:rPr>
                  <w:rFonts w:cs="Calibri"/>
                  <w:color w:val="000000"/>
                  <w:szCs w:val="22"/>
                  <w:lang w:bidi="ne-NP"/>
                </w:rPr>
                <w:t xml:space="preserve">    p    =    0.5565</w:t>
              </w:r>
            </w:ins>
          </w:p>
        </w:tc>
        <w:tc>
          <w:tcPr>
            <w:tcW w:w="1350" w:type="dxa"/>
            <w:tcBorders>
              <w:top w:val="nil"/>
              <w:left w:val="nil"/>
              <w:bottom w:val="single" w:sz="4" w:space="0" w:color="auto"/>
              <w:right w:val="single" w:sz="4" w:space="0" w:color="auto"/>
            </w:tcBorders>
            <w:shd w:val="clear" w:color="auto" w:fill="auto"/>
            <w:noWrap/>
            <w:vAlign w:val="bottom"/>
            <w:hideMark/>
            <w:tcPrChange w:id="6184"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78462B95" w14:textId="484E0399" w:rsidR="00065B02" w:rsidRPr="00065B02" w:rsidRDefault="00065B02" w:rsidP="00065B02">
            <w:pPr>
              <w:spacing w:before="0" w:after="0" w:line="240" w:lineRule="auto"/>
              <w:jc w:val="right"/>
              <w:rPr>
                <w:ins w:id="6185" w:author="Kumar Baral" w:date="2023-02-10T15:32:00Z"/>
                <w:rFonts w:cs="Calibri"/>
                <w:color w:val="000000"/>
                <w:szCs w:val="22"/>
                <w:lang w:bidi="ne-NP"/>
              </w:rPr>
            </w:pPr>
            <w:ins w:id="6186" w:author="Kumar Baral" w:date="2023-02-10T15:32:00Z">
              <w:r w:rsidRPr="00065B02">
                <w:rPr>
                  <w:rFonts w:cs="Calibri"/>
                  <w:color w:val="000000"/>
                  <w:szCs w:val="22"/>
                  <w:lang w:bidi="ne-NP"/>
                </w:rPr>
                <w:t>0.040</w:t>
              </w:r>
            </w:ins>
            <w:ins w:id="6187" w:author="Kumar Baral" w:date="2023-02-10T17:29:00Z">
              <w:r w:rsidR="00E47F01">
                <w:rPr>
                  <w:rFonts w:cs="Calibri"/>
                  <w:color w:val="000000"/>
                  <w:szCs w:val="22"/>
                  <w:lang w:bidi="ne-NP"/>
                </w:rPr>
                <w:t>/year</w:t>
              </w:r>
            </w:ins>
          </w:p>
        </w:tc>
      </w:tr>
      <w:tr w:rsidR="00065B02" w:rsidRPr="00065B02" w14:paraId="71CF82EE" w14:textId="77777777" w:rsidTr="00E47F01">
        <w:trPr>
          <w:trHeight w:val="247"/>
          <w:ins w:id="6188" w:author="Kumar Baral" w:date="2023-02-10T15:32:00Z"/>
          <w:trPrChange w:id="6189"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190"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5078F2F" w14:textId="77777777" w:rsidR="00065B02" w:rsidRPr="00065B02" w:rsidRDefault="00065B02" w:rsidP="00065B02">
            <w:pPr>
              <w:spacing w:before="0" w:after="0" w:line="240" w:lineRule="auto"/>
              <w:jc w:val="left"/>
              <w:rPr>
                <w:ins w:id="6191" w:author="Kumar Baral" w:date="2023-02-10T15:32:00Z"/>
                <w:rFonts w:cs="Calibri"/>
                <w:color w:val="000000"/>
                <w:szCs w:val="22"/>
                <w:lang w:bidi="ne-NP"/>
              </w:rPr>
            </w:pPr>
            <w:ins w:id="6192" w:author="Kumar Baral" w:date="2023-02-10T15:32:00Z">
              <w:r w:rsidRPr="00065B02">
                <w:rPr>
                  <w:rFonts w:cs="Calibri"/>
                  <w:color w:val="000000"/>
                  <w:szCs w:val="22"/>
                  <w:lang w:bidi="ne-NP"/>
                </w:rPr>
                <w:t>Chaitra</w:t>
              </w:r>
            </w:ins>
          </w:p>
        </w:tc>
        <w:tc>
          <w:tcPr>
            <w:tcW w:w="1800" w:type="dxa"/>
            <w:tcBorders>
              <w:top w:val="nil"/>
              <w:left w:val="nil"/>
              <w:bottom w:val="single" w:sz="4" w:space="0" w:color="auto"/>
              <w:right w:val="single" w:sz="4" w:space="0" w:color="auto"/>
            </w:tcBorders>
            <w:shd w:val="clear" w:color="auto" w:fill="auto"/>
            <w:noWrap/>
            <w:vAlign w:val="bottom"/>
            <w:hideMark/>
            <w:tcPrChange w:id="6193"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0E0C9EE5" w14:textId="30CD6117" w:rsidR="00065B02" w:rsidRPr="00065B02" w:rsidRDefault="00065B02" w:rsidP="00065B02">
            <w:pPr>
              <w:spacing w:before="0" w:after="0" w:line="240" w:lineRule="auto"/>
              <w:jc w:val="left"/>
              <w:rPr>
                <w:ins w:id="6194" w:author="Kumar Baral" w:date="2023-02-10T15:32:00Z"/>
                <w:rFonts w:cs="Calibri"/>
                <w:color w:val="000000"/>
                <w:szCs w:val="22"/>
                <w:lang w:bidi="ne-NP"/>
              </w:rPr>
            </w:pPr>
            <w:ins w:id="6195" w:author="Kumar Baral" w:date="2023-02-10T15:32:00Z">
              <w:r>
                <w:rPr>
                  <w:rFonts w:cs="Calibri"/>
                  <w:color w:val="000000"/>
                  <w:szCs w:val="22"/>
                  <w:lang w:bidi="ne-NP"/>
                </w:rPr>
                <w:t xml:space="preserve">    S    =     </w:t>
              </w:r>
              <w:r w:rsidRPr="00065B02">
                <w:rPr>
                  <w:rFonts w:cs="Calibri"/>
                  <w:color w:val="000000"/>
                  <w:szCs w:val="22"/>
                  <w:lang w:bidi="ne-NP"/>
                </w:rPr>
                <w:t>28</w:t>
              </w:r>
            </w:ins>
          </w:p>
        </w:tc>
        <w:tc>
          <w:tcPr>
            <w:tcW w:w="1890" w:type="dxa"/>
            <w:tcBorders>
              <w:top w:val="nil"/>
              <w:left w:val="nil"/>
              <w:bottom w:val="single" w:sz="4" w:space="0" w:color="auto"/>
              <w:right w:val="single" w:sz="4" w:space="0" w:color="auto"/>
            </w:tcBorders>
            <w:shd w:val="clear" w:color="auto" w:fill="auto"/>
            <w:noWrap/>
            <w:vAlign w:val="bottom"/>
            <w:hideMark/>
            <w:tcPrChange w:id="6196"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15388019" w14:textId="77777777" w:rsidR="00065B02" w:rsidRPr="00065B02" w:rsidRDefault="00065B02" w:rsidP="00065B02">
            <w:pPr>
              <w:spacing w:before="0" w:after="0" w:line="240" w:lineRule="auto"/>
              <w:jc w:val="left"/>
              <w:rPr>
                <w:ins w:id="6197" w:author="Kumar Baral" w:date="2023-02-10T15:32:00Z"/>
                <w:rFonts w:cs="Calibri"/>
                <w:color w:val="000000"/>
                <w:szCs w:val="22"/>
                <w:lang w:bidi="ne-NP"/>
              </w:rPr>
            </w:pPr>
            <w:ins w:id="6198" w:author="Kumar Baral" w:date="2023-02-10T15:32:00Z">
              <w:r w:rsidRPr="00065B02">
                <w:rPr>
                  <w:rFonts w:cs="Calibri"/>
                  <w:color w:val="000000"/>
                  <w:szCs w:val="22"/>
                  <w:lang w:bidi="ne-NP"/>
                </w:rPr>
                <w:t xml:space="preserve">    tau  =    0.2333</w:t>
              </w:r>
            </w:ins>
          </w:p>
        </w:tc>
        <w:tc>
          <w:tcPr>
            <w:tcW w:w="2340" w:type="dxa"/>
            <w:tcBorders>
              <w:top w:val="nil"/>
              <w:left w:val="nil"/>
              <w:bottom w:val="single" w:sz="4" w:space="0" w:color="auto"/>
              <w:right w:val="single" w:sz="4" w:space="0" w:color="auto"/>
            </w:tcBorders>
            <w:shd w:val="clear" w:color="auto" w:fill="auto"/>
            <w:noWrap/>
            <w:vAlign w:val="bottom"/>
            <w:hideMark/>
            <w:tcPrChange w:id="6199"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33970ECF" w14:textId="77777777" w:rsidR="00065B02" w:rsidRPr="00065B02" w:rsidRDefault="00065B02" w:rsidP="00065B02">
            <w:pPr>
              <w:spacing w:before="0" w:after="0" w:line="240" w:lineRule="auto"/>
              <w:jc w:val="left"/>
              <w:rPr>
                <w:ins w:id="6200" w:author="Kumar Baral" w:date="2023-02-10T15:32:00Z"/>
                <w:rFonts w:cs="Calibri"/>
                <w:color w:val="000000"/>
                <w:szCs w:val="22"/>
                <w:lang w:bidi="ne-NP"/>
              </w:rPr>
            </w:pPr>
            <w:ins w:id="6201" w:author="Kumar Baral" w:date="2023-02-10T15:32:00Z">
              <w:r w:rsidRPr="00065B02">
                <w:rPr>
                  <w:rFonts w:cs="Calibri"/>
                  <w:color w:val="000000"/>
                  <w:szCs w:val="22"/>
                  <w:lang w:bidi="ne-NP"/>
                </w:rPr>
                <w:t xml:space="preserve">    p    =    0.2254</w:t>
              </w:r>
            </w:ins>
          </w:p>
        </w:tc>
        <w:tc>
          <w:tcPr>
            <w:tcW w:w="1350" w:type="dxa"/>
            <w:tcBorders>
              <w:top w:val="nil"/>
              <w:left w:val="nil"/>
              <w:bottom w:val="single" w:sz="4" w:space="0" w:color="auto"/>
              <w:right w:val="single" w:sz="4" w:space="0" w:color="auto"/>
            </w:tcBorders>
            <w:shd w:val="clear" w:color="auto" w:fill="auto"/>
            <w:noWrap/>
            <w:vAlign w:val="bottom"/>
            <w:hideMark/>
            <w:tcPrChange w:id="6202"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451FD8DD" w14:textId="174E1E18" w:rsidR="00065B02" w:rsidRPr="00065B02" w:rsidRDefault="00065B02" w:rsidP="00065B02">
            <w:pPr>
              <w:spacing w:before="0" w:after="0" w:line="240" w:lineRule="auto"/>
              <w:jc w:val="right"/>
              <w:rPr>
                <w:ins w:id="6203" w:author="Kumar Baral" w:date="2023-02-10T15:32:00Z"/>
                <w:rFonts w:cs="Calibri"/>
                <w:color w:val="000000"/>
                <w:szCs w:val="22"/>
                <w:lang w:bidi="ne-NP"/>
              </w:rPr>
            </w:pPr>
            <w:ins w:id="6204" w:author="Kumar Baral" w:date="2023-02-10T15:32:00Z">
              <w:r w:rsidRPr="00065B02">
                <w:rPr>
                  <w:rFonts w:cs="Calibri"/>
                  <w:color w:val="000000"/>
                  <w:szCs w:val="22"/>
                  <w:lang w:bidi="ne-NP"/>
                </w:rPr>
                <w:t>0.039</w:t>
              </w:r>
            </w:ins>
            <w:ins w:id="6205" w:author="Kumar Baral" w:date="2023-02-10T17:29:00Z">
              <w:r w:rsidR="00E47F01">
                <w:rPr>
                  <w:rFonts w:cs="Calibri"/>
                  <w:color w:val="000000"/>
                  <w:szCs w:val="22"/>
                  <w:lang w:bidi="ne-NP"/>
                </w:rPr>
                <w:t>/year</w:t>
              </w:r>
            </w:ins>
          </w:p>
        </w:tc>
      </w:tr>
    </w:tbl>
    <w:p w14:paraId="7AADD0E5" w14:textId="5A612DA9" w:rsidR="00CE7042" w:rsidRDefault="00694E10" w:rsidP="005C2E26">
      <w:pPr>
        <w:rPr>
          <w:ins w:id="6206" w:author="Kumar Baral" w:date="2023-02-13T09:24:00Z"/>
        </w:rPr>
      </w:pPr>
      <w:ins w:id="6207" w:author="Kumar Baral" w:date="2023-02-12T12:06:00Z">
        <w:r>
          <w:t xml:space="preserve">The </w:t>
        </w:r>
      </w:ins>
      <w:ins w:id="6208" w:author="Kumar Baral" w:date="2023-02-13T09:27:00Z">
        <w:r w:rsidR="00E0509C">
          <w:t xml:space="preserve">rate of </w:t>
        </w:r>
      </w:ins>
      <w:ins w:id="6209" w:author="Kumar Baral" w:date="2023-02-12T12:06:00Z">
        <w:r>
          <w:t>change</w:t>
        </w:r>
      </w:ins>
      <w:ins w:id="6210" w:author="Kumar Baral" w:date="2023-02-13T09:27:00Z">
        <w:r w:rsidR="00E0509C">
          <w:t xml:space="preserve"> </w:t>
        </w:r>
      </w:ins>
      <w:r w:rsidR="001E3856">
        <w:t xml:space="preserve">of </w:t>
      </w:r>
      <w:ins w:id="6211" w:author="Kumar Baral" w:date="2023-02-13T09:27:00Z">
        <w:r w:rsidR="00E0509C">
          <w:t>discharge per year</w:t>
        </w:r>
      </w:ins>
      <w:ins w:id="6212" w:author="Kumar Baral" w:date="2023-02-12T12:06:00Z">
        <w:r>
          <w:t xml:space="preserve"> </w:t>
        </w:r>
      </w:ins>
      <w:ins w:id="6213" w:author="Kumar Baral" w:date="2023-02-12T12:07:00Z">
        <w:r w:rsidR="00CC2D59">
          <w:t>is given in</w:t>
        </w:r>
      </w:ins>
      <w:ins w:id="6214" w:author="Kumar Baral" w:date="2023-02-13T10:55:00Z">
        <w:r w:rsidR="00CC2D59">
          <w:t xml:space="preserve"> </w:t>
        </w:r>
      </w:ins>
      <w:ins w:id="6215" w:author="Kumar Baral" w:date="2023-02-13T12:22:00Z">
        <w:r w:rsidR="008E1FA3">
          <w:fldChar w:fldCharType="begin"/>
        </w:r>
        <w:r w:rsidR="008E1FA3">
          <w:instrText xml:space="preserve"> REF _Ref127183355 \h </w:instrText>
        </w:r>
      </w:ins>
      <w:r w:rsidR="008E1FA3">
        <w:fldChar w:fldCharType="separate"/>
      </w:r>
      <w:ins w:id="6216" w:author="Kumar Baral" w:date="2023-02-13T10:54:00Z">
        <w:r w:rsidR="00851CC9">
          <w:t xml:space="preserve">Table </w:t>
        </w:r>
      </w:ins>
      <w:r w:rsidR="00851CC9">
        <w:rPr>
          <w:noProof/>
        </w:rPr>
        <w:t>1</w:t>
      </w:r>
      <w:ins w:id="6217" w:author="Kumar Baral" w:date="2023-02-13T14:27:00Z">
        <w:r w:rsidR="00851CC9">
          <w:noBreakHyphen/>
        </w:r>
      </w:ins>
      <w:r w:rsidR="00851CC9">
        <w:rPr>
          <w:noProof/>
        </w:rPr>
        <w:t>7</w:t>
      </w:r>
      <w:ins w:id="6218" w:author="Kumar Baral" w:date="2023-02-13T12:22:00Z">
        <w:r w:rsidR="008E1FA3">
          <w:fldChar w:fldCharType="end"/>
        </w:r>
      </w:ins>
      <w:r w:rsidR="002D09A2">
        <w:t xml:space="preserve"> in the column called “Apparent trend”</w:t>
      </w:r>
      <w:ins w:id="6219" w:author="Kumar Baral" w:date="2023-02-13T12:22:00Z">
        <w:r w:rsidR="008E1FA3">
          <w:t xml:space="preserve">. </w:t>
        </w:r>
      </w:ins>
      <w:ins w:id="6220" w:author="Kumar Baral" w:date="2023-02-12T12:09:00Z">
        <w:r>
          <w:t>This trend is expected</w:t>
        </w:r>
      </w:ins>
      <w:ins w:id="6221" w:author="Kumar Baral" w:date="2023-02-13T10:56:00Z">
        <w:r w:rsidR="00CC2D59">
          <w:t xml:space="preserve"> to be present</w:t>
        </w:r>
      </w:ins>
      <w:ins w:id="6222" w:author="Kumar Baral" w:date="2023-02-12T12:09:00Z">
        <w:r w:rsidR="00CC2D59">
          <w:t xml:space="preserve"> in the next </w:t>
        </w:r>
      </w:ins>
      <w:r w:rsidR="002D09A2">
        <w:t xml:space="preserve">few </w:t>
      </w:r>
      <w:ins w:id="6223" w:author="Kumar Baral" w:date="2023-02-12T12:09:00Z">
        <w:r w:rsidR="00CC2D59">
          <w:t>years</w:t>
        </w:r>
        <w:r>
          <w:t xml:space="preserve">. </w:t>
        </w:r>
      </w:ins>
    </w:p>
    <w:p w14:paraId="7D12E6D9" w14:textId="5970D99C" w:rsidR="008211B4" w:rsidRDefault="00053B33" w:rsidP="005C2E26">
      <w:ins w:id="6224" w:author="Kumar Baral" w:date="2023-02-13T12:25:00Z">
        <w:r>
          <w:lastRenderedPageBreak/>
          <w:t xml:space="preserve">However, </w:t>
        </w:r>
      </w:ins>
      <w:ins w:id="6225" w:author="Kumar Baral" w:date="2023-02-13T12:24:00Z">
        <w:r>
          <w:t xml:space="preserve">the sample size of discharge data </w:t>
        </w:r>
      </w:ins>
      <w:r w:rsidR="002D09A2">
        <w:t xml:space="preserve">will </w:t>
      </w:r>
      <w:ins w:id="6226" w:author="Kumar Baral" w:date="2023-02-13T12:24:00Z">
        <w:r>
          <w:t>increase</w:t>
        </w:r>
      </w:ins>
      <w:r w:rsidR="002D09A2">
        <w:t xml:space="preserve"> in coming</w:t>
      </w:r>
      <w:ins w:id="6227" w:author="Kumar Baral" w:date="2023-02-13T12:24:00Z">
        <w:r>
          <w:t xml:space="preserve"> </w:t>
        </w:r>
      </w:ins>
      <w:ins w:id="6228" w:author="Kumar Baral" w:date="2023-02-13T12:25:00Z">
        <w:r>
          <w:t>year</w:t>
        </w:r>
      </w:ins>
      <w:r w:rsidR="002D09A2">
        <w:t>s</w:t>
      </w:r>
      <w:ins w:id="6229" w:author="Kumar Baral" w:date="2023-02-13T12:25:00Z">
        <w:r>
          <w:t xml:space="preserve"> </w:t>
        </w:r>
      </w:ins>
      <w:ins w:id="6230" w:author="Kumar Baral" w:date="2023-02-13T12:24:00Z">
        <w:r>
          <w:t xml:space="preserve">because there is continuous measurement of discharge in the intake of Andhikhola. With the increment in sample size the numerical value of apparent trend may change slightly in the future years. </w:t>
        </w:r>
      </w:ins>
    </w:p>
    <w:p w14:paraId="0BCAC76B" w14:textId="0A5A521C" w:rsidR="005433E9" w:rsidRDefault="00A31B7A">
      <w:pPr>
        <w:pStyle w:val="Heading3"/>
        <w:rPr>
          <w:ins w:id="6231" w:author="Kumar Baral" w:date="2023-02-10T14:01:00Z"/>
        </w:rPr>
        <w:pPrChange w:id="6232" w:author="Kumar Baral" w:date="2023-02-10T14:03:00Z">
          <w:pPr/>
        </w:pPrChange>
      </w:pPr>
      <w:del w:id="6233" w:author="Kumar Baral" w:date="2023-02-10T14:03:00Z">
        <w:r w:rsidDel="00C537C5">
          <w:delText xml:space="preserve">Result and </w:delText>
        </w:r>
      </w:del>
      <w:del w:id="6234" w:author="Kumar Baral" w:date="2023-02-10T15:55:00Z">
        <w:r w:rsidDel="00E8212E">
          <w:delText>d</w:delText>
        </w:r>
      </w:del>
      <w:bookmarkStart w:id="6235" w:name="_Toc127191935"/>
      <w:ins w:id="6236" w:author="Kumar Baral" w:date="2023-02-10T15:55:00Z">
        <w:r w:rsidR="00E8212E">
          <w:t>Discussion</w:t>
        </w:r>
      </w:ins>
      <w:bookmarkEnd w:id="6235"/>
      <w:del w:id="6237" w:author="Kumar Baral" w:date="2023-02-10T15:55:00Z">
        <w:r w:rsidDel="00E8212E">
          <w:delText>iscussion</w:delText>
        </w:r>
      </w:del>
    </w:p>
    <w:p w14:paraId="677F5D6B" w14:textId="5A04FF2D" w:rsidR="009B6D49" w:rsidRDefault="009B6D49" w:rsidP="005C2E26">
      <w:pPr>
        <w:rPr>
          <w:ins w:id="6238" w:author="Kumar Baral" w:date="2023-02-10T15:24:00Z"/>
        </w:rPr>
      </w:pPr>
      <w:ins w:id="6239" w:author="Kumar Baral" w:date="2023-02-10T15:22:00Z">
        <w:r w:rsidRPr="009B6D49">
          <w:t>Alterations in the h</w:t>
        </w:r>
        <w:r>
          <w:t>ydrological regime occur due to the i</w:t>
        </w:r>
        <w:r w:rsidR="007E2B9F" w:rsidRPr="009B6D49">
          <w:t>nfluence from changing climatic conditions</w:t>
        </w:r>
        <w:r>
          <w:t xml:space="preserve"> such as </w:t>
        </w:r>
        <w:r w:rsidR="007E2B9F" w:rsidRPr="009B6D49">
          <w:t>GHG emissi</w:t>
        </w:r>
        <w:r>
          <w:t xml:space="preserve">ons, pollution, </w:t>
        </w:r>
      </w:ins>
      <w:ins w:id="6240" w:author="Kumar Baral" w:date="2023-02-10T15:46:00Z">
        <w:r w:rsidR="00A00263">
          <w:t xml:space="preserve">environmental changes such as </w:t>
        </w:r>
      </w:ins>
      <w:ins w:id="6241" w:author="Kumar Baral" w:date="2023-02-10T15:22:00Z">
        <w:r>
          <w:t>deforestation</w:t>
        </w:r>
      </w:ins>
      <w:ins w:id="6242" w:author="Kumar Baral" w:date="2023-02-10T15:54:00Z">
        <w:r w:rsidR="00E8212E">
          <w:t>, plantation etc</w:t>
        </w:r>
      </w:ins>
      <w:ins w:id="6243" w:author="Kumar Baral" w:date="2023-02-10T15:22:00Z">
        <w:r>
          <w:t xml:space="preserve">. Moreover, the change </w:t>
        </w:r>
      </w:ins>
      <w:ins w:id="6244" w:author="Kumar Baral" w:date="2023-02-12T10:37:00Z">
        <w:r w:rsidR="007330F3">
          <w:t>could be</w:t>
        </w:r>
      </w:ins>
      <w:ins w:id="6245" w:author="Kumar Baral" w:date="2023-02-10T15:22:00Z">
        <w:r>
          <w:t xml:space="preserve"> the i</w:t>
        </w:r>
        <w:r w:rsidR="007E2B9F" w:rsidRPr="009B6D49">
          <w:t>nfluence from physical changes at the land surface</w:t>
        </w:r>
      </w:ins>
      <w:ins w:id="6246" w:author="Kumar Baral" w:date="2023-02-10T15:23:00Z">
        <w:r>
          <w:t xml:space="preserve"> such as </w:t>
        </w:r>
      </w:ins>
      <w:ins w:id="6247" w:author="Kumar Baral" w:date="2023-02-10T15:22:00Z">
        <w:r w:rsidR="007E2B9F" w:rsidRPr="009B6D49">
          <w:t>Land us</w:t>
        </w:r>
        <w:r>
          <w:t xml:space="preserve">e, infrastructure, water use etc. </w:t>
        </w:r>
      </w:ins>
      <w:ins w:id="6248" w:author="Kumar Baral" w:date="2023-02-10T15:20:00Z">
        <w:r>
          <w:t xml:space="preserve">In order to determine the impacts on the hydrology, continuous, long record and good quality data are required. </w:t>
        </w:r>
      </w:ins>
    </w:p>
    <w:p w14:paraId="6AEC6A79" w14:textId="77777777" w:rsidR="001E3856" w:rsidRDefault="009B6D49" w:rsidP="005C2E26">
      <w:ins w:id="6249" w:author="Kumar Baral" w:date="2023-02-10T15:21:00Z">
        <w:r>
          <w:t>From the analysis</w:t>
        </w:r>
      </w:ins>
      <w:ins w:id="6250" w:author="Kumar Baral" w:date="2023-02-10T15:24:00Z">
        <w:r>
          <w:t xml:space="preserve"> of the data series of Andhi Khola</w:t>
        </w:r>
      </w:ins>
      <w:ins w:id="6251" w:author="Kumar Baral" w:date="2023-02-10T15:21:00Z">
        <w:r>
          <w:t>, it is clearly seen that most of the series do not have significant trends</w:t>
        </w:r>
      </w:ins>
      <w:ins w:id="6252" w:author="Kumar Baral" w:date="2023-02-10T15:24:00Z">
        <w:r>
          <w:t xml:space="preserve"> as suggested by the </w:t>
        </w:r>
      </w:ins>
      <w:ins w:id="6253" w:author="Kumar Baral" w:date="2023-02-10T15:25:00Z">
        <w:r>
          <w:t xml:space="preserve">Mann-Kendall’s test. </w:t>
        </w:r>
      </w:ins>
      <w:ins w:id="6254" w:author="Kumar Baral" w:date="2023-02-12T10:47:00Z">
        <w:r w:rsidR="004E1579">
          <w:t>The p-value is greater than the significance level, which is taken as 0.01</w:t>
        </w:r>
      </w:ins>
      <w:r w:rsidR="001E3856">
        <w:t xml:space="preserve"> for this study</w:t>
      </w:r>
      <w:ins w:id="6255" w:author="Kumar Baral" w:date="2023-02-12T10:47:00Z">
        <w:r w:rsidR="004E1579">
          <w:t xml:space="preserve">. </w:t>
        </w:r>
      </w:ins>
      <w:ins w:id="6256" w:author="Kumar Baral" w:date="2023-02-12T10:48:00Z">
        <w:r w:rsidR="004E1579">
          <w:t xml:space="preserve">This means we are </w:t>
        </w:r>
      </w:ins>
      <w:ins w:id="6257" w:author="Kumar Baral" w:date="2023-02-13T09:29:00Z">
        <w:r w:rsidR="00E0509C">
          <w:t xml:space="preserve">99 percent </w:t>
        </w:r>
      </w:ins>
      <w:ins w:id="6258" w:author="Kumar Baral" w:date="2023-02-12T10:48:00Z">
        <w:r w:rsidR="004E1579">
          <w:t>sure that there is no trend</w:t>
        </w:r>
      </w:ins>
      <w:ins w:id="6259" w:author="Kumar Baral" w:date="2023-02-13T09:30:00Z">
        <w:r w:rsidR="00E0509C">
          <w:t>.</w:t>
        </w:r>
      </w:ins>
      <w:ins w:id="6260" w:author="Kumar Baral" w:date="2023-02-12T10:48:00Z">
        <w:r w:rsidR="00E0509C">
          <w:t xml:space="preserve"> </w:t>
        </w:r>
      </w:ins>
      <w:ins w:id="6261" w:author="Kumar Baral" w:date="2023-02-13T09:30:00Z">
        <w:r w:rsidR="00E0509C">
          <w:t>H</w:t>
        </w:r>
      </w:ins>
      <w:ins w:id="6262" w:author="Kumar Baral" w:date="2023-02-12T10:48:00Z">
        <w:r w:rsidR="004E1579">
          <w:t>owever</w:t>
        </w:r>
      </w:ins>
      <w:ins w:id="6263" w:author="Kumar Baral" w:date="2023-02-13T09:30:00Z">
        <w:r w:rsidR="00E0509C">
          <w:t>,</w:t>
        </w:r>
      </w:ins>
      <w:ins w:id="6264" w:author="Kumar Baral" w:date="2023-02-12T10:48:00Z">
        <w:r w:rsidR="004E1579">
          <w:t xml:space="preserve"> it indicates there is still 1</w:t>
        </w:r>
      </w:ins>
      <w:ins w:id="6265" w:author="Kumar Baral" w:date="2023-02-12T10:49:00Z">
        <w:r w:rsidR="004E1579">
          <w:t xml:space="preserve">% </w:t>
        </w:r>
      </w:ins>
      <w:ins w:id="6266" w:author="Kumar Baral" w:date="2023-02-13T09:30:00Z">
        <w:r w:rsidR="00E0509C">
          <w:t xml:space="preserve">chance </w:t>
        </w:r>
      </w:ins>
      <w:ins w:id="6267" w:author="Kumar Baral" w:date="2023-02-12T10:49:00Z">
        <w:r w:rsidR="004E1579">
          <w:t xml:space="preserve">of having </w:t>
        </w:r>
      </w:ins>
      <w:ins w:id="6268" w:author="Kumar Baral" w:date="2023-02-13T09:17:00Z">
        <w:r w:rsidR="00CE7042">
          <w:t>significant</w:t>
        </w:r>
      </w:ins>
      <w:ins w:id="6269" w:author="Kumar Baral" w:date="2023-02-12T10:49:00Z">
        <w:r w:rsidR="004E1579">
          <w:t xml:space="preserve"> </w:t>
        </w:r>
      </w:ins>
      <w:ins w:id="6270" w:author="Kumar Baral" w:date="2023-02-13T09:31:00Z">
        <w:r w:rsidR="00E0509C">
          <w:t>trend</w:t>
        </w:r>
      </w:ins>
      <w:ins w:id="6271" w:author="Kumar Baral" w:date="2023-02-12T10:49:00Z">
        <w:r w:rsidR="004E1579">
          <w:t xml:space="preserve">. </w:t>
        </w:r>
      </w:ins>
      <w:ins w:id="6272" w:author="Kumar Baral" w:date="2023-02-10T15:25:00Z">
        <w:r>
          <w:t xml:space="preserve"> </w:t>
        </w:r>
      </w:ins>
    </w:p>
    <w:p w14:paraId="58936F10" w14:textId="0F15245A" w:rsidR="009B6D49" w:rsidRDefault="001E3856" w:rsidP="005C2E26">
      <w:pPr>
        <w:rPr>
          <w:ins w:id="6273" w:author="Kumar Baral" w:date="2023-02-10T15:41:00Z"/>
        </w:rPr>
      </w:pPr>
      <w:r>
        <w:t>On the other hand</w:t>
      </w:r>
      <w:ins w:id="6274" w:author="Kumar Baral" w:date="2023-02-10T15:27:00Z">
        <w:r w:rsidR="00065B02">
          <w:t xml:space="preserve">, in case of </w:t>
        </w:r>
      </w:ins>
      <w:ins w:id="6275" w:author="Kumar Baral" w:date="2023-02-10T15:25:00Z">
        <w:r w:rsidR="009B6D49">
          <w:t>10-years moving average</w:t>
        </w:r>
      </w:ins>
      <w:ins w:id="6276" w:author="Kumar Baral" w:date="2023-02-10T15:27:00Z">
        <w:r w:rsidR="00065B02">
          <w:t xml:space="preserve"> series</w:t>
        </w:r>
      </w:ins>
      <w:ins w:id="6277" w:author="Kumar Baral" w:date="2023-02-10T15:36:00Z">
        <w:r w:rsidR="00A00263">
          <w:t xml:space="preserve"> </w:t>
        </w:r>
      </w:ins>
      <w:ins w:id="6278" w:author="Kumar Baral" w:date="2023-02-10T15:40:00Z">
        <w:r w:rsidR="00A00263">
          <w:t>and monthly average seri</w:t>
        </w:r>
        <w:r w:rsidR="007330F3">
          <w:t>es for the month of Bhadra show</w:t>
        </w:r>
      </w:ins>
      <w:ins w:id="6279" w:author="Kumar Baral" w:date="2023-02-10T15:27:00Z">
        <w:r w:rsidR="00065B02">
          <w:t xml:space="preserve"> tha</w:t>
        </w:r>
        <w:r w:rsidR="00A00263">
          <w:t xml:space="preserve">t there is significant trend of decreasing discharge. </w:t>
        </w:r>
      </w:ins>
      <w:ins w:id="6280" w:author="Kumar Baral" w:date="2023-02-13T09:31:00Z">
        <w:r w:rsidR="00E0509C">
          <w:t>Since</w:t>
        </w:r>
      </w:ins>
      <w:ins w:id="6281" w:author="Kumar Baral" w:date="2023-02-12T10:38:00Z">
        <w:r w:rsidR="007330F3">
          <w:t xml:space="preserve">, </w:t>
        </w:r>
      </w:ins>
      <w:ins w:id="6282" w:author="Kumar Baral" w:date="2023-02-10T15:54:00Z">
        <w:r w:rsidR="00E8212E">
          <w:t xml:space="preserve">10- years moving average series has only 10 number of data in the series, the result is not </w:t>
        </w:r>
      </w:ins>
      <w:ins w:id="6283" w:author="Kumar Baral" w:date="2023-02-10T15:55:00Z">
        <w:r w:rsidR="00E8212E">
          <w:t>reliable</w:t>
        </w:r>
      </w:ins>
      <w:ins w:id="6284" w:author="Kumar Baral" w:date="2023-02-10T15:54:00Z">
        <w:r w:rsidR="00E8212E">
          <w:t>.</w:t>
        </w:r>
      </w:ins>
      <w:ins w:id="6285" w:author="Kumar Baral" w:date="2023-02-13T09:31:00Z">
        <w:r w:rsidR="00E0509C">
          <w:t xml:space="preserve"> It cannot be concluded there is decreasing trend.</w:t>
        </w:r>
      </w:ins>
      <w:ins w:id="6286" w:author="Kumar Baral" w:date="2023-02-10T15:55:00Z">
        <w:r w:rsidR="00E8212E">
          <w:t xml:space="preserve"> </w:t>
        </w:r>
      </w:ins>
      <w:r>
        <w:t>However, f</w:t>
      </w:r>
      <w:ins w:id="6287" w:author="Kumar Baral" w:date="2023-02-10T15:55:00Z">
        <w:r w:rsidR="00E8212E">
          <w:t xml:space="preserve">or the month of </w:t>
        </w:r>
      </w:ins>
      <w:ins w:id="6288" w:author="Kumar Baral" w:date="2023-02-10T15:56:00Z">
        <w:r w:rsidR="00E8212E">
          <w:t>Bhadra, it could be related with the hydrological change. The reason could be climate change, environme</w:t>
        </w:r>
        <w:r w:rsidR="00E0509C">
          <w:t xml:space="preserve">ntal change or physical change. </w:t>
        </w:r>
      </w:ins>
      <w:ins w:id="6289" w:author="Kumar Baral" w:date="2023-02-13T09:34:00Z">
        <w:r w:rsidR="00E0509C">
          <w:t xml:space="preserve">Study of </w:t>
        </w:r>
      </w:ins>
      <w:ins w:id="6290" w:author="Kumar Baral" w:date="2023-02-13T09:33:00Z">
        <w:r w:rsidR="00E0509C">
          <w:t xml:space="preserve">climate models, land use survey, study of water uses in the upstream </w:t>
        </w:r>
      </w:ins>
      <w:ins w:id="6291" w:author="Kumar Baral" w:date="2023-02-13T09:34:00Z">
        <w:r w:rsidR="00E0509C">
          <w:t xml:space="preserve">of the river verify the change in flow. </w:t>
        </w:r>
      </w:ins>
    </w:p>
    <w:p w14:paraId="36C31E87" w14:textId="27107749" w:rsidR="006B6441" w:rsidRPr="005C2E26" w:rsidRDefault="00A00263" w:rsidP="005C2E26">
      <w:ins w:id="6292" w:author="Kumar Baral" w:date="2023-02-10T15:41:00Z">
        <w:r>
          <w:t xml:space="preserve">For the months Jesth, </w:t>
        </w:r>
      </w:ins>
      <w:ins w:id="6293" w:author="Kumar Baral" w:date="2023-02-10T15:42:00Z">
        <w:r>
          <w:t xml:space="preserve">Shrawan, Bhadra and Mangsir, the apparent trend of discharge </w:t>
        </w:r>
      </w:ins>
      <w:ins w:id="6294" w:author="Kumar Baral" w:date="2023-02-10T16:32:00Z">
        <w:r w:rsidR="006308C0">
          <w:t>appe</w:t>
        </w:r>
      </w:ins>
      <w:ins w:id="6295" w:author="Kumar Baral" w:date="2023-02-10T16:33:00Z">
        <w:r w:rsidR="006308C0">
          <w:t>a</w:t>
        </w:r>
      </w:ins>
      <w:ins w:id="6296" w:author="Kumar Baral" w:date="2023-02-10T16:32:00Z">
        <w:r w:rsidR="006308C0">
          <w:t>r</w:t>
        </w:r>
      </w:ins>
      <w:ins w:id="6297" w:author="Kumar Baral" w:date="2023-02-10T16:33:00Z">
        <w:r w:rsidR="006308C0">
          <w:t>s to be</w:t>
        </w:r>
      </w:ins>
      <w:ins w:id="6298" w:author="Kumar Baral" w:date="2023-02-10T15:42:00Z">
        <w:r>
          <w:t xml:space="preserve"> </w:t>
        </w:r>
      </w:ins>
      <w:ins w:id="6299" w:author="Kumar Baral" w:date="2023-02-13T09:17:00Z">
        <w:r w:rsidR="00CE7042">
          <w:t>decreasing</w:t>
        </w:r>
      </w:ins>
      <w:ins w:id="6300" w:author="Kumar Baral" w:date="2023-02-10T15:42:00Z">
        <w:r>
          <w:t xml:space="preserve"> whereas for the rest of the months the apparent trend </w:t>
        </w:r>
      </w:ins>
      <w:ins w:id="6301" w:author="Kumar Baral" w:date="2023-02-10T16:34:00Z">
        <w:r w:rsidR="006308C0">
          <w:t>appears to be increasing</w:t>
        </w:r>
      </w:ins>
      <w:ins w:id="6302" w:author="Kumar Baral" w:date="2023-02-10T15:43:00Z">
        <w:r>
          <w:t xml:space="preserve">. </w:t>
        </w:r>
      </w:ins>
    </w:p>
    <w:p w14:paraId="5280F6EA" w14:textId="11D1AE63" w:rsidR="002A46D1" w:rsidRDefault="002A46D1" w:rsidP="002A46D1">
      <w:pPr>
        <w:pStyle w:val="Heading2"/>
      </w:pPr>
      <w:bookmarkStart w:id="6303" w:name="_Toc127191936"/>
      <w:r w:rsidRPr="006238CC">
        <w:t>Glacier Lake Outburst Flood (GLOF)</w:t>
      </w:r>
      <w:bookmarkEnd w:id="6303"/>
    </w:p>
    <w:p w14:paraId="319F8CF8" w14:textId="2B25C9A9" w:rsidR="00A31B7A" w:rsidRPr="00976A12" w:rsidRDefault="00A31B7A" w:rsidP="00A31B7A">
      <w:r>
        <w:t xml:space="preserve">No sign of GLOF is recorded in the catchment. </w:t>
      </w:r>
    </w:p>
    <w:p w14:paraId="70F2E9FC" w14:textId="77777777" w:rsidR="00A31B7A" w:rsidRPr="00A31B7A" w:rsidRDefault="00A31B7A" w:rsidP="00A31B7A"/>
    <w:p w14:paraId="430B4F5B" w14:textId="77777777" w:rsidR="006238CC" w:rsidRPr="006238CC" w:rsidRDefault="006238CC" w:rsidP="001F4328">
      <w:pPr>
        <w:pStyle w:val="Heading2"/>
      </w:pPr>
      <w:bookmarkStart w:id="6304" w:name="_Toc444150620"/>
      <w:bookmarkStart w:id="6305" w:name="_Toc454649676"/>
      <w:bookmarkStart w:id="6306" w:name="_Toc477261951"/>
      <w:bookmarkStart w:id="6307" w:name="_Toc23762146"/>
      <w:bookmarkStart w:id="6308" w:name="_Toc68879987"/>
      <w:bookmarkStart w:id="6309" w:name="_Toc127191937"/>
      <w:r w:rsidRPr="006238CC">
        <w:t>Conclusions</w:t>
      </w:r>
      <w:bookmarkEnd w:id="6304"/>
      <w:bookmarkEnd w:id="6305"/>
      <w:bookmarkEnd w:id="6306"/>
      <w:bookmarkEnd w:id="6307"/>
      <w:bookmarkEnd w:id="6308"/>
      <w:bookmarkEnd w:id="6309"/>
    </w:p>
    <w:p w14:paraId="23F038F7" w14:textId="77777777" w:rsidR="006238CC" w:rsidRPr="006238CC" w:rsidRDefault="006238CC" w:rsidP="006238CC">
      <w:r w:rsidRPr="006238CC">
        <w:t>Based on the above studies on hydrology, followings conclusions can be drawn for the design of hydropower project components.</w:t>
      </w:r>
    </w:p>
    <w:p w14:paraId="51C62C94" w14:textId="447CCF4E" w:rsidR="006238CC" w:rsidRPr="006238CC" w:rsidRDefault="006238CC" w:rsidP="00F96D25">
      <w:pPr>
        <w:numPr>
          <w:ilvl w:val="0"/>
          <w:numId w:val="23"/>
        </w:numPr>
      </w:pPr>
      <w:r w:rsidRPr="006238CC">
        <w:t xml:space="preserve">The </w:t>
      </w:r>
      <w:ins w:id="6310" w:author="Kumar Baral" w:date="2023-02-10T15:44:00Z">
        <w:r w:rsidR="00A00263">
          <w:t xml:space="preserve">available </w:t>
        </w:r>
      </w:ins>
      <w:del w:id="6311" w:author="Kumar Baral" w:date="2023-02-10T15:44:00Z">
        <w:r w:rsidRPr="006238CC" w:rsidDel="00A00263">
          <w:delText>design discharge has been adopted to be 12.50 m</w:delText>
        </w:r>
        <w:r w:rsidRPr="00BE1CE9" w:rsidDel="00A00263">
          <w:rPr>
            <w:vertAlign w:val="superscript"/>
          </w:rPr>
          <w:delText>3</w:delText>
        </w:r>
        <w:r w:rsidRPr="006238CC" w:rsidDel="00A00263">
          <w:delText>/s</w:delText>
        </w:r>
      </w:del>
      <w:del w:id="6312" w:author="Kumar Baral" w:date="2022-12-12T15:22:00Z">
        <w:r w:rsidRPr="006238CC" w:rsidDel="000C269E">
          <w:delText xml:space="preserve"> (35.</w:delText>
        </w:r>
        <w:r w:rsidR="000F1267" w:rsidDel="000C269E">
          <w:delText>9</w:delText>
        </w:r>
        <w:r w:rsidRPr="006238CC" w:rsidDel="000C269E">
          <w:delText>% exceedance flow</w:delText>
        </w:r>
        <w:r w:rsidR="00095876" w:rsidDel="000C269E">
          <w:delText xml:space="preserve"> as per this study</w:delText>
        </w:r>
        <w:r w:rsidRPr="006238CC" w:rsidDel="000C269E">
          <w:delText>).</w:delText>
        </w:r>
      </w:del>
      <w:ins w:id="6313" w:author="Kumar Baral" w:date="2023-02-10T15:44:00Z">
        <w:r w:rsidR="00A00263">
          <w:t xml:space="preserve">discharge data </w:t>
        </w:r>
      </w:ins>
      <w:ins w:id="6314" w:author="Kumar Baral" w:date="2023-02-10T15:45:00Z">
        <w:r w:rsidR="00A00263">
          <w:t xml:space="preserve">of Andhi Khola </w:t>
        </w:r>
      </w:ins>
      <w:ins w:id="6315" w:author="Kumar Baral" w:date="2023-02-10T15:44:00Z">
        <w:r w:rsidR="00A00263">
          <w:t>reveals that there is no significant trend of changing discharge</w:t>
        </w:r>
      </w:ins>
      <w:ins w:id="6316" w:author="Kumar Baral" w:date="2023-02-10T15:45:00Z">
        <w:r w:rsidR="00A00263">
          <w:t xml:space="preserve"> either increasing or decreasing</w:t>
        </w:r>
      </w:ins>
      <w:ins w:id="6317" w:author="Kumar Baral" w:date="2023-02-10T15:44:00Z">
        <w:r w:rsidR="00A00263">
          <w:t xml:space="preserve"> because</w:t>
        </w:r>
      </w:ins>
      <w:ins w:id="6318" w:author="Kumar Baral" w:date="2023-02-10T15:45:00Z">
        <w:r w:rsidR="00A00263">
          <w:t xml:space="preserve"> of the climatic reason, </w:t>
        </w:r>
      </w:ins>
      <w:ins w:id="6319" w:author="Kumar Baral" w:date="2023-02-10T15:46:00Z">
        <w:r w:rsidR="00A00263">
          <w:t xml:space="preserve">environmental reason and physical changes. </w:t>
        </w:r>
      </w:ins>
      <w:ins w:id="6320" w:author="Kumar Baral" w:date="2023-02-10T15:52:00Z">
        <w:r w:rsidR="00E8212E">
          <w:t>However,</w:t>
        </w:r>
      </w:ins>
      <w:ins w:id="6321" w:author="Kumar Baral" w:date="2023-02-10T15:46:00Z">
        <w:r w:rsidR="00A00263">
          <w:t xml:space="preserve"> for the </w:t>
        </w:r>
      </w:ins>
      <w:ins w:id="6322" w:author="Kumar Baral" w:date="2023-02-12T11:35:00Z">
        <w:r w:rsidR="006B6441">
          <w:t>data of 10-years moving average</w:t>
        </w:r>
      </w:ins>
      <w:ins w:id="6323" w:author="Kumar Baral" w:date="2023-02-10T15:46:00Z">
        <w:r w:rsidR="00A00263">
          <w:t xml:space="preserve">, there is significant trend. </w:t>
        </w:r>
      </w:ins>
    </w:p>
    <w:p w14:paraId="3AA9033B" w14:textId="22EF116B" w:rsidR="006238CC" w:rsidRPr="006238CC" w:rsidRDefault="006238CC" w:rsidP="00F96D25">
      <w:pPr>
        <w:numPr>
          <w:ilvl w:val="0"/>
          <w:numId w:val="23"/>
        </w:numPr>
      </w:pPr>
      <w:del w:id="6324" w:author="Kumar Baral" w:date="2023-02-10T15:52:00Z">
        <w:r w:rsidRPr="006238CC" w:rsidDel="00E8212E">
          <w:delText>100 years return period flood at the proposed intake</w:delText>
        </w:r>
        <w:r w:rsidR="001D4996" w:rsidDel="00E8212E">
          <w:delText xml:space="preserve"> of Myagdi river is 49</w:delText>
        </w:r>
      </w:del>
      <w:del w:id="6325" w:author="Kumar Baral" w:date="2022-12-12T16:47:00Z">
        <w:r w:rsidR="001D4996" w:rsidDel="00A04755">
          <w:delText>6.54</w:delText>
        </w:r>
      </w:del>
      <w:del w:id="6326" w:author="Kumar Baral" w:date="2023-02-10T15:52:00Z">
        <w:r w:rsidR="001D4996" w:rsidDel="00E8212E">
          <w:delText>m</w:delText>
        </w:r>
        <w:r w:rsidR="001D4996" w:rsidRPr="00964ABA" w:rsidDel="00E8212E">
          <w:rPr>
            <w:vertAlign w:val="superscript"/>
          </w:rPr>
          <w:delText>3</w:delText>
        </w:r>
        <w:r w:rsidR="001D4996" w:rsidDel="00E8212E">
          <w:delText>/s, at intake of Kunaban river is 170.32 m</w:delText>
        </w:r>
        <w:r w:rsidR="001D4996" w:rsidRPr="00BE1CE9" w:rsidDel="00E8212E">
          <w:rPr>
            <w:vertAlign w:val="superscript"/>
          </w:rPr>
          <w:delText>3</w:delText>
        </w:r>
        <w:r w:rsidR="001D4996" w:rsidDel="00E8212E">
          <w:delText>/s</w:delText>
        </w:r>
        <w:r w:rsidRPr="006238CC" w:rsidDel="00E8212E">
          <w:delText xml:space="preserve"> and tailrace site of the project is </w:delText>
        </w:r>
      </w:del>
      <w:del w:id="6327" w:author="Kumar Baral" w:date="2022-12-12T16:48:00Z">
        <w:r w:rsidRPr="001D4996" w:rsidDel="00A04755">
          <w:delText>731.49</w:delText>
        </w:r>
      </w:del>
      <w:del w:id="6328" w:author="Kumar Baral" w:date="2023-02-10T15:52:00Z">
        <w:r w:rsidRPr="001D4996" w:rsidDel="00E8212E">
          <w:delText xml:space="preserve"> m</w:delText>
        </w:r>
        <w:r w:rsidRPr="00BE1CE9" w:rsidDel="00E8212E">
          <w:rPr>
            <w:vertAlign w:val="superscript"/>
          </w:rPr>
          <w:delText>3</w:delText>
        </w:r>
        <w:r w:rsidRPr="001D4996" w:rsidDel="00E8212E">
          <w:delText>/s respectively.</w:delText>
        </w:r>
      </w:del>
      <w:ins w:id="6329" w:author="Kumar Baral" w:date="2023-02-10T15:52:00Z">
        <w:r w:rsidR="00E8212E">
          <w:t xml:space="preserve">The flood extreme values are less than the values obtained for UFSR, so it is </w:t>
        </w:r>
      </w:ins>
      <w:ins w:id="6330" w:author="Kumar Baral" w:date="2023-02-13T11:34:00Z">
        <w:r w:rsidR="001F6995">
          <w:t>recommended</w:t>
        </w:r>
      </w:ins>
      <w:ins w:id="6331" w:author="Kumar Baral" w:date="2023-02-10T15:52:00Z">
        <w:r w:rsidR="00E8212E">
          <w:t xml:space="preserve"> to stay with the same </w:t>
        </w:r>
      </w:ins>
      <w:ins w:id="6332" w:author="Kumar Baral" w:date="2023-02-10T15:53:00Z">
        <w:r w:rsidR="00E8212E">
          <w:t>values</w:t>
        </w:r>
      </w:ins>
      <w:ins w:id="6333" w:author="Kumar Baral" w:date="2023-02-10T15:52:00Z">
        <w:r w:rsidR="00E8212E">
          <w:t xml:space="preserve"> </w:t>
        </w:r>
      </w:ins>
      <w:ins w:id="6334" w:author="Kumar Baral" w:date="2023-02-10T15:53:00Z">
        <w:r w:rsidR="00E8212E">
          <w:t xml:space="preserve">as obtained in the UFSR. </w:t>
        </w:r>
      </w:ins>
    </w:p>
    <w:p w14:paraId="2733B3CC" w14:textId="0A813AB3" w:rsidR="00BE1CE9" w:rsidRPr="006238CC" w:rsidDel="00E8212E" w:rsidRDefault="00BE1CE9" w:rsidP="00F96D25">
      <w:pPr>
        <w:numPr>
          <w:ilvl w:val="0"/>
          <w:numId w:val="23"/>
        </w:numPr>
        <w:rPr>
          <w:del w:id="6335" w:author="Kumar Baral" w:date="2023-02-10T15:53:00Z"/>
        </w:rPr>
      </w:pPr>
      <w:del w:id="6336" w:author="Kumar Baral" w:date="2023-02-10T15:53:00Z">
        <w:r w:rsidRPr="006238CC" w:rsidDel="00E8212E">
          <w:delText>The construction flood of 1 in 20 years return period at the proposed headworks site</w:delText>
        </w:r>
        <w:r w:rsidDel="00E8212E">
          <w:delText>s</w:delText>
        </w:r>
        <w:r w:rsidRPr="006238CC" w:rsidDel="00E8212E">
          <w:delText xml:space="preserve"> of the project is </w:delText>
        </w:r>
      </w:del>
      <w:del w:id="6337" w:author="Kumar Baral" w:date="2022-12-12T16:47:00Z">
        <w:r w:rsidR="00F22BE5" w:rsidDel="00A04755">
          <w:delText>19.40</w:delText>
        </w:r>
      </w:del>
      <w:del w:id="6338" w:author="Kumar Baral" w:date="2023-02-10T15:53:00Z">
        <w:r w:rsidRPr="00BE1CE9" w:rsidDel="00E8212E">
          <w:delText xml:space="preserve"> m</w:delText>
        </w:r>
        <w:r w:rsidRPr="00BE1CE9" w:rsidDel="00E8212E">
          <w:rPr>
            <w:vertAlign w:val="superscript"/>
          </w:rPr>
          <w:delText>3</w:delText>
        </w:r>
        <w:r w:rsidRPr="00BE1CE9" w:rsidDel="00E8212E">
          <w:delText xml:space="preserve">/s and </w:delText>
        </w:r>
      </w:del>
      <w:del w:id="6339" w:author="Kumar Baral" w:date="2022-12-12T16:47:00Z">
        <w:r w:rsidRPr="00BE1CE9" w:rsidDel="00A04755">
          <w:delText>1</w:delText>
        </w:r>
        <w:r w:rsidR="00F22BE5" w:rsidDel="00A04755">
          <w:delText>0.14</w:delText>
        </w:r>
      </w:del>
      <w:del w:id="6340" w:author="Kumar Baral" w:date="2023-02-10T15:53:00Z">
        <w:r w:rsidRPr="00BE1CE9" w:rsidDel="00E8212E">
          <w:delText xml:space="preserve"> m</w:delText>
        </w:r>
        <w:r w:rsidRPr="00BE1CE9" w:rsidDel="00E8212E">
          <w:rPr>
            <w:vertAlign w:val="superscript"/>
          </w:rPr>
          <w:delText>3</w:delText>
        </w:r>
        <w:r w:rsidRPr="00BE1CE9" w:rsidDel="00E8212E">
          <w:delText>/s</w:delText>
        </w:r>
        <w:r w:rsidDel="00E8212E">
          <w:delText xml:space="preserve"> for Myagdi Intake and Kunban Intake.</w:delText>
        </w:r>
        <w:bookmarkStart w:id="6341" w:name="_Toc127182417"/>
        <w:bookmarkStart w:id="6342" w:name="_Toc127182754"/>
        <w:bookmarkStart w:id="6343" w:name="_Toc127191938"/>
        <w:bookmarkEnd w:id="6341"/>
        <w:bookmarkEnd w:id="6342"/>
        <w:bookmarkEnd w:id="6343"/>
      </w:del>
    </w:p>
    <w:p w14:paraId="328ED49E" w14:textId="39D9B4ED" w:rsidR="006238CC" w:rsidRPr="006238CC" w:rsidDel="00E8212E" w:rsidRDefault="006238CC">
      <w:pPr>
        <w:numPr>
          <w:ilvl w:val="0"/>
          <w:numId w:val="23"/>
        </w:numPr>
        <w:rPr>
          <w:del w:id="6344" w:author="Kumar Baral" w:date="2023-02-10T15:53:00Z"/>
        </w:rPr>
        <w:pPrChange w:id="6345" w:author="Kumar Baral" w:date="2022-12-12T16:48:00Z">
          <w:pPr/>
        </w:pPrChange>
      </w:pPr>
      <w:del w:id="6346" w:author="Kumar Baral" w:date="2023-02-10T15:53:00Z">
        <w:r w:rsidRPr="006238CC" w:rsidDel="00E8212E">
          <w:delText>Similarly, based on the final report on Glacier Lakes and Glacial Lake Outburst Floods in Nepal prepared by ICIMOD (2011)</w:delText>
        </w:r>
        <w:r w:rsidR="00201D80" w:rsidDel="00E8212E">
          <w:delText xml:space="preserve"> t</w:delText>
        </w:r>
        <w:r w:rsidRPr="006238CC" w:rsidDel="00E8212E">
          <w:delText>he project does not have any glacier lake and hence, it is</w:delText>
        </w:r>
        <w:r w:rsidR="00E75D9C" w:rsidDel="00E8212E">
          <w:delText xml:space="preserve"> considered</w:delText>
        </w:r>
        <w:r w:rsidRPr="006238CC" w:rsidDel="00E8212E">
          <w:delText xml:space="preserve"> out of GLOF risk. </w:delText>
        </w:r>
        <w:bookmarkStart w:id="6347" w:name="_Toc127182418"/>
        <w:bookmarkStart w:id="6348" w:name="_Toc127182755"/>
        <w:bookmarkStart w:id="6349" w:name="_Toc127191939"/>
        <w:bookmarkStart w:id="6350" w:name="_Toc444150621"/>
        <w:bookmarkEnd w:id="6347"/>
        <w:bookmarkEnd w:id="6348"/>
        <w:bookmarkEnd w:id="6349"/>
      </w:del>
    </w:p>
    <w:p w14:paraId="2C7F73DD" w14:textId="77777777" w:rsidR="006238CC" w:rsidRPr="006238CC" w:rsidRDefault="006238CC" w:rsidP="001F4328">
      <w:pPr>
        <w:pStyle w:val="Heading2"/>
      </w:pPr>
      <w:bookmarkStart w:id="6351" w:name="_Toc454649677"/>
      <w:bookmarkStart w:id="6352" w:name="_Toc477261952"/>
      <w:bookmarkStart w:id="6353" w:name="_Toc23762147"/>
      <w:bookmarkStart w:id="6354" w:name="_Toc68879988"/>
      <w:bookmarkStart w:id="6355" w:name="_Toc127191940"/>
      <w:r w:rsidRPr="006238CC">
        <w:t>Recommendations</w:t>
      </w:r>
      <w:bookmarkEnd w:id="6350"/>
      <w:bookmarkEnd w:id="6351"/>
      <w:bookmarkEnd w:id="6352"/>
      <w:bookmarkEnd w:id="6353"/>
      <w:bookmarkEnd w:id="6354"/>
      <w:bookmarkEnd w:id="6355"/>
    </w:p>
    <w:p w14:paraId="59E123E1" w14:textId="77777777" w:rsidR="00E8212E" w:rsidRDefault="006238CC">
      <w:pPr>
        <w:rPr>
          <w:ins w:id="6356" w:author="Kumar Baral" w:date="2023-02-10T15:52:00Z"/>
        </w:rPr>
        <w:pPrChange w:id="6357" w:author="Kumar Baral" w:date="2023-02-10T15:51:00Z">
          <w:pPr>
            <w:spacing w:before="0" w:after="0" w:line="240" w:lineRule="auto"/>
            <w:jc w:val="left"/>
          </w:pPr>
        </w:pPrChange>
      </w:pPr>
      <w:del w:id="6358" w:author="Kumar Baral" w:date="2023-02-10T15:47:00Z">
        <w:r w:rsidRPr="006238CC" w:rsidDel="00E8212E">
          <w:delText>For reliability of the adopted monthly flow at proposed intake site of the project, it</w:delText>
        </w:r>
      </w:del>
      <w:ins w:id="6359" w:author="Kumar Baral" w:date="2023-02-10T15:47:00Z">
        <w:r w:rsidR="00E8212E">
          <w:t>It</w:t>
        </w:r>
      </w:ins>
      <w:r w:rsidRPr="006238CC">
        <w:t xml:space="preserve"> is recommended </w:t>
      </w:r>
      <w:del w:id="6360" w:author="Kumar Baral" w:date="2023-02-10T15:47:00Z">
        <w:r w:rsidRPr="006238CC" w:rsidDel="00E8212E">
          <w:delText>for further work prior to the detail design as</w:delText>
        </w:r>
      </w:del>
      <w:ins w:id="6361" w:author="Kumar Baral" w:date="2023-02-10T15:47:00Z">
        <w:r w:rsidR="00E8212E">
          <w:t xml:space="preserve">to continue to measure the daily average data of Andhi </w:t>
        </w:r>
      </w:ins>
      <w:ins w:id="6362" w:author="Kumar Baral" w:date="2023-02-10T15:48:00Z">
        <w:r w:rsidR="00E8212E">
          <w:t xml:space="preserve">Khola. </w:t>
        </w:r>
      </w:ins>
    </w:p>
    <w:p w14:paraId="308C9D2F" w14:textId="032D012F" w:rsidR="006238CC" w:rsidRPr="006238CC" w:rsidDel="00E8212E" w:rsidRDefault="00054459" w:rsidP="006238CC">
      <w:pPr>
        <w:rPr>
          <w:del w:id="6363" w:author="Kumar Baral" w:date="2023-02-10T15:51:00Z"/>
        </w:rPr>
      </w:pPr>
      <w:ins w:id="6364" w:author="Kumar Baral" w:date="2023-02-13T11:37:00Z">
        <w:r>
          <w:t>Moreover</w:t>
        </w:r>
      </w:ins>
      <w:ins w:id="6365" w:author="Kumar Baral" w:date="2023-02-10T15:52:00Z">
        <w:r w:rsidR="00E8212E">
          <w:t>,</w:t>
        </w:r>
      </w:ins>
      <w:ins w:id="6366" w:author="Kumar Baral" w:date="2023-02-10T15:48:00Z">
        <w:r w:rsidR="00E8212E">
          <w:t xml:space="preserve"> the monthly average of Bhadra shows significan</w:t>
        </w:r>
        <w:r>
          <w:t xml:space="preserve">t trend of decreasing discharge. </w:t>
        </w:r>
      </w:ins>
      <w:ins w:id="6367" w:author="Kumar Baral" w:date="2023-02-13T11:37:00Z">
        <w:r>
          <w:t>Hence,</w:t>
        </w:r>
      </w:ins>
      <w:ins w:id="6368" w:author="Kumar Baral" w:date="2023-02-10T15:48:00Z">
        <w:r w:rsidR="00E8212E">
          <w:t xml:space="preserve"> it is recommended to opt the detailed analysis of impact of climate change using climate model such as </w:t>
        </w:r>
      </w:ins>
      <w:ins w:id="6369" w:author="Kumar Baral" w:date="2023-02-12T12:03:00Z">
        <w:r w:rsidR="00694E10">
          <w:t>General Circulation Model (</w:t>
        </w:r>
      </w:ins>
      <w:ins w:id="6370" w:author="Kumar Baral" w:date="2023-02-10T15:49:00Z">
        <w:r w:rsidR="00694E10">
          <w:t>G</w:t>
        </w:r>
      </w:ins>
      <w:ins w:id="6371" w:author="Kumar Baral" w:date="2023-02-12T12:03:00Z">
        <w:r w:rsidR="00694E10">
          <w:t>C</w:t>
        </w:r>
      </w:ins>
      <w:ins w:id="6372" w:author="Kumar Baral" w:date="2023-02-10T15:49:00Z">
        <w:r w:rsidR="00E8212E">
          <w:t>M</w:t>
        </w:r>
      </w:ins>
      <w:ins w:id="6373" w:author="Kumar Baral" w:date="2023-02-12T12:03:00Z">
        <w:r w:rsidR="00694E10">
          <w:t>)</w:t>
        </w:r>
      </w:ins>
      <w:ins w:id="6374" w:author="Kumar Baral" w:date="2023-02-10T15:49:00Z">
        <w:r w:rsidR="00E8212E">
          <w:t>,</w:t>
        </w:r>
      </w:ins>
      <w:ins w:id="6375" w:author="Kumar Baral" w:date="2023-02-12T12:03:00Z">
        <w:r w:rsidR="00694E10">
          <w:t xml:space="preserve"> Regional Climate Model (</w:t>
        </w:r>
      </w:ins>
      <w:ins w:id="6376" w:author="Kumar Baral" w:date="2023-02-10T15:49:00Z">
        <w:r w:rsidR="00E8212E">
          <w:t>R</w:t>
        </w:r>
      </w:ins>
      <w:ins w:id="6377" w:author="Kumar Baral" w:date="2023-02-12T12:03:00Z">
        <w:r w:rsidR="00694E10">
          <w:t>CM)</w:t>
        </w:r>
      </w:ins>
      <w:ins w:id="6378" w:author="Kumar Baral" w:date="2023-02-10T15:49:00Z">
        <w:r w:rsidR="00E8212E">
          <w:t>. These model uses the availa</w:t>
        </w:r>
      </w:ins>
      <w:ins w:id="6379" w:author="Kumar Baral" w:date="2023-02-12T12:06:00Z">
        <w:r w:rsidR="00694E10">
          <w:t>b</w:t>
        </w:r>
      </w:ins>
      <w:ins w:id="6380" w:author="Kumar Baral" w:date="2023-02-10T15:49:00Z">
        <w:r w:rsidR="00E8212E">
          <w:t xml:space="preserve">le </w:t>
        </w:r>
      </w:ins>
      <w:ins w:id="6381" w:author="Kumar Baral" w:date="2023-02-10T15:50:00Z">
        <w:r w:rsidR="00E8212E">
          <w:t>temperature</w:t>
        </w:r>
      </w:ins>
      <w:ins w:id="6382" w:author="Kumar Baral" w:date="2023-02-10T15:49:00Z">
        <w:r w:rsidR="00E8212E">
          <w:t xml:space="preserve"> </w:t>
        </w:r>
      </w:ins>
      <w:ins w:id="6383" w:author="Kumar Baral" w:date="2023-02-10T15:50:00Z">
        <w:r w:rsidR="00E8212E">
          <w:t xml:space="preserve">and rainfall series to predict the future temperature and precipitation </w:t>
        </w:r>
      </w:ins>
      <w:r w:rsidR="001E3856">
        <w:t>series</w:t>
      </w:r>
      <w:ins w:id="6384" w:author="Kumar Baral" w:date="2023-02-10T15:50:00Z">
        <w:r w:rsidR="00E8212E">
          <w:t xml:space="preserve"> using predictor tools</w:t>
        </w:r>
      </w:ins>
      <w:ins w:id="6385" w:author="Kumar Baral" w:date="2023-02-12T12:04:00Z">
        <w:r w:rsidR="00694E10">
          <w:t xml:space="preserve">. </w:t>
        </w:r>
      </w:ins>
      <w:ins w:id="6386" w:author="Kumar Baral" w:date="2023-02-10T15:51:00Z">
        <w:r w:rsidR="00E8212E">
          <w:lastRenderedPageBreak/>
          <w:t xml:space="preserve">Ultimately, </w:t>
        </w:r>
      </w:ins>
      <w:ins w:id="6387" w:author="Kumar Baral" w:date="2023-02-10T17:05:00Z">
        <w:r w:rsidR="0043066A">
          <w:t xml:space="preserve">the predicted temperature and precipitation is </w:t>
        </w:r>
      </w:ins>
      <w:r w:rsidR="001E3856">
        <w:t xml:space="preserve">incorporated </w:t>
      </w:r>
      <w:ins w:id="6388" w:author="Kumar Baral" w:date="2023-02-10T17:05:00Z">
        <w:r w:rsidR="0043066A">
          <w:t xml:space="preserve">to obtain </w:t>
        </w:r>
      </w:ins>
      <w:r w:rsidR="001E3856">
        <w:t>runoff (</w:t>
      </w:r>
      <w:ins w:id="6389" w:author="Kumar Baral" w:date="2023-02-10T17:05:00Z">
        <w:r w:rsidR="0043066A">
          <w:t>discharge</w:t>
        </w:r>
      </w:ins>
      <w:r w:rsidR="001E3856">
        <w:t>)</w:t>
      </w:r>
      <w:ins w:id="6390" w:author="Kumar Baral" w:date="2023-02-10T17:05:00Z">
        <w:r w:rsidR="0043066A">
          <w:t xml:space="preserve"> </w:t>
        </w:r>
      </w:ins>
      <w:ins w:id="6391" w:author="Kumar Baral" w:date="2023-02-10T15:51:00Z">
        <w:r w:rsidR="00E8212E">
          <w:t>by using hydrological models such as HEC HMS, NAM, BHV</w:t>
        </w:r>
      </w:ins>
      <w:ins w:id="6392" w:author="Kumar Baral" w:date="2023-02-10T17:06:00Z">
        <w:r w:rsidR="0043066A">
          <w:t>.</w:t>
        </w:r>
      </w:ins>
      <w:del w:id="6393" w:author="Kumar Baral" w:date="2023-02-10T15:48:00Z">
        <w:r w:rsidR="006238CC" w:rsidRPr="006238CC" w:rsidDel="00E8212E">
          <w:delText>;</w:delText>
        </w:r>
      </w:del>
    </w:p>
    <w:p w14:paraId="1D76DAE2" w14:textId="05DE8A5E" w:rsidR="006238CC" w:rsidRPr="006238CC" w:rsidDel="00E8212E" w:rsidRDefault="006238CC" w:rsidP="00F96D25">
      <w:pPr>
        <w:numPr>
          <w:ilvl w:val="0"/>
          <w:numId w:val="22"/>
        </w:numPr>
        <w:rPr>
          <w:del w:id="6394" w:author="Kumar Baral" w:date="2023-02-10T15:51:00Z"/>
        </w:rPr>
      </w:pPr>
      <w:del w:id="6395" w:author="Kumar Baral" w:date="2023-02-10T15:51:00Z">
        <w:r w:rsidRPr="006238CC" w:rsidDel="00E8212E">
          <w:delText>Continuous measurement of the flows at intake site of the Myagdi Khola to obtain long-term time series of the flow data</w:delText>
        </w:r>
        <w:r w:rsidR="00183E95" w:rsidDel="00E8212E">
          <w:delText>.</w:delText>
        </w:r>
      </w:del>
    </w:p>
    <w:p w14:paraId="11B5E09D" w14:textId="19BF3626" w:rsidR="00BB7826" w:rsidDel="00A00263" w:rsidRDefault="006238CC" w:rsidP="006238CC">
      <w:pPr>
        <w:rPr>
          <w:del w:id="6396" w:author="Kumar Baral" w:date="2023-02-10T15:47:00Z"/>
        </w:rPr>
      </w:pPr>
      <w:del w:id="6397" w:author="Kumar Baral" w:date="2023-02-10T15:47:00Z">
        <w:r w:rsidRPr="006238CC" w:rsidDel="00A00263">
          <w:delText>Similarly, for improvement of the rating curve developed at weir axis and tailrace of the Myagdi Khola,</w:delText>
        </w:r>
      </w:del>
    </w:p>
    <w:p w14:paraId="6F940B5F" w14:textId="3E417933" w:rsidR="006238CC" w:rsidRPr="006238CC" w:rsidDel="00A00263" w:rsidRDefault="006238CC" w:rsidP="00F96D25">
      <w:pPr>
        <w:numPr>
          <w:ilvl w:val="0"/>
          <w:numId w:val="22"/>
        </w:numPr>
        <w:rPr>
          <w:del w:id="6398" w:author="Kumar Baral" w:date="2023-02-10T15:47:00Z"/>
        </w:rPr>
      </w:pPr>
      <w:del w:id="6399" w:author="Kumar Baral" w:date="2023-02-10T15:47:00Z">
        <w:r w:rsidRPr="006238CC" w:rsidDel="00A00263">
          <w:delText xml:space="preserve">the rating curve has to be developed based on the measured flow data in the </w:delText>
        </w:r>
        <w:r w:rsidR="00183E95" w:rsidRPr="006238CC" w:rsidDel="00A00263">
          <w:delText>future.</w:delText>
        </w:r>
      </w:del>
    </w:p>
    <w:p w14:paraId="1D851DBF" w14:textId="460BB8D1" w:rsidR="006238CC" w:rsidRPr="006238CC" w:rsidDel="00A00263" w:rsidRDefault="006238CC" w:rsidP="006238CC">
      <w:pPr>
        <w:rPr>
          <w:del w:id="6400" w:author="Kumar Baral" w:date="2023-02-10T15:47:00Z"/>
        </w:rPr>
      </w:pPr>
      <w:del w:id="6401" w:author="Kumar Baral" w:date="2023-02-10T15:47:00Z">
        <w:r w:rsidRPr="006238CC" w:rsidDel="00A00263">
          <w:delText>Moreover, based on the final report on Glacier Lakes and Glacial Lake Outburst Floods in Nepal prepared by ICIMOD (2011), the project area is out of GLOF risk. However;</w:delText>
        </w:r>
      </w:del>
    </w:p>
    <w:p w14:paraId="114A9FE0" w14:textId="5144B491" w:rsidR="001F4328" w:rsidDel="00A00263" w:rsidRDefault="006238CC" w:rsidP="00F96D25">
      <w:pPr>
        <w:numPr>
          <w:ilvl w:val="0"/>
          <w:numId w:val="22"/>
        </w:numPr>
        <w:rPr>
          <w:del w:id="6402" w:author="Kumar Baral" w:date="2023-02-10T15:47:00Z"/>
        </w:rPr>
      </w:pPr>
      <w:del w:id="6403" w:author="Kumar Baral" w:date="2023-02-10T15:47:00Z">
        <w:r w:rsidRPr="006238CC" w:rsidDel="00A00263">
          <w:delText>Monitoring of large glaciers in upper part of the catchment has to be recommended in the future for considering the formation of glacier lakes.</w:delText>
        </w:r>
      </w:del>
    </w:p>
    <w:p w14:paraId="208E8C3D" w14:textId="77777777" w:rsidR="000C7DC9" w:rsidRDefault="000C7DC9">
      <w:pPr>
        <w:rPr>
          <w:b/>
          <w:bCs/>
          <w:caps/>
          <w:kern w:val="32"/>
          <w:sz w:val="28"/>
          <w:szCs w:val="32"/>
        </w:rPr>
        <w:pPrChange w:id="6404" w:author="Kumar Baral" w:date="2023-02-10T15:51:00Z">
          <w:pPr>
            <w:spacing w:before="0" w:after="0" w:line="240" w:lineRule="auto"/>
            <w:jc w:val="left"/>
          </w:pPr>
        </w:pPrChange>
      </w:pPr>
      <w:bookmarkStart w:id="6405" w:name="_Toc257037412"/>
      <w:bookmarkStart w:id="6406" w:name="_Toc269719496"/>
      <w:bookmarkStart w:id="6407" w:name="_Toc483425861"/>
      <w:bookmarkStart w:id="6408" w:name="_Toc483427538"/>
      <w:bookmarkStart w:id="6409" w:name="_Toc483462498"/>
      <w:bookmarkStart w:id="6410" w:name="_Toc483468490"/>
      <w:bookmarkStart w:id="6411" w:name="_Toc483468636"/>
      <w:bookmarkStart w:id="6412" w:name="_Toc483475401"/>
      <w:bookmarkStart w:id="6413" w:name="_Toc483475451"/>
      <w:bookmarkStart w:id="6414" w:name="_Toc483482819"/>
      <w:bookmarkStart w:id="6415" w:name="_Toc483491643"/>
      <w:bookmarkEnd w:id="6405"/>
      <w:bookmarkEnd w:id="6406"/>
      <w:bookmarkEnd w:id="6407"/>
      <w:bookmarkEnd w:id="6408"/>
      <w:bookmarkEnd w:id="6409"/>
      <w:bookmarkEnd w:id="6410"/>
      <w:bookmarkEnd w:id="6411"/>
      <w:bookmarkEnd w:id="6412"/>
      <w:bookmarkEnd w:id="6413"/>
      <w:bookmarkEnd w:id="6414"/>
      <w:bookmarkEnd w:id="6415"/>
      <w:r>
        <w:br w:type="page"/>
      </w:r>
    </w:p>
    <w:p w14:paraId="5E8F5E6A" w14:textId="2AC61051" w:rsidR="00AA0E54" w:rsidRDefault="00AA0E54" w:rsidP="00545CE7">
      <w:pPr>
        <w:pStyle w:val="Heading1"/>
      </w:pPr>
      <w:bookmarkStart w:id="6416" w:name="_Toc127191941"/>
      <w:r w:rsidRPr="006D015F">
        <w:lastRenderedPageBreak/>
        <w:t>REFERENCES</w:t>
      </w:r>
      <w:bookmarkEnd w:id="6416"/>
    </w:p>
    <w:p w14:paraId="0B6CAA44" w14:textId="6BD50C47" w:rsidR="00CB234B" w:rsidRDefault="0006200E" w:rsidP="0006200E">
      <w:pPr>
        <w:pStyle w:val="ListParagraph"/>
        <w:numPr>
          <w:ilvl w:val="0"/>
          <w:numId w:val="142"/>
        </w:numPr>
      </w:pPr>
      <w:r>
        <w:t>Updated Feasibility Study Report (9.4 MW), Volume 1 Main Report, June 2008 (Jestha 2065)</w:t>
      </w:r>
    </w:p>
    <w:p w14:paraId="67450144" w14:textId="77777777" w:rsidR="0006200E" w:rsidRPr="00CB234B" w:rsidRDefault="0006200E" w:rsidP="0006200E"/>
    <w:sectPr w:rsidR="0006200E" w:rsidRPr="00CB234B" w:rsidSect="009124BA">
      <w:headerReference w:type="default" r:id="rId28"/>
      <w:footerReference w:type="default" r:id="rId29"/>
      <w:pgSz w:w="11907" w:h="16839" w:code="9"/>
      <w:pgMar w:top="1296" w:right="1080" w:bottom="129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C8AE2B" w14:textId="77777777" w:rsidR="004F1E14" w:rsidRDefault="004F1E14" w:rsidP="00E93729">
      <w:pPr>
        <w:spacing w:before="0" w:after="0" w:line="240" w:lineRule="auto"/>
      </w:pPr>
      <w:r>
        <w:separator/>
      </w:r>
    </w:p>
  </w:endnote>
  <w:endnote w:type="continuationSeparator" w:id="0">
    <w:p w14:paraId="5D6B2DF2" w14:textId="77777777" w:rsidR="004F1E14" w:rsidRDefault="004F1E14" w:rsidP="00E9372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ill Sans Light">
    <w:altName w:val="Arial"/>
    <w:charset w:val="00"/>
    <w:family w:val="swiss"/>
    <w:pitch w:val="variable"/>
    <w:sig w:usb0="00000001" w:usb1="00000000" w:usb2="00000000" w:usb3="00000000" w:csb0="00000093" w:csb1="00000000"/>
  </w:font>
  <w:font w:name="Mangal">
    <w:panose1 w:val="00000400000000000000"/>
    <w:charset w:val="00"/>
    <w:family w:val="roman"/>
    <w:pitch w:val="variable"/>
    <w:sig w:usb0="00008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ngsana New">
    <w:panose1 w:val="02020603050405020304"/>
    <w:charset w:val="DE"/>
    <w:family w:val="roman"/>
    <w:notTrueType/>
    <w:pitch w:val="variable"/>
    <w:sig w:usb0="01000001" w:usb1="00000000" w:usb2="00000000" w:usb3="00000000" w:csb0="0001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Univers 55">
    <w:altName w:val="Times New Roman"/>
    <w:charset w:val="00"/>
    <w:family w:val="auto"/>
    <w:pitch w:val="variable"/>
    <w:sig w:usb0="00000003" w:usb1="00000000" w:usb2="00000000" w:usb3="00000000" w:csb0="00000001" w:csb1="00000000"/>
  </w:font>
  <w:font w:name="Gill Sans">
    <w:altName w:val="Century Gothic"/>
    <w:charset w:val="00"/>
    <w:family w:val="swiss"/>
    <w:pitch w:val="variable"/>
    <w:sig w:usb0="00000005" w:usb1="00000000" w:usb2="00000000" w:usb3="00000000" w:csb0="00000093" w:csb1="00000000"/>
  </w:font>
  <w:font w:name="MS Mincho">
    <w:altName w:val="Yu Gothic UI"/>
    <w:panose1 w:val="02020609040205080304"/>
    <w:charset w:val="80"/>
    <w:family w:val="roman"/>
    <w:notTrueType/>
    <w:pitch w:val="fixed"/>
    <w:sig w:usb0="00000000" w:usb1="08070000" w:usb2="00000010" w:usb3="00000000" w:csb0="00020000" w:csb1="00000000"/>
  </w:font>
  <w:font w:name="Univers">
    <w:altName w:val="Arial"/>
    <w:charset w:val="00"/>
    <w:family w:val="swiss"/>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062D0" w14:textId="54F1F0DB" w:rsidR="00F70819" w:rsidRPr="00FC10D0" w:rsidRDefault="00F70819" w:rsidP="00BB43BD">
    <w:pPr>
      <w:pStyle w:val="Footer"/>
      <w:tabs>
        <w:tab w:val="clear" w:pos="9360"/>
        <w:tab w:val="right" w:pos="9072"/>
      </w:tabs>
      <w:jc w:val="center"/>
      <w:rPr>
        <w:rFonts w:ascii="Gill Sans MT" w:hAnsi="Gill Sans MT"/>
        <w:i/>
        <w:sz w:val="18"/>
        <w:szCs w:val="18"/>
      </w:rPr>
    </w:pPr>
    <w:r w:rsidRPr="00FC10D0">
      <w:rPr>
        <w:rFonts w:ascii="Gill Sans MT" w:hAnsi="Gill Sans MT"/>
        <w:i/>
        <w:sz w:val="18"/>
        <w:szCs w:val="18"/>
      </w:rPr>
      <w:t>Hydro-Consult Engineering</w:t>
    </w:r>
    <w:r>
      <w:rPr>
        <w:rFonts w:ascii="Gill Sans MT" w:hAnsi="Gill Sans MT"/>
        <w:i/>
        <w:sz w:val="18"/>
        <w:szCs w:val="18"/>
      </w:rPr>
      <w:t xml:space="preserve"> Ltd.</w:t>
    </w:r>
    <w:r w:rsidRPr="00FC10D0">
      <w:rPr>
        <w:rFonts w:ascii="Gill Sans MT" w:hAnsi="Gill Sans MT"/>
        <w:i/>
        <w:sz w:val="18"/>
        <w:szCs w:val="18"/>
      </w:rPr>
      <w:tab/>
    </w:r>
    <w:r w:rsidRPr="00FC10D0">
      <w:rPr>
        <w:rFonts w:ascii="Gill Sans MT" w:hAnsi="Gill Sans MT"/>
        <w:i/>
        <w:sz w:val="18"/>
        <w:szCs w:val="18"/>
      </w:rPr>
      <w:tab/>
      <w:t xml:space="preserve">Page </w:t>
    </w:r>
    <w:r w:rsidRPr="00FC10D0">
      <w:rPr>
        <w:rFonts w:ascii="Gill Sans MT" w:hAnsi="Gill Sans MT"/>
        <w:i/>
        <w:sz w:val="18"/>
        <w:szCs w:val="18"/>
      </w:rPr>
      <w:fldChar w:fldCharType="begin"/>
    </w:r>
    <w:r w:rsidRPr="00FC10D0">
      <w:rPr>
        <w:rFonts w:ascii="Gill Sans MT" w:hAnsi="Gill Sans MT"/>
        <w:i/>
        <w:sz w:val="18"/>
        <w:szCs w:val="18"/>
      </w:rPr>
      <w:instrText xml:space="preserve"> PAGE   \* MERGEFORMAT </w:instrText>
    </w:r>
    <w:r w:rsidRPr="00FC10D0">
      <w:rPr>
        <w:rFonts w:ascii="Gill Sans MT" w:hAnsi="Gill Sans MT"/>
        <w:i/>
        <w:sz w:val="18"/>
        <w:szCs w:val="18"/>
      </w:rPr>
      <w:fldChar w:fldCharType="separate"/>
    </w:r>
    <w:r w:rsidR="00851CC9">
      <w:rPr>
        <w:rFonts w:ascii="Gill Sans MT" w:hAnsi="Gill Sans MT"/>
        <w:i/>
        <w:noProof/>
        <w:sz w:val="18"/>
        <w:szCs w:val="18"/>
      </w:rPr>
      <w:t>vii</w:t>
    </w:r>
    <w:r w:rsidRPr="00FC10D0">
      <w:rPr>
        <w:rFonts w:ascii="Gill Sans MT" w:hAnsi="Gill Sans MT"/>
        <w:i/>
        <w:sz w:val="18"/>
        <w:szCs w:val="18"/>
      </w:rPr>
      <w:fldChar w:fldCharType="end"/>
    </w:r>
  </w:p>
  <w:p w14:paraId="74FB852C" w14:textId="77777777" w:rsidR="00F70819" w:rsidRDefault="00F7081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D45BF" w14:textId="5099AC20" w:rsidR="00F70819" w:rsidRPr="00FC10D0" w:rsidRDefault="00F70819" w:rsidP="005118F5">
    <w:pPr>
      <w:pStyle w:val="Footer"/>
      <w:tabs>
        <w:tab w:val="clear" w:pos="9360"/>
        <w:tab w:val="right" w:pos="9072"/>
      </w:tabs>
      <w:jc w:val="center"/>
      <w:rPr>
        <w:rFonts w:ascii="Gill Sans MT" w:hAnsi="Gill Sans MT"/>
        <w:i/>
        <w:sz w:val="18"/>
        <w:szCs w:val="18"/>
      </w:rPr>
    </w:pPr>
    <w:r w:rsidRPr="00FC10D0">
      <w:rPr>
        <w:rFonts w:ascii="Gill Sans MT" w:hAnsi="Gill Sans MT"/>
        <w:i/>
        <w:sz w:val="18"/>
        <w:szCs w:val="18"/>
      </w:rPr>
      <w:t>Hydro-Consult Engineering</w:t>
    </w:r>
    <w:r>
      <w:rPr>
        <w:rFonts w:ascii="Gill Sans MT" w:hAnsi="Gill Sans MT"/>
        <w:i/>
        <w:sz w:val="18"/>
        <w:szCs w:val="18"/>
      </w:rPr>
      <w:t xml:space="preserve"> Ltd.</w:t>
    </w:r>
    <w:r w:rsidRPr="00FC10D0">
      <w:rPr>
        <w:rFonts w:ascii="Gill Sans MT" w:hAnsi="Gill Sans MT"/>
        <w:i/>
        <w:sz w:val="18"/>
        <w:szCs w:val="18"/>
      </w:rPr>
      <w:tab/>
    </w:r>
    <w:r w:rsidRPr="00FC10D0">
      <w:rPr>
        <w:rFonts w:ascii="Gill Sans MT" w:hAnsi="Gill Sans MT"/>
        <w:i/>
        <w:sz w:val="18"/>
        <w:szCs w:val="18"/>
      </w:rPr>
      <w:tab/>
    </w:r>
    <w:r w:rsidRPr="00FC10D0">
      <w:rPr>
        <w:rFonts w:ascii="Gill Sans MT" w:hAnsi="Gill Sans MT"/>
        <w:i/>
        <w:sz w:val="18"/>
        <w:szCs w:val="18"/>
      </w:rPr>
      <w:fldChar w:fldCharType="begin"/>
    </w:r>
    <w:r w:rsidRPr="00FC10D0">
      <w:rPr>
        <w:rFonts w:ascii="Gill Sans MT" w:hAnsi="Gill Sans MT"/>
        <w:i/>
        <w:sz w:val="18"/>
        <w:szCs w:val="18"/>
      </w:rPr>
      <w:instrText xml:space="preserve"> PAGE   \* MERGEFORMAT </w:instrText>
    </w:r>
    <w:r w:rsidRPr="00FC10D0">
      <w:rPr>
        <w:rFonts w:ascii="Gill Sans MT" w:hAnsi="Gill Sans MT"/>
        <w:i/>
        <w:sz w:val="18"/>
        <w:szCs w:val="18"/>
      </w:rPr>
      <w:fldChar w:fldCharType="separate"/>
    </w:r>
    <w:r w:rsidR="00851CC9">
      <w:rPr>
        <w:rFonts w:ascii="Gill Sans MT" w:hAnsi="Gill Sans MT"/>
        <w:i/>
        <w:noProof/>
        <w:sz w:val="18"/>
        <w:szCs w:val="18"/>
      </w:rPr>
      <w:t>18</w:t>
    </w:r>
    <w:r w:rsidRPr="00FC10D0">
      <w:rPr>
        <w:rFonts w:ascii="Gill Sans MT" w:hAnsi="Gill Sans MT"/>
        <w:i/>
        <w:sz w:val="18"/>
        <w:szCs w:val="18"/>
      </w:rPr>
      <w:fldChar w:fldCharType="end"/>
    </w:r>
  </w:p>
  <w:p w14:paraId="481986A1" w14:textId="77777777" w:rsidR="00F70819" w:rsidRPr="005118F5" w:rsidRDefault="00F70819" w:rsidP="005118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7B532A" w14:textId="77777777" w:rsidR="004F1E14" w:rsidRDefault="004F1E14" w:rsidP="00E93729">
      <w:pPr>
        <w:spacing w:before="0" w:after="0" w:line="240" w:lineRule="auto"/>
      </w:pPr>
      <w:r>
        <w:separator/>
      </w:r>
    </w:p>
  </w:footnote>
  <w:footnote w:type="continuationSeparator" w:id="0">
    <w:p w14:paraId="6114E100" w14:textId="77777777" w:rsidR="004F1E14" w:rsidRDefault="004F1E14" w:rsidP="00E9372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0EEF9" w14:textId="6460C9F4" w:rsidR="00F70819" w:rsidRPr="002E23EF" w:rsidRDefault="00F70819" w:rsidP="00607207">
    <w:pPr>
      <w:pStyle w:val="Header"/>
      <w:tabs>
        <w:tab w:val="clear" w:pos="4680"/>
        <w:tab w:val="clear" w:pos="9360"/>
        <w:tab w:val="center" w:pos="4140"/>
        <w:tab w:val="right" w:pos="9180"/>
      </w:tabs>
      <w:ind w:right="-63"/>
      <w:rPr>
        <w:rFonts w:ascii="Gill Sans MT" w:hAnsi="Gill Sans MT"/>
        <w:i/>
        <w:sz w:val="20"/>
      </w:rPr>
    </w:pPr>
    <w:r>
      <w:rPr>
        <w:rFonts w:ascii="Gill Sans MT" w:hAnsi="Gill Sans MT"/>
        <w:i/>
        <w:sz w:val="20"/>
      </w:rPr>
      <w:t xml:space="preserve">Butwal Power Company Ltd.                         </w:t>
    </w:r>
    <w:r>
      <w:rPr>
        <w:rFonts w:ascii="Gill Sans MT" w:hAnsi="Gill Sans MT"/>
        <w:i/>
        <w:sz w:val="20"/>
      </w:rPr>
      <w:tab/>
    </w:r>
    <w:r>
      <w:rPr>
        <w:rFonts w:ascii="Gill Sans MT" w:hAnsi="Gill Sans MT"/>
        <w:i/>
        <w:sz w:val="20"/>
      </w:rPr>
      <w:tab/>
    </w:r>
    <w:del w:id="800" w:author="Kumar Baral" w:date="2023-01-30T16:39:00Z">
      <w:r w:rsidDel="008B66D5">
        <w:rPr>
          <w:rFonts w:ascii="Gill Sans MT" w:hAnsi="Gill Sans MT"/>
          <w:i/>
          <w:sz w:val="20"/>
        </w:rPr>
        <w:delText>Jhimruk</w:delText>
      </w:r>
      <w:r w:rsidRPr="00141336" w:rsidDel="008B66D5">
        <w:rPr>
          <w:rFonts w:ascii="Gill Sans MT" w:hAnsi="Gill Sans MT"/>
          <w:i/>
          <w:sz w:val="20"/>
        </w:rPr>
        <w:delText xml:space="preserve"> </w:delText>
      </w:r>
    </w:del>
    <w:ins w:id="801" w:author="Kumar Baral" w:date="2023-01-30T16:39:00Z">
      <w:r>
        <w:rPr>
          <w:rFonts w:ascii="Gill Sans MT" w:hAnsi="Gill Sans MT"/>
          <w:i/>
          <w:sz w:val="20"/>
        </w:rPr>
        <w:t>Andhi Khola</w:t>
      </w:r>
      <w:r w:rsidRPr="00141336">
        <w:rPr>
          <w:rFonts w:ascii="Gill Sans MT" w:hAnsi="Gill Sans MT"/>
          <w:i/>
          <w:sz w:val="20"/>
        </w:rPr>
        <w:t xml:space="preserve"> </w:t>
      </w:r>
    </w:ins>
    <w:r w:rsidRPr="00141336">
      <w:rPr>
        <w:rFonts w:ascii="Gill Sans MT" w:hAnsi="Gill Sans MT"/>
        <w:i/>
        <w:sz w:val="20"/>
      </w:rPr>
      <w:t xml:space="preserve">Hydropower Project </w:t>
    </w:r>
    <w:del w:id="802" w:author="Kumar Baral" w:date="2023-01-30T16:39:00Z">
      <w:r w:rsidDel="008B66D5">
        <w:rPr>
          <w:rFonts w:ascii="Gill Sans MT" w:hAnsi="Gill Sans MT"/>
          <w:i/>
          <w:sz w:val="20"/>
        </w:rPr>
        <w:delText>(12</w:delText>
      </w:r>
    </w:del>
    <w:del w:id="803" w:author="Kumar Baral" w:date="2022-12-12T17:04:00Z">
      <w:r w:rsidDel="00BC56BD">
        <w:rPr>
          <w:rFonts w:ascii="Gill Sans MT" w:hAnsi="Gill Sans MT"/>
          <w:i/>
          <w:sz w:val="20"/>
        </w:rPr>
        <w:delText>57.3</w:delText>
      </w:r>
    </w:del>
    <w:del w:id="804" w:author="Kumar Baral" w:date="2023-01-30T16:39:00Z">
      <w:r w:rsidDel="008B66D5">
        <w:rPr>
          <w:rFonts w:ascii="Gill Sans MT" w:hAnsi="Gill Sans MT"/>
          <w:i/>
          <w:sz w:val="20"/>
        </w:rPr>
        <w:delText xml:space="preserve"> MW)</w:delText>
      </w:r>
    </w:del>
  </w:p>
  <w:p w14:paraId="371C9D60" w14:textId="32999542" w:rsidR="00F70819" w:rsidRPr="000E17ED" w:rsidRDefault="00F70819" w:rsidP="002439C7">
    <w:pPr>
      <w:pStyle w:val="Header"/>
      <w:tabs>
        <w:tab w:val="clear" w:pos="9360"/>
        <w:tab w:val="right" w:pos="9090"/>
      </w:tabs>
      <w:rPr>
        <w:rFonts w:ascii="Gill Sans MT" w:hAnsi="Gill Sans MT"/>
        <w:sz w:val="20"/>
      </w:rPr>
    </w:pPr>
    <w:r w:rsidRPr="00141336">
      <w:rPr>
        <w:rFonts w:ascii="Gill Sans MT" w:hAnsi="Gill Sans MT"/>
        <w:i/>
        <w:sz w:val="20"/>
      </w:rPr>
      <w:tab/>
    </w:r>
    <w:r w:rsidRPr="00141336">
      <w:rPr>
        <w:rFonts w:ascii="Gill Sans MT" w:hAnsi="Gill Sans MT"/>
        <w:i/>
        <w:sz w:val="20"/>
      </w:rPr>
      <w:tab/>
    </w:r>
    <w:r>
      <w:rPr>
        <w:rFonts w:ascii="Gill Sans MT" w:hAnsi="Gill Sans MT"/>
        <w:i/>
        <w:sz w:val="20"/>
      </w:rPr>
      <w:t>Hydrological Study Report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2FF1" w14:textId="0A22FA78" w:rsidR="00F70819" w:rsidRPr="002E23EF" w:rsidRDefault="00F70819" w:rsidP="005118F5">
    <w:pPr>
      <w:pStyle w:val="Header"/>
      <w:tabs>
        <w:tab w:val="clear" w:pos="4680"/>
        <w:tab w:val="clear" w:pos="9360"/>
        <w:tab w:val="center" w:pos="4140"/>
        <w:tab w:val="right" w:pos="9180"/>
      </w:tabs>
      <w:ind w:right="-63"/>
      <w:rPr>
        <w:rFonts w:ascii="Gill Sans MT" w:hAnsi="Gill Sans MT"/>
        <w:i/>
        <w:sz w:val="20"/>
      </w:rPr>
    </w:pPr>
    <w:r>
      <w:rPr>
        <w:rFonts w:ascii="Gill Sans MT" w:hAnsi="Gill Sans MT"/>
        <w:i/>
        <w:sz w:val="20"/>
      </w:rPr>
      <w:t xml:space="preserve">Butwal Power Company Ltd.                         </w:t>
    </w:r>
    <w:r>
      <w:rPr>
        <w:rFonts w:ascii="Gill Sans MT" w:hAnsi="Gill Sans MT"/>
        <w:i/>
        <w:sz w:val="20"/>
      </w:rPr>
      <w:tab/>
    </w:r>
    <w:r>
      <w:rPr>
        <w:rFonts w:ascii="Gill Sans MT" w:hAnsi="Gill Sans MT"/>
        <w:i/>
        <w:sz w:val="20"/>
      </w:rPr>
      <w:tab/>
    </w:r>
    <w:del w:id="6417" w:author="Kumar Baral" w:date="2023-01-30T16:39:00Z">
      <w:r w:rsidDel="008B66D5">
        <w:rPr>
          <w:rFonts w:ascii="Gill Sans MT" w:hAnsi="Gill Sans MT"/>
          <w:i/>
          <w:sz w:val="20"/>
        </w:rPr>
        <w:delText>Jhimruk</w:delText>
      </w:r>
      <w:r w:rsidRPr="00141336" w:rsidDel="008B66D5">
        <w:rPr>
          <w:rFonts w:ascii="Gill Sans MT" w:hAnsi="Gill Sans MT"/>
          <w:i/>
          <w:sz w:val="20"/>
        </w:rPr>
        <w:delText xml:space="preserve"> Hydropower Project</w:delText>
      </w:r>
    </w:del>
    <w:ins w:id="6418" w:author="Kumar Baral" w:date="2023-01-30T16:39:00Z">
      <w:r>
        <w:rPr>
          <w:rFonts w:ascii="Gill Sans MT" w:hAnsi="Gill Sans MT"/>
          <w:i/>
          <w:sz w:val="20"/>
        </w:rPr>
        <w:t>Andhi</w:t>
      </w:r>
    </w:ins>
    <w:ins w:id="6419" w:author="Kumar Baral" w:date="2023-02-13T12:12:00Z">
      <w:r>
        <w:rPr>
          <w:rFonts w:ascii="Gill Sans MT" w:hAnsi="Gill Sans MT"/>
          <w:i/>
          <w:sz w:val="20"/>
        </w:rPr>
        <w:t xml:space="preserve"> </w:t>
      </w:r>
    </w:ins>
    <w:ins w:id="6420" w:author="Kumar Baral" w:date="2023-01-30T16:39:00Z">
      <w:r>
        <w:rPr>
          <w:rFonts w:ascii="Gill Sans MT" w:hAnsi="Gill Sans MT"/>
          <w:i/>
          <w:sz w:val="20"/>
        </w:rPr>
        <w:t>Khola Hydropower Project (U)</w:t>
      </w:r>
    </w:ins>
    <w:r w:rsidRPr="00141336">
      <w:rPr>
        <w:rFonts w:ascii="Gill Sans MT" w:hAnsi="Gill Sans MT"/>
        <w:i/>
        <w:sz w:val="20"/>
      </w:rPr>
      <w:t xml:space="preserve"> </w:t>
    </w:r>
    <w:del w:id="6421" w:author="Kumar Baral" w:date="2023-01-30T16:39:00Z">
      <w:r w:rsidDel="008B66D5">
        <w:rPr>
          <w:rFonts w:ascii="Gill Sans MT" w:hAnsi="Gill Sans MT"/>
          <w:i/>
          <w:sz w:val="20"/>
        </w:rPr>
        <w:delText>(9</w:delText>
      </w:r>
    </w:del>
    <w:del w:id="6422" w:author="Kumar Baral" w:date="2022-12-13T09:53:00Z">
      <w:r w:rsidDel="009B7EF6">
        <w:rPr>
          <w:rFonts w:ascii="Gill Sans MT" w:hAnsi="Gill Sans MT"/>
          <w:i/>
          <w:sz w:val="20"/>
        </w:rPr>
        <w:delText>57.3</w:delText>
      </w:r>
    </w:del>
    <w:del w:id="6423" w:author="Kumar Baral" w:date="2023-01-30T16:39:00Z">
      <w:r w:rsidDel="008B66D5">
        <w:rPr>
          <w:rFonts w:ascii="Gill Sans MT" w:hAnsi="Gill Sans MT"/>
          <w:i/>
          <w:sz w:val="20"/>
        </w:rPr>
        <w:delText xml:space="preserve"> MW)</w:delText>
      </w:r>
    </w:del>
  </w:p>
  <w:p w14:paraId="7DAA1BC5" w14:textId="0C07242C" w:rsidR="00F70819" w:rsidRPr="00085B18" w:rsidRDefault="00F70819" w:rsidP="005118F5">
    <w:pPr>
      <w:pStyle w:val="Header"/>
      <w:tabs>
        <w:tab w:val="clear" w:pos="9360"/>
        <w:tab w:val="right" w:pos="9090"/>
      </w:tabs>
      <w:rPr>
        <w:rFonts w:ascii="Gill Sans MT" w:hAnsi="Gill Sans MT"/>
        <w:sz w:val="20"/>
      </w:rPr>
    </w:pPr>
    <w:r w:rsidRPr="00141336">
      <w:rPr>
        <w:rFonts w:ascii="Gill Sans MT" w:hAnsi="Gill Sans MT"/>
        <w:i/>
        <w:sz w:val="20"/>
      </w:rPr>
      <w:tab/>
    </w:r>
    <w:r w:rsidRPr="00141336">
      <w:rPr>
        <w:rFonts w:ascii="Gill Sans MT" w:hAnsi="Gill Sans MT"/>
        <w:i/>
        <w:sz w:val="20"/>
      </w:rPr>
      <w:tab/>
    </w:r>
    <w:r>
      <w:rPr>
        <w:rFonts w:ascii="Gill Sans MT" w:hAnsi="Gill Sans MT"/>
        <w:i/>
        <w:sz w:val="20"/>
      </w:rPr>
      <w:t>Hydrological Study Report</w:t>
    </w:r>
  </w:p>
  <w:p w14:paraId="01F85213" w14:textId="77777777" w:rsidR="00F70819" w:rsidRPr="005118F5" w:rsidRDefault="00F70819" w:rsidP="005118F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48F3"/>
    <w:multiLevelType w:val="hybridMultilevel"/>
    <w:tmpl w:val="D13C698E"/>
    <w:lvl w:ilvl="0" w:tplc="04090017">
      <w:start w:val="1"/>
      <w:numFmt w:val="lowerLetter"/>
      <w:lvlText w:val="%1)"/>
      <w:lvlJc w:val="left"/>
      <w:pPr>
        <w:ind w:left="720" w:hanging="360"/>
      </w:pPr>
      <w:rPr>
        <w:rFonts w:hint="default"/>
        <w:color w:val="auto"/>
      </w:rPr>
    </w:lvl>
    <w:lvl w:ilvl="1" w:tplc="3FF4E9F4">
      <w:start w:val="1"/>
      <w:numFmt w:val="lowerLetter"/>
      <w:lvlText w:val="%2."/>
      <w:lvlJc w:val="left"/>
      <w:pPr>
        <w:ind w:left="1440" w:hanging="360"/>
      </w:pPr>
    </w:lvl>
    <w:lvl w:ilvl="2" w:tplc="FA86787C">
      <w:start w:val="1"/>
      <w:numFmt w:val="lowerRoman"/>
      <w:lvlText w:val="%3."/>
      <w:lvlJc w:val="right"/>
      <w:pPr>
        <w:ind w:left="2160" w:hanging="180"/>
      </w:pPr>
    </w:lvl>
    <w:lvl w:ilvl="3" w:tplc="93D277FA">
      <w:start w:val="1"/>
      <w:numFmt w:val="decimal"/>
      <w:lvlText w:val="%4."/>
      <w:lvlJc w:val="left"/>
      <w:pPr>
        <w:ind w:left="2880" w:hanging="360"/>
      </w:pPr>
    </w:lvl>
    <w:lvl w:ilvl="4" w:tplc="56B82670">
      <w:start w:val="1"/>
      <w:numFmt w:val="lowerLetter"/>
      <w:lvlText w:val="%5."/>
      <w:lvlJc w:val="left"/>
      <w:pPr>
        <w:ind w:left="3600" w:hanging="360"/>
      </w:pPr>
    </w:lvl>
    <w:lvl w:ilvl="5" w:tplc="F9F4ADA2">
      <w:start w:val="1"/>
      <w:numFmt w:val="lowerRoman"/>
      <w:lvlText w:val="%6."/>
      <w:lvlJc w:val="right"/>
      <w:pPr>
        <w:ind w:left="4320" w:hanging="180"/>
      </w:pPr>
    </w:lvl>
    <w:lvl w:ilvl="6" w:tplc="CE88DDFC">
      <w:start w:val="1"/>
      <w:numFmt w:val="decimal"/>
      <w:lvlText w:val="%7."/>
      <w:lvlJc w:val="left"/>
      <w:pPr>
        <w:ind w:left="5040" w:hanging="360"/>
      </w:pPr>
    </w:lvl>
    <w:lvl w:ilvl="7" w:tplc="94CCEAF8">
      <w:start w:val="1"/>
      <w:numFmt w:val="lowerLetter"/>
      <w:lvlText w:val="%8."/>
      <w:lvlJc w:val="left"/>
      <w:pPr>
        <w:ind w:left="5760" w:hanging="360"/>
      </w:pPr>
    </w:lvl>
    <w:lvl w:ilvl="8" w:tplc="CCE2729C">
      <w:start w:val="1"/>
      <w:numFmt w:val="lowerRoman"/>
      <w:lvlText w:val="%9."/>
      <w:lvlJc w:val="right"/>
      <w:pPr>
        <w:ind w:left="6480" w:hanging="180"/>
      </w:pPr>
    </w:lvl>
  </w:abstractNum>
  <w:abstractNum w:abstractNumId="1" w15:restartNumberingAfterBreak="0">
    <w:nsid w:val="00515AE5"/>
    <w:multiLevelType w:val="hybridMultilevel"/>
    <w:tmpl w:val="D7765424"/>
    <w:lvl w:ilvl="0" w:tplc="5B54F944">
      <w:start w:val="1"/>
      <w:numFmt w:val="upp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461805"/>
    <w:multiLevelType w:val="singleLevel"/>
    <w:tmpl w:val="862A84AE"/>
    <w:lvl w:ilvl="0">
      <w:start w:val="1"/>
      <w:numFmt w:val="lowerLetter"/>
      <w:pStyle w:val="NumListLong"/>
      <w:lvlText w:val="%1)"/>
      <w:lvlJc w:val="left"/>
      <w:pPr>
        <w:tabs>
          <w:tab w:val="num" w:pos="1134"/>
        </w:tabs>
        <w:ind w:left="1134" w:hanging="567"/>
      </w:pPr>
    </w:lvl>
  </w:abstractNum>
  <w:abstractNum w:abstractNumId="3" w15:restartNumberingAfterBreak="0">
    <w:nsid w:val="0258173B"/>
    <w:multiLevelType w:val="multilevel"/>
    <w:tmpl w:val="4FD2B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tyle2"/>
      <w:lvlText w:val="%1.%2.%3"/>
      <w:lvlJc w:val="left"/>
      <w:pPr>
        <w:ind w:left="720" w:hanging="720"/>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342325D"/>
    <w:multiLevelType w:val="hybridMultilevel"/>
    <w:tmpl w:val="AAE461F2"/>
    <w:lvl w:ilvl="0" w:tplc="04090001">
      <w:start w:val="5"/>
      <w:numFmt w:val="decimal"/>
      <w:pStyle w:val="StyleHeading4Left0Firstline0Before6ptAfter"/>
      <w:lvlText w:val="%1.9.1.1"/>
      <w:lvlJc w:val="right"/>
      <w:pPr>
        <w:ind w:left="720" w:hanging="360"/>
      </w:pPr>
      <w:rPr>
        <w:rFonts w:hint="default"/>
        <w:b/>
        <w:i w:val="0"/>
        <w:sz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 w15:restartNumberingAfterBreak="0">
    <w:nsid w:val="037A15FC"/>
    <w:multiLevelType w:val="hybridMultilevel"/>
    <w:tmpl w:val="58E01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2D58DE"/>
    <w:multiLevelType w:val="hybridMultilevel"/>
    <w:tmpl w:val="24B6B2DC"/>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63D0DCC"/>
    <w:multiLevelType w:val="hybridMultilevel"/>
    <w:tmpl w:val="1654EC66"/>
    <w:lvl w:ilvl="0" w:tplc="04090017">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064073F0"/>
    <w:multiLevelType w:val="hybridMultilevel"/>
    <w:tmpl w:val="2C68F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9A6CE3"/>
    <w:multiLevelType w:val="hybridMultilevel"/>
    <w:tmpl w:val="07DCE4C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6C6187D"/>
    <w:multiLevelType w:val="hybridMultilevel"/>
    <w:tmpl w:val="EBEA1BF6"/>
    <w:lvl w:ilvl="0" w:tplc="0409000B">
      <w:start w:val="1"/>
      <w:numFmt w:val="bullet"/>
      <w:pStyle w:val="Salutation"/>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85F61A9"/>
    <w:multiLevelType w:val="hybridMultilevel"/>
    <w:tmpl w:val="5834409C"/>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15:restartNumberingAfterBreak="0">
    <w:nsid w:val="097E6A62"/>
    <w:multiLevelType w:val="multilevel"/>
    <w:tmpl w:val="21981598"/>
    <w:styleLink w:val="mystyle1"/>
    <w:lvl w:ilvl="0">
      <w:start w:val="1"/>
      <w:numFmt w:val="none"/>
      <w:lvlText w:val="1"/>
      <w:lvlJc w:val="left"/>
      <w:pPr>
        <w:tabs>
          <w:tab w:val="num" w:pos="360"/>
        </w:tabs>
        <w:ind w:left="360" w:hanging="360"/>
      </w:pPr>
      <w:rPr>
        <w:rFonts w:hint="default"/>
      </w:rPr>
    </w:lvl>
    <w:lvl w:ilvl="1">
      <w:start w:val="1"/>
      <w:numFmt w:val="decimal"/>
      <w:lvlText w:val="%2%1.2"/>
      <w:lvlJc w:val="left"/>
      <w:pPr>
        <w:tabs>
          <w:tab w:val="num" w:pos="792"/>
        </w:tabs>
        <w:ind w:left="792" w:hanging="432"/>
      </w:pPr>
      <w:rPr>
        <w:rFonts w:hint="default"/>
      </w:rPr>
    </w:lvl>
    <w:lvl w:ilvl="2">
      <w:start w:val="1"/>
      <w:numFmt w:val="decimal"/>
      <w:lvlText w:val="%11.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0A1200C6"/>
    <w:multiLevelType w:val="hybridMultilevel"/>
    <w:tmpl w:val="CE9A7C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1C734B"/>
    <w:multiLevelType w:val="hybridMultilevel"/>
    <w:tmpl w:val="C5DAE868"/>
    <w:lvl w:ilvl="0" w:tplc="04090001">
      <w:start w:val="1"/>
      <w:numFmt w:val="decimal"/>
      <w:lvlText w:val="Table %1."/>
      <w:lvlJc w:val="left"/>
      <w:pPr>
        <w:ind w:left="648"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15:restartNumberingAfterBreak="0">
    <w:nsid w:val="0C7062CC"/>
    <w:multiLevelType w:val="hybridMultilevel"/>
    <w:tmpl w:val="EA6E331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D1D4A84"/>
    <w:multiLevelType w:val="hybridMultilevel"/>
    <w:tmpl w:val="B6B4C2F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D801483"/>
    <w:multiLevelType w:val="hybridMultilevel"/>
    <w:tmpl w:val="A01A7DAE"/>
    <w:lvl w:ilvl="0" w:tplc="C540AA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D104A8"/>
    <w:multiLevelType w:val="hybridMultilevel"/>
    <w:tmpl w:val="0088B562"/>
    <w:lvl w:ilvl="0" w:tplc="BEC8824E">
      <w:start w:val="1"/>
      <w:numFmt w:val="bullet"/>
      <w:pStyle w:val="BuletLongChar"/>
      <w:lvlText w:val=""/>
      <w:lvlJc w:val="left"/>
      <w:pPr>
        <w:tabs>
          <w:tab w:val="num" w:pos="927"/>
        </w:tabs>
        <w:ind w:left="927" w:hanging="360"/>
      </w:pPr>
      <w:rPr>
        <w:rFonts w:ascii="Wingdings" w:hAnsi="Wingdings" w:hint="default"/>
      </w:rPr>
    </w:lvl>
    <w:lvl w:ilvl="1" w:tplc="04090003" w:tentative="1">
      <w:start w:val="1"/>
      <w:numFmt w:val="bullet"/>
      <w:lvlText w:val="o"/>
      <w:lvlJc w:val="left"/>
      <w:pPr>
        <w:tabs>
          <w:tab w:val="num" w:pos="589"/>
        </w:tabs>
        <w:ind w:left="589" w:hanging="360"/>
      </w:pPr>
      <w:rPr>
        <w:rFonts w:ascii="Courier New" w:hAnsi="Courier New" w:cs="Courier New" w:hint="default"/>
      </w:rPr>
    </w:lvl>
    <w:lvl w:ilvl="2" w:tplc="04090005" w:tentative="1">
      <w:start w:val="1"/>
      <w:numFmt w:val="bullet"/>
      <w:lvlText w:val=""/>
      <w:lvlJc w:val="left"/>
      <w:pPr>
        <w:tabs>
          <w:tab w:val="num" w:pos="1309"/>
        </w:tabs>
        <w:ind w:left="1309" w:hanging="360"/>
      </w:pPr>
      <w:rPr>
        <w:rFonts w:ascii="Wingdings" w:hAnsi="Wingdings" w:hint="default"/>
      </w:rPr>
    </w:lvl>
    <w:lvl w:ilvl="3" w:tplc="04090001" w:tentative="1">
      <w:start w:val="1"/>
      <w:numFmt w:val="bullet"/>
      <w:lvlText w:val=""/>
      <w:lvlJc w:val="left"/>
      <w:pPr>
        <w:tabs>
          <w:tab w:val="num" w:pos="2029"/>
        </w:tabs>
        <w:ind w:left="2029" w:hanging="360"/>
      </w:pPr>
      <w:rPr>
        <w:rFonts w:ascii="Symbol" w:hAnsi="Symbol" w:hint="default"/>
      </w:rPr>
    </w:lvl>
    <w:lvl w:ilvl="4" w:tplc="04090003" w:tentative="1">
      <w:start w:val="1"/>
      <w:numFmt w:val="bullet"/>
      <w:lvlText w:val="o"/>
      <w:lvlJc w:val="left"/>
      <w:pPr>
        <w:tabs>
          <w:tab w:val="num" w:pos="2749"/>
        </w:tabs>
        <w:ind w:left="2749" w:hanging="360"/>
      </w:pPr>
      <w:rPr>
        <w:rFonts w:ascii="Courier New" w:hAnsi="Courier New" w:cs="Courier New" w:hint="default"/>
      </w:rPr>
    </w:lvl>
    <w:lvl w:ilvl="5" w:tplc="04090005" w:tentative="1">
      <w:start w:val="1"/>
      <w:numFmt w:val="bullet"/>
      <w:lvlText w:val=""/>
      <w:lvlJc w:val="left"/>
      <w:pPr>
        <w:tabs>
          <w:tab w:val="num" w:pos="3469"/>
        </w:tabs>
        <w:ind w:left="3469" w:hanging="360"/>
      </w:pPr>
      <w:rPr>
        <w:rFonts w:ascii="Wingdings" w:hAnsi="Wingdings" w:hint="default"/>
      </w:rPr>
    </w:lvl>
    <w:lvl w:ilvl="6" w:tplc="04090001" w:tentative="1">
      <w:start w:val="1"/>
      <w:numFmt w:val="bullet"/>
      <w:lvlText w:val=""/>
      <w:lvlJc w:val="left"/>
      <w:pPr>
        <w:tabs>
          <w:tab w:val="num" w:pos="4189"/>
        </w:tabs>
        <w:ind w:left="4189" w:hanging="360"/>
      </w:pPr>
      <w:rPr>
        <w:rFonts w:ascii="Symbol" w:hAnsi="Symbol" w:hint="default"/>
      </w:rPr>
    </w:lvl>
    <w:lvl w:ilvl="7" w:tplc="04090003" w:tentative="1">
      <w:start w:val="1"/>
      <w:numFmt w:val="bullet"/>
      <w:lvlText w:val="o"/>
      <w:lvlJc w:val="left"/>
      <w:pPr>
        <w:tabs>
          <w:tab w:val="num" w:pos="4909"/>
        </w:tabs>
        <w:ind w:left="4909" w:hanging="360"/>
      </w:pPr>
      <w:rPr>
        <w:rFonts w:ascii="Courier New" w:hAnsi="Courier New" w:cs="Courier New" w:hint="default"/>
      </w:rPr>
    </w:lvl>
    <w:lvl w:ilvl="8" w:tplc="04090005" w:tentative="1">
      <w:start w:val="1"/>
      <w:numFmt w:val="bullet"/>
      <w:lvlText w:val=""/>
      <w:lvlJc w:val="left"/>
      <w:pPr>
        <w:tabs>
          <w:tab w:val="num" w:pos="5629"/>
        </w:tabs>
        <w:ind w:left="5629" w:hanging="360"/>
      </w:pPr>
      <w:rPr>
        <w:rFonts w:ascii="Wingdings" w:hAnsi="Wingdings" w:hint="default"/>
      </w:rPr>
    </w:lvl>
  </w:abstractNum>
  <w:abstractNum w:abstractNumId="19" w15:restartNumberingAfterBreak="0">
    <w:nsid w:val="10314BD6"/>
    <w:multiLevelType w:val="hybridMultilevel"/>
    <w:tmpl w:val="4336F38A"/>
    <w:lvl w:ilvl="0" w:tplc="0409001B">
      <w:start w:val="1"/>
      <w:numFmt w:val="lowerRoman"/>
      <w:lvlText w:val="%1."/>
      <w:lvlJc w:val="righ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20" w15:restartNumberingAfterBreak="0">
    <w:nsid w:val="1154708D"/>
    <w:multiLevelType w:val="hybridMultilevel"/>
    <w:tmpl w:val="DBF49D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13322A9D"/>
    <w:multiLevelType w:val="hybridMultilevel"/>
    <w:tmpl w:val="2BEEC5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F54295"/>
    <w:multiLevelType w:val="multilevel"/>
    <w:tmpl w:val="5E6857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4.%3"/>
      <w:lvlJc w:val="left"/>
      <w:pPr>
        <w:ind w:left="720" w:hanging="720"/>
      </w:pPr>
      <w:rPr>
        <w:rFonts w:hint="default"/>
      </w:rPr>
    </w:lvl>
    <w:lvl w:ilvl="3">
      <w:start w:val="1"/>
      <w:numFmt w:val="decimal"/>
      <w:lvlText w:val="4.5.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15650A75"/>
    <w:multiLevelType w:val="hybridMultilevel"/>
    <w:tmpl w:val="76680132"/>
    <w:lvl w:ilvl="0" w:tplc="CD501D84">
      <w:start w:val="7"/>
      <w:numFmt w:val="bullet"/>
      <w:lvlText w:val=""/>
      <w:lvlJc w:val="left"/>
      <w:pPr>
        <w:tabs>
          <w:tab w:val="num" w:pos="645"/>
        </w:tabs>
        <w:ind w:left="645" w:hanging="405"/>
      </w:pPr>
      <w:rPr>
        <w:rFonts w:ascii="Symbol" w:hAnsi="Symbol" w:hint="default"/>
        <w:color w:val="auto"/>
        <w:sz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6591871"/>
    <w:multiLevelType w:val="hybridMultilevel"/>
    <w:tmpl w:val="D26CFF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87D3B36"/>
    <w:multiLevelType w:val="hybridMultilevel"/>
    <w:tmpl w:val="7F0094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7B0605"/>
    <w:multiLevelType w:val="multilevel"/>
    <w:tmpl w:val="326805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1B25189C"/>
    <w:multiLevelType w:val="hybridMultilevel"/>
    <w:tmpl w:val="A670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964C66"/>
    <w:multiLevelType w:val="hybridMultilevel"/>
    <w:tmpl w:val="71AE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DB25C24"/>
    <w:multiLevelType w:val="hybridMultilevel"/>
    <w:tmpl w:val="397CA7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54162F"/>
    <w:multiLevelType w:val="hybridMultilevel"/>
    <w:tmpl w:val="AA0405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8E7996"/>
    <w:multiLevelType w:val="hybridMultilevel"/>
    <w:tmpl w:val="74D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1DD5148"/>
    <w:multiLevelType w:val="hybridMultilevel"/>
    <w:tmpl w:val="E3FE0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37504E7"/>
    <w:multiLevelType w:val="hybridMultilevel"/>
    <w:tmpl w:val="A192CC50"/>
    <w:lvl w:ilvl="0" w:tplc="010A24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E2533B"/>
    <w:multiLevelType w:val="hybridMultilevel"/>
    <w:tmpl w:val="8E12CD92"/>
    <w:lvl w:ilvl="0" w:tplc="91FCE332">
      <w:start w:val="1"/>
      <w:numFmt w:val="decimal"/>
      <w:lvlText w:val="%1."/>
      <w:lvlJc w:val="left"/>
      <w:pPr>
        <w:ind w:left="342" w:hanging="360"/>
      </w:pPr>
      <w:rPr>
        <w:rFonts w:hint="default"/>
      </w:rPr>
    </w:lvl>
    <w:lvl w:ilvl="1" w:tplc="AF5879CA" w:tentative="1">
      <w:start w:val="1"/>
      <w:numFmt w:val="lowerLetter"/>
      <w:lvlText w:val="%2."/>
      <w:lvlJc w:val="left"/>
      <w:pPr>
        <w:ind w:left="1062" w:hanging="360"/>
      </w:pPr>
    </w:lvl>
    <w:lvl w:ilvl="2" w:tplc="C9EE3A18" w:tentative="1">
      <w:start w:val="1"/>
      <w:numFmt w:val="lowerRoman"/>
      <w:lvlText w:val="%3."/>
      <w:lvlJc w:val="right"/>
      <w:pPr>
        <w:ind w:left="1782" w:hanging="180"/>
      </w:pPr>
    </w:lvl>
    <w:lvl w:ilvl="3" w:tplc="00BA3280" w:tentative="1">
      <w:start w:val="1"/>
      <w:numFmt w:val="decimal"/>
      <w:lvlText w:val="%4."/>
      <w:lvlJc w:val="left"/>
      <w:pPr>
        <w:ind w:left="2502" w:hanging="360"/>
      </w:pPr>
    </w:lvl>
    <w:lvl w:ilvl="4" w:tplc="AB521558" w:tentative="1">
      <w:start w:val="1"/>
      <w:numFmt w:val="lowerLetter"/>
      <w:lvlText w:val="%5."/>
      <w:lvlJc w:val="left"/>
      <w:pPr>
        <w:ind w:left="3222" w:hanging="360"/>
      </w:pPr>
    </w:lvl>
    <w:lvl w:ilvl="5" w:tplc="237E18D0" w:tentative="1">
      <w:start w:val="1"/>
      <w:numFmt w:val="lowerRoman"/>
      <w:lvlText w:val="%6."/>
      <w:lvlJc w:val="right"/>
      <w:pPr>
        <w:ind w:left="3942" w:hanging="180"/>
      </w:pPr>
    </w:lvl>
    <w:lvl w:ilvl="6" w:tplc="4236A812" w:tentative="1">
      <w:start w:val="1"/>
      <w:numFmt w:val="decimal"/>
      <w:lvlText w:val="%7."/>
      <w:lvlJc w:val="left"/>
      <w:pPr>
        <w:ind w:left="4662" w:hanging="360"/>
      </w:pPr>
    </w:lvl>
    <w:lvl w:ilvl="7" w:tplc="3FA273F2" w:tentative="1">
      <w:start w:val="1"/>
      <w:numFmt w:val="lowerLetter"/>
      <w:lvlText w:val="%8."/>
      <w:lvlJc w:val="left"/>
      <w:pPr>
        <w:ind w:left="5382" w:hanging="360"/>
      </w:pPr>
    </w:lvl>
    <w:lvl w:ilvl="8" w:tplc="84181B92" w:tentative="1">
      <w:start w:val="1"/>
      <w:numFmt w:val="lowerRoman"/>
      <w:lvlText w:val="%9."/>
      <w:lvlJc w:val="right"/>
      <w:pPr>
        <w:ind w:left="6102" w:hanging="180"/>
      </w:pPr>
    </w:lvl>
  </w:abstractNum>
  <w:abstractNum w:abstractNumId="35" w15:restartNumberingAfterBreak="0">
    <w:nsid w:val="24D0006F"/>
    <w:multiLevelType w:val="hybridMultilevel"/>
    <w:tmpl w:val="7CECF4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5B009AA"/>
    <w:multiLevelType w:val="hybridMultilevel"/>
    <w:tmpl w:val="28E4F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8003BE6"/>
    <w:multiLevelType w:val="hybridMultilevel"/>
    <w:tmpl w:val="38E62A02"/>
    <w:lvl w:ilvl="0" w:tplc="0409000D">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297515E2"/>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9" w15:restartNumberingAfterBreak="0">
    <w:nsid w:val="2A2A5087"/>
    <w:multiLevelType w:val="hybridMultilevel"/>
    <w:tmpl w:val="2D36B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DA0B2F"/>
    <w:multiLevelType w:val="hybridMultilevel"/>
    <w:tmpl w:val="674C6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02786C"/>
    <w:multiLevelType w:val="hybridMultilevel"/>
    <w:tmpl w:val="3F32B11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07E1E20"/>
    <w:multiLevelType w:val="hybridMultilevel"/>
    <w:tmpl w:val="C22C8C38"/>
    <w:lvl w:ilvl="0" w:tplc="04090017">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1147A92"/>
    <w:multiLevelType w:val="hybridMultilevel"/>
    <w:tmpl w:val="1EFAC210"/>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4" w15:restartNumberingAfterBreak="0">
    <w:nsid w:val="32180F58"/>
    <w:multiLevelType w:val="hybridMultilevel"/>
    <w:tmpl w:val="C9FEA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364B52"/>
    <w:multiLevelType w:val="multilevel"/>
    <w:tmpl w:val="5B8ECDC2"/>
    <w:lvl w:ilvl="0">
      <w:start w:val="1"/>
      <w:numFmt w:val="bullet"/>
      <w:lvlText w:val=""/>
      <w:lvlJc w:val="left"/>
      <w:pPr>
        <w:tabs>
          <w:tab w:val="num" w:pos="720"/>
        </w:tabs>
        <w:ind w:left="720" w:hanging="360"/>
      </w:pPr>
      <w:rPr>
        <w:rFonts w:ascii="Symbol" w:hAnsi="Symbol" w:hint="default"/>
      </w:rPr>
    </w:lvl>
    <w:lvl w:ilvl="1">
      <w:start w:val="29"/>
      <w:numFmt w:val="decimal"/>
      <w:lvlText w:val="%2"/>
      <w:lvlJc w:val="left"/>
      <w:pPr>
        <w:ind w:left="1494" w:hanging="360"/>
      </w:pPr>
      <w:rPr>
        <w:rFonts w:hint="default"/>
      </w:rPr>
    </w:lvl>
    <w:lvl w:ilvl="2">
      <w:start w:val="1"/>
      <w:numFmt w:val="lowerLetter"/>
      <w:lvlText w:val="(%3)"/>
      <w:lvlJc w:val="left"/>
      <w:pPr>
        <w:ind w:left="360" w:hanging="360"/>
      </w:pPr>
      <w:rPr>
        <w:rFonts w:hint="default"/>
      </w:rPr>
    </w:lvl>
    <w:lvl w:ilvl="3">
      <w:start w:val="2"/>
      <w:numFmt w:val="lowerRoman"/>
      <w:lvlText w:val="(%4)"/>
      <w:lvlJc w:val="left"/>
      <w:pPr>
        <w:ind w:left="720" w:hanging="720"/>
      </w:pPr>
      <w:rPr>
        <w:rFonts w:hint="default"/>
      </w:rPr>
    </w:lvl>
    <w:lvl w:ilvl="4">
      <w:start w:val="1"/>
      <w:numFmt w:val="upperRoman"/>
      <w:lvlText w:val="(%5)"/>
      <w:lvlJc w:val="left"/>
      <w:pPr>
        <w:ind w:left="3960" w:hanging="720"/>
      </w:pPr>
      <w:rPr>
        <w:rFont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Tahoma"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35A4BCE"/>
    <w:multiLevelType w:val="multilevel"/>
    <w:tmpl w:val="F4D885CA"/>
    <w:lvl w:ilvl="0">
      <w:start w:val="1"/>
      <w:numFmt w:val="bullet"/>
      <w:pStyle w:val="zzz1"/>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cs="Wingdings" w:hint="default"/>
      </w:rPr>
    </w:lvl>
    <w:lvl w:ilvl="2" w:tentative="1">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4AD2086"/>
    <w:multiLevelType w:val="hybridMultilevel"/>
    <w:tmpl w:val="CC125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5ED77C8"/>
    <w:multiLevelType w:val="hybridMultilevel"/>
    <w:tmpl w:val="203042F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9" w15:restartNumberingAfterBreak="0">
    <w:nsid w:val="363E1994"/>
    <w:multiLevelType w:val="hybridMultilevel"/>
    <w:tmpl w:val="2D66F87E"/>
    <w:lvl w:ilvl="0" w:tplc="9BE66D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74A5664"/>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1" w15:restartNumberingAfterBreak="0">
    <w:nsid w:val="38AE2C4A"/>
    <w:multiLevelType w:val="multilevel"/>
    <w:tmpl w:val="C8120A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39867B8D"/>
    <w:multiLevelType w:val="multilevel"/>
    <w:tmpl w:val="6CC4003A"/>
    <w:lvl w:ilvl="0">
      <w:start w:val="1"/>
      <w:numFmt w:val="decimal"/>
      <w:pStyle w:val="Heading1"/>
      <w:lvlText w:val="%1"/>
      <w:lvlJc w:val="left"/>
      <w:pPr>
        <w:ind w:left="432" w:hanging="432"/>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3" w15:restartNumberingAfterBreak="0">
    <w:nsid w:val="39F24492"/>
    <w:multiLevelType w:val="hybridMultilevel"/>
    <w:tmpl w:val="8EACCC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3ACA118B"/>
    <w:multiLevelType w:val="hybridMultilevel"/>
    <w:tmpl w:val="86143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C845DD8"/>
    <w:multiLevelType w:val="hybridMultilevel"/>
    <w:tmpl w:val="E9BE9AE8"/>
    <w:lvl w:ilvl="0" w:tplc="04090001">
      <w:start w:val="1"/>
      <w:numFmt w:val="bullet"/>
      <w:lvlText w:val=""/>
      <w:lvlJc w:val="left"/>
      <w:pPr>
        <w:tabs>
          <w:tab w:val="num" w:pos="216"/>
        </w:tabs>
        <w:ind w:left="216" w:hanging="216"/>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6" w15:restartNumberingAfterBreak="0">
    <w:nsid w:val="3CA42223"/>
    <w:multiLevelType w:val="hybridMultilevel"/>
    <w:tmpl w:val="318AED6A"/>
    <w:lvl w:ilvl="0" w:tplc="8CCE31B8">
      <w:start w:val="1"/>
      <w:numFmt w:val="bullet"/>
      <w:lvlText w:val="-"/>
      <w:lvlJc w:val="left"/>
      <w:pPr>
        <w:ind w:left="1440" w:hanging="360"/>
      </w:pPr>
      <w:rPr>
        <w:rFonts w:ascii="Gill Sans MT" w:eastAsia="Times New Roman" w:hAnsi="Gill Sans MT"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3CDF02C8"/>
    <w:multiLevelType w:val="hybridMultilevel"/>
    <w:tmpl w:val="7EDAD92C"/>
    <w:lvl w:ilvl="0" w:tplc="08ECC42A">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D1A526F"/>
    <w:multiLevelType w:val="hybridMultilevel"/>
    <w:tmpl w:val="7EF61F1A"/>
    <w:lvl w:ilvl="0" w:tplc="04090001">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9" w15:restartNumberingAfterBreak="0">
    <w:nsid w:val="3FDC2F32"/>
    <w:multiLevelType w:val="hybridMultilevel"/>
    <w:tmpl w:val="95AC7CBC"/>
    <w:lvl w:ilvl="0" w:tplc="0792D818">
      <w:start w:val="1"/>
      <w:numFmt w:val="low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0" w15:restartNumberingAfterBreak="0">
    <w:nsid w:val="40AD5DBD"/>
    <w:multiLevelType w:val="hybridMultilevel"/>
    <w:tmpl w:val="AA6A3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449842EB"/>
    <w:multiLevelType w:val="multilevel"/>
    <w:tmpl w:val="FF5E4030"/>
    <w:lvl w:ilvl="0">
      <w:start w:val="3"/>
      <w:numFmt w:val="decimal"/>
      <w:lvlText w:val="%1"/>
      <w:lvlJc w:val="left"/>
      <w:pPr>
        <w:ind w:left="405" w:hanging="405"/>
      </w:pPr>
      <w:rPr>
        <w:rFonts w:cs="Arial" w:hint="default"/>
      </w:rPr>
    </w:lvl>
    <w:lvl w:ilvl="1">
      <w:start w:val="20"/>
      <w:numFmt w:val="decimal"/>
      <w:lvlText w:val="%1.%2"/>
      <w:lvlJc w:val="left"/>
      <w:pPr>
        <w:ind w:left="585" w:hanging="405"/>
      </w:pPr>
      <w:rPr>
        <w:rFonts w:cs="Arial" w:hint="default"/>
      </w:rPr>
    </w:lvl>
    <w:lvl w:ilvl="2">
      <w:start w:val="1"/>
      <w:numFmt w:val="decimal"/>
      <w:lvlText w:val="%1.%2.%3"/>
      <w:lvlJc w:val="left"/>
      <w:pPr>
        <w:ind w:left="1080" w:hanging="720"/>
      </w:pPr>
      <w:rPr>
        <w:rFonts w:cs="Arial" w:hint="default"/>
      </w:rPr>
    </w:lvl>
    <w:lvl w:ilvl="3">
      <w:start w:val="1"/>
      <w:numFmt w:val="decimal"/>
      <w:lvlText w:val="%1.%2.%3.%4"/>
      <w:lvlJc w:val="left"/>
      <w:pPr>
        <w:ind w:left="1260" w:hanging="720"/>
      </w:pPr>
      <w:rPr>
        <w:rFonts w:cs="Arial" w:hint="default"/>
      </w:rPr>
    </w:lvl>
    <w:lvl w:ilvl="4">
      <w:start w:val="1"/>
      <w:numFmt w:val="decimal"/>
      <w:lvlText w:val="%1.%2.%3.%4.%5"/>
      <w:lvlJc w:val="left"/>
      <w:pPr>
        <w:ind w:left="1800" w:hanging="1080"/>
      </w:pPr>
      <w:rPr>
        <w:rFonts w:cs="Arial" w:hint="default"/>
      </w:rPr>
    </w:lvl>
    <w:lvl w:ilvl="5">
      <w:start w:val="1"/>
      <w:numFmt w:val="decimal"/>
      <w:lvlText w:val="%1.%2.%3.%4.%5.%6"/>
      <w:lvlJc w:val="left"/>
      <w:pPr>
        <w:ind w:left="1980" w:hanging="1080"/>
      </w:pPr>
      <w:rPr>
        <w:rFonts w:cs="Arial" w:hint="default"/>
      </w:rPr>
    </w:lvl>
    <w:lvl w:ilvl="6">
      <w:start w:val="1"/>
      <w:numFmt w:val="decimal"/>
      <w:lvlText w:val="%1.%2.%3.%4.%5.%6.%7"/>
      <w:lvlJc w:val="left"/>
      <w:pPr>
        <w:ind w:left="2520" w:hanging="1440"/>
      </w:pPr>
      <w:rPr>
        <w:rFonts w:cs="Arial" w:hint="default"/>
      </w:rPr>
    </w:lvl>
    <w:lvl w:ilvl="7">
      <w:start w:val="1"/>
      <w:numFmt w:val="decimal"/>
      <w:lvlText w:val="%1.%2.%3.%4.%5.%6.%7.%8"/>
      <w:lvlJc w:val="left"/>
      <w:pPr>
        <w:ind w:left="2700" w:hanging="1440"/>
      </w:pPr>
      <w:rPr>
        <w:rFonts w:cs="Arial" w:hint="default"/>
      </w:rPr>
    </w:lvl>
    <w:lvl w:ilvl="8">
      <w:start w:val="1"/>
      <w:numFmt w:val="decimal"/>
      <w:lvlText w:val="%1.%2.%3.%4.%5.%6.%7.%8.%9"/>
      <w:lvlJc w:val="left"/>
      <w:pPr>
        <w:ind w:left="3240" w:hanging="1800"/>
      </w:pPr>
      <w:rPr>
        <w:rFonts w:cs="Arial" w:hint="default"/>
      </w:rPr>
    </w:lvl>
  </w:abstractNum>
  <w:abstractNum w:abstractNumId="62" w15:restartNumberingAfterBreak="0">
    <w:nsid w:val="449D0A45"/>
    <w:multiLevelType w:val="hybridMultilevel"/>
    <w:tmpl w:val="75723096"/>
    <w:lvl w:ilvl="0" w:tplc="251A97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8AE7E08"/>
    <w:multiLevelType w:val="hybridMultilevel"/>
    <w:tmpl w:val="46FA769C"/>
    <w:lvl w:ilvl="0" w:tplc="FFFFFFFF">
      <w:start w:val="1"/>
      <w:numFmt w:val="lowerRoman"/>
      <w:lvlText w:val="%1)"/>
      <w:lvlJc w:val="left"/>
      <w:pPr>
        <w:ind w:left="2160" w:hanging="72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4" w15:restartNumberingAfterBreak="0">
    <w:nsid w:val="48C329FC"/>
    <w:multiLevelType w:val="hybridMultilevel"/>
    <w:tmpl w:val="03C4C9E0"/>
    <w:lvl w:ilvl="0" w:tplc="04090017">
      <w:start w:val="1"/>
      <w:numFmt w:val="upperLetter"/>
      <w:lvlText w:val="%1."/>
      <w:lvlJc w:val="left"/>
      <w:pPr>
        <w:ind w:left="3763" w:hanging="360"/>
      </w:pPr>
      <w:rPr>
        <w:rFonts w:ascii="Gill Sans MT" w:hAnsi="Gill Sans MT"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5" w15:restartNumberingAfterBreak="0">
    <w:nsid w:val="4B3916C6"/>
    <w:multiLevelType w:val="multilevel"/>
    <w:tmpl w:val="44F6FE98"/>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4C2A2A31"/>
    <w:multiLevelType w:val="hybridMultilevel"/>
    <w:tmpl w:val="837A74FE"/>
    <w:lvl w:ilvl="0" w:tplc="22207A88">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7" w15:restartNumberingAfterBreak="0">
    <w:nsid w:val="4D561A08"/>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8" w15:restartNumberingAfterBreak="0">
    <w:nsid w:val="4EBA0708"/>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9" w15:restartNumberingAfterBreak="0">
    <w:nsid w:val="4F401296"/>
    <w:multiLevelType w:val="hybridMultilevel"/>
    <w:tmpl w:val="DFE4D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50812E93"/>
    <w:multiLevelType w:val="hybridMultilevel"/>
    <w:tmpl w:val="466C2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0AE60BF"/>
    <w:multiLevelType w:val="hybridMultilevel"/>
    <w:tmpl w:val="B05A0294"/>
    <w:lvl w:ilvl="0" w:tplc="0809000F">
      <w:start w:val="1"/>
      <w:numFmt w:val="decimal"/>
      <w:lvlText w:val="%1."/>
      <w:lvlJc w:val="left"/>
      <w:pPr>
        <w:ind w:left="1242" w:hanging="360"/>
      </w:pPr>
      <w:rPr>
        <w:rFonts w:hint="default"/>
      </w:rPr>
    </w:lvl>
    <w:lvl w:ilvl="1" w:tplc="FFFFFFFF" w:tentative="1">
      <w:start w:val="1"/>
      <w:numFmt w:val="lowerLetter"/>
      <w:lvlText w:val="%2."/>
      <w:lvlJc w:val="left"/>
      <w:pPr>
        <w:ind w:left="1962" w:hanging="360"/>
      </w:pPr>
    </w:lvl>
    <w:lvl w:ilvl="2" w:tplc="FFFFFFFF" w:tentative="1">
      <w:start w:val="1"/>
      <w:numFmt w:val="lowerRoman"/>
      <w:lvlText w:val="%3."/>
      <w:lvlJc w:val="right"/>
      <w:pPr>
        <w:ind w:left="2682" w:hanging="180"/>
      </w:pPr>
    </w:lvl>
    <w:lvl w:ilvl="3" w:tplc="FFFFFFFF" w:tentative="1">
      <w:start w:val="1"/>
      <w:numFmt w:val="decimal"/>
      <w:lvlText w:val="%4."/>
      <w:lvlJc w:val="left"/>
      <w:pPr>
        <w:ind w:left="3402" w:hanging="360"/>
      </w:pPr>
    </w:lvl>
    <w:lvl w:ilvl="4" w:tplc="FFFFFFFF" w:tentative="1">
      <w:start w:val="1"/>
      <w:numFmt w:val="lowerLetter"/>
      <w:lvlText w:val="%5."/>
      <w:lvlJc w:val="left"/>
      <w:pPr>
        <w:ind w:left="4122" w:hanging="360"/>
      </w:pPr>
    </w:lvl>
    <w:lvl w:ilvl="5" w:tplc="FFFFFFFF" w:tentative="1">
      <w:start w:val="1"/>
      <w:numFmt w:val="lowerRoman"/>
      <w:lvlText w:val="%6."/>
      <w:lvlJc w:val="right"/>
      <w:pPr>
        <w:ind w:left="4842" w:hanging="180"/>
      </w:pPr>
    </w:lvl>
    <w:lvl w:ilvl="6" w:tplc="FFFFFFFF" w:tentative="1">
      <w:start w:val="1"/>
      <w:numFmt w:val="decimal"/>
      <w:lvlText w:val="%7."/>
      <w:lvlJc w:val="left"/>
      <w:pPr>
        <w:ind w:left="5562" w:hanging="360"/>
      </w:pPr>
    </w:lvl>
    <w:lvl w:ilvl="7" w:tplc="FFFFFFFF" w:tentative="1">
      <w:start w:val="1"/>
      <w:numFmt w:val="lowerLetter"/>
      <w:lvlText w:val="%8."/>
      <w:lvlJc w:val="left"/>
      <w:pPr>
        <w:ind w:left="6282" w:hanging="360"/>
      </w:pPr>
    </w:lvl>
    <w:lvl w:ilvl="8" w:tplc="FFFFFFFF" w:tentative="1">
      <w:start w:val="1"/>
      <w:numFmt w:val="lowerRoman"/>
      <w:lvlText w:val="%9."/>
      <w:lvlJc w:val="right"/>
      <w:pPr>
        <w:ind w:left="7002" w:hanging="180"/>
      </w:pPr>
    </w:lvl>
  </w:abstractNum>
  <w:abstractNum w:abstractNumId="72" w15:restartNumberingAfterBreak="0">
    <w:nsid w:val="50F937B6"/>
    <w:multiLevelType w:val="hybridMultilevel"/>
    <w:tmpl w:val="EAFEA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45630E8"/>
    <w:multiLevelType w:val="hybridMultilevel"/>
    <w:tmpl w:val="378E9B8C"/>
    <w:lvl w:ilvl="0" w:tplc="0409000D">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4F9109F"/>
    <w:multiLevelType w:val="hybridMultilevel"/>
    <w:tmpl w:val="AA7A80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934624A"/>
    <w:multiLevelType w:val="hybridMultilevel"/>
    <w:tmpl w:val="F8D0DB8A"/>
    <w:lvl w:ilvl="0" w:tplc="280E2F20">
      <w:start w:val="1"/>
      <w:numFmt w:val="bullet"/>
      <w:lvlText w:val=""/>
      <w:lvlJc w:val="left"/>
      <w:pPr>
        <w:ind w:left="720" w:hanging="360"/>
      </w:pPr>
      <w:rPr>
        <w:rFonts w:ascii="Symbol" w:hAnsi="Symbol" w:cs="Symbol" w:hint="default"/>
        <w:color w:val="auto"/>
      </w:rPr>
    </w:lvl>
    <w:lvl w:ilvl="1" w:tplc="3FF4E9F4">
      <w:start w:val="1"/>
      <w:numFmt w:val="lowerLetter"/>
      <w:lvlText w:val="%2."/>
      <w:lvlJc w:val="left"/>
      <w:pPr>
        <w:ind w:left="1440" w:hanging="360"/>
      </w:pPr>
    </w:lvl>
    <w:lvl w:ilvl="2" w:tplc="FA86787C">
      <w:start w:val="1"/>
      <w:numFmt w:val="lowerRoman"/>
      <w:lvlText w:val="%3."/>
      <w:lvlJc w:val="right"/>
      <w:pPr>
        <w:ind w:left="2160" w:hanging="180"/>
      </w:pPr>
    </w:lvl>
    <w:lvl w:ilvl="3" w:tplc="93D277FA">
      <w:start w:val="1"/>
      <w:numFmt w:val="decimal"/>
      <w:lvlText w:val="%4."/>
      <w:lvlJc w:val="left"/>
      <w:pPr>
        <w:ind w:left="2880" w:hanging="360"/>
      </w:pPr>
    </w:lvl>
    <w:lvl w:ilvl="4" w:tplc="56B82670">
      <w:start w:val="1"/>
      <w:numFmt w:val="lowerLetter"/>
      <w:lvlText w:val="%5."/>
      <w:lvlJc w:val="left"/>
      <w:pPr>
        <w:ind w:left="3600" w:hanging="360"/>
      </w:pPr>
    </w:lvl>
    <w:lvl w:ilvl="5" w:tplc="F9F4ADA2">
      <w:start w:val="1"/>
      <w:numFmt w:val="lowerRoman"/>
      <w:lvlText w:val="%6."/>
      <w:lvlJc w:val="right"/>
      <w:pPr>
        <w:ind w:left="4320" w:hanging="180"/>
      </w:pPr>
    </w:lvl>
    <w:lvl w:ilvl="6" w:tplc="CE88DDFC">
      <w:start w:val="1"/>
      <w:numFmt w:val="decimal"/>
      <w:lvlText w:val="%7."/>
      <w:lvlJc w:val="left"/>
      <w:pPr>
        <w:ind w:left="5040" w:hanging="360"/>
      </w:pPr>
    </w:lvl>
    <w:lvl w:ilvl="7" w:tplc="94CCEAF8">
      <w:start w:val="1"/>
      <w:numFmt w:val="lowerLetter"/>
      <w:lvlText w:val="%8."/>
      <w:lvlJc w:val="left"/>
      <w:pPr>
        <w:ind w:left="5760" w:hanging="360"/>
      </w:pPr>
    </w:lvl>
    <w:lvl w:ilvl="8" w:tplc="CCE2729C">
      <w:start w:val="1"/>
      <w:numFmt w:val="lowerRoman"/>
      <w:lvlText w:val="%9."/>
      <w:lvlJc w:val="right"/>
      <w:pPr>
        <w:ind w:left="6480" w:hanging="180"/>
      </w:pPr>
    </w:lvl>
  </w:abstractNum>
  <w:abstractNum w:abstractNumId="76" w15:restartNumberingAfterBreak="0">
    <w:nsid w:val="5A6E0216"/>
    <w:multiLevelType w:val="hybridMultilevel"/>
    <w:tmpl w:val="59D01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B51CD1"/>
    <w:multiLevelType w:val="hybridMultilevel"/>
    <w:tmpl w:val="6BFE701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5AE42055"/>
    <w:multiLevelType w:val="hybridMultilevel"/>
    <w:tmpl w:val="ACE42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EF349B4"/>
    <w:multiLevelType w:val="hybridMultilevel"/>
    <w:tmpl w:val="693EDE38"/>
    <w:lvl w:ilvl="0" w:tplc="36B055DA">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0" w15:restartNumberingAfterBreak="0">
    <w:nsid w:val="61C51104"/>
    <w:multiLevelType w:val="multilevel"/>
    <w:tmpl w:val="0DDC0F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3823580"/>
    <w:multiLevelType w:val="multilevel"/>
    <w:tmpl w:val="514C619C"/>
    <w:lvl w:ilvl="0">
      <w:start w:val="1"/>
      <w:numFmt w:val="decimal"/>
      <w:lvlText w:val="%1."/>
      <w:lvlJc w:val="left"/>
      <w:pPr>
        <w:ind w:left="432" w:hanging="432"/>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46" w:hanging="576"/>
      </w:pPr>
      <w:rPr>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7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2" w15:restartNumberingAfterBreak="0">
    <w:nsid w:val="63E51570"/>
    <w:multiLevelType w:val="hybridMultilevel"/>
    <w:tmpl w:val="5534FE56"/>
    <w:lvl w:ilvl="0" w:tplc="AB28A4AA">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3" w15:restartNumberingAfterBreak="0">
    <w:nsid w:val="63FC15A7"/>
    <w:multiLevelType w:val="hybridMultilevel"/>
    <w:tmpl w:val="BFA487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511EED"/>
    <w:multiLevelType w:val="hybridMultilevel"/>
    <w:tmpl w:val="3A3EBC80"/>
    <w:lvl w:ilvl="0" w:tplc="2C204A62">
      <w:start w:val="1"/>
      <w:numFmt w:val="lowerRoman"/>
      <w:lvlText w:val="%1."/>
      <w:lvlJc w:val="right"/>
      <w:pPr>
        <w:ind w:left="720" w:hanging="360"/>
      </w:pPr>
      <w:rPr>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65762D18"/>
    <w:multiLevelType w:val="hybridMultilevel"/>
    <w:tmpl w:val="45CC35D6"/>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663422B5"/>
    <w:multiLevelType w:val="hybridMultilevel"/>
    <w:tmpl w:val="AB243558"/>
    <w:lvl w:ilvl="0" w:tplc="04090001">
      <w:start w:val="1"/>
      <w:numFmt w:val="decimal"/>
      <w:pStyle w:val="B1"/>
      <w:lvlText w:val="%1."/>
      <w:lvlJc w:val="left"/>
      <w:pPr>
        <w:tabs>
          <w:tab w:val="num" w:pos="720"/>
        </w:tabs>
        <w:ind w:left="720" w:hanging="720"/>
      </w:pPr>
      <w:rPr>
        <w:rFonts w:ascii="Arial" w:hAnsi="Arial" w:hint="default"/>
        <w:b w:val="0"/>
        <w:i w:val="0"/>
        <w:caps w:val="0"/>
        <w:strike w:val="0"/>
        <w:dstrike w:val="0"/>
        <w:vanish w:val="0"/>
        <w:color w:val="000000"/>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7" w15:restartNumberingAfterBreak="0">
    <w:nsid w:val="684605F8"/>
    <w:multiLevelType w:val="multilevel"/>
    <w:tmpl w:val="A092917E"/>
    <w:lvl w:ilvl="0">
      <w:start w:val="1"/>
      <w:numFmt w:val="decimal"/>
      <w:lvlText w:val="%1"/>
      <w:lvlJc w:val="left"/>
      <w:pPr>
        <w:ind w:left="432" w:hanging="432"/>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846" w:hanging="576"/>
      </w:pPr>
      <w:rPr>
        <w:rFonts w:hint="default"/>
        <w:b/>
        <w:bCs/>
        <w:i w:val="0"/>
        <w:iCs w:val="0"/>
        <w:caps w:val="0"/>
        <w:smallCaps w:val="0"/>
        <w:strike w:val="0"/>
        <w:dstrike w:val="0"/>
        <w:vanish w:val="0"/>
        <w:color w:val="000000"/>
        <w:spacing w:val="0"/>
        <w:kern w:val="0"/>
        <w:position w:val="0"/>
        <w:u w:val="none"/>
        <w:effect w:val="none"/>
        <w:vertAlign w:val="baseline"/>
        <w:em w:val="none"/>
      </w:rPr>
    </w:lvl>
    <w:lvl w:ilvl="2">
      <w:start w:val="1"/>
      <w:numFmt w:val="decimal"/>
      <w:lvlText w:val="%1.%2.%3"/>
      <w:lvlJc w:val="left"/>
      <w:pPr>
        <w:ind w:left="1170" w:hanging="72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8" w15:restartNumberingAfterBreak="0">
    <w:nsid w:val="69715A3F"/>
    <w:multiLevelType w:val="hybridMultilevel"/>
    <w:tmpl w:val="C3AE76F0"/>
    <w:lvl w:ilvl="0" w:tplc="0409000F">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89" w15:restartNumberingAfterBreak="0">
    <w:nsid w:val="6DB61ECD"/>
    <w:multiLevelType w:val="hybridMultilevel"/>
    <w:tmpl w:val="8A52D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E8125C0"/>
    <w:multiLevelType w:val="hybridMultilevel"/>
    <w:tmpl w:val="C2B08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6EF02FD0"/>
    <w:multiLevelType w:val="hybridMultilevel"/>
    <w:tmpl w:val="134EF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F1553D8"/>
    <w:multiLevelType w:val="hybridMultilevel"/>
    <w:tmpl w:val="30B61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08625F6"/>
    <w:multiLevelType w:val="hybridMultilevel"/>
    <w:tmpl w:val="FD3E0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48C68AA"/>
    <w:multiLevelType w:val="hybridMultilevel"/>
    <w:tmpl w:val="22BCFA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75CA20F2"/>
    <w:multiLevelType w:val="hybridMultilevel"/>
    <w:tmpl w:val="1D4A0210"/>
    <w:lvl w:ilvl="0" w:tplc="CF9AFD22">
      <w:start w:val="1"/>
      <w:numFmt w:val="bullet"/>
      <w:lvlText w:val="-"/>
      <w:lvlJc w:val="left"/>
      <w:pPr>
        <w:ind w:left="2160" w:hanging="360"/>
      </w:pPr>
      <w:rPr>
        <w:rFonts w:ascii="Gill Sans MT" w:eastAsia="Times New Roman" w:hAnsi="Gill Sans MT" w:cs="Times New Roman" w:hint="default"/>
      </w:rPr>
    </w:lvl>
    <w:lvl w:ilvl="1" w:tplc="04090019" w:tentative="1">
      <w:start w:val="1"/>
      <w:numFmt w:val="bullet"/>
      <w:lvlText w:val="o"/>
      <w:lvlJc w:val="left"/>
      <w:pPr>
        <w:ind w:left="2880" w:hanging="360"/>
      </w:pPr>
      <w:rPr>
        <w:rFonts w:ascii="Courier New" w:hAnsi="Courier New" w:cs="Courier New" w:hint="default"/>
      </w:rPr>
    </w:lvl>
    <w:lvl w:ilvl="2" w:tplc="0409001B" w:tentative="1">
      <w:start w:val="1"/>
      <w:numFmt w:val="bullet"/>
      <w:lvlText w:val=""/>
      <w:lvlJc w:val="left"/>
      <w:pPr>
        <w:ind w:left="3600" w:hanging="360"/>
      </w:pPr>
      <w:rPr>
        <w:rFonts w:ascii="Wingdings" w:hAnsi="Wingdings" w:hint="default"/>
      </w:rPr>
    </w:lvl>
    <w:lvl w:ilvl="3" w:tplc="0409000F" w:tentative="1">
      <w:start w:val="1"/>
      <w:numFmt w:val="bullet"/>
      <w:lvlText w:val=""/>
      <w:lvlJc w:val="left"/>
      <w:pPr>
        <w:ind w:left="4320" w:hanging="360"/>
      </w:pPr>
      <w:rPr>
        <w:rFonts w:ascii="Symbol" w:hAnsi="Symbol" w:hint="default"/>
      </w:rPr>
    </w:lvl>
    <w:lvl w:ilvl="4" w:tplc="04090019" w:tentative="1">
      <w:start w:val="1"/>
      <w:numFmt w:val="bullet"/>
      <w:lvlText w:val="o"/>
      <w:lvlJc w:val="left"/>
      <w:pPr>
        <w:ind w:left="5040" w:hanging="360"/>
      </w:pPr>
      <w:rPr>
        <w:rFonts w:ascii="Courier New" w:hAnsi="Courier New" w:cs="Courier New" w:hint="default"/>
      </w:rPr>
    </w:lvl>
    <w:lvl w:ilvl="5" w:tplc="0409001B" w:tentative="1">
      <w:start w:val="1"/>
      <w:numFmt w:val="bullet"/>
      <w:lvlText w:val=""/>
      <w:lvlJc w:val="left"/>
      <w:pPr>
        <w:ind w:left="5760" w:hanging="360"/>
      </w:pPr>
      <w:rPr>
        <w:rFonts w:ascii="Wingdings" w:hAnsi="Wingdings" w:hint="default"/>
      </w:rPr>
    </w:lvl>
    <w:lvl w:ilvl="6" w:tplc="0409000F" w:tentative="1">
      <w:start w:val="1"/>
      <w:numFmt w:val="bullet"/>
      <w:lvlText w:val=""/>
      <w:lvlJc w:val="left"/>
      <w:pPr>
        <w:ind w:left="6480" w:hanging="360"/>
      </w:pPr>
      <w:rPr>
        <w:rFonts w:ascii="Symbol" w:hAnsi="Symbol" w:hint="default"/>
      </w:rPr>
    </w:lvl>
    <w:lvl w:ilvl="7" w:tplc="04090019" w:tentative="1">
      <w:start w:val="1"/>
      <w:numFmt w:val="bullet"/>
      <w:lvlText w:val="o"/>
      <w:lvlJc w:val="left"/>
      <w:pPr>
        <w:ind w:left="7200" w:hanging="360"/>
      </w:pPr>
      <w:rPr>
        <w:rFonts w:ascii="Courier New" w:hAnsi="Courier New" w:cs="Courier New" w:hint="default"/>
      </w:rPr>
    </w:lvl>
    <w:lvl w:ilvl="8" w:tplc="0409001B" w:tentative="1">
      <w:start w:val="1"/>
      <w:numFmt w:val="bullet"/>
      <w:lvlText w:val=""/>
      <w:lvlJc w:val="left"/>
      <w:pPr>
        <w:ind w:left="7920" w:hanging="360"/>
      </w:pPr>
      <w:rPr>
        <w:rFonts w:ascii="Wingdings" w:hAnsi="Wingdings" w:hint="default"/>
      </w:rPr>
    </w:lvl>
  </w:abstractNum>
  <w:abstractNum w:abstractNumId="96" w15:restartNumberingAfterBreak="0">
    <w:nsid w:val="76A738CD"/>
    <w:multiLevelType w:val="hybridMultilevel"/>
    <w:tmpl w:val="865AA9F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76B959EA"/>
    <w:multiLevelType w:val="hybridMultilevel"/>
    <w:tmpl w:val="7DF6AE2E"/>
    <w:lvl w:ilvl="0" w:tplc="9ED01276">
      <w:start w:val="1"/>
      <w:numFmt w:val="bullet"/>
      <w:lvlText w:val="•"/>
      <w:lvlJc w:val="left"/>
      <w:pPr>
        <w:tabs>
          <w:tab w:val="num" w:pos="720"/>
        </w:tabs>
        <w:ind w:left="720" w:hanging="360"/>
      </w:pPr>
      <w:rPr>
        <w:rFonts w:ascii="Arial" w:hAnsi="Arial" w:hint="default"/>
      </w:rPr>
    </w:lvl>
    <w:lvl w:ilvl="1" w:tplc="8948FC3C">
      <w:start w:val="1"/>
      <w:numFmt w:val="bullet"/>
      <w:lvlText w:val="•"/>
      <w:lvlJc w:val="left"/>
      <w:pPr>
        <w:tabs>
          <w:tab w:val="num" w:pos="1440"/>
        </w:tabs>
        <w:ind w:left="1440" w:hanging="360"/>
      </w:pPr>
      <w:rPr>
        <w:rFonts w:ascii="Arial" w:hAnsi="Arial" w:hint="default"/>
      </w:rPr>
    </w:lvl>
    <w:lvl w:ilvl="2" w:tplc="442496D2">
      <w:numFmt w:val="bullet"/>
      <w:lvlText w:val="o"/>
      <w:lvlJc w:val="left"/>
      <w:pPr>
        <w:tabs>
          <w:tab w:val="num" w:pos="2160"/>
        </w:tabs>
        <w:ind w:left="2160" w:hanging="360"/>
      </w:pPr>
      <w:rPr>
        <w:rFonts w:ascii="Courier New" w:hAnsi="Courier New" w:hint="default"/>
      </w:rPr>
    </w:lvl>
    <w:lvl w:ilvl="3" w:tplc="92540BC0" w:tentative="1">
      <w:start w:val="1"/>
      <w:numFmt w:val="bullet"/>
      <w:lvlText w:val="•"/>
      <w:lvlJc w:val="left"/>
      <w:pPr>
        <w:tabs>
          <w:tab w:val="num" w:pos="2880"/>
        </w:tabs>
        <w:ind w:left="2880" w:hanging="360"/>
      </w:pPr>
      <w:rPr>
        <w:rFonts w:ascii="Arial" w:hAnsi="Arial" w:hint="default"/>
      </w:rPr>
    </w:lvl>
    <w:lvl w:ilvl="4" w:tplc="4800A1DA" w:tentative="1">
      <w:start w:val="1"/>
      <w:numFmt w:val="bullet"/>
      <w:lvlText w:val="•"/>
      <w:lvlJc w:val="left"/>
      <w:pPr>
        <w:tabs>
          <w:tab w:val="num" w:pos="3600"/>
        </w:tabs>
        <w:ind w:left="3600" w:hanging="360"/>
      </w:pPr>
      <w:rPr>
        <w:rFonts w:ascii="Arial" w:hAnsi="Arial" w:hint="default"/>
      </w:rPr>
    </w:lvl>
    <w:lvl w:ilvl="5" w:tplc="ABC663E2" w:tentative="1">
      <w:start w:val="1"/>
      <w:numFmt w:val="bullet"/>
      <w:lvlText w:val="•"/>
      <w:lvlJc w:val="left"/>
      <w:pPr>
        <w:tabs>
          <w:tab w:val="num" w:pos="4320"/>
        </w:tabs>
        <w:ind w:left="4320" w:hanging="360"/>
      </w:pPr>
      <w:rPr>
        <w:rFonts w:ascii="Arial" w:hAnsi="Arial" w:hint="default"/>
      </w:rPr>
    </w:lvl>
    <w:lvl w:ilvl="6" w:tplc="36D27B68" w:tentative="1">
      <w:start w:val="1"/>
      <w:numFmt w:val="bullet"/>
      <w:lvlText w:val="•"/>
      <w:lvlJc w:val="left"/>
      <w:pPr>
        <w:tabs>
          <w:tab w:val="num" w:pos="5040"/>
        </w:tabs>
        <w:ind w:left="5040" w:hanging="360"/>
      </w:pPr>
      <w:rPr>
        <w:rFonts w:ascii="Arial" w:hAnsi="Arial" w:hint="default"/>
      </w:rPr>
    </w:lvl>
    <w:lvl w:ilvl="7" w:tplc="C3A0889C" w:tentative="1">
      <w:start w:val="1"/>
      <w:numFmt w:val="bullet"/>
      <w:lvlText w:val="•"/>
      <w:lvlJc w:val="left"/>
      <w:pPr>
        <w:tabs>
          <w:tab w:val="num" w:pos="5760"/>
        </w:tabs>
        <w:ind w:left="5760" w:hanging="360"/>
      </w:pPr>
      <w:rPr>
        <w:rFonts w:ascii="Arial" w:hAnsi="Arial" w:hint="default"/>
      </w:rPr>
    </w:lvl>
    <w:lvl w:ilvl="8" w:tplc="652EF9E4" w:tentative="1">
      <w:start w:val="1"/>
      <w:numFmt w:val="bullet"/>
      <w:lvlText w:val="•"/>
      <w:lvlJc w:val="left"/>
      <w:pPr>
        <w:tabs>
          <w:tab w:val="num" w:pos="6480"/>
        </w:tabs>
        <w:ind w:left="6480" w:hanging="360"/>
      </w:pPr>
      <w:rPr>
        <w:rFonts w:ascii="Arial" w:hAnsi="Arial" w:hint="default"/>
      </w:rPr>
    </w:lvl>
  </w:abstractNum>
  <w:abstractNum w:abstractNumId="98" w15:restartNumberingAfterBreak="0">
    <w:nsid w:val="77E97D7E"/>
    <w:multiLevelType w:val="hybridMultilevel"/>
    <w:tmpl w:val="36F012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7B1E0A9D"/>
    <w:multiLevelType w:val="hybridMultilevel"/>
    <w:tmpl w:val="097AE394"/>
    <w:lvl w:ilvl="0" w:tplc="4EBCDF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B6355A8"/>
    <w:multiLevelType w:val="multilevel"/>
    <w:tmpl w:val="22604648"/>
    <w:lvl w:ilvl="0">
      <w:start w:val="1"/>
      <w:numFmt w:val="decimal"/>
      <w:lvlText w:val="%1"/>
      <w:lvlJc w:val="left"/>
      <w:pPr>
        <w:ind w:left="432" w:hanging="432"/>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846" w:hanging="576"/>
      </w:pPr>
      <w:rPr>
        <w:rFonts w:hint="default"/>
        <w:b/>
        <w:bCs/>
        <w:i w:val="0"/>
        <w:iCs w:val="0"/>
        <w:caps w:val="0"/>
        <w:smallCaps w:val="0"/>
        <w:strike w:val="0"/>
        <w:dstrike w:val="0"/>
        <w:vanish w:val="0"/>
        <w:color w:val="000000"/>
        <w:spacing w:val="0"/>
        <w:kern w:val="0"/>
        <w:position w:val="0"/>
        <w:u w:val="none"/>
        <w:effect w:val="none"/>
        <w:vertAlign w:val="baseline"/>
        <w:em w:val="none"/>
      </w:rPr>
    </w:lvl>
    <w:lvl w:ilvl="2">
      <w:start w:val="1"/>
      <w:numFmt w:val="decimal"/>
      <w:lvlText w:val="%1.%2.%3"/>
      <w:lvlJc w:val="left"/>
      <w:pPr>
        <w:ind w:left="1170" w:hanging="72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1" w15:restartNumberingAfterBreak="0">
    <w:nsid w:val="7BD915E0"/>
    <w:multiLevelType w:val="hybridMultilevel"/>
    <w:tmpl w:val="BFB28C5A"/>
    <w:lvl w:ilvl="0" w:tplc="CF9AFD22">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2" w15:restartNumberingAfterBreak="0">
    <w:nsid w:val="7D840553"/>
    <w:multiLevelType w:val="hybridMultilevel"/>
    <w:tmpl w:val="C22C8C38"/>
    <w:lvl w:ilvl="0" w:tplc="00CCE42A">
      <w:start w:val="1"/>
      <w:numFmt w:val="decimal"/>
      <w:lvlText w:val="%1."/>
      <w:lvlJc w:val="center"/>
      <w:pPr>
        <w:ind w:left="720" w:hanging="360"/>
      </w:pPr>
      <w:rPr>
        <w:rFonts w:hint="default"/>
      </w:rPr>
    </w:lvl>
    <w:lvl w:ilvl="1" w:tplc="E4D2D0F8" w:tentative="1">
      <w:start w:val="1"/>
      <w:numFmt w:val="lowerLetter"/>
      <w:lvlText w:val="%2."/>
      <w:lvlJc w:val="left"/>
      <w:pPr>
        <w:ind w:left="1440" w:hanging="360"/>
      </w:pPr>
    </w:lvl>
    <w:lvl w:ilvl="2" w:tplc="55CABDAA" w:tentative="1">
      <w:start w:val="1"/>
      <w:numFmt w:val="lowerRoman"/>
      <w:lvlText w:val="%3."/>
      <w:lvlJc w:val="right"/>
      <w:pPr>
        <w:ind w:left="2160" w:hanging="180"/>
      </w:pPr>
    </w:lvl>
    <w:lvl w:ilvl="3" w:tplc="ABFC75A2" w:tentative="1">
      <w:start w:val="1"/>
      <w:numFmt w:val="decimal"/>
      <w:lvlText w:val="%4."/>
      <w:lvlJc w:val="left"/>
      <w:pPr>
        <w:ind w:left="2880" w:hanging="360"/>
      </w:pPr>
    </w:lvl>
    <w:lvl w:ilvl="4" w:tplc="588C5B1A" w:tentative="1">
      <w:start w:val="1"/>
      <w:numFmt w:val="lowerLetter"/>
      <w:lvlText w:val="%5."/>
      <w:lvlJc w:val="left"/>
      <w:pPr>
        <w:ind w:left="3600" w:hanging="360"/>
      </w:pPr>
    </w:lvl>
    <w:lvl w:ilvl="5" w:tplc="6B3A2D58" w:tentative="1">
      <w:start w:val="1"/>
      <w:numFmt w:val="lowerRoman"/>
      <w:lvlText w:val="%6."/>
      <w:lvlJc w:val="right"/>
      <w:pPr>
        <w:ind w:left="4320" w:hanging="180"/>
      </w:pPr>
    </w:lvl>
    <w:lvl w:ilvl="6" w:tplc="E7789646" w:tentative="1">
      <w:start w:val="1"/>
      <w:numFmt w:val="decimal"/>
      <w:lvlText w:val="%7."/>
      <w:lvlJc w:val="left"/>
      <w:pPr>
        <w:ind w:left="5040" w:hanging="360"/>
      </w:pPr>
    </w:lvl>
    <w:lvl w:ilvl="7" w:tplc="91E43E62" w:tentative="1">
      <w:start w:val="1"/>
      <w:numFmt w:val="lowerLetter"/>
      <w:lvlText w:val="%8."/>
      <w:lvlJc w:val="left"/>
      <w:pPr>
        <w:ind w:left="5760" w:hanging="360"/>
      </w:pPr>
    </w:lvl>
    <w:lvl w:ilvl="8" w:tplc="BFD2958A" w:tentative="1">
      <w:start w:val="1"/>
      <w:numFmt w:val="lowerRoman"/>
      <w:lvlText w:val="%9."/>
      <w:lvlJc w:val="right"/>
      <w:pPr>
        <w:ind w:left="6480" w:hanging="180"/>
      </w:pPr>
    </w:lvl>
  </w:abstractNum>
  <w:abstractNum w:abstractNumId="103" w15:restartNumberingAfterBreak="0">
    <w:nsid w:val="7FD90B7E"/>
    <w:multiLevelType w:val="hybridMultilevel"/>
    <w:tmpl w:val="13BA14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0"/>
  </w:num>
  <w:num w:numId="3">
    <w:abstractNumId w:val="2"/>
  </w:num>
  <w:num w:numId="4">
    <w:abstractNumId w:val="39"/>
  </w:num>
  <w:num w:numId="5">
    <w:abstractNumId w:val="70"/>
  </w:num>
  <w:num w:numId="6">
    <w:abstractNumId w:val="8"/>
  </w:num>
  <w:num w:numId="7">
    <w:abstractNumId w:val="44"/>
  </w:num>
  <w:num w:numId="8">
    <w:abstractNumId w:val="10"/>
  </w:num>
  <w:num w:numId="9">
    <w:abstractNumId w:val="25"/>
  </w:num>
  <w:num w:numId="10">
    <w:abstractNumId w:val="55"/>
  </w:num>
  <w:num w:numId="11">
    <w:abstractNumId w:val="75"/>
  </w:num>
  <w:num w:numId="12">
    <w:abstractNumId w:val="13"/>
  </w:num>
  <w:num w:numId="13">
    <w:abstractNumId w:val="3"/>
  </w:num>
  <w:num w:numId="14">
    <w:abstractNumId w:val="101"/>
  </w:num>
  <w:num w:numId="15">
    <w:abstractNumId w:val="94"/>
  </w:num>
  <w:num w:numId="16">
    <w:abstractNumId w:val="49"/>
  </w:num>
  <w:num w:numId="17">
    <w:abstractNumId w:val="72"/>
  </w:num>
  <w:num w:numId="18">
    <w:abstractNumId w:val="0"/>
  </w:num>
  <w:num w:numId="19">
    <w:abstractNumId w:val="78"/>
  </w:num>
  <w:num w:numId="20">
    <w:abstractNumId w:val="54"/>
  </w:num>
  <w:num w:numId="21">
    <w:abstractNumId w:val="47"/>
  </w:num>
  <w:num w:numId="22">
    <w:abstractNumId w:val="36"/>
  </w:num>
  <w:num w:numId="23">
    <w:abstractNumId w:val="60"/>
  </w:num>
  <w:num w:numId="24">
    <w:abstractNumId w:val="18"/>
  </w:num>
  <w:num w:numId="25">
    <w:abstractNumId w:val="12"/>
  </w:num>
  <w:num w:numId="26">
    <w:abstractNumId w:val="69"/>
  </w:num>
  <w:num w:numId="27">
    <w:abstractNumId w:val="1"/>
  </w:num>
  <w:num w:numId="28">
    <w:abstractNumId w:val="52"/>
  </w:num>
  <w:num w:numId="2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103"/>
  </w:num>
  <w:num w:numId="32">
    <w:abstractNumId w:val="43"/>
  </w:num>
  <w:num w:numId="33">
    <w:abstractNumId w:val="67"/>
  </w:num>
  <w:num w:numId="34">
    <w:abstractNumId w:val="68"/>
  </w:num>
  <w:num w:numId="35">
    <w:abstractNumId w:val="38"/>
  </w:num>
  <w:num w:numId="36">
    <w:abstractNumId w:val="50"/>
  </w:num>
  <w:num w:numId="37">
    <w:abstractNumId w:val="7"/>
  </w:num>
  <w:num w:numId="38">
    <w:abstractNumId w:val="99"/>
  </w:num>
  <w:num w:numId="39">
    <w:abstractNumId w:val="17"/>
  </w:num>
  <w:num w:numId="40">
    <w:abstractNumId w:val="19"/>
  </w:num>
  <w:num w:numId="41">
    <w:abstractNumId w:val="56"/>
  </w:num>
  <w:num w:numId="42">
    <w:abstractNumId w:val="84"/>
  </w:num>
  <w:num w:numId="43">
    <w:abstractNumId w:val="85"/>
  </w:num>
  <w:num w:numId="44">
    <w:abstractNumId w:val="11"/>
  </w:num>
  <w:num w:numId="45">
    <w:abstractNumId w:val="62"/>
  </w:num>
  <w:num w:numId="46">
    <w:abstractNumId w:val="90"/>
  </w:num>
  <w:num w:numId="47">
    <w:abstractNumId w:val="41"/>
  </w:num>
  <w:num w:numId="48">
    <w:abstractNumId w:val="96"/>
  </w:num>
  <w:num w:numId="49">
    <w:abstractNumId w:val="5"/>
  </w:num>
  <w:num w:numId="50">
    <w:abstractNumId w:val="52"/>
  </w:num>
  <w:num w:numId="51">
    <w:abstractNumId w:val="51"/>
  </w:num>
  <w:num w:numId="52">
    <w:abstractNumId w:val="65"/>
  </w:num>
  <w:num w:numId="53">
    <w:abstractNumId w:val="61"/>
  </w:num>
  <w:num w:numId="54">
    <w:abstractNumId w:val="22"/>
  </w:num>
  <w:num w:numId="55">
    <w:abstractNumId w:val="45"/>
  </w:num>
  <w:num w:numId="56">
    <w:abstractNumId w:val="77"/>
  </w:num>
  <w:num w:numId="57">
    <w:abstractNumId w:val="37"/>
  </w:num>
  <w:num w:numId="58">
    <w:abstractNumId w:val="48"/>
  </w:num>
  <w:num w:numId="59">
    <w:abstractNumId w:val="15"/>
  </w:num>
  <w:num w:numId="60">
    <w:abstractNumId w:val="26"/>
  </w:num>
  <w:num w:numId="61">
    <w:abstractNumId w:val="80"/>
  </w:num>
  <w:num w:numId="62">
    <w:abstractNumId w:val="53"/>
  </w:num>
  <w:num w:numId="63">
    <w:abstractNumId w:val="24"/>
  </w:num>
  <w:num w:numId="64">
    <w:abstractNumId w:val="59"/>
  </w:num>
  <w:num w:numId="65">
    <w:abstractNumId w:val="21"/>
  </w:num>
  <w:num w:numId="66">
    <w:abstractNumId w:val="30"/>
  </w:num>
  <w:num w:numId="67">
    <w:abstractNumId w:val="57"/>
  </w:num>
  <w:num w:numId="68">
    <w:abstractNumId w:val="35"/>
  </w:num>
  <w:num w:numId="69">
    <w:abstractNumId w:val="46"/>
  </w:num>
  <w:num w:numId="70">
    <w:abstractNumId w:val="71"/>
  </w:num>
  <w:num w:numId="71">
    <w:abstractNumId w:val="16"/>
  </w:num>
  <w:num w:numId="72">
    <w:abstractNumId w:val="9"/>
  </w:num>
  <w:num w:numId="73">
    <w:abstractNumId w:val="6"/>
  </w:num>
  <w:num w:numId="74">
    <w:abstractNumId w:val="63"/>
  </w:num>
  <w:num w:numId="75">
    <w:abstractNumId w:val="88"/>
  </w:num>
  <w:num w:numId="76">
    <w:abstractNumId w:val="95"/>
  </w:num>
  <w:num w:numId="77">
    <w:abstractNumId w:val="20"/>
  </w:num>
  <w:num w:numId="78">
    <w:abstractNumId w:val="79"/>
  </w:num>
  <w:num w:numId="79">
    <w:abstractNumId w:val="23"/>
  </w:num>
  <w:num w:numId="80">
    <w:abstractNumId w:val="52"/>
  </w:num>
  <w:num w:numId="81">
    <w:abstractNumId w:val="52"/>
  </w:num>
  <w:num w:numId="82">
    <w:abstractNumId w:val="52"/>
  </w:num>
  <w:num w:numId="83">
    <w:abstractNumId w:val="52"/>
  </w:num>
  <w:num w:numId="84">
    <w:abstractNumId w:val="52"/>
  </w:num>
  <w:num w:numId="85">
    <w:abstractNumId w:val="52"/>
  </w:num>
  <w:num w:numId="86">
    <w:abstractNumId w:val="52"/>
  </w:num>
  <w:num w:numId="87">
    <w:abstractNumId w:val="52"/>
  </w:num>
  <w:num w:numId="88">
    <w:abstractNumId w:val="33"/>
  </w:num>
  <w:num w:numId="89">
    <w:abstractNumId w:val="66"/>
  </w:num>
  <w:num w:numId="90">
    <w:abstractNumId w:val="102"/>
  </w:num>
  <w:num w:numId="91">
    <w:abstractNumId w:val="73"/>
  </w:num>
  <w:num w:numId="92">
    <w:abstractNumId w:val="14"/>
  </w:num>
  <w:num w:numId="93">
    <w:abstractNumId w:val="74"/>
  </w:num>
  <w:num w:numId="94">
    <w:abstractNumId w:val="86"/>
  </w:num>
  <w:num w:numId="95">
    <w:abstractNumId w:val="42"/>
  </w:num>
  <w:num w:numId="96">
    <w:abstractNumId w:val="82"/>
  </w:num>
  <w:num w:numId="97">
    <w:abstractNumId w:val="83"/>
  </w:num>
  <w:num w:numId="98">
    <w:abstractNumId w:val="32"/>
  </w:num>
  <w:num w:numId="99">
    <w:abstractNumId w:val="98"/>
  </w:num>
  <w:num w:numId="100">
    <w:abstractNumId w:val="52"/>
  </w:num>
  <w:num w:numId="101">
    <w:abstractNumId w:val="58"/>
  </w:num>
  <w:num w:numId="102">
    <w:abstractNumId w:val="93"/>
  </w:num>
  <w:num w:numId="103">
    <w:abstractNumId w:val="4"/>
  </w:num>
  <w:num w:numId="104">
    <w:abstractNumId w:val="89"/>
  </w:num>
  <w:num w:numId="105">
    <w:abstractNumId w:val="28"/>
  </w:num>
  <w:num w:numId="106">
    <w:abstractNumId w:val="81"/>
  </w:num>
  <w:num w:numId="107">
    <w:abstractNumId w:val="87"/>
  </w:num>
  <w:num w:numId="108">
    <w:abstractNumId w:val="100"/>
  </w:num>
  <w:num w:numId="109">
    <w:abstractNumId w:val="10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76"/>
  </w:num>
  <w:num w:numId="111">
    <w:abstractNumId w:val="10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2"/>
  </w:num>
  <w:num w:numId="113">
    <w:abstractNumId w:val="52"/>
  </w:num>
  <w:num w:numId="114">
    <w:abstractNumId w:val="52"/>
  </w:num>
  <w:num w:numId="115">
    <w:abstractNumId w:val="52"/>
  </w:num>
  <w:num w:numId="116">
    <w:abstractNumId w:val="52"/>
  </w:num>
  <w:num w:numId="117">
    <w:abstractNumId w:val="52"/>
  </w:num>
  <w:num w:numId="118">
    <w:abstractNumId w:val="52"/>
  </w:num>
  <w:num w:numId="119">
    <w:abstractNumId w:val="52"/>
  </w:num>
  <w:num w:numId="120">
    <w:abstractNumId w:val="52"/>
  </w:num>
  <w:num w:numId="121">
    <w:abstractNumId w:val="52"/>
  </w:num>
  <w:num w:numId="122">
    <w:abstractNumId w:val="52"/>
  </w:num>
  <w:num w:numId="123">
    <w:abstractNumId w:val="52"/>
  </w:num>
  <w:num w:numId="124">
    <w:abstractNumId w:val="52"/>
  </w:num>
  <w:num w:numId="125">
    <w:abstractNumId w:val="52"/>
  </w:num>
  <w:num w:numId="126">
    <w:abstractNumId w:val="52"/>
  </w:num>
  <w:num w:numId="127">
    <w:abstractNumId w:val="52"/>
  </w:num>
  <w:num w:numId="128">
    <w:abstractNumId w:val="52"/>
  </w:num>
  <w:num w:numId="129">
    <w:abstractNumId w:val="52"/>
  </w:num>
  <w:num w:numId="130">
    <w:abstractNumId w:val="52"/>
  </w:num>
  <w:num w:numId="131">
    <w:abstractNumId w:val="52"/>
  </w:num>
  <w:num w:numId="132">
    <w:abstractNumId w:val="52"/>
  </w:num>
  <w:num w:numId="133">
    <w:abstractNumId w:val="52"/>
  </w:num>
  <w:num w:numId="134">
    <w:abstractNumId w:val="52"/>
  </w:num>
  <w:num w:numId="135">
    <w:abstractNumId w:val="91"/>
  </w:num>
  <w:num w:numId="136">
    <w:abstractNumId w:val="31"/>
  </w:num>
  <w:num w:numId="137">
    <w:abstractNumId w:val="27"/>
  </w:num>
  <w:num w:numId="138">
    <w:abstractNumId w:val="52"/>
  </w:num>
  <w:num w:numId="139">
    <w:abstractNumId w:val="52"/>
  </w:num>
  <w:num w:numId="140">
    <w:abstractNumId w:val="52"/>
  </w:num>
  <w:num w:numId="141">
    <w:abstractNumId w:val="97"/>
  </w:num>
  <w:num w:numId="142">
    <w:abstractNumId w:val="92"/>
  </w:num>
  <w:numIdMacAtCleanup w:val="13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mar Baral">
    <w15:presenceInfo w15:providerId="AD" w15:userId="S-1-5-21-2237983844-3594422194-1566261666-13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style="mso-position-horizontal:left;mso-position-horizontal-relative:margin;mso-width-relative:margin;mso-height-relative:margin" fill="f" fillcolor="white" stroke="f">
      <v:fill color="white" on="f"/>
      <v:stroke on="f"/>
      <o:colormru v:ext="edit" colors="#eaeaea,#6f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2CE"/>
    <w:rsid w:val="000002D7"/>
    <w:rsid w:val="00001B2C"/>
    <w:rsid w:val="00001EA1"/>
    <w:rsid w:val="000023C5"/>
    <w:rsid w:val="00002448"/>
    <w:rsid w:val="00002B4A"/>
    <w:rsid w:val="00002E6C"/>
    <w:rsid w:val="00002F9A"/>
    <w:rsid w:val="0000376A"/>
    <w:rsid w:val="00003E22"/>
    <w:rsid w:val="000045AC"/>
    <w:rsid w:val="00004738"/>
    <w:rsid w:val="000049D3"/>
    <w:rsid w:val="00004B7A"/>
    <w:rsid w:val="00004F85"/>
    <w:rsid w:val="00005370"/>
    <w:rsid w:val="0000575C"/>
    <w:rsid w:val="00005763"/>
    <w:rsid w:val="000057D2"/>
    <w:rsid w:val="00005BB6"/>
    <w:rsid w:val="00005C86"/>
    <w:rsid w:val="000066A1"/>
    <w:rsid w:val="00006BE0"/>
    <w:rsid w:val="00006D0C"/>
    <w:rsid w:val="0000773C"/>
    <w:rsid w:val="00007D19"/>
    <w:rsid w:val="000109BA"/>
    <w:rsid w:val="000110EA"/>
    <w:rsid w:val="0001137A"/>
    <w:rsid w:val="000125D6"/>
    <w:rsid w:val="00012BD8"/>
    <w:rsid w:val="00012E53"/>
    <w:rsid w:val="00012F84"/>
    <w:rsid w:val="00013641"/>
    <w:rsid w:val="00014AA1"/>
    <w:rsid w:val="000155D9"/>
    <w:rsid w:val="0001577B"/>
    <w:rsid w:val="0001625F"/>
    <w:rsid w:val="000162C1"/>
    <w:rsid w:val="00016377"/>
    <w:rsid w:val="00016379"/>
    <w:rsid w:val="0001659B"/>
    <w:rsid w:val="00016880"/>
    <w:rsid w:val="00016B2F"/>
    <w:rsid w:val="00016CE1"/>
    <w:rsid w:val="0001727E"/>
    <w:rsid w:val="00020CCF"/>
    <w:rsid w:val="000221A5"/>
    <w:rsid w:val="00022CCA"/>
    <w:rsid w:val="00023DD7"/>
    <w:rsid w:val="000248D8"/>
    <w:rsid w:val="00026994"/>
    <w:rsid w:val="0002723D"/>
    <w:rsid w:val="00027716"/>
    <w:rsid w:val="00027CF8"/>
    <w:rsid w:val="00027E4C"/>
    <w:rsid w:val="000300DE"/>
    <w:rsid w:val="00030439"/>
    <w:rsid w:val="00030B52"/>
    <w:rsid w:val="00030C8A"/>
    <w:rsid w:val="00031814"/>
    <w:rsid w:val="0003238F"/>
    <w:rsid w:val="00032871"/>
    <w:rsid w:val="00033735"/>
    <w:rsid w:val="00033EB7"/>
    <w:rsid w:val="000347F9"/>
    <w:rsid w:val="00034E4F"/>
    <w:rsid w:val="0003535C"/>
    <w:rsid w:val="000356E4"/>
    <w:rsid w:val="00035E4A"/>
    <w:rsid w:val="00036584"/>
    <w:rsid w:val="0003692D"/>
    <w:rsid w:val="00037493"/>
    <w:rsid w:val="00037C2D"/>
    <w:rsid w:val="0004103D"/>
    <w:rsid w:val="00041F92"/>
    <w:rsid w:val="00042341"/>
    <w:rsid w:val="0004294D"/>
    <w:rsid w:val="00042A98"/>
    <w:rsid w:val="000439E5"/>
    <w:rsid w:val="00043B96"/>
    <w:rsid w:val="00044875"/>
    <w:rsid w:val="000451E1"/>
    <w:rsid w:val="00045239"/>
    <w:rsid w:val="000458E4"/>
    <w:rsid w:val="00045BF0"/>
    <w:rsid w:val="00045F87"/>
    <w:rsid w:val="00050986"/>
    <w:rsid w:val="00050A8D"/>
    <w:rsid w:val="00050B88"/>
    <w:rsid w:val="00050D8C"/>
    <w:rsid w:val="00051670"/>
    <w:rsid w:val="000538D7"/>
    <w:rsid w:val="00053B33"/>
    <w:rsid w:val="00053D9D"/>
    <w:rsid w:val="0005443B"/>
    <w:rsid w:val="00054459"/>
    <w:rsid w:val="00054F41"/>
    <w:rsid w:val="000553A4"/>
    <w:rsid w:val="000556F3"/>
    <w:rsid w:val="00055CA1"/>
    <w:rsid w:val="00055EBF"/>
    <w:rsid w:val="00055F20"/>
    <w:rsid w:val="000564CD"/>
    <w:rsid w:val="00056B0E"/>
    <w:rsid w:val="00057BBC"/>
    <w:rsid w:val="0006200E"/>
    <w:rsid w:val="00062C96"/>
    <w:rsid w:val="00062EF4"/>
    <w:rsid w:val="00063075"/>
    <w:rsid w:val="00063B95"/>
    <w:rsid w:val="000646F2"/>
    <w:rsid w:val="00065B02"/>
    <w:rsid w:val="000661F4"/>
    <w:rsid w:val="00066423"/>
    <w:rsid w:val="00066E78"/>
    <w:rsid w:val="00066F19"/>
    <w:rsid w:val="00067170"/>
    <w:rsid w:val="000671C9"/>
    <w:rsid w:val="0006774D"/>
    <w:rsid w:val="00067CE9"/>
    <w:rsid w:val="00067FC4"/>
    <w:rsid w:val="0007032A"/>
    <w:rsid w:val="0007036F"/>
    <w:rsid w:val="0007064E"/>
    <w:rsid w:val="000708C2"/>
    <w:rsid w:val="0007178E"/>
    <w:rsid w:val="00071945"/>
    <w:rsid w:val="00072798"/>
    <w:rsid w:val="0007282A"/>
    <w:rsid w:val="00072CA6"/>
    <w:rsid w:val="00072D95"/>
    <w:rsid w:val="00072F0C"/>
    <w:rsid w:val="00073687"/>
    <w:rsid w:val="00074B26"/>
    <w:rsid w:val="00074BC8"/>
    <w:rsid w:val="00074BDA"/>
    <w:rsid w:val="0007500B"/>
    <w:rsid w:val="000751CF"/>
    <w:rsid w:val="000753F4"/>
    <w:rsid w:val="00075ECE"/>
    <w:rsid w:val="00076384"/>
    <w:rsid w:val="0007661E"/>
    <w:rsid w:val="000768BF"/>
    <w:rsid w:val="00076993"/>
    <w:rsid w:val="0007735F"/>
    <w:rsid w:val="000779DD"/>
    <w:rsid w:val="00080022"/>
    <w:rsid w:val="000808A1"/>
    <w:rsid w:val="00080B31"/>
    <w:rsid w:val="0008130A"/>
    <w:rsid w:val="000814CF"/>
    <w:rsid w:val="00081628"/>
    <w:rsid w:val="00081B7B"/>
    <w:rsid w:val="00081F87"/>
    <w:rsid w:val="0008223F"/>
    <w:rsid w:val="0008353B"/>
    <w:rsid w:val="00083720"/>
    <w:rsid w:val="00083B70"/>
    <w:rsid w:val="00083C96"/>
    <w:rsid w:val="00084371"/>
    <w:rsid w:val="00084B2E"/>
    <w:rsid w:val="00084B54"/>
    <w:rsid w:val="000850D7"/>
    <w:rsid w:val="00085B18"/>
    <w:rsid w:val="000867AB"/>
    <w:rsid w:val="000876AD"/>
    <w:rsid w:val="000876F8"/>
    <w:rsid w:val="00087E0C"/>
    <w:rsid w:val="00087E80"/>
    <w:rsid w:val="0009007B"/>
    <w:rsid w:val="000908C1"/>
    <w:rsid w:val="0009091E"/>
    <w:rsid w:val="00090941"/>
    <w:rsid w:val="00090F0E"/>
    <w:rsid w:val="00091047"/>
    <w:rsid w:val="00091167"/>
    <w:rsid w:val="00091174"/>
    <w:rsid w:val="000917C9"/>
    <w:rsid w:val="0009218E"/>
    <w:rsid w:val="000922B8"/>
    <w:rsid w:val="000928D7"/>
    <w:rsid w:val="00092C67"/>
    <w:rsid w:val="00092E6A"/>
    <w:rsid w:val="000935F8"/>
    <w:rsid w:val="00093B61"/>
    <w:rsid w:val="00093D3F"/>
    <w:rsid w:val="00093F33"/>
    <w:rsid w:val="000940D0"/>
    <w:rsid w:val="000942B4"/>
    <w:rsid w:val="000946A5"/>
    <w:rsid w:val="0009516E"/>
    <w:rsid w:val="00095876"/>
    <w:rsid w:val="00096053"/>
    <w:rsid w:val="00096FC4"/>
    <w:rsid w:val="000A0511"/>
    <w:rsid w:val="000A0BF7"/>
    <w:rsid w:val="000A0D38"/>
    <w:rsid w:val="000A149A"/>
    <w:rsid w:val="000A36BE"/>
    <w:rsid w:val="000A3F28"/>
    <w:rsid w:val="000A4D4E"/>
    <w:rsid w:val="000A6265"/>
    <w:rsid w:val="000A66D6"/>
    <w:rsid w:val="000A6B00"/>
    <w:rsid w:val="000A6D8A"/>
    <w:rsid w:val="000A71D6"/>
    <w:rsid w:val="000A7612"/>
    <w:rsid w:val="000A77A1"/>
    <w:rsid w:val="000A77EC"/>
    <w:rsid w:val="000B0258"/>
    <w:rsid w:val="000B0C03"/>
    <w:rsid w:val="000B0CFF"/>
    <w:rsid w:val="000B0ECD"/>
    <w:rsid w:val="000B24F4"/>
    <w:rsid w:val="000B27B7"/>
    <w:rsid w:val="000B27DC"/>
    <w:rsid w:val="000B2837"/>
    <w:rsid w:val="000B308B"/>
    <w:rsid w:val="000B3171"/>
    <w:rsid w:val="000B3817"/>
    <w:rsid w:val="000B3879"/>
    <w:rsid w:val="000B3BF0"/>
    <w:rsid w:val="000B3FE8"/>
    <w:rsid w:val="000B40B3"/>
    <w:rsid w:val="000B4197"/>
    <w:rsid w:val="000B5219"/>
    <w:rsid w:val="000B54FA"/>
    <w:rsid w:val="000B54FD"/>
    <w:rsid w:val="000B5C05"/>
    <w:rsid w:val="000B6634"/>
    <w:rsid w:val="000B66E0"/>
    <w:rsid w:val="000B6C8E"/>
    <w:rsid w:val="000B7887"/>
    <w:rsid w:val="000C05C4"/>
    <w:rsid w:val="000C1543"/>
    <w:rsid w:val="000C1948"/>
    <w:rsid w:val="000C1E03"/>
    <w:rsid w:val="000C23BC"/>
    <w:rsid w:val="000C269E"/>
    <w:rsid w:val="000C28F9"/>
    <w:rsid w:val="000C2EAB"/>
    <w:rsid w:val="000C2F84"/>
    <w:rsid w:val="000C36C0"/>
    <w:rsid w:val="000C3730"/>
    <w:rsid w:val="000C403F"/>
    <w:rsid w:val="000C4FAD"/>
    <w:rsid w:val="000C5A23"/>
    <w:rsid w:val="000C5A61"/>
    <w:rsid w:val="000C666F"/>
    <w:rsid w:val="000C6897"/>
    <w:rsid w:val="000C712C"/>
    <w:rsid w:val="000C7BA0"/>
    <w:rsid w:val="000C7C48"/>
    <w:rsid w:val="000C7D11"/>
    <w:rsid w:val="000C7DC9"/>
    <w:rsid w:val="000D028B"/>
    <w:rsid w:val="000D0882"/>
    <w:rsid w:val="000D1098"/>
    <w:rsid w:val="000D1C26"/>
    <w:rsid w:val="000D1C68"/>
    <w:rsid w:val="000D1DF1"/>
    <w:rsid w:val="000D21C6"/>
    <w:rsid w:val="000D22D2"/>
    <w:rsid w:val="000D2658"/>
    <w:rsid w:val="000D26D2"/>
    <w:rsid w:val="000D2E4A"/>
    <w:rsid w:val="000D3082"/>
    <w:rsid w:val="000D3099"/>
    <w:rsid w:val="000D39B8"/>
    <w:rsid w:val="000D3D53"/>
    <w:rsid w:val="000D541D"/>
    <w:rsid w:val="000D5833"/>
    <w:rsid w:val="000D5E45"/>
    <w:rsid w:val="000D6BE8"/>
    <w:rsid w:val="000D75AB"/>
    <w:rsid w:val="000D75C6"/>
    <w:rsid w:val="000D7725"/>
    <w:rsid w:val="000E07A6"/>
    <w:rsid w:val="000E0B4D"/>
    <w:rsid w:val="000E0D77"/>
    <w:rsid w:val="000E0FA4"/>
    <w:rsid w:val="000E17ED"/>
    <w:rsid w:val="000E1FBA"/>
    <w:rsid w:val="000E2724"/>
    <w:rsid w:val="000E38D6"/>
    <w:rsid w:val="000E3F25"/>
    <w:rsid w:val="000E4A7E"/>
    <w:rsid w:val="000E4FE5"/>
    <w:rsid w:val="000E5853"/>
    <w:rsid w:val="000E64F9"/>
    <w:rsid w:val="000E70AA"/>
    <w:rsid w:val="000F038D"/>
    <w:rsid w:val="000F06DE"/>
    <w:rsid w:val="000F1267"/>
    <w:rsid w:val="000F1569"/>
    <w:rsid w:val="000F1A01"/>
    <w:rsid w:val="000F2523"/>
    <w:rsid w:val="000F404C"/>
    <w:rsid w:val="000F472C"/>
    <w:rsid w:val="000F4983"/>
    <w:rsid w:val="000F5346"/>
    <w:rsid w:val="000F5397"/>
    <w:rsid w:val="000F55AB"/>
    <w:rsid w:val="000F59A7"/>
    <w:rsid w:val="000F59EB"/>
    <w:rsid w:val="000F5E4E"/>
    <w:rsid w:val="000F65AB"/>
    <w:rsid w:val="000F69DE"/>
    <w:rsid w:val="00100217"/>
    <w:rsid w:val="0010065D"/>
    <w:rsid w:val="00100BD4"/>
    <w:rsid w:val="00101132"/>
    <w:rsid w:val="001024E0"/>
    <w:rsid w:val="001027B1"/>
    <w:rsid w:val="00102D90"/>
    <w:rsid w:val="00102EF7"/>
    <w:rsid w:val="001047BE"/>
    <w:rsid w:val="00105373"/>
    <w:rsid w:val="00105A1F"/>
    <w:rsid w:val="00105DD7"/>
    <w:rsid w:val="00106702"/>
    <w:rsid w:val="00106DA5"/>
    <w:rsid w:val="00106EAD"/>
    <w:rsid w:val="00106EAE"/>
    <w:rsid w:val="001072B2"/>
    <w:rsid w:val="00107717"/>
    <w:rsid w:val="00107C6D"/>
    <w:rsid w:val="00110559"/>
    <w:rsid w:val="00110FF5"/>
    <w:rsid w:val="00111CBF"/>
    <w:rsid w:val="00111E01"/>
    <w:rsid w:val="00112BCA"/>
    <w:rsid w:val="00112ECA"/>
    <w:rsid w:val="0011302C"/>
    <w:rsid w:val="001133B8"/>
    <w:rsid w:val="00113BFE"/>
    <w:rsid w:val="00114110"/>
    <w:rsid w:val="0011424B"/>
    <w:rsid w:val="0011426A"/>
    <w:rsid w:val="00114B11"/>
    <w:rsid w:val="00114BC6"/>
    <w:rsid w:val="00114E6E"/>
    <w:rsid w:val="0011520B"/>
    <w:rsid w:val="001153DA"/>
    <w:rsid w:val="00115D23"/>
    <w:rsid w:val="001162F1"/>
    <w:rsid w:val="001163CD"/>
    <w:rsid w:val="0011643D"/>
    <w:rsid w:val="00116562"/>
    <w:rsid w:val="001173E5"/>
    <w:rsid w:val="0011788F"/>
    <w:rsid w:val="00117917"/>
    <w:rsid w:val="001216FD"/>
    <w:rsid w:val="001218C1"/>
    <w:rsid w:val="00122080"/>
    <w:rsid w:val="00122855"/>
    <w:rsid w:val="00122F5D"/>
    <w:rsid w:val="001237A8"/>
    <w:rsid w:val="00123D3E"/>
    <w:rsid w:val="00123DF5"/>
    <w:rsid w:val="00123E93"/>
    <w:rsid w:val="00124880"/>
    <w:rsid w:val="00124DB3"/>
    <w:rsid w:val="00124ECA"/>
    <w:rsid w:val="00125B4F"/>
    <w:rsid w:val="0012617E"/>
    <w:rsid w:val="001265B4"/>
    <w:rsid w:val="00127CF3"/>
    <w:rsid w:val="001308B5"/>
    <w:rsid w:val="00131AD9"/>
    <w:rsid w:val="00133209"/>
    <w:rsid w:val="00133314"/>
    <w:rsid w:val="00134255"/>
    <w:rsid w:val="001349E2"/>
    <w:rsid w:val="00134A70"/>
    <w:rsid w:val="00135A69"/>
    <w:rsid w:val="00135BF5"/>
    <w:rsid w:val="001360A8"/>
    <w:rsid w:val="001363F4"/>
    <w:rsid w:val="0013662E"/>
    <w:rsid w:val="001366BA"/>
    <w:rsid w:val="00137083"/>
    <w:rsid w:val="00137973"/>
    <w:rsid w:val="00137995"/>
    <w:rsid w:val="001405CD"/>
    <w:rsid w:val="001406F9"/>
    <w:rsid w:val="00140A41"/>
    <w:rsid w:val="00140E69"/>
    <w:rsid w:val="00141336"/>
    <w:rsid w:val="00141539"/>
    <w:rsid w:val="00141D16"/>
    <w:rsid w:val="001428B8"/>
    <w:rsid w:val="001436BF"/>
    <w:rsid w:val="00143928"/>
    <w:rsid w:val="001443A0"/>
    <w:rsid w:val="00144AB4"/>
    <w:rsid w:val="00144D64"/>
    <w:rsid w:val="0014584B"/>
    <w:rsid w:val="0014593F"/>
    <w:rsid w:val="00145B5C"/>
    <w:rsid w:val="00145DF6"/>
    <w:rsid w:val="00145FC2"/>
    <w:rsid w:val="00146641"/>
    <w:rsid w:val="001467B8"/>
    <w:rsid w:val="00146919"/>
    <w:rsid w:val="00146ACC"/>
    <w:rsid w:val="00146D99"/>
    <w:rsid w:val="00147251"/>
    <w:rsid w:val="001503DC"/>
    <w:rsid w:val="0015057C"/>
    <w:rsid w:val="0015168B"/>
    <w:rsid w:val="00151755"/>
    <w:rsid w:val="00152889"/>
    <w:rsid w:val="001529E3"/>
    <w:rsid w:val="00152EC7"/>
    <w:rsid w:val="001542DD"/>
    <w:rsid w:val="001546BC"/>
    <w:rsid w:val="00155FD6"/>
    <w:rsid w:val="00156116"/>
    <w:rsid w:val="001566BB"/>
    <w:rsid w:val="001567FB"/>
    <w:rsid w:val="00156AA8"/>
    <w:rsid w:val="0015737C"/>
    <w:rsid w:val="001577AC"/>
    <w:rsid w:val="001579DE"/>
    <w:rsid w:val="00157A8B"/>
    <w:rsid w:val="00160465"/>
    <w:rsid w:val="00160519"/>
    <w:rsid w:val="00160B06"/>
    <w:rsid w:val="001611DE"/>
    <w:rsid w:val="0016130A"/>
    <w:rsid w:val="001614C9"/>
    <w:rsid w:val="00161AB6"/>
    <w:rsid w:val="00161B29"/>
    <w:rsid w:val="00161F76"/>
    <w:rsid w:val="001620E9"/>
    <w:rsid w:val="00162140"/>
    <w:rsid w:val="00162872"/>
    <w:rsid w:val="00162D48"/>
    <w:rsid w:val="001637E5"/>
    <w:rsid w:val="0016385F"/>
    <w:rsid w:val="00164098"/>
    <w:rsid w:val="001649BD"/>
    <w:rsid w:val="00164EF9"/>
    <w:rsid w:val="001653CD"/>
    <w:rsid w:val="00165888"/>
    <w:rsid w:val="00165F6D"/>
    <w:rsid w:val="00165FB1"/>
    <w:rsid w:val="00166034"/>
    <w:rsid w:val="001665D3"/>
    <w:rsid w:val="00166814"/>
    <w:rsid w:val="00166AD4"/>
    <w:rsid w:val="00166C31"/>
    <w:rsid w:val="00166EC9"/>
    <w:rsid w:val="001675CC"/>
    <w:rsid w:val="00167A1A"/>
    <w:rsid w:val="00170D8F"/>
    <w:rsid w:val="00170DF3"/>
    <w:rsid w:val="00171C8B"/>
    <w:rsid w:val="001722E1"/>
    <w:rsid w:val="00172CFA"/>
    <w:rsid w:val="001731FA"/>
    <w:rsid w:val="00173CB4"/>
    <w:rsid w:val="00174D64"/>
    <w:rsid w:val="00175EB5"/>
    <w:rsid w:val="00176C5B"/>
    <w:rsid w:val="00177264"/>
    <w:rsid w:val="00177659"/>
    <w:rsid w:val="0018150E"/>
    <w:rsid w:val="00181D69"/>
    <w:rsid w:val="001825B5"/>
    <w:rsid w:val="00182637"/>
    <w:rsid w:val="00182EAA"/>
    <w:rsid w:val="00182F01"/>
    <w:rsid w:val="001832EB"/>
    <w:rsid w:val="00183895"/>
    <w:rsid w:val="00183C1B"/>
    <w:rsid w:val="00183CE4"/>
    <w:rsid w:val="00183E56"/>
    <w:rsid w:val="00183E95"/>
    <w:rsid w:val="0018423B"/>
    <w:rsid w:val="001843BB"/>
    <w:rsid w:val="00185387"/>
    <w:rsid w:val="0018542E"/>
    <w:rsid w:val="00185774"/>
    <w:rsid w:val="00186903"/>
    <w:rsid w:val="00187174"/>
    <w:rsid w:val="001877B5"/>
    <w:rsid w:val="0019013A"/>
    <w:rsid w:val="00192010"/>
    <w:rsid w:val="00192279"/>
    <w:rsid w:val="00192955"/>
    <w:rsid w:val="00192D67"/>
    <w:rsid w:val="00192FEA"/>
    <w:rsid w:val="00193007"/>
    <w:rsid w:val="0019338F"/>
    <w:rsid w:val="00194EBD"/>
    <w:rsid w:val="00195562"/>
    <w:rsid w:val="0019633A"/>
    <w:rsid w:val="0019711F"/>
    <w:rsid w:val="001976AC"/>
    <w:rsid w:val="001977F9"/>
    <w:rsid w:val="00197B13"/>
    <w:rsid w:val="00197EB7"/>
    <w:rsid w:val="001A0429"/>
    <w:rsid w:val="001A053C"/>
    <w:rsid w:val="001A087C"/>
    <w:rsid w:val="001A0E4F"/>
    <w:rsid w:val="001A1780"/>
    <w:rsid w:val="001A2318"/>
    <w:rsid w:val="001A2921"/>
    <w:rsid w:val="001A2963"/>
    <w:rsid w:val="001A2C41"/>
    <w:rsid w:val="001A3225"/>
    <w:rsid w:val="001A3362"/>
    <w:rsid w:val="001A3AB9"/>
    <w:rsid w:val="001A4704"/>
    <w:rsid w:val="001A48E4"/>
    <w:rsid w:val="001A4B75"/>
    <w:rsid w:val="001A5C05"/>
    <w:rsid w:val="001A5DFC"/>
    <w:rsid w:val="001A64D5"/>
    <w:rsid w:val="001A6622"/>
    <w:rsid w:val="001A665E"/>
    <w:rsid w:val="001A7A76"/>
    <w:rsid w:val="001A7C5F"/>
    <w:rsid w:val="001B0064"/>
    <w:rsid w:val="001B0287"/>
    <w:rsid w:val="001B0D7C"/>
    <w:rsid w:val="001B0F17"/>
    <w:rsid w:val="001B1955"/>
    <w:rsid w:val="001B1CD0"/>
    <w:rsid w:val="001B2410"/>
    <w:rsid w:val="001B2947"/>
    <w:rsid w:val="001B2F5F"/>
    <w:rsid w:val="001B3AC1"/>
    <w:rsid w:val="001B416A"/>
    <w:rsid w:val="001B46AE"/>
    <w:rsid w:val="001B4901"/>
    <w:rsid w:val="001B497C"/>
    <w:rsid w:val="001B4D20"/>
    <w:rsid w:val="001B4D53"/>
    <w:rsid w:val="001B5120"/>
    <w:rsid w:val="001B5E97"/>
    <w:rsid w:val="001B6869"/>
    <w:rsid w:val="001B6C99"/>
    <w:rsid w:val="001B7481"/>
    <w:rsid w:val="001B77A7"/>
    <w:rsid w:val="001B7999"/>
    <w:rsid w:val="001B7AB5"/>
    <w:rsid w:val="001C00B8"/>
    <w:rsid w:val="001C0907"/>
    <w:rsid w:val="001C0D7A"/>
    <w:rsid w:val="001C352E"/>
    <w:rsid w:val="001C3547"/>
    <w:rsid w:val="001C386B"/>
    <w:rsid w:val="001C3E84"/>
    <w:rsid w:val="001C408B"/>
    <w:rsid w:val="001C40E7"/>
    <w:rsid w:val="001C4104"/>
    <w:rsid w:val="001C4528"/>
    <w:rsid w:val="001C7793"/>
    <w:rsid w:val="001C788D"/>
    <w:rsid w:val="001D06BB"/>
    <w:rsid w:val="001D1824"/>
    <w:rsid w:val="001D18CA"/>
    <w:rsid w:val="001D2059"/>
    <w:rsid w:val="001D3126"/>
    <w:rsid w:val="001D31D0"/>
    <w:rsid w:val="001D32FB"/>
    <w:rsid w:val="001D4247"/>
    <w:rsid w:val="001D452A"/>
    <w:rsid w:val="001D4996"/>
    <w:rsid w:val="001D4CB5"/>
    <w:rsid w:val="001D6FF3"/>
    <w:rsid w:val="001D72CA"/>
    <w:rsid w:val="001E10B9"/>
    <w:rsid w:val="001E3856"/>
    <w:rsid w:val="001E3A43"/>
    <w:rsid w:val="001E3ADA"/>
    <w:rsid w:val="001E3BC8"/>
    <w:rsid w:val="001E46DE"/>
    <w:rsid w:val="001E4E2A"/>
    <w:rsid w:val="001E53E7"/>
    <w:rsid w:val="001E5467"/>
    <w:rsid w:val="001E5855"/>
    <w:rsid w:val="001E5A51"/>
    <w:rsid w:val="001E5F06"/>
    <w:rsid w:val="001E7BC2"/>
    <w:rsid w:val="001E7E8F"/>
    <w:rsid w:val="001F01C4"/>
    <w:rsid w:val="001F058A"/>
    <w:rsid w:val="001F0C0E"/>
    <w:rsid w:val="001F122A"/>
    <w:rsid w:val="001F143F"/>
    <w:rsid w:val="001F1895"/>
    <w:rsid w:val="001F2264"/>
    <w:rsid w:val="001F2E5E"/>
    <w:rsid w:val="001F3021"/>
    <w:rsid w:val="001F3348"/>
    <w:rsid w:val="001F36F3"/>
    <w:rsid w:val="001F4328"/>
    <w:rsid w:val="001F4DAF"/>
    <w:rsid w:val="001F4E37"/>
    <w:rsid w:val="001F5299"/>
    <w:rsid w:val="001F5CEC"/>
    <w:rsid w:val="001F62C1"/>
    <w:rsid w:val="001F63C6"/>
    <w:rsid w:val="001F66FE"/>
    <w:rsid w:val="001F6955"/>
    <w:rsid w:val="001F6995"/>
    <w:rsid w:val="002004B2"/>
    <w:rsid w:val="00200A07"/>
    <w:rsid w:val="0020114A"/>
    <w:rsid w:val="002018DE"/>
    <w:rsid w:val="00201D80"/>
    <w:rsid w:val="00201EFC"/>
    <w:rsid w:val="00201F79"/>
    <w:rsid w:val="00202364"/>
    <w:rsid w:val="002023F4"/>
    <w:rsid w:val="0020243B"/>
    <w:rsid w:val="00202EED"/>
    <w:rsid w:val="002038BE"/>
    <w:rsid w:val="00203A37"/>
    <w:rsid w:val="00203C39"/>
    <w:rsid w:val="002040E2"/>
    <w:rsid w:val="002042B5"/>
    <w:rsid w:val="00204B09"/>
    <w:rsid w:val="00204C34"/>
    <w:rsid w:val="00204FB6"/>
    <w:rsid w:val="00205175"/>
    <w:rsid w:val="00205AB3"/>
    <w:rsid w:val="00205F13"/>
    <w:rsid w:val="00206245"/>
    <w:rsid w:val="002065EB"/>
    <w:rsid w:val="00207713"/>
    <w:rsid w:val="00207878"/>
    <w:rsid w:val="00207AA4"/>
    <w:rsid w:val="00207F5B"/>
    <w:rsid w:val="00210347"/>
    <w:rsid w:val="00210402"/>
    <w:rsid w:val="002105BA"/>
    <w:rsid w:val="00210AA5"/>
    <w:rsid w:val="002110B1"/>
    <w:rsid w:val="002116BA"/>
    <w:rsid w:val="00211844"/>
    <w:rsid w:val="00211F10"/>
    <w:rsid w:val="00212AC7"/>
    <w:rsid w:val="00212C59"/>
    <w:rsid w:val="002132EB"/>
    <w:rsid w:val="00213409"/>
    <w:rsid w:val="00214260"/>
    <w:rsid w:val="00214347"/>
    <w:rsid w:val="00214CA5"/>
    <w:rsid w:val="00215457"/>
    <w:rsid w:val="00215E71"/>
    <w:rsid w:val="002165F9"/>
    <w:rsid w:val="00216A0C"/>
    <w:rsid w:val="0021772A"/>
    <w:rsid w:val="00217FF7"/>
    <w:rsid w:val="0022034C"/>
    <w:rsid w:val="002204FA"/>
    <w:rsid w:val="00220E3E"/>
    <w:rsid w:val="00222CF8"/>
    <w:rsid w:val="0022324C"/>
    <w:rsid w:val="00223812"/>
    <w:rsid w:val="00224134"/>
    <w:rsid w:val="002241B2"/>
    <w:rsid w:val="002243A8"/>
    <w:rsid w:val="00224CF3"/>
    <w:rsid w:val="00225CB5"/>
    <w:rsid w:val="00225DF2"/>
    <w:rsid w:val="00226141"/>
    <w:rsid w:val="00226731"/>
    <w:rsid w:val="00226921"/>
    <w:rsid w:val="00226B29"/>
    <w:rsid w:val="00226E73"/>
    <w:rsid w:val="00227814"/>
    <w:rsid w:val="00227922"/>
    <w:rsid w:val="00227BD8"/>
    <w:rsid w:val="002300BB"/>
    <w:rsid w:val="0023183A"/>
    <w:rsid w:val="00231A26"/>
    <w:rsid w:val="00231A57"/>
    <w:rsid w:val="0023322B"/>
    <w:rsid w:val="00233985"/>
    <w:rsid w:val="00233E42"/>
    <w:rsid w:val="00234FDC"/>
    <w:rsid w:val="002358AC"/>
    <w:rsid w:val="00235DC8"/>
    <w:rsid w:val="0023624A"/>
    <w:rsid w:val="00236C84"/>
    <w:rsid w:val="00236ECB"/>
    <w:rsid w:val="002372ED"/>
    <w:rsid w:val="0023739E"/>
    <w:rsid w:val="002400AD"/>
    <w:rsid w:val="002404BF"/>
    <w:rsid w:val="002409B2"/>
    <w:rsid w:val="00240A5E"/>
    <w:rsid w:val="00240CFC"/>
    <w:rsid w:val="00241A3C"/>
    <w:rsid w:val="0024250F"/>
    <w:rsid w:val="00242B56"/>
    <w:rsid w:val="00242CA2"/>
    <w:rsid w:val="002435AC"/>
    <w:rsid w:val="00243886"/>
    <w:rsid w:val="002438E6"/>
    <w:rsid w:val="002439C7"/>
    <w:rsid w:val="002446A4"/>
    <w:rsid w:val="00244B27"/>
    <w:rsid w:val="002452B3"/>
    <w:rsid w:val="00245704"/>
    <w:rsid w:val="00245953"/>
    <w:rsid w:val="002465FD"/>
    <w:rsid w:val="00246AF5"/>
    <w:rsid w:val="00246DAE"/>
    <w:rsid w:val="002470A7"/>
    <w:rsid w:val="0024783F"/>
    <w:rsid w:val="00247A8F"/>
    <w:rsid w:val="00247FE3"/>
    <w:rsid w:val="00250290"/>
    <w:rsid w:val="002506AE"/>
    <w:rsid w:val="002508F7"/>
    <w:rsid w:val="002515C4"/>
    <w:rsid w:val="00251BC8"/>
    <w:rsid w:val="00252FD2"/>
    <w:rsid w:val="00253236"/>
    <w:rsid w:val="0025356A"/>
    <w:rsid w:val="0025366B"/>
    <w:rsid w:val="00253807"/>
    <w:rsid w:val="00253991"/>
    <w:rsid w:val="00253DE4"/>
    <w:rsid w:val="00253FFE"/>
    <w:rsid w:val="002543E4"/>
    <w:rsid w:val="00254AC3"/>
    <w:rsid w:val="00255721"/>
    <w:rsid w:val="002557E8"/>
    <w:rsid w:val="00255F8B"/>
    <w:rsid w:val="00256483"/>
    <w:rsid w:val="00257697"/>
    <w:rsid w:val="00257E8F"/>
    <w:rsid w:val="0026052F"/>
    <w:rsid w:val="0026063A"/>
    <w:rsid w:val="002615EA"/>
    <w:rsid w:val="00261AFC"/>
    <w:rsid w:val="00262115"/>
    <w:rsid w:val="00262451"/>
    <w:rsid w:val="00262624"/>
    <w:rsid w:val="00262845"/>
    <w:rsid w:val="00262A5E"/>
    <w:rsid w:val="00262B5D"/>
    <w:rsid w:val="00263602"/>
    <w:rsid w:val="0026411C"/>
    <w:rsid w:val="00264A0F"/>
    <w:rsid w:val="00265186"/>
    <w:rsid w:val="00265276"/>
    <w:rsid w:val="00265D9F"/>
    <w:rsid w:val="00266044"/>
    <w:rsid w:val="00266E4E"/>
    <w:rsid w:val="002678AA"/>
    <w:rsid w:val="0027023F"/>
    <w:rsid w:val="002704C1"/>
    <w:rsid w:val="00270778"/>
    <w:rsid w:val="0027112E"/>
    <w:rsid w:val="00271E5E"/>
    <w:rsid w:val="00271E8D"/>
    <w:rsid w:val="0027205D"/>
    <w:rsid w:val="002733C6"/>
    <w:rsid w:val="0027355D"/>
    <w:rsid w:val="00273D4B"/>
    <w:rsid w:val="00274CC3"/>
    <w:rsid w:val="00274FB1"/>
    <w:rsid w:val="002757F5"/>
    <w:rsid w:val="002759C7"/>
    <w:rsid w:val="00275EC6"/>
    <w:rsid w:val="00275FAD"/>
    <w:rsid w:val="00276625"/>
    <w:rsid w:val="00277049"/>
    <w:rsid w:val="0027708E"/>
    <w:rsid w:val="0027733A"/>
    <w:rsid w:val="00277B64"/>
    <w:rsid w:val="00277D5A"/>
    <w:rsid w:val="002807B4"/>
    <w:rsid w:val="00280DA7"/>
    <w:rsid w:val="00281CD8"/>
    <w:rsid w:val="00282009"/>
    <w:rsid w:val="00282409"/>
    <w:rsid w:val="00282FEC"/>
    <w:rsid w:val="00283859"/>
    <w:rsid w:val="00283E17"/>
    <w:rsid w:val="002841B2"/>
    <w:rsid w:val="002848FC"/>
    <w:rsid w:val="00284AD0"/>
    <w:rsid w:val="00285C8D"/>
    <w:rsid w:val="002860F5"/>
    <w:rsid w:val="0028665A"/>
    <w:rsid w:val="00286BAC"/>
    <w:rsid w:val="00286C79"/>
    <w:rsid w:val="00286DE6"/>
    <w:rsid w:val="00287663"/>
    <w:rsid w:val="002908C9"/>
    <w:rsid w:val="00290B4C"/>
    <w:rsid w:val="00290F6A"/>
    <w:rsid w:val="002911DD"/>
    <w:rsid w:val="00292945"/>
    <w:rsid w:val="00292A76"/>
    <w:rsid w:val="00293098"/>
    <w:rsid w:val="00293897"/>
    <w:rsid w:val="00293B5D"/>
    <w:rsid w:val="00294390"/>
    <w:rsid w:val="002944F6"/>
    <w:rsid w:val="002946DF"/>
    <w:rsid w:val="0029498D"/>
    <w:rsid w:val="0029549A"/>
    <w:rsid w:val="002967A0"/>
    <w:rsid w:val="00296DDE"/>
    <w:rsid w:val="00297139"/>
    <w:rsid w:val="0029785B"/>
    <w:rsid w:val="002979D1"/>
    <w:rsid w:val="00297C13"/>
    <w:rsid w:val="002A01E8"/>
    <w:rsid w:val="002A077C"/>
    <w:rsid w:val="002A0DA3"/>
    <w:rsid w:val="002A1256"/>
    <w:rsid w:val="002A15E0"/>
    <w:rsid w:val="002A187B"/>
    <w:rsid w:val="002A1C65"/>
    <w:rsid w:val="002A424F"/>
    <w:rsid w:val="002A46D1"/>
    <w:rsid w:val="002A4A05"/>
    <w:rsid w:val="002A4C1F"/>
    <w:rsid w:val="002A4CB9"/>
    <w:rsid w:val="002A4D73"/>
    <w:rsid w:val="002A504B"/>
    <w:rsid w:val="002A5055"/>
    <w:rsid w:val="002A545C"/>
    <w:rsid w:val="002A5598"/>
    <w:rsid w:val="002A5D78"/>
    <w:rsid w:val="002A60DD"/>
    <w:rsid w:val="002A6257"/>
    <w:rsid w:val="002A7601"/>
    <w:rsid w:val="002A7E5D"/>
    <w:rsid w:val="002B042D"/>
    <w:rsid w:val="002B1750"/>
    <w:rsid w:val="002B1A09"/>
    <w:rsid w:val="002B1B2B"/>
    <w:rsid w:val="002B1DB0"/>
    <w:rsid w:val="002B25D7"/>
    <w:rsid w:val="002B27DD"/>
    <w:rsid w:val="002B42BC"/>
    <w:rsid w:val="002B4690"/>
    <w:rsid w:val="002B490C"/>
    <w:rsid w:val="002B498A"/>
    <w:rsid w:val="002B4A93"/>
    <w:rsid w:val="002B5555"/>
    <w:rsid w:val="002B5BF0"/>
    <w:rsid w:val="002B66AD"/>
    <w:rsid w:val="002B69F6"/>
    <w:rsid w:val="002B797F"/>
    <w:rsid w:val="002B7B6A"/>
    <w:rsid w:val="002C003D"/>
    <w:rsid w:val="002C00F0"/>
    <w:rsid w:val="002C041B"/>
    <w:rsid w:val="002C08B0"/>
    <w:rsid w:val="002C18C7"/>
    <w:rsid w:val="002C1C86"/>
    <w:rsid w:val="002C3933"/>
    <w:rsid w:val="002C3B6F"/>
    <w:rsid w:val="002C47B0"/>
    <w:rsid w:val="002C4FDA"/>
    <w:rsid w:val="002C5117"/>
    <w:rsid w:val="002C5F2A"/>
    <w:rsid w:val="002C6904"/>
    <w:rsid w:val="002C7197"/>
    <w:rsid w:val="002D03C0"/>
    <w:rsid w:val="002D0516"/>
    <w:rsid w:val="002D09A2"/>
    <w:rsid w:val="002D1343"/>
    <w:rsid w:val="002D1FBD"/>
    <w:rsid w:val="002D2301"/>
    <w:rsid w:val="002D253C"/>
    <w:rsid w:val="002D2797"/>
    <w:rsid w:val="002D301E"/>
    <w:rsid w:val="002D335D"/>
    <w:rsid w:val="002D3EF9"/>
    <w:rsid w:val="002D44D6"/>
    <w:rsid w:val="002D4A70"/>
    <w:rsid w:val="002D4CD0"/>
    <w:rsid w:val="002D5246"/>
    <w:rsid w:val="002D55E6"/>
    <w:rsid w:val="002D59D7"/>
    <w:rsid w:val="002D5FF0"/>
    <w:rsid w:val="002D7B6D"/>
    <w:rsid w:val="002D7E63"/>
    <w:rsid w:val="002E0262"/>
    <w:rsid w:val="002E05F2"/>
    <w:rsid w:val="002E09C1"/>
    <w:rsid w:val="002E10A7"/>
    <w:rsid w:val="002E12D6"/>
    <w:rsid w:val="002E211C"/>
    <w:rsid w:val="002E2387"/>
    <w:rsid w:val="002E23EF"/>
    <w:rsid w:val="002E243A"/>
    <w:rsid w:val="002E2821"/>
    <w:rsid w:val="002E2E99"/>
    <w:rsid w:val="002E318A"/>
    <w:rsid w:val="002E3DD7"/>
    <w:rsid w:val="002E3EAD"/>
    <w:rsid w:val="002E4015"/>
    <w:rsid w:val="002E4ABD"/>
    <w:rsid w:val="002E4C93"/>
    <w:rsid w:val="002E4E08"/>
    <w:rsid w:val="002E5B4E"/>
    <w:rsid w:val="002E6814"/>
    <w:rsid w:val="002E7AA8"/>
    <w:rsid w:val="002F1665"/>
    <w:rsid w:val="002F1B70"/>
    <w:rsid w:val="002F1F45"/>
    <w:rsid w:val="002F377F"/>
    <w:rsid w:val="002F3A15"/>
    <w:rsid w:val="002F3F7F"/>
    <w:rsid w:val="002F461A"/>
    <w:rsid w:val="002F4981"/>
    <w:rsid w:val="002F4C61"/>
    <w:rsid w:val="002F5252"/>
    <w:rsid w:val="002F641B"/>
    <w:rsid w:val="002F71F9"/>
    <w:rsid w:val="002F734A"/>
    <w:rsid w:val="002F75F7"/>
    <w:rsid w:val="002F7B1D"/>
    <w:rsid w:val="002F7FBD"/>
    <w:rsid w:val="002F7FD4"/>
    <w:rsid w:val="0030024F"/>
    <w:rsid w:val="0030149F"/>
    <w:rsid w:val="003016D7"/>
    <w:rsid w:val="003019F1"/>
    <w:rsid w:val="00301A0A"/>
    <w:rsid w:val="00301E56"/>
    <w:rsid w:val="00302721"/>
    <w:rsid w:val="0030295D"/>
    <w:rsid w:val="0030313B"/>
    <w:rsid w:val="0030314B"/>
    <w:rsid w:val="00304249"/>
    <w:rsid w:val="00304668"/>
    <w:rsid w:val="00304BF7"/>
    <w:rsid w:val="003050AD"/>
    <w:rsid w:val="003057B5"/>
    <w:rsid w:val="003062C0"/>
    <w:rsid w:val="00306AA2"/>
    <w:rsid w:val="00306AEB"/>
    <w:rsid w:val="00307F9E"/>
    <w:rsid w:val="003100E9"/>
    <w:rsid w:val="00310848"/>
    <w:rsid w:val="00310DE8"/>
    <w:rsid w:val="00310FA7"/>
    <w:rsid w:val="0031181A"/>
    <w:rsid w:val="003138FE"/>
    <w:rsid w:val="00315AE3"/>
    <w:rsid w:val="003163B6"/>
    <w:rsid w:val="00316915"/>
    <w:rsid w:val="00316E7D"/>
    <w:rsid w:val="00316FB0"/>
    <w:rsid w:val="00317D0B"/>
    <w:rsid w:val="00320008"/>
    <w:rsid w:val="00320508"/>
    <w:rsid w:val="0032112B"/>
    <w:rsid w:val="0032132E"/>
    <w:rsid w:val="003223F5"/>
    <w:rsid w:val="00322FCA"/>
    <w:rsid w:val="00323CFB"/>
    <w:rsid w:val="00324095"/>
    <w:rsid w:val="0032413B"/>
    <w:rsid w:val="003241DF"/>
    <w:rsid w:val="0032421F"/>
    <w:rsid w:val="003246B1"/>
    <w:rsid w:val="00325D60"/>
    <w:rsid w:val="00325FC6"/>
    <w:rsid w:val="00326A06"/>
    <w:rsid w:val="00327693"/>
    <w:rsid w:val="003279EB"/>
    <w:rsid w:val="00327BD4"/>
    <w:rsid w:val="0033089C"/>
    <w:rsid w:val="0033150C"/>
    <w:rsid w:val="00331E97"/>
    <w:rsid w:val="00332448"/>
    <w:rsid w:val="0033280A"/>
    <w:rsid w:val="00333137"/>
    <w:rsid w:val="0033352E"/>
    <w:rsid w:val="00334154"/>
    <w:rsid w:val="00334377"/>
    <w:rsid w:val="00334490"/>
    <w:rsid w:val="00334956"/>
    <w:rsid w:val="00334E72"/>
    <w:rsid w:val="003378A3"/>
    <w:rsid w:val="0034050E"/>
    <w:rsid w:val="0034095B"/>
    <w:rsid w:val="003420AA"/>
    <w:rsid w:val="003427C5"/>
    <w:rsid w:val="003427FD"/>
    <w:rsid w:val="00342CFB"/>
    <w:rsid w:val="003431A6"/>
    <w:rsid w:val="003431B6"/>
    <w:rsid w:val="0034348F"/>
    <w:rsid w:val="00343617"/>
    <w:rsid w:val="00343816"/>
    <w:rsid w:val="00343E23"/>
    <w:rsid w:val="00343EB5"/>
    <w:rsid w:val="003444D1"/>
    <w:rsid w:val="00344A80"/>
    <w:rsid w:val="00345540"/>
    <w:rsid w:val="00345975"/>
    <w:rsid w:val="00346265"/>
    <w:rsid w:val="003462CA"/>
    <w:rsid w:val="003469B9"/>
    <w:rsid w:val="00346D58"/>
    <w:rsid w:val="0034781A"/>
    <w:rsid w:val="00347AC2"/>
    <w:rsid w:val="00347C7A"/>
    <w:rsid w:val="003504E2"/>
    <w:rsid w:val="00351122"/>
    <w:rsid w:val="00351408"/>
    <w:rsid w:val="0035148A"/>
    <w:rsid w:val="00351797"/>
    <w:rsid w:val="00352AA1"/>
    <w:rsid w:val="00352BC0"/>
    <w:rsid w:val="00353123"/>
    <w:rsid w:val="00353B8C"/>
    <w:rsid w:val="00353CCA"/>
    <w:rsid w:val="00353E74"/>
    <w:rsid w:val="00354052"/>
    <w:rsid w:val="003546C8"/>
    <w:rsid w:val="00354E41"/>
    <w:rsid w:val="00354EB6"/>
    <w:rsid w:val="00355049"/>
    <w:rsid w:val="003551F2"/>
    <w:rsid w:val="00355542"/>
    <w:rsid w:val="00355B6A"/>
    <w:rsid w:val="003567FA"/>
    <w:rsid w:val="00356CF3"/>
    <w:rsid w:val="003571F7"/>
    <w:rsid w:val="00357863"/>
    <w:rsid w:val="00357DBC"/>
    <w:rsid w:val="00360BE8"/>
    <w:rsid w:val="00360DC7"/>
    <w:rsid w:val="0036143B"/>
    <w:rsid w:val="00361DB0"/>
    <w:rsid w:val="0036230C"/>
    <w:rsid w:val="0036270B"/>
    <w:rsid w:val="00362A31"/>
    <w:rsid w:val="00362D97"/>
    <w:rsid w:val="00362FF5"/>
    <w:rsid w:val="00363388"/>
    <w:rsid w:val="00363BB7"/>
    <w:rsid w:val="0036426F"/>
    <w:rsid w:val="0036432F"/>
    <w:rsid w:val="003647CF"/>
    <w:rsid w:val="00364BED"/>
    <w:rsid w:val="00365549"/>
    <w:rsid w:val="00365A16"/>
    <w:rsid w:val="00365F00"/>
    <w:rsid w:val="0036659F"/>
    <w:rsid w:val="00366641"/>
    <w:rsid w:val="00366CA9"/>
    <w:rsid w:val="00367D2E"/>
    <w:rsid w:val="0037027F"/>
    <w:rsid w:val="003704A2"/>
    <w:rsid w:val="00370915"/>
    <w:rsid w:val="00370A48"/>
    <w:rsid w:val="0037126F"/>
    <w:rsid w:val="00372599"/>
    <w:rsid w:val="00373554"/>
    <w:rsid w:val="00373851"/>
    <w:rsid w:val="003738EF"/>
    <w:rsid w:val="00373A50"/>
    <w:rsid w:val="00374B8F"/>
    <w:rsid w:val="003755A6"/>
    <w:rsid w:val="00375ADA"/>
    <w:rsid w:val="003764D9"/>
    <w:rsid w:val="003767F1"/>
    <w:rsid w:val="0037708C"/>
    <w:rsid w:val="0037737A"/>
    <w:rsid w:val="003800FE"/>
    <w:rsid w:val="003807EA"/>
    <w:rsid w:val="00381631"/>
    <w:rsid w:val="00382C75"/>
    <w:rsid w:val="00382FC0"/>
    <w:rsid w:val="003847DB"/>
    <w:rsid w:val="00384AA3"/>
    <w:rsid w:val="00385067"/>
    <w:rsid w:val="003857ED"/>
    <w:rsid w:val="003858EB"/>
    <w:rsid w:val="00385DC2"/>
    <w:rsid w:val="00386237"/>
    <w:rsid w:val="00386820"/>
    <w:rsid w:val="003871AA"/>
    <w:rsid w:val="003877A6"/>
    <w:rsid w:val="00387C7C"/>
    <w:rsid w:val="00387E5F"/>
    <w:rsid w:val="00390131"/>
    <w:rsid w:val="003913C9"/>
    <w:rsid w:val="0039142A"/>
    <w:rsid w:val="00391817"/>
    <w:rsid w:val="00391EEF"/>
    <w:rsid w:val="00392156"/>
    <w:rsid w:val="003924B1"/>
    <w:rsid w:val="003931F7"/>
    <w:rsid w:val="003933FC"/>
    <w:rsid w:val="003943A1"/>
    <w:rsid w:val="003947B6"/>
    <w:rsid w:val="00394C79"/>
    <w:rsid w:val="00394CFE"/>
    <w:rsid w:val="0039535D"/>
    <w:rsid w:val="003956CC"/>
    <w:rsid w:val="00395A4F"/>
    <w:rsid w:val="003965AE"/>
    <w:rsid w:val="00396865"/>
    <w:rsid w:val="003968C6"/>
    <w:rsid w:val="00397303"/>
    <w:rsid w:val="00397A7B"/>
    <w:rsid w:val="003A019A"/>
    <w:rsid w:val="003A023A"/>
    <w:rsid w:val="003A0335"/>
    <w:rsid w:val="003A0649"/>
    <w:rsid w:val="003A106C"/>
    <w:rsid w:val="003A19B0"/>
    <w:rsid w:val="003A1BAD"/>
    <w:rsid w:val="003A1D67"/>
    <w:rsid w:val="003A29D4"/>
    <w:rsid w:val="003A3C8F"/>
    <w:rsid w:val="003A4158"/>
    <w:rsid w:val="003A4432"/>
    <w:rsid w:val="003A45A2"/>
    <w:rsid w:val="003A4C98"/>
    <w:rsid w:val="003A4D1F"/>
    <w:rsid w:val="003A4EE8"/>
    <w:rsid w:val="003A614E"/>
    <w:rsid w:val="003A6C4A"/>
    <w:rsid w:val="003A7A3B"/>
    <w:rsid w:val="003A7ECA"/>
    <w:rsid w:val="003B01CF"/>
    <w:rsid w:val="003B17DE"/>
    <w:rsid w:val="003B20E0"/>
    <w:rsid w:val="003B2142"/>
    <w:rsid w:val="003B2305"/>
    <w:rsid w:val="003B2F07"/>
    <w:rsid w:val="003B40D8"/>
    <w:rsid w:val="003B44D8"/>
    <w:rsid w:val="003B464D"/>
    <w:rsid w:val="003B4CA7"/>
    <w:rsid w:val="003B4CD6"/>
    <w:rsid w:val="003B584D"/>
    <w:rsid w:val="003B60A0"/>
    <w:rsid w:val="003B659C"/>
    <w:rsid w:val="003B7795"/>
    <w:rsid w:val="003B7E3B"/>
    <w:rsid w:val="003C0A55"/>
    <w:rsid w:val="003C1AD3"/>
    <w:rsid w:val="003C259D"/>
    <w:rsid w:val="003C298A"/>
    <w:rsid w:val="003C2E58"/>
    <w:rsid w:val="003C34F1"/>
    <w:rsid w:val="003C36F3"/>
    <w:rsid w:val="003C4710"/>
    <w:rsid w:val="003C47F0"/>
    <w:rsid w:val="003C4F96"/>
    <w:rsid w:val="003C55E3"/>
    <w:rsid w:val="003C5DFC"/>
    <w:rsid w:val="003C626E"/>
    <w:rsid w:val="003C6919"/>
    <w:rsid w:val="003C724C"/>
    <w:rsid w:val="003C72B0"/>
    <w:rsid w:val="003C7572"/>
    <w:rsid w:val="003C7B8D"/>
    <w:rsid w:val="003D108A"/>
    <w:rsid w:val="003D14E8"/>
    <w:rsid w:val="003D1FE8"/>
    <w:rsid w:val="003D276E"/>
    <w:rsid w:val="003D2778"/>
    <w:rsid w:val="003D3023"/>
    <w:rsid w:val="003D32AB"/>
    <w:rsid w:val="003D3564"/>
    <w:rsid w:val="003D3773"/>
    <w:rsid w:val="003D37DF"/>
    <w:rsid w:val="003D406B"/>
    <w:rsid w:val="003D50BD"/>
    <w:rsid w:val="003D54F3"/>
    <w:rsid w:val="003D5634"/>
    <w:rsid w:val="003D5682"/>
    <w:rsid w:val="003D6AA8"/>
    <w:rsid w:val="003D71C5"/>
    <w:rsid w:val="003D7508"/>
    <w:rsid w:val="003D756C"/>
    <w:rsid w:val="003D7667"/>
    <w:rsid w:val="003D7A0E"/>
    <w:rsid w:val="003D7A40"/>
    <w:rsid w:val="003E046F"/>
    <w:rsid w:val="003E0486"/>
    <w:rsid w:val="003E0CBB"/>
    <w:rsid w:val="003E103D"/>
    <w:rsid w:val="003E114B"/>
    <w:rsid w:val="003E145E"/>
    <w:rsid w:val="003E1522"/>
    <w:rsid w:val="003E1633"/>
    <w:rsid w:val="003E1B24"/>
    <w:rsid w:val="003E1C3F"/>
    <w:rsid w:val="003E1F10"/>
    <w:rsid w:val="003E1F2E"/>
    <w:rsid w:val="003E2BEA"/>
    <w:rsid w:val="003E3885"/>
    <w:rsid w:val="003E53B2"/>
    <w:rsid w:val="003E5E32"/>
    <w:rsid w:val="003E5E61"/>
    <w:rsid w:val="003E6BE4"/>
    <w:rsid w:val="003E6FD6"/>
    <w:rsid w:val="003E710B"/>
    <w:rsid w:val="003E71F6"/>
    <w:rsid w:val="003E7C96"/>
    <w:rsid w:val="003F06F4"/>
    <w:rsid w:val="003F0793"/>
    <w:rsid w:val="003F1405"/>
    <w:rsid w:val="003F1B02"/>
    <w:rsid w:val="003F2226"/>
    <w:rsid w:val="003F2732"/>
    <w:rsid w:val="003F28EB"/>
    <w:rsid w:val="003F2A3E"/>
    <w:rsid w:val="003F34DD"/>
    <w:rsid w:val="003F3A38"/>
    <w:rsid w:val="003F4232"/>
    <w:rsid w:val="003F4981"/>
    <w:rsid w:val="003F5B49"/>
    <w:rsid w:val="003F5D84"/>
    <w:rsid w:val="003F668D"/>
    <w:rsid w:val="003F6EAE"/>
    <w:rsid w:val="003F7870"/>
    <w:rsid w:val="003F7B6A"/>
    <w:rsid w:val="003F7E67"/>
    <w:rsid w:val="0040060C"/>
    <w:rsid w:val="0040067C"/>
    <w:rsid w:val="00400AFA"/>
    <w:rsid w:val="00400C9C"/>
    <w:rsid w:val="0040237D"/>
    <w:rsid w:val="0040238F"/>
    <w:rsid w:val="0040317B"/>
    <w:rsid w:val="00403ADA"/>
    <w:rsid w:val="00404AC4"/>
    <w:rsid w:val="00404DA1"/>
    <w:rsid w:val="00404DFA"/>
    <w:rsid w:val="00405450"/>
    <w:rsid w:val="00405895"/>
    <w:rsid w:val="00405C6F"/>
    <w:rsid w:val="004062BF"/>
    <w:rsid w:val="004067A2"/>
    <w:rsid w:val="00406CD4"/>
    <w:rsid w:val="004071AE"/>
    <w:rsid w:val="00407458"/>
    <w:rsid w:val="0040753B"/>
    <w:rsid w:val="004102F0"/>
    <w:rsid w:val="00410426"/>
    <w:rsid w:val="00410743"/>
    <w:rsid w:val="004108BD"/>
    <w:rsid w:val="00410C35"/>
    <w:rsid w:val="004117DA"/>
    <w:rsid w:val="004126AA"/>
    <w:rsid w:val="00412E31"/>
    <w:rsid w:val="004133C9"/>
    <w:rsid w:val="004133D4"/>
    <w:rsid w:val="00414D1E"/>
    <w:rsid w:val="00415D23"/>
    <w:rsid w:val="00415D8E"/>
    <w:rsid w:val="00415DC4"/>
    <w:rsid w:val="00416020"/>
    <w:rsid w:val="004163C1"/>
    <w:rsid w:val="004164CC"/>
    <w:rsid w:val="00416580"/>
    <w:rsid w:val="004169A5"/>
    <w:rsid w:val="004169C3"/>
    <w:rsid w:val="00416A81"/>
    <w:rsid w:val="0041709D"/>
    <w:rsid w:val="00417217"/>
    <w:rsid w:val="00417449"/>
    <w:rsid w:val="00417742"/>
    <w:rsid w:val="00417A49"/>
    <w:rsid w:val="00417F40"/>
    <w:rsid w:val="0042021A"/>
    <w:rsid w:val="00420AEF"/>
    <w:rsid w:val="00420F0E"/>
    <w:rsid w:val="00421C6C"/>
    <w:rsid w:val="004222E3"/>
    <w:rsid w:val="00422419"/>
    <w:rsid w:val="0042272D"/>
    <w:rsid w:val="0042297A"/>
    <w:rsid w:val="004236A4"/>
    <w:rsid w:val="00423943"/>
    <w:rsid w:val="0042397D"/>
    <w:rsid w:val="00425858"/>
    <w:rsid w:val="00425996"/>
    <w:rsid w:val="00426124"/>
    <w:rsid w:val="0042617A"/>
    <w:rsid w:val="004264EF"/>
    <w:rsid w:val="004269C8"/>
    <w:rsid w:val="00426DC9"/>
    <w:rsid w:val="00427297"/>
    <w:rsid w:val="00427947"/>
    <w:rsid w:val="00427D09"/>
    <w:rsid w:val="00430412"/>
    <w:rsid w:val="0043066A"/>
    <w:rsid w:val="00431589"/>
    <w:rsid w:val="00431616"/>
    <w:rsid w:val="00431C75"/>
    <w:rsid w:val="00432170"/>
    <w:rsid w:val="004324D0"/>
    <w:rsid w:val="00432D80"/>
    <w:rsid w:val="00433F64"/>
    <w:rsid w:val="0043435E"/>
    <w:rsid w:val="00434BD7"/>
    <w:rsid w:val="00435177"/>
    <w:rsid w:val="00435659"/>
    <w:rsid w:val="004356D7"/>
    <w:rsid w:val="00436181"/>
    <w:rsid w:val="00436706"/>
    <w:rsid w:val="00436835"/>
    <w:rsid w:val="00436AB6"/>
    <w:rsid w:val="00436C14"/>
    <w:rsid w:val="00436FBA"/>
    <w:rsid w:val="0043744C"/>
    <w:rsid w:val="00437709"/>
    <w:rsid w:val="00437A15"/>
    <w:rsid w:val="004406DA"/>
    <w:rsid w:val="00440797"/>
    <w:rsid w:val="00441981"/>
    <w:rsid w:val="00441A58"/>
    <w:rsid w:val="00441EE6"/>
    <w:rsid w:val="004421B7"/>
    <w:rsid w:val="00442363"/>
    <w:rsid w:val="004426D6"/>
    <w:rsid w:val="00444E64"/>
    <w:rsid w:val="00445747"/>
    <w:rsid w:val="0044598A"/>
    <w:rsid w:val="00445C7A"/>
    <w:rsid w:val="004479D9"/>
    <w:rsid w:val="00447C9F"/>
    <w:rsid w:val="00450227"/>
    <w:rsid w:val="0045033C"/>
    <w:rsid w:val="0045063F"/>
    <w:rsid w:val="00450857"/>
    <w:rsid w:val="004513F9"/>
    <w:rsid w:val="00451506"/>
    <w:rsid w:val="00451C02"/>
    <w:rsid w:val="0045316A"/>
    <w:rsid w:val="0045327B"/>
    <w:rsid w:val="00453A29"/>
    <w:rsid w:val="00454438"/>
    <w:rsid w:val="00454828"/>
    <w:rsid w:val="004548FE"/>
    <w:rsid w:val="00454BCA"/>
    <w:rsid w:val="00455157"/>
    <w:rsid w:val="0045521F"/>
    <w:rsid w:val="004561BF"/>
    <w:rsid w:val="0045674D"/>
    <w:rsid w:val="00456AC9"/>
    <w:rsid w:val="00456F0C"/>
    <w:rsid w:val="0045721D"/>
    <w:rsid w:val="004574D9"/>
    <w:rsid w:val="00461508"/>
    <w:rsid w:val="00462148"/>
    <w:rsid w:val="0046236B"/>
    <w:rsid w:val="00462A88"/>
    <w:rsid w:val="004631EE"/>
    <w:rsid w:val="0046331A"/>
    <w:rsid w:val="0046370F"/>
    <w:rsid w:val="00463D1D"/>
    <w:rsid w:val="0046478E"/>
    <w:rsid w:val="00464D3E"/>
    <w:rsid w:val="0046600A"/>
    <w:rsid w:val="00466826"/>
    <w:rsid w:val="00466A69"/>
    <w:rsid w:val="00466AAB"/>
    <w:rsid w:val="004676F2"/>
    <w:rsid w:val="00467811"/>
    <w:rsid w:val="00467A40"/>
    <w:rsid w:val="00470424"/>
    <w:rsid w:val="00470CAF"/>
    <w:rsid w:val="0047148E"/>
    <w:rsid w:val="00472031"/>
    <w:rsid w:val="0047278F"/>
    <w:rsid w:val="004729C2"/>
    <w:rsid w:val="00472A40"/>
    <w:rsid w:val="00472DCF"/>
    <w:rsid w:val="004734D9"/>
    <w:rsid w:val="00474300"/>
    <w:rsid w:val="00474348"/>
    <w:rsid w:val="00474859"/>
    <w:rsid w:val="00474BCA"/>
    <w:rsid w:val="0047500E"/>
    <w:rsid w:val="0047513E"/>
    <w:rsid w:val="00475575"/>
    <w:rsid w:val="00475D17"/>
    <w:rsid w:val="00475E37"/>
    <w:rsid w:val="00477021"/>
    <w:rsid w:val="004771AE"/>
    <w:rsid w:val="00477234"/>
    <w:rsid w:val="004774DC"/>
    <w:rsid w:val="00477C4A"/>
    <w:rsid w:val="00480E39"/>
    <w:rsid w:val="004812D8"/>
    <w:rsid w:val="004815C7"/>
    <w:rsid w:val="00481E35"/>
    <w:rsid w:val="00481E8F"/>
    <w:rsid w:val="0048266C"/>
    <w:rsid w:val="0048287A"/>
    <w:rsid w:val="00482D1D"/>
    <w:rsid w:val="00483457"/>
    <w:rsid w:val="00483708"/>
    <w:rsid w:val="00483D77"/>
    <w:rsid w:val="004840D0"/>
    <w:rsid w:val="00485491"/>
    <w:rsid w:val="0048572A"/>
    <w:rsid w:val="004869A7"/>
    <w:rsid w:val="00486D36"/>
    <w:rsid w:val="00487A2D"/>
    <w:rsid w:val="00490103"/>
    <w:rsid w:val="00490EE5"/>
    <w:rsid w:val="00491FE8"/>
    <w:rsid w:val="00492015"/>
    <w:rsid w:val="0049259C"/>
    <w:rsid w:val="0049297B"/>
    <w:rsid w:val="00493847"/>
    <w:rsid w:val="004945B1"/>
    <w:rsid w:val="00494A35"/>
    <w:rsid w:val="00494D5E"/>
    <w:rsid w:val="0049530B"/>
    <w:rsid w:val="00495B8C"/>
    <w:rsid w:val="00495DBE"/>
    <w:rsid w:val="00495F96"/>
    <w:rsid w:val="00496046"/>
    <w:rsid w:val="004965BD"/>
    <w:rsid w:val="0049670B"/>
    <w:rsid w:val="00496AD0"/>
    <w:rsid w:val="004970FA"/>
    <w:rsid w:val="00497595"/>
    <w:rsid w:val="004A029D"/>
    <w:rsid w:val="004A05A7"/>
    <w:rsid w:val="004A0752"/>
    <w:rsid w:val="004A0CC3"/>
    <w:rsid w:val="004A0CE0"/>
    <w:rsid w:val="004A1022"/>
    <w:rsid w:val="004A1227"/>
    <w:rsid w:val="004A12D0"/>
    <w:rsid w:val="004A130D"/>
    <w:rsid w:val="004A1E3B"/>
    <w:rsid w:val="004A1F9A"/>
    <w:rsid w:val="004A20F4"/>
    <w:rsid w:val="004A232F"/>
    <w:rsid w:val="004A2CD1"/>
    <w:rsid w:val="004A2E97"/>
    <w:rsid w:val="004A2EF0"/>
    <w:rsid w:val="004A3837"/>
    <w:rsid w:val="004A4503"/>
    <w:rsid w:val="004A45B2"/>
    <w:rsid w:val="004A4E8F"/>
    <w:rsid w:val="004A5334"/>
    <w:rsid w:val="004A5661"/>
    <w:rsid w:val="004A5FED"/>
    <w:rsid w:val="004B056E"/>
    <w:rsid w:val="004B082B"/>
    <w:rsid w:val="004B0D52"/>
    <w:rsid w:val="004B1241"/>
    <w:rsid w:val="004B1810"/>
    <w:rsid w:val="004B1AAA"/>
    <w:rsid w:val="004B1C56"/>
    <w:rsid w:val="004B1E52"/>
    <w:rsid w:val="004B2899"/>
    <w:rsid w:val="004B343C"/>
    <w:rsid w:val="004B37AD"/>
    <w:rsid w:val="004B37BB"/>
    <w:rsid w:val="004B3B10"/>
    <w:rsid w:val="004B4027"/>
    <w:rsid w:val="004B4FEF"/>
    <w:rsid w:val="004B5038"/>
    <w:rsid w:val="004B5317"/>
    <w:rsid w:val="004B5E23"/>
    <w:rsid w:val="004B5F5E"/>
    <w:rsid w:val="004B5FEE"/>
    <w:rsid w:val="004B673A"/>
    <w:rsid w:val="004B6F4C"/>
    <w:rsid w:val="004B7413"/>
    <w:rsid w:val="004C032F"/>
    <w:rsid w:val="004C07D1"/>
    <w:rsid w:val="004C16B7"/>
    <w:rsid w:val="004C1F9D"/>
    <w:rsid w:val="004C324C"/>
    <w:rsid w:val="004C38E1"/>
    <w:rsid w:val="004C4D4D"/>
    <w:rsid w:val="004C514A"/>
    <w:rsid w:val="004C51CD"/>
    <w:rsid w:val="004C615C"/>
    <w:rsid w:val="004C73B7"/>
    <w:rsid w:val="004C74F5"/>
    <w:rsid w:val="004C79A5"/>
    <w:rsid w:val="004C7A47"/>
    <w:rsid w:val="004C7BA8"/>
    <w:rsid w:val="004D0382"/>
    <w:rsid w:val="004D0D6D"/>
    <w:rsid w:val="004D20F3"/>
    <w:rsid w:val="004D2123"/>
    <w:rsid w:val="004D235B"/>
    <w:rsid w:val="004D27E0"/>
    <w:rsid w:val="004D2F23"/>
    <w:rsid w:val="004D3849"/>
    <w:rsid w:val="004D4269"/>
    <w:rsid w:val="004D4408"/>
    <w:rsid w:val="004D4FFD"/>
    <w:rsid w:val="004D5F39"/>
    <w:rsid w:val="004E01D5"/>
    <w:rsid w:val="004E0839"/>
    <w:rsid w:val="004E0ACB"/>
    <w:rsid w:val="004E1579"/>
    <w:rsid w:val="004E166B"/>
    <w:rsid w:val="004E1A30"/>
    <w:rsid w:val="004E2007"/>
    <w:rsid w:val="004E206B"/>
    <w:rsid w:val="004E3212"/>
    <w:rsid w:val="004E40A9"/>
    <w:rsid w:val="004E4200"/>
    <w:rsid w:val="004E5FA9"/>
    <w:rsid w:val="004E62F1"/>
    <w:rsid w:val="004E68E3"/>
    <w:rsid w:val="004E6A93"/>
    <w:rsid w:val="004E7127"/>
    <w:rsid w:val="004E72B5"/>
    <w:rsid w:val="004E75BC"/>
    <w:rsid w:val="004E7C51"/>
    <w:rsid w:val="004F0D62"/>
    <w:rsid w:val="004F1524"/>
    <w:rsid w:val="004F152C"/>
    <w:rsid w:val="004F1E14"/>
    <w:rsid w:val="004F2907"/>
    <w:rsid w:val="004F3AA1"/>
    <w:rsid w:val="004F418A"/>
    <w:rsid w:val="004F46D2"/>
    <w:rsid w:val="004F5C5D"/>
    <w:rsid w:val="004F5E10"/>
    <w:rsid w:val="004F617B"/>
    <w:rsid w:val="004F6696"/>
    <w:rsid w:val="004F69F5"/>
    <w:rsid w:val="004F7093"/>
    <w:rsid w:val="004F79E2"/>
    <w:rsid w:val="004F7A4B"/>
    <w:rsid w:val="005002DC"/>
    <w:rsid w:val="00500B47"/>
    <w:rsid w:val="005011EF"/>
    <w:rsid w:val="00501445"/>
    <w:rsid w:val="0050261F"/>
    <w:rsid w:val="00502E11"/>
    <w:rsid w:val="00502F1C"/>
    <w:rsid w:val="00503E82"/>
    <w:rsid w:val="00504233"/>
    <w:rsid w:val="005047F4"/>
    <w:rsid w:val="00504994"/>
    <w:rsid w:val="00504E8F"/>
    <w:rsid w:val="00505B40"/>
    <w:rsid w:val="005064ED"/>
    <w:rsid w:val="0050669B"/>
    <w:rsid w:val="00506FB1"/>
    <w:rsid w:val="0051006D"/>
    <w:rsid w:val="00510D27"/>
    <w:rsid w:val="0051121F"/>
    <w:rsid w:val="005112E9"/>
    <w:rsid w:val="005118F5"/>
    <w:rsid w:val="005123B5"/>
    <w:rsid w:val="00512408"/>
    <w:rsid w:val="005124D8"/>
    <w:rsid w:val="00512856"/>
    <w:rsid w:val="00513059"/>
    <w:rsid w:val="00513137"/>
    <w:rsid w:val="00513416"/>
    <w:rsid w:val="00513D4E"/>
    <w:rsid w:val="0051437C"/>
    <w:rsid w:val="005147EE"/>
    <w:rsid w:val="0051555F"/>
    <w:rsid w:val="005156CB"/>
    <w:rsid w:val="00515D48"/>
    <w:rsid w:val="00516486"/>
    <w:rsid w:val="005172D8"/>
    <w:rsid w:val="005200C5"/>
    <w:rsid w:val="005209B9"/>
    <w:rsid w:val="005211DB"/>
    <w:rsid w:val="005217F6"/>
    <w:rsid w:val="00522138"/>
    <w:rsid w:val="0052251E"/>
    <w:rsid w:val="005225D1"/>
    <w:rsid w:val="00522C40"/>
    <w:rsid w:val="00522D7D"/>
    <w:rsid w:val="00522F17"/>
    <w:rsid w:val="00522F2B"/>
    <w:rsid w:val="00524924"/>
    <w:rsid w:val="00524A71"/>
    <w:rsid w:val="00525A3E"/>
    <w:rsid w:val="00526412"/>
    <w:rsid w:val="0052662E"/>
    <w:rsid w:val="00526C9B"/>
    <w:rsid w:val="00527279"/>
    <w:rsid w:val="00527C89"/>
    <w:rsid w:val="00527D52"/>
    <w:rsid w:val="0053047A"/>
    <w:rsid w:val="0053121A"/>
    <w:rsid w:val="005317DF"/>
    <w:rsid w:val="00532559"/>
    <w:rsid w:val="00532585"/>
    <w:rsid w:val="005326A7"/>
    <w:rsid w:val="00533240"/>
    <w:rsid w:val="0053388C"/>
    <w:rsid w:val="00533961"/>
    <w:rsid w:val="00533D9E"/>
    <w:rsid w:val="005341F5"/>
    <w:rsid w:val="0053549F"/>
    <w:rsid w:val="005354C8"/>
    <w:rsid w:val="0053575D"/>
    <w:rsid w:val="005358CF"/>
    <w:rsid w:val="0053591D"/>
    <w:rsid w:val="00535B5D"/>
    <w:rsid w:val="005365D1"/>
    <w:rsid w:val="00537833"/>
    <w:rsid w:val="00537B91"/>
    <w:rsid w:val="00537C57"/>
    <w:rsid w:val="00537E81"/>
    <w:rsid w:val="0054013D"/>
    <w:rsid w:val="0054042B"/>
    <w:rsid w:val="00540D97"/>
    <w:rsid w:val="00541486"/>
    <w:rsid w:val="00541D8C"/>
    <w:rsid w:val="00541E7A"/>
    <w:rsid w:val="005422CC"/>
    <w:rsid w:val="0054253B"/>
    <w:rsid w:val="0054253D"/>
    <w:rsid w:val="005428A6"/>
    <w:rsid w:val="0054297F"/>
    <w:rsid w:val="005433E9"/>
    <w:rsid w:val="00543FCA"/>
    <w:rsid w:val="0054428D"/>
    <w:rsid w:val="00544369"/>
    <w:rsid w:val="00544B39"/>
    <w:rsid w:val="00545932"/>
    <w:rsid w:val="00545CAE"/>
    <w:rsid w:val="00545CE7"/>
    <w:rsid w:val="00546151"/>
    <w:rsid w:val="00546471"/>
    <w:rsid w:val="00547E85"/>
    <w:rsid w:val="005504D6"/>
    <w:rsid w:val="00550B93"/>
    <w:rsid w:val="005519D6"/>
    <w:rsid w:val="005528E0"/>
    <w:rsid w:val="00554525"/>
    <w:rsid w:val="005553F6"/>
    <w:rsid w:val="005558ED"/>
    <w:rsid w:val="00555C6C"/>
    <w:rsid w:val="00556AA2"/>
    <w:rsid w:val="0055785F"/>
    <w:rsid w:val="00557E43"/>
    <w:rsid w:val="00557FE9"/>
    <w:rsid w:val="00560C47"/>
    <w:rsid w:val="005610F6"/>
    <w:rsid w:val="00562D4C"/>
    <w:rsid w:val="00563390"/>
    <w:rsid w:val="00563CE9"/>
    <w:rsid w:val="00563EC7"/>
    <w:rsid w:val="00564021"/>
    <w:rsid w:val="00564810"/>
    <w:rsid w:val="00564914"/>
    <w:rsid w:val="0056574B"/>
    <w:rsid w:val="0056619D"/>
    <w:rsid w:val="00567809"/>
    <w:rsid w:val="005678C2"/>
    <w:rsid w:val="005679A4"/>
    <w:rsid w:val="005706B0"/>
    <w:rsid w:val="0057112E"/>
    <w:rsid w:val="005714BB"/>
    <w:rsid w:val="0057160B"/>
    <w:rsid w:val="00571C49"/>
    <w:rsid w:val="00572E05"/>
    <w:rsid w:val="00573309"/>
    <w:rsid w:val="00573E74"/>
    <w:rsid w:val="005741C0"/>
    <w:rsid w:val="00574DD3"/>
    <w:rsid w:val="005753B9"/>
    <w:rsid w:val="0057691A"/>
    <w:rsid w:val="00576AF0"/>
    <w:rsid w:val="00576B1D"/>
    <w:rsid w:val="005772AB"/>
    <w:rsid w:val="00577459"/>
    <w:rsid w:val="005779FC"/>
    <w:rsid w:val="00580684"/>
    <w:rsid w:val="00581257"/>
    <w:rsid w:val="005814DA"/>
    <w:rsid w:val="00581932"/>
    <w:rsid w:val="00581B68"/>
    <w:rsid w:val="005822B8"/>
    <w:rsid w:val="00582388"/>
    <w:rsid w:val="00582B3E"/>
    <w:rsid w:val="005833F5"/>
    <w:rsid w:val="00583D4E"/>
    <w:rsid w:val="00583EFF"/>
    <w:rsid w:val="005842F4"/>
    <w:rsid w:val="00584456"/>
    <w:rsid w:val="005845AF"/>
    <w:rsid w:val="0058477B"/>
    <w:rsid w:val="0058481A"/>
    <w:rsid w:val="005848EF"/>
    <w:rsid w:val="00584D81"/>
    <w:rsid w:val="00584F93"/>
    <w:rsid w:val="00585398"/>
    <w:rsid w:val="0058656A"/>
    <w:rsid w:val="00586699"/>
    <w:rsid w:val="00586E53"/>
    <w:rsid w:val="00586F20"/>
    <w:rsid w:val="0058759C"/>
    <w:rsid w:val="00587BD9"/>
    <w:rsid w:val="00587F4C"/>
    <w:rsid w:val="00591694"/>
    <w:rsid w:val="00591822"/>
    <w:rsid w:val="005918D6"/>
    <w:rsid w:val="00591C44"/>
    <w:rsid w:val="00591C58"/>
    <w:rsid w:val="00591CB5"/>
    <w:rsid w:val="0059205F"/>
    <w:rsid w:val="00592288"/>
    <w:rsid w:val="00592AD9"/>
    <w:rsid w:val="005936E7"/>
    <w:rsid w:val="00593785"/>
    <w:rsid w:val="00593D71"/>
    <w:rsid w:val="0059438E"/>
    <w:rsid w:val="00594798"/>
    <w:rsid w:val="005948D7"/>
    <w:rsid w:val="005953D7"/>
    <w:rsid w:val="00595778"/>
    <w:rsid w:val="005960B8"/>
    <w:rsid w:val="00596494"/>
    <w:rsid w:val="00596876"/>
    <w:rsid w:val="00596B54"/>
    <w:rsid w:val="00596D06"/>
    <w:rsid w:val="0059718A"/>
    <w:rsid w:val="005971BB"/>
    <w:rsid w:val="00597416"/>
    <w:rsid w:val="0059750B"/>
    <w:rsid w:val="00597FAB"/>
    <w:rsid w:val="005A0870"/>
    <w:rsid w:val="005A177C"/>
    <w:rsid w:val="005A3180"/>
    <w:rsid w:val="005A321F"/>
    <w:rsid w:val="005A3488"/>
    <w:rsid w:val="005A37E4"/>
    <w:rsid w:val="005A3CDE"/>
    <w:rsid w:val="005A422F"/>
    <w:rsid w:val="005A4257"/>
    <w:rsid w:val="005A525E"/>
    <w:rsid w:val="005A5C19"/>
    <w:rsid w:val="005A5CA8"/>
    <w:rsid w:val="005A5CCB"/>
    <w:rsid w:val="005A6041"/>
    <w:rsid w:val="005A663C"/>
    <w:rsid w:val="005A72EB"/>
    <w:rsid w:val="005A7B16"/>
    <w:rsid w:val="005A7F56"/>
    <w:rsid w:val="005B0DE7"/>
    <w:rsid w:val="005B1775"/>
    <w:rsid w:val="005B17F6"/>
    <w:rsid w:val="005B198B"/>
    <w:rsid w:val="005B1E63"/>
    <w:rsid w:val="005B20C5"/>
    <w:rsid w:val="005B2650"/>
    <w:rsid w:val="005B27D4"/>
    <w:rsid w:val="005B2925"/>
    <w:rsid w:val="005B2FF1"/>
    <w:rsid w:val="005B3316"/>
    <w:rsid w:val="005B370E"/>
    <w:rsid w:val="005B3F3E"/>
    <w:rsid w:val="005B4B08"/>
    <w:rsid w:val="005B59C4"/>
    <w:rsid w:val="005B5DA4"/>
    <w:rsid w:val="005B5F94"/>
    <w:rsid w:val="005B6550"/>
    <w:rsid w:val="005B6688"/>
    <w:rsid w:val="005B6A83"/>
    <w:rsid w:val="005B72DB"/>
    <w:rsid w:val="005B740D"/>
    <w:rsid w:val="005C01DE"/>
    <w:rsid w:val="005C0263"/>
    <w:rsid w:val="005C0AEA"/>
    <w:rsid w:val="005C10B8"/>
    <w:rsid w:val="005C1454"/>
    <w:rsid w:val="005C15D6"/>
    <w:rsid w:val="005C20CC"/>
    <w:rsid w:val="005C231A"/>
    <w:rsid w:val="005C28BF"/>
    <w:rsid w:val="005C2C9C"/>
    <w:rsid w:val="005C2D41"/>
    <w:rsid w:val="005C2E26"/>
    <w:rsid w:val="005C3413"/>
    <w:rsid w:val="005C3968"/>
    <w:rsid w:val="005C52E6"/>
    <w:rsid w:val="005C52FA"/>
    <w:rsid w:val="005C5849"/>
    <w:rsid w:val="005C59D1"/>
    <w:rsid w:val="005C5B68"/>
    <w:rsid w:val="005C61B3"/>
    <w:rsid w:val="005C670F"/>
    <w:rsid w:val="005C6C69"/>
    <w:rsid w:val="005C6EF0"/>
    <w:rsid w:val="005C6F55"/>
    <w:rsid w:val="005C7342"/>
    <w:rsid w:val="005C76B3"/>
    <w:rsid w:val="005C795D"/>
    <w:rsid w:val="005D0628"/>
    <w:rsid w:val="005D0FBA"/>
    <w:rsid w:val="005D1597"/>
    <w:rsid w:val="005D2160"/>
    <w:rsid w:val="005D2518"/>
    <w:rsid w:val="005D3C5A"/>
    <w:rsid w:val="005D3CD4"/>
    <w:rsid w:val="005D4175"/>
    <w:rsid w:val="005D44BC"/>
    <w:rsid w:val="005D4D24"/>
    <w:rsid w:val="005D689A"/>
    <w:rsid w:val="005D6951"/>
    <w:rsid w:val="005D6AA4"/>
    <w:rsid w:val="005D7BEF"/>
    <w:rsid w:val="005D7DCB"/>
    <w:rsid w:val="005E05E3"/>
    <w:rsid w:val="005E06A8"/>
    <w:rsid w:val="005E0A93"/>
    <w:rsid w:val="005E1D8D"/>
    <w:rsid w:val="005E27C7"/>
    <w:rsid w:val="005E3A67"/>
    <w:rsid w:val="005E3BDB"/>
    <w:rsid w:val="005E40E9"/>
    <w:rsid w:val="005E48A7"/>
    <w:rsid w:val="005E5748"/>
    <w:rsid w:val="005E6BC0"/>
    <w:rsid w:val="005E77C9"/>
    <w:rsid w:val="005E7B65"/>
    <w:rsid w:val="005F01FA"/>
    <w:rsid w:val="005F0695"/>
    <w:rsid w:val="005F0724"/>
    <w:rsid w:val="005F0AD9"/>
    <w:rsid w:val="005F1232"/>
    <w:rsid w:val="005F1318"/>
    <w:rsid w:val="005F1443"/>
    <w:rsid w:val="005F1FFE"/>
    <w:rsid w:val="005F20F7"/>
    <w:rsid w:val="005F29A7"/>
    <w:rsid w:val="005F2D9A"/>
    <w:rsid w:val="005F3079"/>
    <w:rsid w:val="005F38E6"/>
    <w:rsid w:val="005F3D3D"/>
    <w:rsid w:val="005F406D"/>
    <w:rsid w:val="005F41AA"/>
    <w:rsid w:val="005F42AE"/>
    <w:rsid w:val="005F515D"/>
    <w:rsid w:val="005F56D2"/>
    <w:rsid w:val="005F5710"/>
    <w:rsid w:val="005F59B2"/>
    <w:rsid w:val="005F6047"/>
    <w:rsid w:val="005F6BDC"/>
    <w:rsid w:val="005F6ED7"/>
    <w:rsid w:val="00600CC9"/>
    <w:rsid w:val="006010F6"/>
    <w:rsid w:val="006012F3"/>
    <w:rsid w:val="006012F4"/>
    <w:rsid w:val="00601F1E"/>
    <w:rsid w:val="00602424"/>
    <w:rsid w:val="0060358C"/>
    <w:rsid w:val="006036D8"/>
    <w:rsid w:val="00603734"/>
    <w:rsid w:val="006041C7"/>
    <w:rsid w:val="006043F7"/>
    <w:rsid w:val="0060463B"/>
    <w:rsid w:val="00604A20"/>
    <w:rsid w:val="0060517D"/>
    <w:rsid w:val="00605747"/>
    <w:rsid w:val="00605B65"/>
    <w:rsid w:val="00605F1D"/>
    <w:rsid w:val="006060F2"/>
    <w:rsid w:val="006061CC"/>
    <w:rsid w:val="00606E1B"/>
    <w:rsid w:val="00607207"/>
    <w:rsid w:val="006078A1"/>
    <w:rsid w:val="00607A59"/>
    <w:rsid w:val="00607B15"/>
    <w:rsid w:val="00607C17"/>
    <w:rsid w:val="00607EA2"/>
    <w:rsid w:val="006109F1"/>
    <w:rsid w:val="00613483"/>
    <w:rsid w:val="006143F3"/>
    <w:rsid w:val="0061463D"/>
    <w:rsid w:val="00615750"/>
    <w:rsid w:val="006161B8"/>
    <w:rsid w:val="00616A87"/>
    <w:rsid w:val="00616F99"/>
    <w:rsid w:val="00617834"/>
    <w:rsid w:val="006205BB"/>
    <w:rsid w:val="00620957"/>
    <w:rsid w:val="00620990"/>
    <w:rsid w:val="00620A07"/>
    <w:rsid w:val="00621A2C"/>
    <w:rsid w:val="00621BA3"/>
    <w:rsid w:val="00621E6B"/>
    <w:rsid w:val="006238CC"/>
    <w:rsid w:val="0062406C"/>
    <w:rsid w:val="006242B9"/>
    <w:rsid w:val="006259B1"/>
    <w:rsid w:val="00625A61"/>
    <w:rsid w:val="00626FEB"/>
    <w:rsid w:val="00627062"/>
    <w:rsid w:val="0062763B"/>
    <w:rsid w:val="0063007F"/>
    <w:rsid w:val="00630082"/>
    <w:rsid w:val="00630535"/>
    <w:rsid w:val="006308C0"/>
    <w:rsid w:val="00630AF2"/>
    <w:rsid w:val="00631282"/>
    <w:rsid w:val="006320AD"/>
    <w:rsid w:val="00632CD5"/>
    <w:rsid w:val="00632D36"/>
    <w:rsid w:val="00633829"/>
    <w:rsid w:val="00633F71"/>
    <w:rsid w:val="00635267"/>
    <w:rsid w:val="006353F3"/>
    <w:rsid w:val="006354C2"/>
    <w:rsid w:val="00635556"/>
    <w:rsid w:val="006356B4"/>
    <w:rsid w:val="006369C0"/>
    <w:rsid w:val="00636B26"/>
    <w:rsid w:val="00636CEA"/>
    <w:rsid w:val="00636D59"/>
    <w:rsid w:val="006370D6"/>
    <w:rsid w:val="00637482"/>
    <w:rsid w:val="00637897"/>
    <w:rsid w:val="0063795C"/>
    <w:rsid w:val="0064087B"/>
    <w:rsid w:val="006411AF"/>
    <w:rsid w:val="00641300"/>
    <w:rsid w:val="00641701"/>
    <w:rsid w:val="00641B67"/>
    <w:rsid w:val="00642B92"/>
    <w:rsid w:val="00642CD0"/>
    <w:rsid w:val="00642DC2"/>
    <w:rsid w:val="00643B2D"/>
    <w:rsid w:val="006440A2"/>
    <w:rsid w:val="00644112"/>
    <w:rsid w:val="00644194"/>
    <w:rsid w:val="0064473B"/>
    <w:rsid w:val="006447DB"/>
    <w:rsid w:val="006447FD"/>
    <w:rsid w:val="00644C47"/>
    <w:rsid w:val="00645802"/>
    <w:rsid w:val="00645E0C"/>
    <w:rsid w:val="006461BD"/>
    <w:rsid w:val="006467A1"/>
    <w:rsid w:val="00646AF2"/>
    <w:rsid w:val="006470D2"/>
    <w:rsid w:val="0065063C"/>
    <w:rsid w:val="0065067A"/>
    <w:rsid w:val="00650ED4"/>
    <w:rsid w:val="00651533"/>
    <w:rsid w:val="00651682"/>
    <w:rsid w:val="0065195A"/>
    <w:rsid w:val="00651C01"/>
    <w:rsid w:val="006527E6"/>
    <w:rsid w:val="00652A4D"/>
    <w:rsid w:val="00652DC3"/>
    <w:rsid w:val="006533C4"/>
    <w:rsid w:val="00653C2F"/>
    <w:rsid w:val="00653CE0"/>
    <w:rsid w:val="00653D5F"/>
    <w:rsid w:val="006544C6"/>
    <w:rsid w:val="006548AE"/>
    <w:rsid w:val="006551E9"/>
    <w:rsid w:val="00655207"/>
    <w:rsid w:val="006553AB"/>
    <w:rsid w:val="00655BA1"/>
    <w:rsid w:val="00656C12"/>
    <w:rsid w:val="00657CEA"/>
    <w:rsid w:val="0066016F"/>
    <w:rsid w:val="0066076D"/>
    <w:rsid w:val="0066076F"/>
    <w:rsid w:val="00660A91"/>
    <w:rsid w:val="00660D8A"/>
    <w:rsid w:val="006623DF"/>
    <w:rsid w:val="00662A41"/>
    <w:rsid w:val="00662DAA"/>
    <w:rsid w:val="006631C0"/>
    <w:rsid w:val="0066349E"/>
    <w:rsid w:val="0066402E"/>
    <w:rsid w:val="0066559A"/>
    <w:rsid w:val="00665E9F"/>
    <w:rsid w:val="00666DBF"/>
    <w:rsid w:val="00667D1C"/>
    <w:rsid w:val="00667E4C"/>
    <w:rsid w:val="006702BD"/>
    <w:rsid w:val="006703DE"/>
    <w:rsid w:val="00670C9E"/>
    <w:rsid w:val="00670EC0"/>
    <w:rsid w:val="006716F8"/>
    <w:rsid w:val="0067205F"/>
    <w:rsid w:val="006722A7"/>
    <w:rsid w:val="0067433F"/>
    <w:rsid w:val="00674AAA"/>
    <w:rsid w:val="00674B2A"/>
    <w:rsid w:val="00674C11"/>
    <w:rsid w:val="00674CAB"/>
    <w:rsid w:val="00674DCC"/>
    <w:rsid w:val="00675952"/>
    <w:rsid w:val="0067595C"/>
    <w:rsid w:val="00675E8C"/>
    <w:rsid w:val="006764BF"/>
    <w:rsid w:val="00676855"/>
    <w:rsid w:val="00676E04"/>
    <w:rsid w:val="006770C2"/>
    <w:rsid w:val="0067719F"/>
    <w:rsid w:val="00677278"/>
    <w:rsid w:val="00677947"/>
    <w:rsid w:val="00681C89"/>
    <w:rsid w:val="0068299F"/>
    <w:rsid w:val="00682B5E"/>
    <w:rsid w:val="00683BF2"/>
    <w:rsid w:val="00683F66"/>
    <w:rsid w:val="0068421E"/>
    <w:rsid w:val="00685356"/>
    <w:rsid w:val="006858CA"/>
    <w:rsid w:val="00685AF0"/>
    <w:rsid w:val="00685BC9"/>
    <w:rsid w:val="00685C15"/>
    <w:rsid w:val="00686147"/>
    <w:rsid w:val="006866D6"/>
    <w:rsid w:val="006866EA"/>
    <w:rsid w:val="006871C6"/>
    <w:rsid w:val="0068736D"/>
    <w:rsid w:val="00687B69"/>
    <w:rsid w:val="00687E72"/>
    <w:rsid w:val="0069095C"/>
    <w:rsid w:val="00690D56"/>
    <w:rsid w:val="00690F88"/>
    <w:rsid w:val="006910B1"/>
    <w:rsid w:val="006915F2"/>
    <w:rsid w:val="00693029"/>
    <w:rsid w:val="0069379E"/>
    <w:rsid w:val="00693CC2"/>
    <w:rsid w:val="00694CD8"/>
    <w:rsid w:val="00694E10"/>
    <w:rsid w:val="0069515E"/>
    <w:rsid w:val="00695673"/>
    <w:rsid w:val="00695C6C"/>
    <w:rsid w:val="00696378"/>
    <w:rsid w:val="00696458"/>
    <w:rsid w:val="00696AB3"/>
    <w:rsid w:val="00696E79"/>
    <w:rsid w:val="0069751F"/>
    <w:rsid w:val="00697550"/>
    <w:rsid w:val="00697588"/>
    <w:rsid w:val="0069768E"/>
    <w:rsid w:val="006A0377"/>
    <w:rsid w:val="006A03BB"/>
    <w:rsid w:val="006A05A3"/>
    <w:rsid w:val="006A07F6"/>
    <w:rsid w:val="006A21F4"/>
    <w:rsid w:val="006A26DA"/>
    <w:rsid w:val="006A33A2"/>
    <w:rsid w:val="006A3500"/>
    <w:rsid w:val="006A3E1B"/>
    <w:rsid w:val="006A3EAA"/>
    <w:rsid w:val="006A4EE0"/>
    <w:rsid w:val="006A52A8"/>
    <w:rsid w:val="006A56DB"/>
    <w:rsid w:val="006A5D9B"/>
    <w:rsid w:val="006A6161"/>
    <w:rsid w:val="006A6441"/>
    <w:rsid w:val="006A6A05"/>
    <w:rsid w:val="006A718D"/>
    <w:rsid w:val="006A77D4"/>
    <w:rsid w:val="006B0456"/>
    <w:rsid w:val="006B0F8F"/>
    <w:rsid w:val="006B15DD"/>
    <w:rsid w:val="006B1F78"/>
    <w:rsid w:val="006B23F1"/>
    <w:rsid w:val="006B375D"/>
    <w:rsid w:val="006B3C9C"/>
    <w:rsid w:val="006B4440"/>
    <w:rsid w:val="006B49C5"/>
    <w:rsid w:val="006B4ED0"/>
    <w:rsid w:val="006B584B"/>
    <w:rsid w:val="006B5CBD"/>
    <w:rsid w:val="006B6251"/>
    <w:rsid w:val="006B63D6"/>
    <w:rsid w:val="006B640B"/>
    <w:rsid w:val="006B6441"/>
    <w:rsid w:val="006B66B3"/>
    <w:rsid w:val="006B73AB"/>
    <w:rsid w:val="006B79A5"/>
    <w:rsid w:val="006C01B9"/>
    <w:rsid w:val="006C07AB"/>
    <w:rsid w:val="006C2905"/>
    <w:rsid w:val="006C2A5C"/>
    <w:rsid w:val="006C32E6"/>
    <w:rsid w:val="006C44A7"/>
    <w:rsid w:val="006C466B"/>
    <w:rsid w:val="006C5842"/>
    <w:rsid w:val="006C5DDE"/>
    <w:rsid w:val="006C601C"/>
    <w:rsid w:val="006C60E7"/>
    <w:rsid w:val="006C6590"/>
    <w:rsid w:val="006C66EC"/>
    <w:rsid w:val="006C6905"/>
    <w:rsid w:val="006C6E0B"/>
    <w:rsid w:val="006C7BB3"/>
    <w:rsid w:val="006D015F"/>
    <w:rsid w:val="006D0473"/>
    <w:rsid w:val="006D08F3"/>
    <w:rsid w:val="006D1250"/>
    <w:rsid w:val="006D1470"/>
    <w:rsid w:val="006D1915"/>
    <w:rsid w:val="006D1D95"/>
    <w:rsid w:val="006D2486"/>
    <w:rsid w:val="006D2E08"/>
    <w:rsid w:val="006D2FE5"/>
    <w:rsid w:val="006D40AB"/>
    <w:rsid w:val="006D4786"/>
    <w:rsid w:val="006D47AF"/>
    <w:rsid w:val="006D5254"/>
    <w:rsid w:val="006D52FC"/>
    <w:rsid w:val="006D5C6C"/>
    <w:rsid w:val="006D5FCE"/>
    <w:rsid w:val="006D60A1"/>
    <w:rsid w:val="006D64D5"/>
    <w:rsid w:val="006D6882"/>
    <w:rsid w:val="006D755F"/>
    <w:rsid w:val="006E05CA"/>
    <w:rsid w:val="006E061D"/>
    <w:rsid w:val="006E071C"/>
    <w:rsid w:val="006E0827"/>
    <w:rsid w:val="006E0878"/>
    <w:rsid w:val="006E0BCE"/>
    <w:rsid w:val="006E2A54"/>
    <w:rsid w:val="006E313F"/>
    <w:rsid w:val="006E370E"/>
    <w:rsid w:val="006E3C71"/>
    <w:rsid w:val="006E4E2F"/>
    <w:rsid w:val="006E518B"/>
    <w:rsid w:val="006E567E"/>
    <w:rsid w:val="006E5B88"/>
    <w:rsid w:val="006E6328"/>
    <w:rsid w:val="006E696A"/>
    <w:rsid w:val="006E6CB4"/>
    <w:rsid w:val="006E6F7A"/>
    <w:rsid w:val="006E74F6"/>
    <w:rsid w:val="006E75F3"/>
    <w:rsid w:val="006E7A71"/>
    <w:rsid w:val="006F0E2E"/>
    <w:rsid w:val="006F1035"/>
    <w:rsid w:val="006F10C8"/>
    <w:rsid w:val="006F47C2"/>
    <w:rsid w:val="006F5333"/>
    <w:rsid w:val="006F5FEC"/>
    <w:rsid w:val="006F6153"/>
    <w:rsid w:val="006F6210"/>
    <w:rsid w:val="006F6344"/>
    <w:rsid w:val="006F6627"/>
    <w:rsid w:val="006F7172"/>
    <w:rsid w:val="006F750C"/>
    <w:rsid w:val="006F7EC9"/>
    <w:rsid w:val="00701033"/>
    <w:rsid w:val="0070237C"/>
    <w:rsid w:val="0070253D"/>
    <w:rsid w:val="00702F4F"/>
    <w:rsid w:val="007036C6"/>
    <w:rsid w:val="00703CC0"/>
    <w:rsid w:val="00704741"/>
    <w:rsid w:val="00704A37"/>
    <w:rsid w:val="00704B93"/>
    <w:rsid w:val="007057FD"/>
    <w:rsid w:val="00705CF5"/>
    <w:rsid w:val="00705F0C"/>
    <w:rsid w:val="00706123"/>
    <w:rsid w:val="00706CFA"/>
    <w:rsid w:val="00707B64"/>
    <w:rsid w:val="00707D59"/>
    <w:rsid w:val="00707D67"/>
    <w:rsid w:val="00707EE6"/>
    <w:rsid w:val="00707F8A"/>
    <w:rsid w:val="00710613"/>
    <w:rsid w:val="007107F7"/>
    <w:rsid w:val="007108BB"/>
    <w:rsid w:val="00710A42"/>
    <w:rsid w:val="007120FE"/>
    <w:rsid w:val="007129DC"/>
    <w:rsid w:val="007131E5"/>
    <w:rsid w:val="0071373F"/>
    <w:rsid w:val="007138A5"/>
    <w:rsid w:val="00713957"/>
    <w:rsid w:val="00713F48"/>
    <w:rsid w:val="007145BE"/>
    <w:rsid w:val="0071511A"/>
    <w:rsid w:val="0071518D"/>
    <w:rsid w:val="00715377"/>
    <w:rsid w:val="0071581A"/>
    <w:rsid w:val="00715CBE"/>
    <w:rsid w:val="00716ED2"/>
    <w:rsid w:val="007174D1"/>
    <w:rsid w:val="00717F1C"/>
    <w:rsid w:val="0072046B"/>
    <w:rsid w:val="007208D2"/>
    <w:rsid w:val="00721398"/>
    <w:rsid w:val="00722896"/>
    <w:rsid w:val="0072339D"/>
    <w:rsid w:val="00723B8F"/>
    <w:rsid w:val="00723D37"/>
    <w:rsid w:val="00723DB6"/>
    <w:rsid w:val="00723F00"/>
    <w:rsid w:val="00724397"/>
    <w:rsid w:val="00724B56"/>
    <w:rsid w:val="00725247"/>
    <w:rsid w:val="00725FBC"/>
    <w:rsid w:val="00726849"/>
    <w:rsid w:val="00726DEA"/>
    <w:rsid w:val="00727053"/>
    <w:rsid w:val="0072744D"/>
    <w:rsid w:val="00727456"/>
    <w:rsid w:val="0073223D"/>
    <w:rsid w:val="00732891"/>
    <w:rsid w:val="0073296F"/>
    <w:rsid w:val="00732BC5"/>
    <w:rsid w:val="00733092"/>
    <w:rsid w:val="007330F3"/>
    <w:rsid w:val="00733249"/>
    <w:rsid w:val="00734469"/>
    <w:rsid w:val="0073555C"/>
    <w:rsid w:val="007355EA"/>
    <w:rsid w:val="00735D6A"/>
    <w:rsid w:val="00736031"/>
    <w:rsid w:val="007365D3"/>
    <w:rsid w:val="0073674E"/>
    <w:rsid w:val="0073746A"/>
    <w:rsid w:val="00737C27"/>
    <w:rsid w:val="00741804"/>
    <w:rsid w:val="00743835"/>
    <w:rsid w:val="00743B18"/>
    <w:rsid w:val="00743E8E"/>
    <w:rsid w:val="0074439B"/>
    <w:rsid w:val="00744611"/>
    <w:rsid w:val="00744D31"/>
    <w:rsid w:val="007451F0"/>
    <w:rsid w:val="00745392"/>
    <w:rsid w:val="00745612"/>
    <w:rsid w:val="00745B84"/>
    <w:rsid w:val="00745E51"/>
    <w:rsid w:val="00745E63"/>
    <w:rsid w:val="00745F44"/>
    <w:rsid w:val="00746537"/>
    <w:rsid w:val="00746DBF"/>
    <w:rsid w:val="00747899"/>
    <w:rsid w:val="007509E9"/>
    <w:rsid w:val="007509F2"/>
    <w:rsid w:val="00750D68"/>
    <w:rsid w:val="007516E0"/>
    <w:rsid w:val="00751723"/>
    <w:rsid w:val="00751CCA"/>
    <w:rsid w:val="00752C3F"/>
    <w:rsid w:val="007530E3"/>
    <w:rsid w:val="007533A1"/>
    <w:rsid w:val="00755577"/>
    <w:rsid w:val="00755B1D"/>
    <w:rsid w:val="00755F3B"/>
    <w:rsid w:val="00756385"/>
    <w:rsid w:val="00756542"/>
    <w:rsid w:val="00756816"/>
    <w:rsid w:val="00757369"/>
    <w:rsid w:val="00757CD7"/>
    <w:rsid w:val="00760DC5"/>
    <w:rsid w:val="00760E0F"/>
    <w:rsid w:val="00761B59"/>
    <w:rsid w:val="00761B9F"/>
    <w:rsid w:val="00761F6D"/>
    <w:rsid w:val="007621B5"/>
    <w:rsid w:val="007624C5"/>
    <w:rsid w:val="00762C32"/>
    <w:rsid w:val="007635A2"/>
    <w:rsid w:val="007636A2"/>
    <w:rsid w:val="00764710"/>
    <w:rsid w:val="007649E6"/>
    <w:rsid w:val="00764D53"/>
    <w:rsid w:val="007653F9"/>
    <w:rsid w:val="00765908"/>
    <w:rsid w:val="00765972"/>
    <w:rsid w:val="00765CA0"/>
    <w:rsid w:val="007661EE"/>
    <w:rsid w:val="00766404"/>
    <w:rsid w:val="00766550"/>
    <w:rsid w:val="007665B0"/>
    <w:rsid w:val="00766887"/>
    <w:rsid w:val="007676B3"/>
    <w:rsid w:val="00767722"/>
    <w:rsid w:val="00767FCA"/>
    <w:rsid w:val="007706AF"/>
    <w:rsid w:val="00770A29"/>
    <w:rsid w:val="00771699"/>
    <w:rsid w:val="007718DE"/>
    <w:rsid w:val="00771E32"/>
    <w:rsid w:val="0077202D"/>
    <w:rsid w:val="00773506"/>
    <w:rsid w:val="007735B3"/>
    <w:rsid w:val="00773D85"/>
    <w:rsid w:val="00774B9C"/>
    <w:rsid w:val="007755F6"/>
    <w:rsid w:val="00775AC5"/>
    <w:rsid w:val="00775E14"/>
    <w:rsid w:val="00776471"/>
    <w:rsid w:val="0077656A"/>
    <w:rsid w:val="0077679C"/>
    <w:rsid w:val="00777419"/>
    <w:rsid w:val="00777590"/>
    <w:rsid w:val="0077766A"/>
    <w:rsid w:val="0078017E"/>
    <w:rsid w:val="00780C50"/>
    <w:rsid w:val="00780ED2"/>
    <w:rsid w:val="0078260F"/>
    <w:rsid w:val="007826EF"/>
    <w:rsid w:val="00782A9A"/>
    <w:rsid w:val="00782D16"/>
    <w:rsid w:val="007831CA"/>
    <w:rsid w:val="00783849"/>
    <w:rsid w:val="00783BB2"/>
    <w:rsid w:val="0078487C"/>
    <w:rsid w:val="00784895"/>
    <w:rsid w:val="0078534B"/>
    <w:rsid w:val="007860AC"/>
    <w:rsid w:val="007862D3"/>
    <w:rsid w:val="00786332"/>
    <w:rsid w:val="007864FA"/>
    <w:rsid w:val="00786A49"/>
    <w:rsid w:val="00786E15"/>
    <w:rsid w:val="00786F33"/>
    <w:rsid w:val="00787358"/>
    <w:rsid w:val="00790108"/>
    <w:rsid w:val="007911DE"/>
    <w:rsid w:val="0079245B"/>
    <w:rsid w:val="00792933"/>
    <w:rsid w:val="00792999"/>
    <w:rsid w:val="00792CB1"/>
    <w:rsid w:val="00792D26"/>
    <w:rsid w:val="00793332"/>
    <w:rsid w:val="007938F0"/>
    <w:rsid w:val="007943AC"/>
    <w:rsid w:val="00794C5F"/>
    <w:rsid w:val="00795327"/>
    <w:rsid w:val="007956E0"/>
    <w:rsid w:val="00795BB5"/>
    <w:rsid w:val="007964F2"/>
    <w:rsid w:val="00797D14"/>
    <w:rsid w:val="007A0EAC"/>
    <w:rsid w:val="007A175C"/>
    <w:rsid w:val="007A2976"/>
    <w:rsid w:val="007A2F84"/>
    <w:rsid w:val="007A30CD"/>
    <w:rsid w:val="007A33D0"/>
    <w:rsid w:val="007A34E3"/>
    <w:rsid w:val="007A4053"/>
    <w:rsid w:val="007A44AD"/>
    <w:rsid w:val="007A4796"/>
    <w:rsid w:val="007A4CB3"/>
    <w:rsid w:val="007A4D8E"/>
    <w:rsid w:val="007A527A"/>
    <w:rsid w:val="007A528B"/>
    <w:rsid w:val="007A5EA7"/>
    <w:rsid w:val="007A70EA"/>
    <w:rsid w:val="007A74DB"/>
    <w:rsid w:val="007A75B3"/>
    <w:rsid w:val="007A76C0"/>
    <w:rsid w:val="007A78DE"/>
    <w:rsid w:val="007A7967"/>
    <w:rsid w:val="007A7EE0"/>
    <w:rsid w:val="007A7F7D"/>
    <w:rsid w:val="007B00B3"/>
    <w:rsid w:val="007B102D"/>
    <w:rsid w:val="007B1031"/>
    <w:rsid w:val="007B129E"/>
    <w:rsid w:val="007B25B5"/>
    <w:rsid w:val="007B25CE"/>
    <w:rsid w:val="007B2D53"/>
    <w:rsid w:val="007B315E"/>
    <w:rsid w:val="007B31E9"/>
    <w:rsid w:val="007B37D5"/>
    <w:rsid w:val="007B3BCF"/>
    <w:rsid w:val="007B56F2"/>
    <w:rsid w:val="007B57AD"/>
    <w:rsid w:val="007B5A55"/>
    <w:rsid w:val="007B5C09"/>
    <w:rsid w:val="007B6227"/>
    <w:rsid w:val="007B643B"/>
    <w:rsid w:val="007B6B0D"/>
    <w:rsid w:val="007B6C63"/>
    <w:rsid w:val="007B7848"/>
    <w:rsid w:val="007B7DF6"/>
    <w:rsid w:val="007C1485"/>
    <w:rsid w:val="007C15B1"/>
    <w:rsid w:val="007C204B"/>
    <w:rsid w:val="007C2161"/>
    <w:rsid w:val="007C335E"/>
    <w:rsid w:val="007C39E8"/>
    <w:rsid w:val="007C468C"/>
    <w:rsid w:val="007C4B44"/>
    <w:rsid w:val="007D0454"/>
    <w:rsid w:val="007D0649"/>
    <w:rsid w:val="007D0849"/>
    <w:rsid w:val="007D0894"/>
    <w:rsid w:val="007D0F7A"/>
    <w:rsid w:val="007D2466"/>
    <w:rsid w:val="007D28C6"/>
    <w:rsid w:val="007D3001"/>
    <w:rsid w:val="007D31BA"/>
    <w:rsid w:val="007D3266"/>
    <w:rsid w:val="007D36D3"/>
    <w:rsid w:val="007D39AF"/>
    <w:rsid w:val="007D3B0A"/>
    <w:rsid w:val="007D4869"/>
    <w:rsid w:val="007D5224"/>
    <w:rsid w:val="007D53CE"/>
    <w:rsid w:val="007D55AC"/>
    <w:rsid w:val="007D57C8"/>
    <w:rsid w:val="007D589A"/>
    <w:rsid w:val="007D598A"/>
    <w:rsid w:val="007D5E0B"/>
    <w:rsid w:val="007D6397"/>
    <w:rsid w:val="007D6D50"/>
    <w:rsid w:val="007D74D7"/>
    <w:rsid w:val="007E04CE"/>
    <w:rsid w:val="007E0D94"/>
    <w:rsid w:val="007E1B81"/>
    <w:rsid w:val="007E2458"/>
    <w:rsid w:val="007E27AC"/>
    <w:rsid w:val="007E2952"/>
    <w:rsid w:val="007E2B9F"/>
    <w:rsid w:val="007E469A"/>
    <w:rsid w:val="007E46D0"/>
    <w:rsid w:val="007E49C4"/>
    <w:rsid w:val="007E52F0"/>
    <w:rsid w:val="007E5CA8"/>
    <w:rsid w:val="007E6735"/>
    <w:rsid w:val="007E6A18"/>
    <w:rsid w:val="007E6A76"/>
    <w:rsid w:val="007E6CD1"/>
    <w:rsid w:val="007E72C2"/>
    <w:rsid w:val="007E7560"/>
    <w:rsid w:val="007E7613"/>
    <w:rsid w:val="007E7700"/>
    <w:rsid w:val="007E7775"/>
    <w:rsid w:val="007E7AE1"/>
    <w:rsid w:val="007F0739"/>
    <w:rsid w:val="007F0B5D"/>
    <w:rsid w:val="007F14B0"/>
    <w:rsid w:val="007F261F"/>
    <w:rsid w:val="007F2817"/>
    <w:rsid w:val="007F2C53"/>
    <w:rsid w:val="007F39AD"/>
    <w:rsid w:val="007F3AA1"/>
    <w:rsid w:val="007F3DAC"/>
    <w:rsid w:val="007F424C"/>
    <w:rsid w:val="007F4E3B"/>
    <w:rsid w:val="007F6832"/>
    <w:rsid w:val="007F6E17"/>
    <w:rsid w:val="007F76DF"/>
    <w:rsid w:val="0080003F"/>
    <w:rsid w:val="00800044"/>
    <w:rsid w:val="00800517"/>
    <w:rsid w:val="00800913"/>
    <w:rsid w:val="00800DC3"/>
    <w:rsid w:val="008016C8"/>
    <w:rsid w:val="0080179D"/>
    <w:rsid w:val="008029AA"/>
    <w:rsid w:val="00802F96"/>
    <w:rsid w:val="008032AB"/>
    <w:rsid w:val="008037BF"/>
    <w:rsid w:val="00803856"/>
    <w:rsid w:val="00803EB7"/>
    <w:rsid w:val="00804255"/>
    <w:rsid w:val="008046C6"/>
    <w:rsid w:val="00805692"/>
    <w:rsid w:val="00805CC5"/>
    <w:rsid w:val="00806575"/>
    <w:rsid w:val="008069A8"/>
    <w:rsid w:val="00806E0F"/>
    <w:rsid w:val="008079C4"/>
    <w:rsid w:val="00807B83"/>
    <w:rsid w:val="008102B8"/>
    <w:rsid w:val="0081151C"/>
    <w:rsid w:val="00811647"/>
    <w:rsid w:val="00811D03"/>
    <w:rsid w:val="00811FDC"/>
    <w:rsid w:val="008121DC"/>
    <w:rsid w:val="0081234C"/>
    <w:rsid w:val="0081270A"/>
    <w:rsid w:val="00812B8A"/>
    <w:rsid w:val="00812FBB"/>
    <w:rsid w:val="00814190"/>
    <w:rsid w:val="00814611"/>
    <w:rsid w:val="00814A82"/>
    <w:rsid w:val="00816541"/>
    <w:rsid w:val="00817084"/>
    <w:rsid w:val="008171C0"/>
    <w:rsid w:val="00817379"/>
    <w:rsid w:val="00817661"/>
    <w:rsid w:val="008176B6"/>
    <w:rsid w:val="00817E43"/>
    <w:rsid w:val="00820356"/>
    <w:rsid w:val="008211B4"/>
    <w:rsid w:val="00821E08"/>
    <w:rsid w:val="00822AAB"/>
    <w:rsid w:val="0082317D"/>
    <w:rsid w:val="00823D7C"/>
    <w:rsid w:val="008246FA"/>
    <w:rsid w:val="0082509E"/>
    <w:rsid w:val="0082563A"/>
    <w:rsid w:val="0082570F"/>
    <w:rsid w:val="00825BF8"/>
    <w:rsid w:val="00826025"/>
    <w:rsid w:val="008263B2"/>
    <w:rsid w:val="008263EA"/>
    <w:rsid w:val="00826767"/>
    <w:rsid w:val="008267C2"/>
    <w:rsid w:val="00827226"/>
    <w:rsid w:val="008274CC"/>
    <w:rsid w:val="008277F8"/>
    <w:rsid w:val="0082785C"/>
    <w:rsid w:val="00827AE0"/>
    <w:rsid w:val="008302D5"/>
    <w:rsid w:val="008303C9"/>
    <w:rsid w:val="0083094D"/>
    <w:rsid w:val="00830EF9"/>
    <w:rsid w:val="0083147C"/>
    <w:rsid w:val="0083150D"/>
    <w:rsid w:val="0083265F"/>
    <w:rsid w:val="008329DE"/>
    <w:rsid w:val="0083305E"/>
    <w:rsid w:val="00833336"/>
    <w:rsid w:val="00833454"/>
    <w:rsid w:val="00833513"/>
    <w:rsid w:val="0083371E"/>
    <w:rsid w:val="00833797"/>
    <w:rsid w:val="008344E0"/>
    <w:rsid w:val="00834619"/>
    <w:rsid w:val="00834D50"/>
    <w:rsid w:val="0083516F"/>
    <w:rsid w:val="008352FF"/>
    <w:rsid w:val="0083556D"/>
    <w:rsid w:val="00835761"/>
    <w:rsid w:val="00835E96"/>
    <w:rsid w:val="008365BA"/>
    <w:rsid w:val="00837020"/>
    <w:rsid w:val="008372A1"/>
    <w:rsid w:val="00837362"/>
    <w:rsid w:val="00837A6D"/>
    <w:rsid w:val="00837B4E"/>
    <w:rsid w:val="008411CA"/>
    <w:rsid w:val="00841FA2"/>
    <w:rsid w:val="008420D5"/>
    <w:rsid w:val="008429AB"/>
    <w:rsid w:val="00842AF4"/>
    <w:rsid w:val="00843F95"/>
    <w:rsid w:val="00844FED"/>
    <w:rsid w:val="00845262"/>
    <w:rsid w:val="008458CA"/>
    <w:rsid w:val="00846067"/>
    <w:rsid w:val="008460E0"/>
    <w:rsid w:val="0084683B"/>
    <w:rsid w:val="00846E98"/>
    <w:rsid w:val="00846F1E"/>
    <w:rsid w:val="00846F91"/>
    <w:rsid w:val="00847318"/>
    <w:rsid w:val="008473FC"/>
    <w:rsid w:val="00847F73"/>
    <w:rsid w:val="0085011B"/>
    <w:rsid w:val="00850410"/>
    <w:rsid w:val="00850761"/>
    <w:rsid w:val="00850845"/>
    <w:rsid w:val="00851457"/>
    <w:rsid w:val="00851CC9"/>
    <w:rsid w:val="0085231E"/>
    <w:rsid w:val="0085267A"/>
    <w:rsid w:val="00853366"/>
    <w:rsid w:val="00853546"/>
    <w:rsid w:val="00853573"/>
    <w:rsid w:val="00853605"/>
    <w:rsid w:val="0085397D"/>
    <w:rsid w:val="00853FDE"/>
    <w:rsid w:val="008540B7"/>
    <w:rsid w:val="0085447F"/>
    <w:rsid w:val="008544D4"/>
    <w:rsid w:val="00854F36"/>
    <w:rsid w:val="00855048"/>
    <w:rsid w:val="0085504A"/>
    <w:rsid w:val="00855C88"/>
    <w:rsid w:val="00856755"/>
    <w:rsid w:val="0085680D"/>
    <w:rsid w:val="0085681C"/>
    <w:rsid w:val="008569B8"/>
    <w:rsid w:val="00856AA3"/>
    <w:rsid w:val="00856BE2"/>
    <w:rsid w:val="00856DB2"/>
    <w:rsid w:val="00857AC5"/>
    <w:rsid w:val="00860431"/>
    <w:rsid w:val="00860590"/>
    <w:rsid w:val="00860720"/>
    <w:rsid w:val="00860999"/>
    <w:rsid w:val="00860E25"/>
    <w:rsid w:val="0086134E"/>
    <w:rsid w:val="0086138F"/>
    <w:rsid w:val="008635D6"/>
    <w:rsid w:val="0086389C"/>
    <w:rsid w:val="00863E2C"/>
    <w:rsid w:val="00864E7C"/>
    <w:rsid w:val="008665AA"/>
    <w:rsid w:val="00866986"/>
    <w:rsid w:val="00866D98"/>
    <w:rsid w:val="008671B8"/>
    <w:rsid w:val="008671C1"/>
    <w:rsid w:val="0086765A"/>
    <w:rsid w:val="008702E2"/>
    <w:rsid w:val="008707FD"/>
    <w:rsid w:val="00870C37"/>
    <w:rsid w:val="00871FB9"/>
    <w:rsid w:val="008723CF"/>
    <w:rsid w:val="0087250E"/>
    <w:rsid w:val="0087262F"/>
    <w:rsid w:val="00873139"/>
    <w:rsid w:val="00873A58"/>
    <w:rsid w:val="0087445F"/>
    <w:rsid w:val="008746AC"/>
    <w:rsid w:val="0087484C"/>
    <w:rsid w:val="00874F27"/>
    <w:rsid w:val="00875509"/>
    <w:rsid w:val="00875517"/>
    <w:rsid w:val="00876913"/>
    <w:rsid w:val="00876FFE"/>
    <w:rsid w:val="00877219"/>
    <w:rsid w:val="0087786E"/>
    <w:rsid w:val="00877AF8"/>
    <w:rsid w:val="0088046A"/>
    <w:rsid w:val="00880506"/>
    <w:rsid w:val="00880F8D"/>
    <w:rsid w:val="008816E1"/>
    <w:rsid w:val="008839A6"/>
    <w:rsid w:val="008848C7"/>
    <w:rsid w:val="00884FC5"/>
    <w:rsid w:val="00885136"/>
    <w:rsid w:val="00885E62"/>
    <w:rsid w:val="00885E94"/>
    <w:rsid w:val="0088602A"/>
    <w:rsid w:val="008868F4"/>
    <w:rsid w:val="0088718D"/>
    <w:rsid w:val="008871E2"/>
    <w:rsid w:val="0088744B"/>
    <w:rsid w:val="00887D57"/>
    <w:rsid w:val="00890B04"/>
    <w:rsid w:val="00890ED5"/>
    <w:rsid w:val="00890EF2"/>
    <w:rsid w:val="00891727"/>
    <w:rsid w:val="00891A02"/>
    <w:rsid w:val="00891AA2"/>
    <w:rsid w:val="00892DCA"/>
    <w:rsid w:val="008932C4"/>
    <w:rsid w:val="00894748"/>
    <w:rsid w:val="00894B6B"/>
    <w:rsid w:val="00894CE2"/>
    <w:rsid w:val="008964B8"/>
    <w:rsid w:val="00896506"/>
    <w:rsid w:val="008970C7"/>
    <w:rsid w:val="00897225"/>
    <w:rsid w:val="00897BF4"/>
    <w:rsid w:val="008A06C2"/>
    <w:rsid w:val="008A0B0E"/>
    <w:rsid w:val="008A1442"/>
    <w:rsid w:val="008A1825"/>
    <w:rsid w:val="008A2038"/>
    <w:rsid w:val="008A2707"/>
    <w:rsid w:val="008A2AAC"/>
    <w:rsid w:val="008A2C2F"/>
    <w:rsid w:val="008A2FAE"/>
    <w:rsid w:val="008A3FE7"/>
    <w:rsid w:val="008A4300"/>
    <w:rsid w:val="008A438B"/>
    <w:rsid w:val="008A53FE"/>
    <w:rsid w:val="008A67DD"/>
    <w:rsid w:val="008A6BD0"/>
    <w:rsid w:val="008A6E8F"/>
    <w:rsid w:val="008A706F"/>
    <w:rsid w:val="008A7FA5"/>
    <w:rsid w:val="008B0ACD"/>
    <w:rsid w:val="008B0DD7"/>
    <w:rsid w:val="008B1492"/>
    <w:rsid w:val="008B241C"/>
    <w:rsid w:val="008B370A"/>
    <w:rsid w:val="008B384D"/>
    <w:rsid w:val="008B38AB"/>
    <w:rsid w:val="008B4D01"/>
    <w:rsid w:val="008B5A93"/>
    <w:rsid w:val="008B66D5"/>
    <w:rsid w:val="008B6BDF"/>
    <w:rsid w:val="008B6D92"/>
    <w:rsid w:val="008B71D4"/>
    <w:rsid w:val="008B7511"/>
    <w:rsid w:val="008B7FA5"/>
    <w:rsid w:val="008C0E8D"/>
    <w:rsid w:val="008C0F28"/>
    <w:rsid w:val="008C0FEE"/>
    <w:rsid w:val="008C117A"/>
    <w:rsid w:val="008C13B1"/>
    <w:rsid w:val="008C15E2"/>
    <w:rsid w:val="008C192F"/>
    <w:rsid w:val="008C1938"/>
    <w:rsid w:val="008C1C26"/>
    <w:rsid w:val="008C2648"/>
    <w:rsid w:val="008C269D"/>
    <w:rsid w:val="008C2B72"/>
    <w:rsid w:val="008C2E0B"/>
    <w:rsid w:val="008C3168"/>
    <w:rsid w:val="008C32B1"/>
    <w:rsid w:val="008C4DA6"/>
    <w:rsid w:val="008C5051"/>
    <w:rsid w:val="008C508F"/>
    <w:rsid w:val="008C52DE"/>
    <w:rsid w:val="008C55E4"/>
    <w:rsid w:val="008C561B"/>
    <w:rsid w:val="008C5934"/>
    <w:rsid w:val="008C5BE6"/>
    <w:rsid w:val="008C5D73"/>
    <w:rsid w:val="008C5E61"/>
    <w:rsid w:val="008C5EA6"/>
    <w:rsid w:val="008C61A1"/>
    <w:rsid w:val="008C62BB"/>
    <w:rsid w:val="008C6361"/>
    <w:rsid w:val="008C68DC"/>
    <w:rsid w:val="008C6D98"/>
    <w:rsid w:val="008C6DBC"/>
    <w:rsid w:val="008C6E80"/>
    <w:rsid w:val="008C732A"/>
    <w:rsid w:val="008C766C"/>
    <w:rsid w:val="008C7C15"/>
    <w:rsid w:val="008C7CA4"/>
    <w:rsid w:val="008D0C0E"/>
    <w:rsid w:val="008D1435"/>
    <w:rsid w:val="008D16F4"/>
    <w:rsid w:val="008D1B55"/>
    <w:rsid w:val="008D1F93"/>
    <w:rsid w:val="008D1FFA"/>
    <w:rsid w:val="008D22E0"/>
    <w:rsid w:val="008D23EA"/>
    <w:rsid w:val="008D25AB"/>
    <w:rsid w:val="008D2A6F"/>
    <w:rsid w:val="008D2DB2"/>
    <w:rsid w:val="008D32B0"/>
    <w:rsid w:val="008D409D"/>
    <w:rsid w:val="008D4BC3"/>
    <w:rsid w:val="008D50F6"/>
    <w:rsid w:val="008D528F"/>
    <w:rsid w:val="008D5A71"/>
    <w:rsid w:val="008D5CE7"/>
    <w:rsid w:val="008D61AA"/>
    <w:rsid w:val="008D64EB"/>
    <w:rsid w:val="008D6C77"/>
    <w:rsid w:val="008D796E"/>
    <w:rsid w:val="008E057B"/>
    <w:rsid w:val="008E12B5"/>
    <w:rsid w:val="008E18E0"/>
    <w:rsid w:val="008E1E20"/>
    <w:rsid w:val="008E1EE2"/>
    <w:rsid w:val="008E1FA3"/>
    <w:rsid w:val="008E36AB"/>
    <w:rsid w:val="008E3CE8"/>
    <w:rsid w:val="008E3FA6"/>
    <w:rsid w:val="008E4EB2"/>
    <w:rsid w:val="008E50D5"/>
    <w:rsid w:val="008E548D"/>
    <w:rsid w:val="008E5933"/>
    <w:rsid w:val="008E5EAA"/>
    <w:rsid w:val="008E5EE2"/>
    <w:rsid w:val="008E648F"/>
    <w:rsid w:val="008E65AE"/>
    <w:rsid w:val="008E66C4"/>
    <w:rsid w:val="008E690A"/>
    <w:rsid w:val="008E6B5A"/>
    <w:rsid w:val="008E7957"/>
    <w:rsid w:val="008E7A15"/>
    <w:rsid w:val="008E7FEC"/>
    <w:rsid w:val="008F02E3"/>
    <w:rsid w:val="008F033D"/>
    <w:rsid w:val="008F0624"/>
    <w:rsid w:val="008F0EDE"/>
    <w:rsid w:val="008F0F0A"/>
    <w:rsid w:val="008F1BE6"/>
    <w:rsid w:val="008F28C5"/>
    <w:rsid w:val="008F2E2F"/>
    <w:rsid w:val="008F3641"/>
    <w:rsid w:val="008F3701"/>
    <w:rsid w:val="008F48CE"/>
    <w:rsid w:val="008F51F5"/>
    <w:rsid w:val="008F53D4"/>
    <w:rsid w:val="008F5AFC"/>
    <w:rsid w:val="008F6A61"/>
    <w:rsid w:val="008F6CE4"/>
    <w:rsid w:val="008F6E48"/>
    <w:rsid w:val="008F7529"/>
    <w:rsid w:val="008F7D38"/>
    <w:rsid w:val="0090039E"/>
    <w:rsid w:val="00900ADA"/>
    <w:rsid w:val="00900C92"/>
    <w:rsid w:val="00900D64"/>
    <w:rsid w:val="00901774"/>
    <w:rsid w:val="009019C8"/>
    <w:rsid w:val="00901C4E"/>
    <w:rsid w:val="009028D5"/>
    <w:rsid w:val="00903209"/>
    <w:rsid w:val="0090344A"/>
    <w:rsid w:val="00903A0C"/>
    <w:rsid w:val="00903D83"/>
    <w:rsid w:val="0090474B"/>
    <w:rsid w:val="009056D6"/>
    <w:rsid w:val="00905FD0"/>
    <w:rsid w:val="009063D4"/>
    <w:rsid w:val="00906C42"/>
    <w:rsid w:val="00910A92"/>
    <w:rsid w:val="0091249B"/>
    <w:rsid w:val="009124BA"/>
    <w:rsid w:val="009127C2"/>
    <w:rsid w:val="00912ACE"/>
    <w:rsid w:val="00914E1D"/>
    <w:rsid w:val="00914F57"/>
    <w:rsid w:val="00915337"/>
    <w:rsid w:val="0091544A"/>
    <w:rsid w:val="00915541"/>
    <w:rsid w:val="0091587E"/>
    <w:rsid w:val="00915FBF"/>
    <w:rsid w:val="00916465"/>
    <w:rsid w:val="009171A7"/>
    <w:rsid w:val="00917241"/>
    <w:rsid w:val="00921133"/>
    <w:rsid w:val="009216E7"/>
    <w:rsid w:val="00921FFA"/>
    <w:rsid w:val="00922352"/>
    <w:rsid w:val="009224B0"/>
    <w:rsid w:val="00922759"/>
    <w:rsid w:val="00922852"/>
    <w:rsid w:val="00922A8E"/>
    <w:rsid w:val="00923853"/>
    <w:rsid w:val="00923BC6"/>
    <w:rsid w:val="00923E8D"/>
    <w:rsid w:val="00923EBF"/>
    <w:rsid w:val="00924901"/>
    <w:rsid w:val="00924918"/>
    <w:rsid w:val="009250E2"/>
    <w:rsid w:val="009253B5"/>
    <w:rsid w:val="00926B80"/>
    <w:rsid w:val="00926F57"/>
    <w:rsid w:val="00927707"/>
    <w:rsid w:val="00927ACD"/>
    <w:rsid w:val="00927B5D"/>
    <w:rsid w:val="00927C2C"/>
    <w:rsid w:val="00930069"/>
    <w:rsid w:val="00930556"/>
    <w:rsid w:val="00930982"/>
    <w:rsid w:val="009309B4"/>
    <w:rsid w:val="00930E4D"/>
    <w:rsid w:val="009317D4"/>
    <w:rsid w:val="0093217D"/>
    <w:rsid w:val="0093219C"/>
    <w:rsid w:val="009323DB"/>
    <w:rsid w:val="009333AE"/>
    <w:rsid w:val="00933D23"/>
    <w:rsid w:val="00933E8A"/>
    <w:rsid w:val="00934610"/>
    <w:rsid w:val="00934626"/>
    <w:rsid w:val="00934C3B"/>
    <w:rsid w:val="00935E0B"/>
    <w:rsid w:val="00936116"/>
    <w:rsid w:val="009361F5"/>
    <w:rsid w:val="009363B2"/>
    <w:rsid w:val="009366A5"/>
    <w:rsid w:val="00937108"/>
    <w:rsid w:val="00937FCC"/>
    <w:rsid w:val="0094004A"/>
    <w:rsid w:val="009400CD"/>
    <w:rsid w:val="009401BB"/>
    <w:rsid w:val="009414D9"/>
    <w:rsid w:val="009418BB"/>
    <w:rsid w:val="009422F4"/>
    <w:rsid w:val="0094245E"/>
    <w:rsid w:val="00942759"/>
    <w:rsid w:val="00942777"/>
    <w:rsid w:val="00942F53"/>
    <w:rsid w:val="00943841"/>
    <w:rsid w:val="0094386F"/>
    <w:rsid w:val="00943C41"/>
    <w:rsid w:val="00944AD9"/>
    <w:rsid w:val="00945DF6"/>
    <w:rsid w:val="00945FC9"/>
    <w:rsid w:val="00946503"/>
    <w:rsid w:val="00947CD6"/>
    <w:rsid w:val="00950282"/>
    <w:rsid w:val="00950348"/>
    <w:rsid w:val="00951965"/>
    <w:rsid w:val="00951CAD"/>
    <w:rsid w:val="00952598"/>
    <w:rsid w:val="00954095"/>
    <w:rsid w:val="00954E9E"/>
    <w:rsid w:val="009562D0"/>
    <w:rsid w:val="0095643B"/>
    <w:rsid w:val="009564D9"/>
    <w:rsid w:val="009567B4"/>
    <w:rsid w:val="00960A41"/>
    <w:rsid w:val="009616A9"/>
    <w:rsid w:val="00961849"/>
    <w:rsid w:val="009618C2"/>
    <w:rsid w:val="009618C9"/>
    <w:rsid w:val="00961A9E"/>
    <w:rsid w:val="00961D1D"/>
    <w:rsid w:val="00961FF8"/>
    <w:rsid w:val="00962788"/>
    <w:rsid w:val="00963453"/>
    <w:rsid w:val="00963DCC"/>
    <w:rsid w:val="009644DA"/>
    <w:rsid w:val="0096498D"/>
    <w:rsid w:val="00964ABA"/>
    <w:rsid w:val="00965427"/>
    <w:rsid w:val="00965730"/>
    <w:rsid w:val="00965A42"/>
    <w:rsid w:val="00965DDD"/>
    <w:rsid w:val="009660B4"/>
    <w:rsid w:val="009662D3"/>
    <w:rsid w:val="00966A6D"/>
    <w:rsid w:val="00966AD6"/>
    <w:rsid w:val="00966B96"/>
    <w:rsid w:val="009673D1"/>
    <w:rsid w:val="00967A13"/>
    <w:rsid w:val="0097017D"/>
    <w:rsid w:val="0097033F"/>
    <w:rsid w:val="009704AF"/>
    <w:rsid w:val="00972945"/>
    <w:rsid w:val="00972D39"/>
    <w:rsid w:val="009734A5"/>
    <w:rsid w:val="00973DAE"/>
    <w:rsid w:val="0097448F"/>
    <w:rsid w:val="00975130"/>
    <w:rsid w:val="00975508"/>
    <w:rsid w:val="00975AA5"/>
    <w:rsid w:val="00975FE7"/>
    <w:rsid w:val="0097644B"/>
    <w:rsid w:val="00976527"/>
    <w:rsid w:val="00976631"/>
    <w:rsid w:val="009777DC"/>
    <w:rsid w:val="0097787E"/>
    <w:rsid w:val="00977DC1"/>
    <w:rsid w:val="00980245"/>
    <w:rsid w:val="0098035E"/>
    <w:rsid w:val="00981170"/>
    <w:rsid w:val="0098149A"/>
    <w:rsid w:val="0098222D"/>
    <w:rsid w:val="009823B7"/>
    <w:rsid w:val="00982DA1"/>
    <w:rsid w:val="00983572"/>
    <w:rsid w:val="00983CD0"/>
    <w:rsid w:val="009845A8"/>
    <w:rsid w:val="00984D92"/>
    <w:rsid w:val="0098521B"/>
    <w:rsid w:val="0098672C"/>
    <w:rsid w:val="00986946"/>
    <w:rsid w:val="00986ED4"/>
    <w:rsid w:val="00986FEC"/>
    <w:rsid w:val="00987CA5"/>
    <w:rsid w:val="00990B82"/>
    <w:rsid w:val="00990FAD"/>
    <w:rsid w:val="00991B37"/>
    <w:rsid w:val="00992878"/>
    <w:rsid w:val="009928A9"/>
    <w:rsid w:val="00992D03"/>
    <w:rsid w:val="009936EA"/>
    <w:rsid w:val="0099405E"/>
    <w:rsid w:val="00994388"/>
    <w:rsid w:val="009947ED"/>
    <w:rsid w:val="0099520C"/>
    <w:rsid w:val="00995C92"/>
    <w:rsid w:val="00995D13"/>
    <w:rsid w:val="00995E35"/>
    <w:rsid w:val="00995F99"/>
    <w:rsid w:val="0099605C"/>
    <w:rsid w:val="00996C52"/>
    <w:rsid w:val="00996F7E"/>
    <w:rsid w:val="00997035"/>
    <w:rsid w:val="00997458"/>
    <w:rsid w:val="009974BB"/>
    <w:rsid w:val="00997B19"/>
    <w:rsid w:val="00997B82"/>
    <w:rsid w:val="00997DFD"/>
    <w:rsid w:val="00997E9A"/>
    <w:rsid w:val="009A0EB8"/>
    <w:rsid w:val="009A1701"/>
    <w:rsid w:val="009A1A27"/>
    <w:rsid w:val="009A1E23"/>
    <w:rsid w:val="009A2236"/>
    <w:rsid w:val="009A23EE"/>
    <w:rsid w:val="009A28D9"/>
    <w:rsid w:val="009A349D"/>
    <w:rsid w:val="009A3DF8"/>
    <w:rsid w:val="009A4534"/>
    <w:rsid w:val="009A54A5"/>
    <w:rsid w:val="009A5F29"/>
    <w:rsid w:val="009A71BF"/>
    <w:rsid w:val="009A74F1"/>
    <w:rsid w:val="009A76BF"/>
    <w:rsid w:val="009A78CD"/>
    <w:rsid w:val="009A7E3C"/>
    <w:rsid w:val="009B056A"/>
    <w:rsid w:val="009B0AFB"/>
    <w:rsid w:val="009B10E2"/>
    <w:rsid w:val="009B11E9"/>
    <w:rsid w:val="009B191F"/>
    <w:rsid w:val="009B216F"/>
    <w:rsid w:val="009B2ECD"/>
    <w:rsid w:val="009B3453"/>
    <w:rsid w:val="009B3994"/>
    <w:rsid w:val="009B3A30"/>
    <w:rsid w:val="009B3A8C"/>
    <w:rsid w:val="009B4275"/>
    <w:rsid w:val="009B492D"/>
    <w:rsid w:val="009B4B64"/>
    <w:rsid w:val="009B5191"/>
    <w:rsid w:val="009B6998"/>
    <w:rsid w:val="009B6D49"/>
    <w:rsid w:val="009B7233"/>
    <w:rsid w:val="009B7EF6"/>
    <w:rsid w:val="009C098D"/>
    <w:rsid w:val="009C12DA"/>
    <w:rsid w:val="009C1DC2"/>
    <w:rsid w:val="009C23EC"/>
    <w:rsid w:val="009C32BD"/>
    <w:rsid w:val="009C3593"/>
    <w:rsid w:val="009C3A14"/>
    <w:rsid w:val="009C3BD6"/>
    <w:rsid w:val="009C428B"/>
    <w:rsid w:val="009C47C8"/>
    <w:rsid w:val="009C4F8F"/>
    <w:rsid w:val="009C53D8"/>
    <w:rsid w:val="009C5CE5"/>
    <w:rsid w:val="009C5EC6"/>
    <w:rsid w:val="009C5F64"/>
    <w:rsid w:val="009C601C"/>
    <w:rsid w:val="009C6124"/>
    <w:rsid w:val="009C6B4A"/>
    <w:rsid w:val="009C7405"/>
    <w:rsid w:val="009C79D6"/>
    <w:rsid w:val="009C7C46"/>
    <w:rsid w:val="009C7CFC"/>
    <w:rsid w:val="009C7FDE"/>
    <w:rsid w:val="009D0114"/>
    <w:rsid w:val="009D06A4"/>
    <w:rsid w:val="009D16F6"/>
    <w:rsid w:val="009D1B39"/>
    <w:rsid w:val="009D1F4B"/>
    <w:rsid w:val="009D2154"/>
    <w:rsid w:val="009D2314"/>
    <w:rsid w:val="009D2FEF"/>
    <w:rsid w:val="009D3229"/>
    <w:rsid w:val="009D32BF"/>
    <w:rsid w:val="009D39C4"/>
    <w:rsid w:val="009D411E"/>
    <w:rsid w:val="009D41C6"/>
    <w:rsid w:val="009D4328"/>
    <w:rsid w:val="009D4C81"/>
    <w:rsid w:val="009D4D7E"/>
    <w:rsid w:val="009D5232"/>
    <w:rsid w:val="009D61C1"/>
    <w:rsid w:val="009D6482"/>
    <w:rsid w:val="009D653B"/>
    <w:rsid w:val="009D708C"/>
    <w:rsid w:val="009E1734"/>
    <w:rsid w:val="009E1B45"/>
    <w:rsid w:val="009E22AD"/>
    <w:rsid w:val="009E37B8"/>
    <w:rsid w:val="009E60C9"/>
    <w:rsid w:val="009E6120"/>
    <w:rsid w:val="009E65FA"/>
    <w:rsid w:val="009E6618"/>
    <w:rsid w:val="009E66DB"/>
    <w:rsid w:val="009E6992"/>
    <w:rsid w:val="009E6A14"/>
    <w:rsid w:val="009E71F7"/>
    <w:rsid w:val="009E7C7C"/>
    <w:rsid w:val="009F0A46"/>
    <w:rsid w:val="009F1377"/>
    <w:rsid w:val="009F163F"/>
    <w:rsid w:val="009F2265"/>
    <w:rsid w:val="009F2FB1"/>
    <w:rsid w:val="009F375C"/>
    <w:rsid w:val="009F3BAE"/>
    <w:rsid w:val="009F3BB8"/>
    <w:rsid w:val="009F4891"/>
    <w:rsid w:val="009F4CA4"/>
    <w:rsid w:val="009F4F82"/>
    <w:rsid w:val="009F593F"/>
    <w:rsid w:val="009F676E"/>
    <w:rsid w:val="009F6ADE"/>
    <w:rsid w:val="009F6D87"/>
    <w:rsid w:val="009F6DAE"/>
    <w:rsid w:val="009F72F6"/>
    <w:rsid w:val="009F7A92"/>
    <w:rsid w:val="009F7E66"/>
    <w:rsid w:val="00A000BA"/>
    <w:rsid w:val="00A00263"/>
    <w:rsid w:val="00A002B3"/>
    <w:rsid w:val="00A00E7F"/>
    <w:rsid w:val="00A00EBB"/>
    <w:rsid w:val="00A01530"/>
    <w:rsid w:val="00A01A60"/>
    <w:rsid w:val="00A02B14"/>
    <w:rsid w:val="00A02B2C"/>
    <w:rsid w:val="00A03F40"/>
    <w:rsid w:val="00A04755"/>
    <w:rsid w:val="00A049AD"/>
    <w:rsid w:val="00A053F2"/>
    <w:rsid w:val="00A066B9"/>
    <w:rsid w:val="00A06AE3"/>
    <w:rsid w:val="00A07334"/>
    <w:rsid w:val="00A074D3"/>
    <w:rsid w:val="00A1051C"/>
    <w:rsid w:val="00A10C58"/>
    <w:rsid w:val="00A10FEA"/>
    <w:rsid w:val="00A12C62"/>
    <w:rsid w:val="00A1301D"/>
    <w:rsid w:val="00A131EF"/>
    <w:rsid w:val="00A132E5"/>
    <w:rsid w:val="00A134BC"/>
    <w:rsid w:val="00A13509"/>
    <w:rsid w:val="00A135AE"/>
    <w:rsid w:val="00A13B48"/>
    <w:rsid w:val="00A13D80"/>
    <w:rsid w:val="00A13F8D"/>
    <w:rsid w:val="00A142F6"/>
    <w:rsid w:val="00A14315"/>
    <w:rsid w:val="00A14DAB"/>
    <w:rsid w:val="00A15D42"/>
    <w:rsid w:val="00A16100"/>
    <w:rsid w:val="00A16A7F"/>
    <w:rsid w:val="00A17724"/>
    <w:rsid w:val="00A17A8B"/>
    <w:rsid w:val="00A17C36"/>
    <w:rsid w:val="00A17DD2"/>
    <w:rsid w:val="00A17F32"/>
    <w:rsid w:val="00A20061"/>
    <w:rsid w:val="00A202D6"/>
    <w:rsid w:val="00A2037E"/>
    <w:rsid w:val="00A208C0"/>
    <w:rsid w:val="00A20A39"/>
    <w:rsid w:val="00A20F09"/>
    <w:rsid w:val="00A21331"/>
    <w:rsid w:val="00A22A59"/>
    <w:rsid w:val="00A22C52"/>
    <w:rsid w:val="00A24B11"/>
    <w:rsid w:val="00A24B55"/>
    <w:rsid w:val="00A2565C"/>
    <w:rsid w:val="00A257EB"/>
    <w:rsid w:val="00A262C3"/>
    <w:rsid w:val="00A26BE0"/>
    <w:rsid w:val="00A27079"/>
    <w:rsid w:val="00A2709E"/>
    <w:rsid w:val="00A27300"/>
    <w:rsid w:val="00A2733B"/>
    <w:rsid w:val="00A27380"/>
    <w:rsid w:val="00A279F8"/>
    <w:rsid w:val="00A27EAD"/>
    <w:rsid w:val="00A302A8"/>
    <w:rsid w:val="00A30A44"/>
    <w:rsid w:val="00A31383"/>
    <w:rsid w:val="00A31839"/>
    <w:rsid w:val="00A31B5A"/>
    <w:rsid w:val="00A31B7A"/>
    <w:rsid w:val="00A32264"/>
    <w:rsid w:val="00A32523"/>
    <w:rsid w:val="00A32C55"/>
    <w:rsid w:val="00A3364C"/>
    <w:rsid w:val="00A337B8"/>
    <w:rsid w:val="00A34269"/>
    <w:rsid w:val="00A34501"/>
    <w:rsid w:val="00A348FC"/>
    <w:rsid w:val="00A34A39"/>
    <w:rsid w:val="00A34AE0"/>
    <w:rsid w:val="00A34CA0"/>
    <w:rsid w:val="00A3553D"/>
    <w:rsid w:val="00A35B85"/>
    <w:rsid w:val="00A35BDF"/>
    <w:rsid w:val="00A364D3"/>
    <w:rsid w:val="00A365F2"/>
    <w:rsid w:val="00A3717B"/>
    <w:rsid w:val="00A37F97"/>
    <w:rsid w:val="00A41FCA"/>
    <w:rsid w:val="00A4300D"/>
    <w:rsid w:val="00A43157"/>
    <w:rsid w:val="00A43385"/>
    <w:rsid w:val="00A43477"/>
    <w:rsid w:val="00A447C0"/>
    <w:rsid w:val="00A44B9C"/>
    <w:rsid w:val="00A45014"/>
    <w:rsid w:val="00A4569C"/>
    <w:rsid w:val="00A4578D"/>
    <w:rsid w:val="00A460B0"/>
    <w:rsid w:val="00A464DF"/>
    <w:rsid w:val="00A46634"/>
    <w:rsid w:val="00A47A39"/>
    <w:rsid w:val="00A50166"/>
    <w:rsid w:val="00A50DA6"/>
    <w:rsid w:val="00A5140E"/>
    <w:rsid w:val="00A51985"/>
    <w:rsid w:val="00A52353"/>
    <w:rsid w:val="00A52589"/>
    <w:rsid w:val="00A52C30"/>
    <w:rsid w:val="00A52CDD"/>
    <w:rsid w:val="00A52CEA"/>
    <w:rsid w:val="00A52DAD"/>
    <w:rsid w:val="00A53068"/>
    <w:rsid w:val="00A53F77"/>
    <w:rsid w:val="00A543CB"/>
    <w:rsid w:val="00A544CD"/>
    <w:rsid w:val="00A54609"/>
    <w:rsid w:val="00A55489"/>
    <w:rsid w:val="00A5617E"/>
    <w:rsid w:val="00A5644F"/>
    <w:rsid w:val="00A56C4E"/>
    <w:rsid w:val="00A57A4F"/>
    <w:rsid w:val="00A57CD6"/>
    <w:rsid w:val="00A6060A"/>
    <w:rsid w:val="00A609F9"/>
    <w:rsid w:val="00A60B26"/>
    <w:rsid w:val="00A610D0"/>
    <w:rsid w:val="00A6200D"/>
    <w:rsid w:val="00A62A7C"/>
    <w:rsid w:val="00A62B91"/>
    <w:rsid w:val="00A63CA2"/>
    <w:rsid w:val="00A63F65"/>
    <w:rsid w:val="00A64211"/>
    <w:rsid w:val="00A642B3"/>
    <w:rsid w:val="00A64573"/>
    <w:rsid w:val="00A64BFA"/>
    <w:rsid w:val="00A64FCB"/>
    <w:rsid w:val="00A64FFF"/>
    <w:rsid w:val="00A65234"/>
    <w:rsid w:val="00A658D6"/>
    <w:rsid w:val="00A65CE5"/>
    <w:rsid w:val="00A6607D"/>
    <w:rsid w:val="00A66B81"/>
    <w:rsid w:val="00A66EF5"/>
    <w:rsid w:val="00A67009"/>
    <w:rsid w:val="00A70160"/>
    <w:rsid w:val="00A70800"/>
    <w:rsid w:val="00A70E53"/>
    <w:rsid w:val="00A71920"/>
    <w:rsid w:val="00A7193E"/>
    <w:rsid w:val="00A72167"/>
    <w:rsid w:val="00A72D45"/>
    <w:rsid w:val="00A73200"/>
    <w:rsid w:val="00A7329B"/>
    <w:rsid w:val="00A74786"/>
    <w:rsid w:val="00A74828"/>
    <w:rsid w:val="00A75519"/>
    <w:rsid w:val="00A75738"/>
    <w:rsid w:val="00A75CA9"/>
    <w:rsid w:val="00A76ABC"/>
    <w:rsid w:val="00A76BF9"/>
    <w:rsid w:val="00A7707B"/>
    <w:rsid w:val="00A7753F"/>
    <w:rsid w:val="00A77623"/>
    <w:rsid w:val="00A77667"/>
    <w:rsid w:val="00A77FCA"/>
    <w:rsid w:val="00A80046"/>
    <w:rsid w:val="00A80373"/>
    <w:rsid w:val="00A80D5B"/>
    <w:rsid w:val="00A80DDE"/>
    <w:rsid w:val="00A8172A"/>
    <w:rsid w:val="00A81B04"/>
    <w:rsid w:val="00A82898"/>
    <w:rsid w:val="00A832A9"/>
    <w:rsid w:val="00A840B5"/>
    <w:rsid w:val="00A846F2"/>
    <w:rsid w:val="00A84C63"/>
    <w:rsid w:val="00A85790"/>
    <w:rsid w:val="00A859F5"/>
    <w:rsid w:val="00A86938"/>
    <w:rsid w:val="00A86E0B"/>
    <w:rsid w:val="00A86E78"/>
    <w:rsid w:val="00A87BDA"/>
    <w:rsid w:val="00A9276F"/>
    <w:rsid w:val="00A928E8"/>
    <w:rsid w:val="00A92A93"/>
    <w:rsid w:val="00A936B5"/>
    <w:rsid w:val="00A9371A"/>
    <w:rsid w:val="00A94DEC"/>
    <w:rsid w:val="00A95586"/>
    <w:rsid w:val="00A95A6A"/>
    <w:rsid w:val="00A963D2"/>
    <w:rsid w:val="00A9640D"/>
    <w:rsid w:val="00A971C1"/>
    <w:rsid w:val="00AA01B1"/>
    <w:rsid w:val="00AA0CDF"/>
    <w:rsid w:val="00AA0E54"/>
    <w:rsid w:val="00AA1E55"/>
    <w:rsid w:val="00AA2ADC"/>
    <w:rsid w:val="00AA2C03"/>
    <w:rsid w:val="00AA3B2A"/>
    <w:rsid w:val="00AA47A3"/>
    <w:rsid w:val="00AA5940"/>
    <w:rsid w:val="00AA6F48"/>
    <w:rsid w:val="00AA722D"/>
    <w:rsid w:val="00AA7B68"/>
    <w:rsid w:val="00AB00CD"/>
    <w:rsid w:val="00AB0853"/>
    <w:rsid w:val="00AB0944"/>
    <w:rsid w:val="00AB0A02"/>
    <w:rsid w:val="00AB0A66"/>
    <w:rsid w:val="00AB0EFC"/>
    <w:rsid w:val="00AB1878"/>
    <w:rsid w:val="00AB2832"/>
    <w:rsid w:val="00AB31B8"/>
    <w:rsid w:val="00AB378F"/>
    <w:rsid w:val="00AB3DB6"/>
    <w:rsid w:val="00AB45C6"/>
    <w:rsid w:val="00AB57F1"/>
    <w:rsid w:val="00AB5882"/>
    <w:rsid w:val="00AB6478"/>
    <w:rsid w:val="00AB652D"/>
    <w:rsid w:val="00AB6CE0"/>
    <w:rsid w:val="00AB740F"/>
    <w:rsid w:val="00AB7808"/>
    <w:rsid w:val="00AB7E01"/>
    <w:rsid w:val="00AC042A"/>
    <w:rsid w:val="00AC05D2"/>
    <w:rsid w:val="00AC06AB"/>
    <w:rsid w:val="00AC0AD7"/>
    <w:rsid w:val="00AC0F5B"/>
    <w:rsid w:val="00AC1297"/>
    <w:rsid w:val="00AC1604"/>
    <w:rsid w:val="00AC36C5"/>
    <w:rsid w:val="00AC440F"/>
    <w:rsid w:val="00AC4B28"/>
    <w:rsid w:val="00AC4DBE"/>
    <w:rsid w:val="00AC511E"/>
    <w:rsid w:val="00AC55F6"/>
    <w:rsid w:val="00AC5A62"/>
    <w:rsid w:val="00AC5D4A"/>
    <w:rsid w:val="00AC6342"/>
    <w:rsid w:val="00AC7BC3"/>
    <w:rsid w:val="00AD0658"/>
    <w:rsid w:val="00AD0706"/>
    <w:rsid w:val="00AD0811"/>
    <w:rsid w:val="00AD11BA"/>
    <w:rsid w:val="00AD13E6"/>
    <w:rsid w:val="00AD1A2C"/>
    <w:rsid w:val="00AD2549"/>
    <w:rsid w:val="00AD2886"/>
    <w:rsid w:val="00AD30F7"/>
    <w:rsid w:val="00AD3685"/>
    <w:rsid w:val="00AD44E4"/>
    <w:rsid w:val="00AD48E4"/>
    <w:rsid w:val="00AD49FE"/>
    <w:rsid w:val="00AD5392"/>
    <w:rsid w:val="00AD5644"/>
    <w:rsid w:val="00AD5691"/>
    <w:rsid w:val="00AD5811"/>
    <w:rsid w:val="00AD5F3B"/>
    <w:rsid w:val="00AD68B7"/>
    <w:rsid w:val="00AD786D"/>
    <w:rsid w:val="00AD7881"/>
    <w:rsid w:val="00AE00B5"/>
    <w:rsid w:val="00AE0E53"/>
    <w:rsid w:val="00AE1168"/>
    <w:rsid w:val="00AE1C8C"/>
    <w:rsid w:val="00AE280F"/>
    <w:rsid w:val="00AE2AC9"/>
    <w:rsid w:val="00AE3520"/>
    <w:rsid w:val="00AE3E0C"/>
    <w:rsid w:val="00AE3E64"/>
    <w:rsid w:val="00AE3FB0"/>
    <w:rsid w:val="00AE4568"/>
    <w:rsid w:val="00AE5B45"/>
    <w:rsid w:val="00AE6770"/>
    <w:rsid w:val="00AE6784"/>
    <w:rsid w:val="00AE6E74"/>
    <w:rsid w:val="00AE74F5"/>
    <w:rsid w:val="00AE76C1"/>
    <w:rsid w:val="00AF00F1"/>
    <w:rsid w:val="00AF05C8"/>
    <w:rsid w:val="00AF0EDA"/>
    <w:rsid w:val="00AF1307"/>
    <w:rsid w:val="00AF1778"/>
    <w:rsid w:val="00AF1A65"/>
    <w:rsid w:val="00AF1B27"/>
    <w:rsid w:val="00AF1DC4"/>
    <w:rsid w:val="00AF1F40"/>
    <w:rsid w:val="00AF2C9E"/>
    <w:rsid w:val="00AF3EE5"/>
    <w:rsid w:val="00AF43AF"/>
    <w:rsid w:val="00AF43E8"/>
    <w:rsid w:val="00AF4446"/>
    <w:rsid w:val="00AF4DE2"/>
    <w:rsid w:val="00AF5284"/>
    <w:rsid w:val="00AF5354"/>
    <w:rsid w:val="00AF56B7"/>
    <w:rsid w:val="00AF5DCC"/>
    <w:rsid w:val="00AF61D4"/>
    <w:rsid w:val="00AF660E"/>
    <w:rsid w:val="00AF6C32"/>
    <w:rsid w:val="00AF6F35"/>
    <w:rsid w:val="00AF7298"/>
    <w:rsid w:val="00AF7B9B"/>
    <w:rsid w:val="00AF7E35"/>
    <w:rsid w:val="00B001F4"/>
    <w:rsid w:val="00B003FD"/>
    <w:rsid w:val="00B01A77"/>
    <w:rsid w:val="00B01D62"/>
    <w:rsid w:val="00B02711"/>
    <w:rsid w:val="00B03248"/>
    <w:rsid w:val="00B0342D"/>
    <w:rsid w:val="00B03580"/>
    <w:rsid w:val="00B03902"/>
    <w:rsid w:val="00B04199"/>
    <w:rsid w:val="00B04C04"/>
    <w:rsid w:val="00B04C83"/>
    <w:rsid w:val="00B04F7A"/>
    <w:rsid w:val="00B06526"/>
    <w:rsid w:val="00B067D8"/>
    <w:rsid w:val="00B06BD5"/>
    <w:rsid w:val="00B06EB9"/>
    <w:rsid w:val="00B076EB"/>
    <w:rsid w:val="00B0789A"/>
    <w:rsid w:val="00B103D9"/>
    <w:rsid w:val="00B106A7"/>
    <w:rsid w:val="00B10ECD"/>
    <w:rsid w:val="00B1176E"/>
    <w:rsid w:val="00B1194E"/>
    <w:rsid w:val="00B11E0F"/>
    <w:rsid w:val="00B1213F"/>
    <w:rsid w:val="00B12F40"/>
    <w:rsid w:val="00B132C2"/>
    <w:rsid w:val="00B1361B"/>
    <w:rsid w:val="00B13E6A"/>
    <w:rsid w:val="00B155E1"/>
    <w:rsid w:val="00B15B31"/>
    <w:rsid w:val="00B15BA1"/>
    <w:rsid w:val="00B16272"/>
    <w:rsid w:val="00B170D6"/>
    <w:rsid w:val="00B17E7F"/>
    <w:rsid w:val="00B20160"/>
    <w:rsid w:val="00B20686"/>
    <w:rsid w:val="00B211F4"/>
    <w:rsid w:val="00B21280"/>
    <w:rsid w:val="00B21813"/>
    <w:rsid w:val="00B2181A"/>
    <w:rsid w:val="00B21B0F"/>
    <w:rsid w:val="00B21BAE"/>
    <w:rsid w:val="00B21C3F"/>
    <w:rsid w:val="00B2207D"/>
    <w:rsid w:val="00B22088"/>
    <w:rsid w:val="00B22127"/>
    <w:rsid w:val="00B22922"/>
    <w:rsid w:val="00B22FB0"/>
    <w:rsid w:val="00B23FF7"/>
    <w:rsid w:val="00B2444F"/>
    <w:rsid w:val="00B24E1E"/>
    <w:rsid w:val="00B25884"/>
    <w:rsid w:val="00B25886"/>
    <w:rsid w:val="00B2592B"/>
    <w:rsid w:val="00B26F85"/>
    <w:rsid w:val="00B275C9"/>
    <w:rsid w:val="00B27613"/>
    <w:rsid w:val="00B276F2"/>
    <w:rsid w:val="00B27706"/>
    <w:rsid w:val="00B2799D"/>
    <w:rsid w:val="00B301ED"/>
    <w:rsid w:val="00B306E5"/>
    <w:rsid w:val="00B31849"/>
    <w:rsid w:val="00B328BD"/>
    <w:rsid w:val="00B32DC5"/>
    <w:rsid w:val="00B32E04"/>
    <w:rsid w:val="00B32EA7"/>
    <w:rsid w:val="00B33570"/>
    <w:rsid w:val="00B33C07"/>
    <w:rsid w:val="00B34109"/>
    <w:rsid w:val="00B35065"/>
    <w:rsid w:val="00B35470"/>
    <w:rsid w:val="00B355C3"/>
    <w:rsid w:val="00B355DF"/>
    <w:rsid w:val="00B3595F"/>
    <w:rsid w:val="00B35F13"/>
    <w:rsid w:val="00B360C8"/>
    <w:rsid w:val="00B36BE1"/>
    <w:rsid w:val="00B36E87"/>
    <w:rsid w:val="00B37019"/>
    <w:rsid w:val="00B37151"/>
    <w:rsid w:val="00B37895"/>
    <w:rsid w:val="00B37987"/>
    <w:rsid w:val="00B37E0A"/>
    <w:rsid w:val="00B40F95"/>
    <w:rsid w:val="00B4166E"/>
    <w:rsid w:val="00B41945"/>
    <w:rsid w:val="00B429B8"/>
    <w:rsid w:val="00B42B1B"/>
    <w:rsid w:val="00B42FC3"/>
    <w:rsid w:val="00B431BE"/>
    <w:rsid w:val="00B431E8"/>
    <w:rsid w:val="00B432F1"/>
    <w:rsid w:val="00B433B6"/>
    <w:rsid w:val="00B44947"/>
    <w:rsid w:val="00B44D1B"/>
    <w:rsid w:val="00B45FC5"/>
    <w:rsid w:val="00B4640F"/>
    <w:rsid w:val="00B46E06"/>
    <w:rsid w:val="00B47026"/>
    <w:rsid w:val="00B47069"/>
    <w:rsid w:val="00B4751A"/>
    <w:rsid w:val="00B47E63"/>
    <w:rsid w:val="00B506D2"/>
    <w:rsid w:val="00B517B3"/>
    <w:rsid w:val="00B51A33"/>
    <w:rsid w:val="00B51DD8"/>
    <w:rsid w:val="00B525B1"/>
    <w:rsid w:val="00B52750"/>
    <w:rsid w:val="00B5282C"/>
    <w:rsid w:val="00B532AF"/>
    <w:rsid w:val="00B545BB"/>
    <w:rsid w:val="00B55295"/>
    <w:rsid w:val="00B55646"/>
    <w:rsid w:val="00B55D10"/>
    <w:rsid w:val="00B57285"/>
    <w:rsid w:val="00B5729D"/>
    <w:rsid w:val="00B57788"/>
    <w:rsid w:val="00B57A0F"/>
    <w:rsid w:val="00B60A01"/>
    <w:rsid w:val="00B60B21"/>
    <w:rsid w:val="00B60B33"/>
    <w:rsid w:val="00B60B4F"/>
    <w:rsid w:val="00B614C9"/>
    <w:rsid w:val="00B61907"/>
    <w:rsid w:val="00B61E99"/>
    <w:rsid w:val="00B6218E"/>
    <w:rsid w:val="00B63280"/>
    <w:rsid w:val="00B63B0B"/>
    <w:rsid w:val="00B641DF"/>
    <w:rsid w:val="00B643C6"/>
    <w:rsid w:val="00B64BF9"/>
    <w:rsid w:val="00B64C8B"/>
    <w:rsid w:val="00B64D26"/>
    <w:rsid w:val="00B65331"/>
    <w:rsid w:val="00B65740"/>
    <w:rsid w:val="00B672D4"/>
    <w:rsid w:val="00B67685"/>
    <w:rsid w:val="00B70F9A"/>
    <w:rsid w:val="00B70FB5"/>
    <w:rsid w:val="00B7124C"/>
    <w:rsid w:val="00B7210D"/>
    <w:rsid w:val="00B7266F"/>
    <w:rsid w:val="00B7280D"/>
    <w:rsid w:val="00B73B7B"/>
    <w:rsid w:val="00B749F5"/>
    <w:rsid w:val="00B752A8"/>
    <w:rsid w:val="00B7569D"/>
    <w:rsid w:val="00B757FF"/>
    <w:rsid w:val="00B766DD"/>
    <w:rsid w:val="00B7683A"/>
    <w:rsid w:val="00B7797F"/>
    <w:rsid w:val="00B80231"/>
    <w:rsid w:val="00B802EC"/>
    <w:rsid w:val="00B8073B"/>
    <w:rsid w:val="00B81828"/>
    <w:rsid w:val="00B81AE6"/>
    <w:rsid w:val="00B81B11"/>
    <w:rsid w:val="00B81B1E"/>
    <w:rsid w:val="00B81D81"/>
    <w:rsid w:val="00B81E5E"/>
    <w:rsid w:val="00B81FC7"/>
    <w:rsid w:val="00B82870"/>
    <w:rsid w:val="00B82AF6"/>
    <w:rsid w:val="00B82C63"/>
    <w:rsid w:val="00B82E53"/>
    <w:rsid w:val="00B83265"/>
    <w:rsid w:val="00B83813"/>
    <w:rsid w:val="00B84151"/>
    <w:rsid w:val="00B851EE"/>
    <w:rsid w:val="00B86068"/>
    <w:rsid w:val="00B87CEF"/>
    <w:rsid w:val="00B90263"/>
    <w:rsid w:val="00B90594"/>
    <w:rsid w:val="00B906B5"/>
    <w:rsid w:val="00B90885"/>
    <w:rsid w:val="00B9186B"/>
    <w:rsid w:val="00B924EF"/>
    <w:rsid w:val="00B92D65"/>
    <w:rsid w:val="00B937F4"/>
    <w:rsid w:val="00B93B72"/>
    <w:rsid w:val="00B94E16"/>
    <w:rsid w:val="00B94E71"/>
    <w:rsid w:val="00B95B02"/>
    <w:rsid w:val="00B95C3E"/>
    <w:rsid w:val="00B95F2C"/>
    <w:rsid w:val="00B96799"/>
    <w:rsid w:val="00B96F3D"/>
    <w:rsid w:val="00B9713E"/>
    <w:rsid w:val="00B971D8"/>
    <w:rsid w:val="00B97479"/>
    <w:rsid w:val="00B97513"/>
    <w:rsid w:val="00BA0503"/>
    <w:rsid w:val="00BA08F3"/>
    <w:rsid w:val="00BA192F"/>
    <w:rsid w:val="00BA204A"/>
    <w:rsid w:val="00BA20E1"/>
    <w:rsid w:val="00BA278D"/>
    <w:rsid w:val="00BA2935"/>
    <w:rsid w:val="00BA415D"/>
    <w:rsid w:val="00BA4426"/>
    <w:rsid w:val="00BA4A58"/>
    <w:rsid w:val="00BA4DA1"/>
    <w:rsid w:val="00BA51DE"/>
    <w:rsid w:val="00BA5811"/>
    <w:rsid w:val="00BA61CC"/>
    <w:rsid w:val="00BA6645"/>
    <w:rsid w:val="00BA67D0"/>
    <w:rsid w:val="00BA71DE"/>
    <w:rsid w:val="00BB08D3"/>
    <w:rsid w:val="00BB19F6"/>
    <w:rsid w:val="00BB26A0"/>
    <w:rsid w:val="00BB2BF9"/>
    <w:rsid w:val="00BB30DA"/>
    <w:rsid w:val="00BB34C3"/>
    <w:rsid w:val="00BB39A1"/>
    <w:rsid w:val="00BB3AA9"/>
    <w:rsid w:val="00BB3C56"/>
    <w:rsid w:val="00BB41B3"/>
    <w:rsid w:val="00BB43AF"/>
    <w:rsid w:val="00BB43BD"/>
    <w:rsid w:val="00BB49FF"/>
    <w:rsid w:val="00BB4AD4"/>
    <w:rsid w:val="00BB4F4D"/>
    <w:rsid w:val="00BB5615"/>
    <w:rsid w:val="00BB5F3E"/>
    <w:rsid w:val="00BB607C"/>
    <w:rsid w:val="00BB66E8"/>
    <w:rsid w:val="00BB6D6D"/>
    <w:rsid w:val="00BB7389"/>
    <w:rsid w:val="00BB7398"/>
    <w:rsid w:val="00BB7616"/>
    <w:rsid w:val="00BB7826"/>
    <w:rsid w:val="00BC012D"/>
    <w:rsid w:val="00BC0B7F"/>
    <w:rsid w:val="00BC0E1E"/>
    <w:rsid w:val="00BC1AA3"/>
    <w:rsid w:val="00BC2631"/>
    <w:rsid w:val="00BC29A4"/>
    <w:rsid w:val="00BC2B2D"/>
    <w:rsid w:val="00BC335E"/>
    <w:rsid w:val="00BC3C63"/>
    <w:rsid w:val="00BC459F"/>
    <w:rsid w:val="00BC4FFA"/>
    <w:rsid w:val="00BC56BD"/>
    <w:rsid w:val="00BC5F19"/>
    <w:rsid w:val="00BC683C"/>
    <w:rsid w:val="00BC6CD0"/>
    <w:rsid w:val="00BC6F85"/>
    <w:rsid w:val="00BC7028"/>
    <w:rsid w:val="00BC7390"/>
    <w:rsid w:val="00BD0841"/>
    <w:rsid w:val="00BD102F"/>
    <w:rsid w:val="00BD1078"/>
    <w:rsid w:val="00BD1925"/>
    <w:rsid w:val="00BD1C58"/>
    <w:rsid w:val="00BD2710"/>
    <w:rsid w:val="00BD2E9E"/>
    <w:rsid w:val="00BD32B3"/>
    <w:rsid w:val="00BD33D2"/>
    <w:rsid w:val="00BD35AA"/>
    <w:rsid w:val="00BD39B4"/>
    <w:rsid w:val="00BD3D10"/>
    <w:rsid w:val="00BD42D9"/>
    <w:rsid w:val="00BD4875"/>
    <w:rsid w:val="00BD489E"/>
    <w:rsid w:val="00BD4F31"/>
    <w:rsid w:val="00BD510A"/>
    <w:rsid w:val="00BD5D19"/>
    <w:rsid w:val="00BD5DF1"/>
    <w:rsid w:val="00BD6122"/>
    <w:rsid w:val="00BD63E7"/>
    <w:rsid w:val="00BD68AA"/>
    <w:rsid w:val="00BD72DB"/>
    <w:rsid w:val="00BE04F9"/>
    <w:rsid w:val="00BE0836"/>
    <w:rsid w:val="00BE0F0D"/>
    <w:rsid w:val="00BE1012"/>
    <w:rsid w:val="00BE14C1"/>
    <w:rsid w:val="00BE1CE9"/>
    <w:rsid w:val="00BE2067"/>
    <w:rsid w:val="00BE23AF"/>
    <w:rsid w:val="00BE2E35"/>
    <w:rsid w:val="00BE3532"/>
    <w:rsid w:val="00BE35F0"/>
    <w:rsid w:val="00BE36CB"/>
    <w:rsid w:val="00BE41CF"/>
    <w:rsid w:val="00BE4C3B"/>
    <w:rsid w:val="00BE56FB"/>
    <w:rsid w:val="00BE59EE"/>
    <w:rsid w:val="00BE5B9B"/>
    <w:rsid w:val="00BE5C9F"/>
    <w:rsid w:val="00BE6181"/>
    <w:rsid w:val="00BE77DE"/>
    <w:rsid w:val="00BE78F7"/>
    <w:rsid w:val="00BF04D9"/>
    <w:rsid w:val="00BF12DB"/>
    <w:rsid w:val="00BF1A1B"/>
    <w:rsid w:val="00BF36E4"/>
    <w:rsid w:val="00BF3AD9"/>
    <w:rsid w:val="00BF3B6C"/>
    <w:rsid w:val="00BF497E"/>
    <w:rsid w:val="00BF4DDA"/>
    <w:rsid w:val="00BF62B5"/>
    <w:rsid w:val="00BF6504"/>
    <w:rsid w:val="00BF656E"/>
    <w:rsid w:val="00BF681F"/>
    <w:rsid w:val="00BF6965"/>
    <w:rsid w:val="00BF6ECF"/>
    <w:rsid w:val="00BF7B7C"/>
    <w:rsid w:val="00C00863"/>
    <w:rsid w:val="00C008B3"/>
    <w:rsid w:val="00C01753"/>
    <w:rsid w:val="00C0196A"/>
    <w:rsid w:val="00C01C8B"/>
    <w:rsid w:val="00C028B7"/>
    <w:rsid w:val="00C0325C"/>
    <w:rsid w:val="00C036A9"/>
    <w:rsid w:val="00C03DA7"/>
    <w:rsid w:val="00C0439F"/>
    <w:rsid w:val="00C0486B"/>
    <w:rsid w:val="00C04BAB"/>
    <w:rsid w:val="00C05293"/>
    <w:rsid w:val="00C05D20"/>
    <w:rsid w:val="00C0799E"/>
    <w:rsid w:val="00C1026D"/>
    <w:rsid w:val="00C10319"/>
    <w:rsid w:val="00C104A4"/>
    <w:rsid w:val="00C10683"/>
    <w:rsid w:val="00C10A74"/>
    <w:rsid w:val="00C10F0A"/>
    <w:rsid w:val="00C11153"/>
    <w:rsid w:val="00C1245A"/>
    <w:rsid w:val="00C1274E"/>
    <w:rsid w:val="00C1291C"/>
    <w:rsid w:val="00C13485"/>
    <w:rsid w:val="00C13F79"/>
    <w:rsid w:val="00C14CDF"/>
    <w:rsid w:val="00C1509F"/>
    <w:rsid w:val="00C15537"/>
    <w:rsid w:val="00C155EA"/>
    <w:rsid w:val="00C15D07"/>
    <w:rsid w:val="00C162A9"/>
    <w:rsid w:val="00C166C8"/>
    <w:rsid w:val="00C172A6"/>
    <w:rsid w:val="00C17D1D"/>
    <w:rsid w:val="00C20262"/>
    <w:rsid w:val="00C20BA1"/>
    <w:rsid w:val="00C21117"/>
    <w:rsid w:val="00C21236"/>
    <w:rsid w:val="00C2132B"/>
    <w:rsid w:val="00C219EC"/>
    <w:rsid w:val="00C22C6F"/>
    <w:rsid w:val="00C22DB2"/>
    <w:rsid w:val="00C230AB"/>
    <w:rsid w:val="00C24135"/>
    <w:rsid w:val="00C24F2C"/>
    <w:rsid w:val="00C252C6"/>
    <w:rsid w:val="00C25CE1"/>
    <w:rsid w:val="00C27344"/>
    <w:rsid w:val="00C274C3"/>
    <w:rsid w:val="00C2794D"/>
    <w:rsid w:val="00C30A3C"/>
    <w:rsid w:val="00C30FC4"/>
    <w:rsid w:val="00C31084"/>
    <w:rsid w:val="00C32004"/>
    <w:rsid w:val="00C32F52"/>
    <w:rsid w:val="00C33155"/>
    <w:rsid w:val="00C33ACB"/>
    <w:rsid w:val="00C344D9"/>
    <w:rsid w:val="00C34729"/>
    <w:rsid w:val="00C34746"/>
    <w:rsid w:val="00C35090"/>
    <w:rsid w:val="00C359F0"/>
    <w:rsid w:val="00C36197"/>
    <w:rsid w:val="00C361C3"/>
    <w:rsid w:val="00C36EFE"/>
    <w:rsid w:val="00C371C7"/>
    <w:rsid w:val="00C37AA1"/>
    <w:rsid w:val="00C37B78"/>
    <w:rsid w:val="00C37F86"/>
    <w:rsid w:val="00C4155D"/>
    <w:rsid w:val="00C415C9"/>
    <w:rsid w:val="00C41B13"/>
    <w:rsid w:val="00C41B42"/>
    <w:rsid w:val="00C41B5C"/>
    <w:rsid w:val="00C42B83"/>
    <w:rsid w:val="00C42D6C"/>
    <w:rsid w:val="00C4330A"/>
    <w:rsid w:val="00C442D0"/>
    <w:rsid w:val="00C44EFE"/>
    <w:rsid w:val="00C45A93"/>
    <w:rsid w:val="00C45C66"/>
    <w:rsid w:val="00C45CB1"/>
    <w:rsid w:val="00C4611C"/>
    <w:rsid w:val="00C46277"/>
    <w:rsid w:val="00C46AED"/>
    <w:rsid w:val="00C46BB3"/>
    <w:rsid w:val="00C46CD6"/>
    <w:rsid w:val="00C46F91"/>
    <w:rsid w:val="00C4753F"/>
    <w:rsid w:val="00C47C87"/>
    <w:rsid w:val="00C47DD5"/>
    <w:rsid w:val="00C506B4"/>
    <w:rsid w:val="00C509E5"/>
    <w:rsid w:val="00C50ECB"/>
    <w:rsid w:val="00C51100"/>
    <w:rsid w:val="00C51486"/>
    <w:rsid w:val="00C5227F"/>
    <w:rsid w:val="00C52322"/>
    <w:rsid w:val="00C526F2"/>
    <w:rsid w:val="00C537C5"/>
    <w:rsid w:val="00C53B4C"/>
    <w:rsid w:val="00C53D9E"/>
    <w:rsid w:val="00C54A35"/>
    <w:rsid w:val="00C54F8D"/>
    <w:rsid w:val="00C554DA"/>
    <w:rsid w:val="00C55588"/>
    <w:rsid w:val="00C55FD3"/>
    <w:rsid w:val="00C56270"/>
    <w:rsid w:val="00C56B1E"/>
    <w:rsid w:val="00C574F9"/>
    <w:rsid w:val="00C57861"/>
    <w:rsid w:val="00C57C0F"/>
    <w:rsid w:val="00C57F92"/>
    <w:rsid w:val="00C57F94"/>
    <w:rsid w:val="00C601C3"/>
    <w:rsid w:val="00C603E3"/>
    <w:rsid w:val="00C60719"/>
    <w:rsid w:val="00C60D7A"/>
    <w:rsid w:val="00C61A39"/>
    <w:rsid w:val="00C62555"/>
    <w:rsid w:val="00C62800"/>
    <w:rsid w:val="00C6324B"/>
    <w:rsid w:val="00C6329B"/>
    <w:rsid w:val="00C633F5"/>
    <w:rsid w:val="00C6391C"/>
    <w:rsid w:val="00C63B42"/>
    <w:rsid w:val="00C64318"/>
    <w:rsid w:val="00C6443C"/>
    <w:rsid w:val="00C654CE"/>
    <w:rsid w:val="00C6581B"/>
    <w:rsid w:val="00C658ED"/>
    <w:rsid w:val="00C65E76"/>
    <w:rsid w:val="00C66E07"/>
    <w:rsid w:val="00C6728D"/>
    <w:rsid w:val="00C67636"/>
    <w:rsid w:val="00C6772A"/>
    <w:rsid w:val="00C6791F"/>
    <w:rsid w:val="00C67FD9"/>
    <w:rsid w:val="00C7011D"/>
    <w:rsid w:val="00C70200"/>
    <w:rsid w:val="00C71875"/>
    <w:rsid w:val="00C71F44"/>
    <w:rsid w:val="00C721DD"/>
    <w:rsid w:val="00C7250B"/>
    <w:rsid w:val="00C72AE3"/>
    <w:rsid w:val="00C7317E"/>
    <w:rsid w:val="00C731B9"/>
    <w:rsid w:val="00C740DF"/>
    <w:rsid w:val="00C74946"/>
    <w:rsid w:val="00C754C6"/>
    <w:rsid w:val="00C7568C"/>
    <w:rsid w:val="00C7589C"/>
    <w:rsid w:val="00C75AAC"/>
    <w:rsid w:val="00C760E1"/>
    <w:rsid w:val="00C760F9"/>
    <w:rsid w:val="00C767C4"/>
    <w:rsid w:val="00C80B71"/>
    <w:rsid w:val="00C815A8"/>
    <w:rsid w:val="00C81930"/>
    <w:rsid w:val="00C81BF8"/>
    <w:rsid w:val="00C81F1B"/>
    <w:rsid w:val="00C83AF8"/>
    <w:rsid w:val="00C83D3F"/>
    <w:rsid w:val="00C8409A"/>
    <w:rsid w:val="00C8437C"/>
    <w:rsid w:val="00C84981"/>
    <w:rsid w:val="00C84E00"/>
    <w:rsid w:val="00C84F9C"/>
    <w:rsid w:val="00C85551"/>
    <w:rsid w:val="00C85BEF"/>
    <w:rsid w:val="00C85F9C"/>
    <w:rsid w:val="00C8656A"/>
    <w:rsid w:val="00C86723"/>
    <w:rsid w:val="00C90640"/>
    <w:rsid w:val="00C907F8"/>
    <w:rsid w:val="00C909BB"/>
    <w:rsid w:val="00C90A96"/>
    <w:rsid w:val="00C90D65"/>
    <w:rsid w:val="00C92DF5"/>
    <w:rsid w:val="00C93471"/>
    <w:rsid w:val="00C93803"/>
    <w:rsid w:val="00C93AC6"/>
    <w:rsid w:val="00C93BB8"/>
    <w:rsid w:val="00C93DA7"/>
    <w:rsid w:val="00C9465F"/>
    <w:rsid w:val="00C94742"/>
    <w:rsid w:val="00C94B03"/>
    <w:rsid w:val="00C94D83"/>
    <w:rsid w:val="00C94F77"/>
    <w:rsid w:val="00C95B61"/>
    <w:rsid w:val="00C95C7E"/>
    <w:rsid w:val="00C977F4"/>
    <w:rsid w:val="00CA059E"/>
    <w:rsid w:val="00CA06A4"/>
    <w:rsid w:val="00CA132E"/>
    <w:rsid w:val="00CA13E6"/>
    <w:rsid w:val="00CA1ACA"/>
    <w:rsid w:val="00CA1E3C"/>
    <w:rsid w:val="00CA26E2"/>
    <w:rsid w:val="00CA33A4"/>
    <w:rsid w:val="00CA4006"/>
    <w:rsid w:val="00CA464D"/>
    <w:rsid w:val="00CA491A"/>
    <w:rsid w:val="00CA49CF"/>
    <w:rsid w:val="00CA4AE9"/>
    <w:rsid w:val="00CA4F08"/>
    <w:rsid w:val="00CA6F83"/>
    <w:rsid w:val="00CA738F"/>
    <w:rsid w:val="00CA74CB"/>
    <w:rsid w:val="00CA7A84"/>
    <w:rsid w:val="00CA7ABE"/>
    <w:rsid w:val="00CA7B33"/>
    <w:rsid w:val="00CA7B91"/>
    <w:rsid w:val="00CB0CA7"/>
    <w:rsid w:val="00CB0FED"/>
    <w:rsid w:val="00CB104A"/>
    <w:rsid w:val="00CB1574"/>
    <w:rsid w:val="00CB17F6"/>
    <w:rsid w:val="00CB1C09"/>
    <w:rsid w:val="00CB2256"/>
    <w:rsid w:val="00CB234B"/>
    <w:rsid w:val="00CB2583"/>
    <w:rsid w:val="00CB2C21"/>
    <w:rsid w:val="00CB2C72"/>
    <w:rsid w:val="00CB2C7F"/>
    <w:rsid w:val="00CB3051"/>
    <w:rsid w:val="00CB34EB"/>
    <w:rsid w:val="00CB3B2D"/>
    <w:rsid w:val="00CB42BB"/>
    <w:rsid w:val="00CB4649"/>
    <w:rsid w:val="00CB4EFF"/>
    <w:rsid w:val="00CB688A"/>
    <w:rsid w:val="00CC0233"/>
    <w:rsid w:val="00CC0BF0"/>
    <w:rsid w:val="00CC0F10"/>
    <w:rsid w:val="00CC22F7"/>
    <w:rsid w:val="00CC2D59"/>
    <w:rsid w:val="00CC2E15"/>
    <w:rsid w:val="00CC3143"/>
    <w:rsid w:val="00CC3A9F"/>
    <w:rsid w:val="00CC3C3B"/>
    <w:rsid w:val="00CC4025"/>
    <w:rsid w:val="00CC422F"/>
    <w:rsid w:val="00CC430D"/>
    <w:rsid w:val="00CC4DD6"/>
    <w:rsid w:val="00CC5539"/>
    <w:rsid w:val="00CC6148"/>
    <w:rsid w:val="00CC6565"/>
    <w:rsid w:val="00CC7258"/>
    <w:rsid w:val="00CC7323"/>
    <w:rsid w:val="00CC7437"/>
    <w:rsid w:val="00CC7B6E"/>
    <w:rsid w:val="00CD1923"/>
    <w:rsid w:val="00CD34D1"/>
    <w:rsid w:val="00CD3CBE"/>
    <w:rsid w:val="00CD4D26"/>
    <w:rsid w:val="00CD5901"/>
    <w:rsid w:val="00CD61E1"/>
    <w:rsid w:val="00CD62A9"/>
    <w:rsid w:val="00CD7164"/>
    <w:rsid w:val="00CD7820"/>
    <w:rsid w:val="00CD7D9E"/>
    <w:rsid w:val="00CE037A"/>
    <w:rsid w:val="00CE0AB1"/>
    <w:rsid w:val="00CE1171"/>
    <w:rsid w:val="00CE22BA"/>
    <w:rsid w:val="00CE2934"/>
    <w:rsid w:val="00CE2969"/>
    <w:rsid w:val="00CE2C8C"/>
    <w:rsid w:val="00CE2E19"/>
    <w:rsid w:val="00CE2F79"/>
    <w:rsid w:val="00CE37A0"/>
    <w:rsid w:val="00CE49DB"/>
    <w:rsid w:val="00CE5635"/>
    <w:rsid w:val="00CE6DDC"/>
    <w:rsid w:val="00CE6F94"/>
    <w:rsid w:val="00CE7042"/>
    <w:rsid w:val="00CF00F3"/>
    <w:rsid w:val="00CF015D"/>
    <w:rsid w:val="00CF0BFE"/>
    <w:rsid w:val="00CF171C"/>
    <w:rsid w:val="00CF1AB4"/>
    <w:rsid w:val="00CF402C"/>
    <w:rsid w:val="00CF4269"/>
    <w:rsid w:val="00CF4793"/>
    <w:rsid w:val="00CF483A"/>
    <w:rsid w:val="00CF4A9B"/>
    <w:rsid w:val="00CF6510"/>
    <w:rsid w:val="00CF6CDE"/>
    <w:rsid w:val="00CF7005"/>
    <w:rsid w:val="00CF73F3"/>
    <w:rsid w:val="00D0022E"/>
    <w:rsid w:val="00D0030B"/>
    <w:rsid w:val="00D00890"/>
    <w:rsid w:val="00D00E98"/>
    <w:rsid w:val="00D021B6"/>
    <w:rsid w:val="00D031C2"/>
    <w:rsid w:val="00D038E7"/>
    <w:rsid w:val="00D039C2"/>
    <w:rsid w:val="00D03C08"/>
    <w:rsid w:val="00D03C9A"/>
    <w:rsid w:val="00D03DB3"/>
    <w:rsid w:val="00D03DB6"/>
    <w:rsid w:val="00D042D7"/>
    <w:rsid w:val="00D04644"/>
    <w:rsid w:val="00D04796"/>
    <w:rsid w:val="00D04A2E"/>
    <w:rsid w:val="00D05974"/>
    <w:rsid w:val="00D05FC1"/>
    <w:rsid w:val="00D06CD7"/>
    <w:rsid w:val="00D07848"/>
    <w:rsid w:val="00D078BA"/>
    <w:rsid w:val="00D10682"/>
    <w:rsid w:val="00D115CB"/>
    <w:rsid w:val="00D120C4"/>
    <w:rsid w:val="00D12551"/>
    <w:rsid w:val="00D13B93"/>
    <w:rsid w:val="00D1575E"/>
    <w:rsid w:val="00D160AB"/>
    <w:rsid w:val="00D161FB"/>
    <w:rsid w:val="00D1684E"/>
    <w:rsid w:val="00D16AC8"/>
    <w:rsid w:val="00D17584"/>
    <w:rsid w:val="00D1794F"/>
    <w:rsid w:val="00D201DF"/>
    <w:rsid w:val="00D20341"/>
    <w:rsid w:val="00D20E7B"/>
    <w:rsid w:val="00D21B3D"/>
    <w:rsid w:val="00D21F79"/>
    <w:rsid w:val="00D222E9"/>
    <w:rsid w:val="00D224DB"/>
    <w:rsid w:val="00D225FC"/>
    <w:rsid w:val="00D22845"/>
    <w:rsid w:val="00D22F46"/>
    <w:rsid w:val="00D22FF2"/>
    <w:rsid w:val="00D235C3"/>
    <w:rsid w:val="00D23934"/>
    <w:rsid w:val="00D23F61"/>
    <w:rsid w:val="00D24048"/>
    <w:rsid w:val="00D24506"/>
    <w:rsid w:val="00D24F45"/>
    <w:rsid w:val="00D25620"/>
    <w:rsid w:val="00D25F52"/>
    <w:rsid w:val="00D25FB3"/>
    <w:rsid w:val="00D2638D"/>
    <w:rsid w:val="00D26DAC"/>
    <w:rsid w:val="00D27763"/>
    <w:rsid w:val="00D278EA"/>
    <w:rsid w:val="00D27ADA"/>
    <w:rsid w:val="00D301EE"/>
    <w:rsid w:val="00D305D6"/>
    <w:rsid w:val="00D30B05"/>
    <w:rsid w:val="00D30F29"/>
    <w:rsid w:val="00D30FB0"/>
    <w:rsid w:val="00D310EF"/>
    <w:rsid w:val="00D31795"/>
    <w:rsid w:val="00D31C78"/>
    <w:rsid w:val="00D31E1E"/>
    <w:rsid w:val="00D31E5D"/>
    <w:rsid w:val="00D32315"/>
    <w:rsid w:val="00D32373"/>
    <w:rsid w:val="00D32910"/>
    <w:rsid w:val="00D3346D"/>
    <w:rsid w:val="00D3417C"/>
    <w:rsid w:val="00D34B84"/>
    <w:rsid w:val="00D34D45"/>
    <w:rsid w:val="00D35261"/>
    <w:rsid w:val="00D35479"/>
    <w:rsid w:val="00D35535"/>
    <w:rsid w:val="00D35C26"/>
    <w:rsid w:val="00D36420"/>
    <w:rsid w:val="00D36608"/>
    <w:rsid w:val="00D37909"/>
    <w:rsid w:val="00D37A8F"/>
    <w:rsid w:val="00D40140"/>
    <w:rsid w:val="00D403B5"/>
    <w:rsid w:val="00D407B4"/>
    <w:rsid w:val="00D407CD"/>
    <w:rsid w:val="00D40864"/>
    <w:rsid w:val="00D415F7"/>
    <w:rsid w:val="00D41939"/>
    <w:rsid w:val="00D42441"/>
    <w:rsid w:val="00D42990"/>
    <w:rsid w:val="00D42EB2"/>
    <w:rsid w:val="00D42FD8"/>
    <w:rsid w:val="00D459CE"/>
    <w:rsid w:val="00D4617D"/>
    <w:rsid w:val="00D461A2"/>
    <w:rsid w:val="00D468C7"/>
    <w:rsid w:val="00D46AF5"/>
    <w:rsid w:val="00D47153"/>
    <w:rsid w:val="00D47A4E"/>
    <w:rsid w:val="00D50AED"/>
    <w:rsid w:val="00D50CB9"/>
    <w:rsid w:val="00D50F9E"/>
    <w:rsid w:val="00D5172B"/>
    <w:rsid w:val="00D52BED"/>
    <w:rsid w:val="00D52FFC"/>
    <w:rsid w:val="00D53423"/>
    <w:rsid w:val="00D5354E"/>
    <w:rsid w:val="00D53579"/>
    <w:rsid w:val="00D54092"/>
    <w:rsid w:val="00D546F3"/>
    <w:rsid w:val="00D54779"/>
    <w:rsid w:val="00D54DDA"/>
    <w:rsid w:val="00D550BD"/>
    <w:rsid w:val="00D55484"/>
    <w:rsid w:val="00D554E8"/>
    <w:rsid w:val="00D56A8D"/>
    <w:rsid w:val="00D573C0"/>
    <w:rsid w:val="00D57BF7"/>
    <w:rsid w:val="00D60063"/>
    <w:rsid w:val="00D60BDD"/>
    <w:rsid w:val="00D612CE"/>
    <w:rsid w:val="00D616A5"/>
    <w:rsid w:val="00D619B3"/>
    <w:rsid w:val="00D623CF"/>
    <w:rsid w:val="00D62722"/>
    <w:rsid w:val="00D62A15"/>
    <w:rsid w:val="00D62C6D"/>
    <w:rsid w:val="00D634B8"/>
    <w:rsid w:val="00D635A5"/>
    <w:rsid w:val="00D64338"/>
    <w:rsid w:val="00D645B9"/>
    <w:rsid w:val="00D65535"/>
    <w:rsid w:val="00D65974"/>
    <w:rsid w:val="00D65AA9"/>
    <w:rsid w:val="00D65EF6"/>
    <w:rsid w:val="00D6761E"/>
    <w:rsid w:val="00D676F3"/>
    <w:rsid w:val="00D67BA2"/>
    <w:rsid w:val="00D70211"/>
    <w:rsid w:val="00D70619"/>
    <w:rsid w:val="00D707B8"/>
    <w:rsid w:val="00D712A6"/>
    <w:rsid w:val="00D719B8"/>
    <w:rsid w:val="00D72026"/>
    <w:rsid w:val="00D730A2"/>
    <w:rsid w:val="00D73187"/>
    <w:rsid w:val="00D735B7"/>
    <w:rsid w:val="00D74154"/>
    <w:rsid w:val="00D742B3"/>
    <w:rsid w:val="00D7469E"/>
    <w:rsid w:val="00D758C2"/>
    <w:rsid w:val="00D75C8D"/>
    <w:rsid w:val="00D76054"/>
    <w:rsid w:val="00D76951"/>
    <w:rsid w:val="00D801FB"/>
    <w:rsid w:val="00D80E43"/>
    <w:rsid w:val="00D810D8"/>
    <w:rsid w:val="00D81926"/>
    <w:rsid w:val="00D81A8F"/>
    <w:rsid w:val="00D81FEF"/>
    <w:rsid w:val="00D823C1"/>
    <w:rsid w:val="00D82B67"/>
    <w:rsid w:val="00D834E2"/>
    <w:rsid w:val="00D83ECA"/>
    <w:rsid w:val="00D84030"/>
    <w:rsid w:val="00D844E6"/>
    <w:rsid w:val="00D84826"/>
    <w:rsid w:val="00D8537B"/>
    <w:rsid w:val="00D85633"/>
    <w:rsid w:val="00D878B3"/>
    <w:rsid w:val="00D915BC"/>
    <w:rsid w:val="00D91D41"/>
    <w:rsid w:val="00D91D4D"/>
    <w:rsid w:val="00D9237B"/>
    <w:rsid w:val="00D924E0"/>
    <w:rsid w:val="00D926C5"/>
    <w:rsid w:val="00D92945"/>
    <w:rsid w:val="00D94C7E"/>
    <w:rsid w:val="00D9579B"/>
    <w:rsid w:val="00D96C08"/>
    <w:rsid w:val="00D976A4"/>
    <w:rsid w:val="00D97928"/>
    <w:rsid w:val="00D97A3F"/>
    <w:rsid w:val="00D97D6E"/>
    <w:rsid w:val="00DA034D"/>
    <w:rsid w:val="00DA0AD7"/>
    <w:rsid w:val="00DA1CA5"/>
    <w:rsid w:val="00DA24C3"/>
    <w:rsid w:val="00DA24E9"/>
    <w:rsid w:val="00DA259D"/>
    <w:rsid w:val="00DA2782"/>
    <w:rsid w:val="00DA2E59"/>
    <w:rsid w:val="00DA3013"/>
    <w:rsid w:val="00DA3EDA"/>
    <w:rsid w:val="00DA40ED"/>
    <w:rsid w:val="00DA446B"/>
    <w:rsid w:val="00DA4484"/>
    <w:rsid w:val="00DA52CE"/>
    <w:rsid w:val="00DA5C2A"/>
    <w:rsid w:val="00DA77FA"/>
    <w:rsid w:val="00DA791A"/>
    <w:rsid w:val="00DA7A90"/>
    <w:rsid w:val="00DB08A2"/>
    <w:rsid w:val="00DB0E64"/>
    <w:rsid w:val="00DB0F8D"/>
    <w:rsid w:val="00DB101D"/>
    <w:rsid w:val="00DB15E0"/>
    <w:rsid w:val="00DB2BDC"/>
    <w:rsid w:val="00DB2F1B"/>
    <w:rsid w:val="00DB355E"/>
    <w:rsid w:val="00DB373F"/>
    <w:rsid w:val="00DB3E1B"/>
    <w:rsid w:val="00DB4118"/>
    <w:rsid w:val="00DB4564"/>
    <w:rsid w:val="00DB535B"/>
    <w:rsid w:val="00DB5436"/>
    <w:rsid w:val="00DB6166"/>
    <w:rsid w:val="00DB658D"/>
    <w:rsid w:val="00DB6935"/>
    <w:rsid w:val="00DB7134"/>
    <w:rsid w:val="00DB7542"/>
    <w:rsid w:val="00DB7836"/>
    <w:rsid w:val="00DB7ACC"/>
    <w:rsid w:val="00DC0599"/>
    <w:rsid w:val="00DC0A24"/>
    <w:rsid w:val="00DC1E39"/>
    <w:rsid w:val="00DC214A"/>
    <w:rsid w:val="00DC2742"/>
    <w:rsid w:val="00DC2922"/>
    <w:rsid w:val="00DC3BF0"/>
    <w:rsid w:val="00DC467D"/>
    <w:rsid w:val="00DC5435"/>
    <w:rsid w:val="00DC57E5"/>
    <w:rsid w:val="00DC6745"/>
    <w:rsid w:val="00DC68E6"/>
    <w:rsid w:val="00DC7565"/>
    <w:rsid w:val="00DC76DD"/>
    <w:rsid w:val="00DC7C57"/>
    <w:rsid w:val="00DD004B"/>
    <w:rsid w:val="00DD105B"/>
    <w:rsid w:val="00DD1C5D"/>
    <w:rsid w:val="00DD1EFA"/>
    <w:rsid w:val="00DD3A51"/>
    <w:rsid w:val="00DD3ACD"/>
    <w:rsid w:val="00DD4641"/>
    <w:rsid w:val="00DD47C4"/>
    <w:rsid w:val="00DD50CA"/>
    <w:rsid w:val="00DD583B"/>
    <w:rsid w:val="00DD585E"/>
    <w:rsid w:val="00DD5A61"/>
    <w:rsid w:val="00DD5DAE"/>
    <w:rsid w:val="00DD5DC3"/>
    <w:rsid w:val="00DD6D5D"/>
    <w:rsid w:val="00DD7314"/>
    <w:rsid w:val="00DD7B75"/>
    <w:rsid w:val="00DD7CC9"/>
    <w:rsid w:val="00DE003D"/>
    <w:rsid w:val="00DE1440"/>
    <w:rsid w:val="00DE176A"/>
    <w:rsid w:val="00DE1E12"/>
    <w:rsid w:val="00DE28DE"/>
    <w:rsid w:val="00DE3CD1"/>
    <w:rsid w:val="00DE3F67"/>
    <w:rsid w:val="00DE47AC"/>
    <w:rsid w:val="00DE4E53"/>
    <w:rsid w:val="00DE4F9C"/>
    <w:rsid w:val="00DE5223"/>
    <w:rsid w:val="00DE5516"/>
    <w:rsid w:val="00DE5BAA"/>
    <w:rsid w:val="00DE6515"/>
    <w:rsid w:val="00DE6529"/>
    <w:rsid w:val="00DE660E"/>
    <w:rsid w:val="00DE675F"/>
    <w:rsid w:val="00DE6C7C"/>
    <w:rsid w:val="00DE6CFE"/>
    <w:rsid w:val="00DE6DD3"/>
    <w:rsid w:val="00DE76C9"/>
    <w:rsid w:val="00DE79D4"/>
    <w:rsid w:val="00DF088A"/>
    <w:rsid w:val="00DF0E62"/>
    <w:rsid w:val="00DF0F49"/>
    <w:rsid w:val="00DF10CF"/>
    <w:rsid w:val="00DF20D6"/>
    <w:rsid w:val="00DF2DD6"/>
    <w:rsid w:val="00DF3856"/>
    <w:rsid w:val="00DF4287"/>
    <w:rsid w:val="00DF4BD8"/>
    <w:rsid w:val="00DF4DA5"/>
    <w:rsid w:val="00DF50A3"/>
    <w:rsid w:val="00DF59EC"/>
    <w:rsid w:val="00DF7727"/>
    <w:rsid w:val="00DF781D"/>
    <w:rsid w:val="00DF7E85"/>
    <w:rsid w:val="00E00B84"/>
    <w:rsid w:val="00E00B9F"/>
    <w:rsid w:val="00E00CAD"/>
    <w:rsid w:val="00E00CE2"/>
    <w:rsid w:val="00E01458"/>
    <w:rsid w:val="00E01AA2"/>
    <w:rsid w:val="00E01CF2"/>
    <w:rsid w:val="00E01EC8"/>
    <w:rsid w:val="00E02936"/>
    <w:rsid w:val="00E03182"/>
    <w:rsid w:val="00E03AAF"/>
    <w:rsid w:val="00E03C26"/>
    <w:rsid w:val="00E03CB7"/>
    <w:rsid w:val="00E045FA"/>
    <w:rsid w:val="00E0509C"/>
    <w:rsid w:val="00E0766B"/>
    <w:rsid w:val="00E07721"/>
    <w:rsid w:val="00E07F75"/>
    <w:rsid w:val="00E10D3D"/>
    <w:rsid w:val="00E12113"/>
    <w:rsid w:val="00E12348"/>
    <w:rsid w:val="00E12411"/>
    <w:rsid w:val="00E12A75"/>
    <w:rsid w:val="00E13517"/>
    <w:rsid w:val="00E1463D"/>
    <w:rsid w:val="00E1480C"/>
    <w:rsid w:val="00E15316"/>
    <w:rsid w:val="00E154F9"/>
    <w:rsid w:val="00E15A9C"/>
    <w:rsid w:val="00E15BB2"/>
    <w:rsid w:val="00E15C9D"/>
    <w:rsid w:val="00E1614D"/>
    <w:rsid w:val="00E17E39"/>
    <w:rsid w:val="00E2148C"/>
    <w:rsid w:val="00E21D95"/>
    <w:rsid w:val="00E22BFA"/>
    <w:rsid w:val="00E22FE1"/>
    <w:rsid w:val="00E230A0"/>
    <w:rsid w:val="00E23E36"/>
    <w:rsid w:val="00E24642"/>
    <w:rsid w:val="00E25B50"/>
    <w:rsid w:val="00E279FE"/>
    <w:rsid w:val="00E27B6B"/>
    <w:rsid w:val="00E30282"/>
    <w:rsid w:val="00E3064A"/>
    <w:rsid w:val="00E30A21"/>
    <w:rsid w:val="00E30C6D"/>
    <w:rsid w:val="00E30E83"/>
    <w:rsid w:val="00E31E18"/>
    <w:rsid w:val="00E3243C"/>
    <w:rsid w:val="00E324D9"/>
    <w:rsid w:val="00E32504"/>
    <w:rsid w:val="00E325D8"/>
    <w:rsid w:val="00E339E3"/>
    <w:rsid w:val="00E343AA"/>
    <w:rsid w:val="00E34F8C"/>
    <w:rsid w:val="00E34FB3"/>
    <w:rsid w:val="00E35C89"/>
    <w:rsid w:val="00E36074"/>
    <w:rsid w:val="00E36487"/>
    <w:rsid w:val="00E36656"/>
    <w:rsid w:val="00E3677F"/>
    <w:rsid w:val="00E370BA"/>
    <w:rsid w:val="00E37110"/>
    <w:rsid w:val="00E3795E"/>
    <w:rsid w:val="00E40115"/>
    <w:rsid w:val="00E402CD"/>
    <w:rsid w:val="00E40DB8"/>
    <w:rsid w:val="00E41DA5"/>
    <w:rsid w:val="00E41F79"/>
    <w:rsid w:val="00E423FD"/>
    <w:rsid w:val="00E424AD"/>
    <w:rsid w:val="00E42610"/>
    <w:rsid w:val="00E426E0"/>
    <w:rsid w:val="00E43549"/>
    <w:rsid w:val="00E438AB"/>
    <w:rsid w:val="00E43A4C"/>
    <w:rsid w:val="00E43CF1"/>
    <w:rsid w:val="00E43FCA"/>
    <w:rsid w:val="00E4414A"/>
    <w:rsid w:val="00E44B38"/>
    <w:rsid w:val="00E44CBF"/>
    <w:rsid w:val="00E44D16"/>
    <w:rsid w:val="00E44FA8"/>
    <w:rsid w:val="00E451B2"/>
    <w:rsid w:val="00E45251"/>
    <w:rsid w:val="00E464A6"/>
    <w:rsid w:val="00E474DB"/>
    <w:rsid w:val="00E475AB"/>
    <w:rsid w:val="00E4777D"/>
    <w:rsid w:val="00E47F01"/>
    <w:rsid w:val="00E508A4"/>
    <w:rsid w:val="00E50F04"/>
    <w:rsid w:val="00E51A36"/>
    <w:rsid w:val="00E520F5"/>
    <w:rsid w:val="00E52856"/>
    <w:rsid w:val="00E5492E"/>
    <w:rsid w:val="00E549E2"/>
    <w:rsid w:val="00E54C22"/>
    <w:rsid w:val="00E5574C"/>
    <w:rsid w:val="00E56138"/>
    <w:rsid w:val="00E567ED"/>
    <w:rsid w:val="00E574E8"/>
    <w:rsid w:val="00E57F4C"/>
    <w:rsid w:val="00E60DB5"/>
    <w:rsid w:val="00E60FF4"/>
    <w:rsid w:val="00E6191F"/>
    <w:rsid w:val="00E61B40"/>
    <w:rsid w:val="00E6226D"/>
    <w:rsid w:val="00E625DB"/>
    <w:rsid w:val="00E65F69"/>
    <w:rsid w:val="00E660CB"/>
    <w:rsid w:val="00E662A3"/>
    <w:rsid w:val="00E663D9"/>
    <w:rsid w:val="00E6693F"/>
    <w:rsid w:val="00E669F0"/>
    <w:rsid w:val="00E67986"/>
    <w:rsid w:val="00E67ADD"/>
    <w:rsid w:val="00E7124D"/>
    <w:rsid w:val="00E716A9"/>
    <w:rsid w:val="00E719D8"/>
    <w:rsid w:val="00E71A75"/>
    <w:rsid w:val="00E72077"/>
    <w:rsid w:val="00E72F34"/>
    <w:rsid w:val="00E7339D"/>
    <w:rsid w:val="00E7343F"/>
    <w:rsid w:val="00E73CD9"/>
    <w:rsid w:val="00E740BB"/>
    <w:rsid w:val="00E74CEC"/>
    <w:rsid w:val="00E75519"/>
    <w:rsid w:val="00E75D9C"/>
    <w:rsid w:val="00E766BD"/>
    <w:rsid w:val="00E770A3"/>
    <w:rsid w:val="00E77829"/>
    <w:rsid w:val="00E77D7C"/>
    <w:rsid w:val="00E80AB0"/>
    <w:rsid w:val="00E80AC7"/>
    <w:rsid w:val="00E8212E"/>
    <w:rsid w:val="00E83BF8"/>
    <w:rsid w:val="00E83E86"/>
    <w:rsid w:val="00E841F9"/>
    <w:rsid w:val="00E84A57"/>
    <w:rsid w:val="00E84AAF"/>
    <w:rsid w:val="00E84E49"/>
    <w:rsid w:val="00E85280"/>
    <w:rsid w:val="00E8614A"/>
    <w:rsid w:val="00E861E6"/>
    <w:rsid w:val="00E867F7"/>
    <w:rsid w:val="00E86CAB"/>
    <w:rsid w:val="00E87CE6"/>
    <w:rsid w:val="00E9074A"/>
    <w:rsid w:val="00E9080F"/>
    <w:rsid w:val="00E90A65"/>
    <w:rsid w:val="00E90C0A"/>
    <w:rsid w:val="00E923A6"/>
    <w:rsid w:val="00E92B0D"/>
    <w:rsid w:val="00E92ED5"/>
    <w:rsid w:val="00E93729"/>
    <w:rsid w:val="00E939E3"/>
    <w:rsid w:val="00E93F2B"/>
    <w:rsid w:val="00E9411B"/>
    <w:rsid w:val="00E94AFB"/>
    <w:rsid w:val="00E94E5F"/>
    <w:rsid w:val="00E96D40"/>
    <w:rsid w:val="00E973C6"/>
    <w:rsid w:val="00E97F02"/>
    <w:rsid w:val="00EA088C"/>
    <w:rsid w:val="00EA0FFE"/>
    <w:rsid w:val="00EA1388"/>
    <w:rsid w:val="00EA13C4"/>
    <w:rsid w:val="00EA1F8D"/>
    <w:rsid w:val="00EA320D"/>
    <w:rsid w:val="00EA33CD"/>
    <w:rsid w:val="00EA4A02"/>
    <w:rsid w:val="00EA4D0F"/>
    <w:rsid w:val="00EA53C2"/>
    <w:rsid w:val="00EA54C4"/>
    <w:rsid w:val="00EA6181"/>
    <w:rsid w:val="00EA65C4"/>
    <w:rsid w:val="00EA6E7E"/>
    <w:rsid w:val="00EA780C"/>
    <w:rsid w:val="00EA7886"/>
    <w:rsid w:val="00EA7EEE"/>
    <w:rsid w:val="00EB1B94"/>
    <w:rsid w:val="00EB2005"/>
    <w:rsid w:val="00EB2726"/>
    <w:rsid w:val="00EB2DDA"/>
    <w:rsid w:val="00EB34E9"/>
    <w:rsid w:val="00EB3547"/>
    <w:rsid w:val="00EB3B1D"/>
    <w:rsid w:val="00EB3F90"/>
    <w:rsid w:val="00EB470B"/>
    <w:rsid w:val="00EB5691"/>
    <w:rsid w:val="00EB5934"/>
    <w:rsid w:val="00EB5C5C"/>
    <w:rsid w:val="00EB61A7"/>
    <w:rsid w:val="00EB64DE"/>
    <w:rsid w:val="00EB679A"/>
    <w:rsid w:val="00EB6816"/>
    <w:rsid w:val="00EB6898"/>
    <w:rsid w:val="00EB6C53"/>
    <w:rsid w:val="00EB7034"/>
    <w:rsid w:val="00EB7A66"/>
    <w:rsid w:val="00EB7D34"/>
    <w:rsid w:val="00EB7EB8"/>
    <w:rsid w:val="00EC02A2"/>
    <w:rsid w:val="00EC0352"/>
    <w:rsid w:val="00EC03EA"/>
    <w:rsid w:val="00EC089A"/>
    <w:rsid w:val="00EC1053"/>
    <w:rsid w:val="00EC118D"/>
    <w:rsid w:val="00EC1469"/>
    <w:rsid w:val="00EC1493"/>
    <w:rsid w:val="00EC1FE3"/>
    <w:rsid w:val="00EC2440"/>
    <w:rsid w:val="00EC291E"/>
    <w:rsid w:val="00EC3C1B"/>
    <w:rsid w:val="00EC45AF"/>
    <w:rsid w:val="00EC58FA"/>
    <w:rsid w:val="00EC5AD1"/>
    <w:rsid w:val="00EC5AE8"/>
    <w:rsid w:val="00EC6594"/>
    <w:rsid w:val="00EC65D7"/>
    <w:rsid w:val="00EC6703"/>
    <w:rsid w:val="00EC69B5"/>
    <w:rsid w:val="00EC6A2D"/>
    <w:rsid w:val="00EC6FDB"/>
    <w:rsid w:val="00EC753F"/>
    <w:rsid w:val="00EC7A6F"/>
    <w:rsid w:val="00EC7A7F"/>
    <w:rsid w:val="00EC7B06"/>
    <w:rsid w:val="00ED04EC"/>
    <w:rsid w:val="00ED0AA3"/>
    <w:rsid w:val="00ED0E0C"/>
    <w:rsid w:val="00ED0FE4"/>
    <w:rsid w:val="00ED1475"/>
    <w:rsid w:val="00ED14DA"/>
    <w:rsid w:val="00ED1659"/>
    <w:rsid w:val="00ED39FF"/>
    <w:rsid w:val="00ED3A40"/>
    <w:rsid w:val="00ED3C53"/>
    <w:rsid w:val="00ED445E"/>
    <w:rsid w:val="00ED5651"/>
    <w:rsid w:val="00ED5BFC"/>
    <w:rsid w:val="00ED64DC"/>
    <w:rsid w:val="00ED6B5A"/>
    <w:rsid w:val="00ED707A"/>
    <w:rsid w:val="00ED73DA"/>
    <w:rsid w:val="00EE013B"/>
    <w:rsid w:val="00EE0176"/>
    <w:rsid w:val="00EE06B8"/>
    <w:rsid w:val="00EE1010"/>
    <w:rsid w:val="00EE1FAA"/>
    <w:rsid w:val="00EE257B"/>
    <w:rsid w:val="00EE2B32"/>
    <w:rsid w:val="00EE2F84"/>
    <w:rsid w:val="00EE3585"/>
    <w:rsid w:val="00EE3AB3"/>
    <w:rsid w:val="00EE4123"/>
    <w:rsid w:val="00EE5920"/>
    <w:rsid w:val="00EE5D38"/>
    <w:rsid w:val="00EE5D81"/>
    <w:rsid w:val="00EE644B"/>
    <w:rsid w:val="00EE7059"/>
    <w:rsid w:val="00EE71E1"/>
    <w:rsid w:val="00EE7402"/>
    <w:rsid w:val="00EF05D6"/>
    <w:rsid w:val="00EF0AEC"/>
    <w:rsid w:val="00EF13D1"/>
    <w:rsid w:val="00EF1A17"/>
    <w:rsid w:val="00EF1FA2"/>
    <w:rsid w:val="00EF298F"/>
    <w:rsid w:val="00EF2BC4"/>
    <w:rsid w:val="00EF2BF0"/>
    <w:rsid w:val="00EF43B2"/>
    <w:rsid w:val="00EF4A0C"/>
    <w:rsid w:val="00EF4D2E"/>
    <w:rsid w:val="00EF549A"/>
    <w:rsid w:val="00EF6458"/>
    <w:rsid w:val="00EF66D0"/>
    <w:rsid w:val="00EF6EDE"/>
    <w:rsid w:val="00F00A13"/>
    <w:rsid w:val="00F00FEA"/>
    <w:rsid w:val="00F015AC"/>
    <w:rsid w:val="00F02869"/>
    <w:rsid w:val="00F02915"/>
    <w:rsid w:val="00F035F0"/>
    <w:rsid w:val="00F036D4"/>
    <w:rsid w:val="00F03723"/>
    <w:rsid w:val="00F03734"/>
    <w:rsid w:val="00F04B7A"/>
    <w:rsid w:val="00F05C53"/>
    <w:rsid w:val="00F05DCB"/>
    <w:rsid w:val="00F06F26"/>
    <w:rsid w:val="00F07494"/>
    <w:rsid w:val="00F07A5E"/>
    <w:rsid w:val="00F07B71"/>
    <w:rsid w:val="00F1062B"/>
    <w:rsid w:val="00F1081B"/>
    <w:rsid w:val="00F12296"/>
    <w:rsid w:val="00F1274D"/>
    <w:rsid w:val="00F13ED0"/>
    <w:rsid w:val="00F14203"/>
    <w:rsid w:val="00F153AC"/>
    <w:rsid w:val="00F153E4"/>
    <w:rsid w:val="00F1545E"/>
    <w:rsid w:val="00F15D07"/>
    <w:rsid w:val="00F15E91"/>
    <w:rsid w:val="00F1641A"/>
    <w:rsid w:val="00F20959"/>
    <w:rsid w:val="00F20DCD"/>
    <w:rsid w:val="00F21080"/>
    <w:rsid w:val="00F217FA"/>
    <w:rsid w:val="00F21933"/>
    <w:rsid w:val="00F21BBE"/>
    <w:rsid w:val="00F21E60"/>
    <w:rsid w:val="00F21EA0"/>
    <w:rsid w:val="00F22BE5"/>
    <w:rsid w:val="00F22E62"/>
    <w:rsid w:val="00F23319"/>
    <w:rsid w:val="00F2395C"/>
    <w:rsid w:val="00F23D1D"/>
    <w:rsid w:val="00F23E72"/>
    <w:rsid w:val="00F23EF2"/>
    <w:rsid w:val="00F2521C"/>
    <w:rsid w:val="00F25C33"/>
    <w:rsid w:val="00F2614E"/>
    <w:rsid w:val="00F264B4"/>
    <w:rsid w:val="00F26B26"/>
    <w:rsid w:val="00F26F33"/>
    <w:rsid w:val="00F27A68"/>
    <w:rsid w:val="00F27DBE"/>
    <w:rsid w:val="00F30F44"/>
    <w:rsid w:val="00F31722"/>
    <w:rsid w:val="00F31B28"/>
    <w:rsid w:val="00F32073"/>
    <w:rsid w:val="00F32B3F"/>
    <w:rsid w:val="00F32CDD"/>
    <w:rsid w:val="00F32E8D"/>
    <w:rsid w:val="00F33030"/>
    <w:rsid w:val="00F3344A"/>
    <w:rsid w:val="00F337BC"/>
    <w:rsid w:val="00F3536D"/>
    <w:rsid w:val="00F3548E"/>
    <w:rsid w:val="00F3588F"/>
    <w:rsid w:val="00F36011"/>
    <w:rsid w:val="00F36C53"/>
    <w:rsid w:val="00F36CB0"/>
    <w:rsid w:val="00F37B24"/>
    <w:rsid w:val="00F37B5D"/>
    <w:rsid w:val="00F37C3B"/>
    <w:rsid w:val="00F37F8C"/>
    <w:rsid w:val="00F41322"/>
    <w:rsid w:val="00F41486"/>
    <w:rsid w:val="00F418AC"/>
    <w:rsid w:val="00F42CB7"/>
    <w:rsid w:val="00F431A9"/>
    <w:rsid w:val="00F434B0"/>
    <w:rsid w:val="00F43B7D"/>
    <w:rsid w:val="00F43CFB"/>
    <w:rsid w:val="00F43F47"/>
    <w:rsid w:val="00F446FE"/>
    <w:rsid w:val="00F44BB0"/>
    <w:rsid w:val="00F45502"/>
    <w:rsid w:val="00F45737"/>
    <w:rsid w:val="00F45AD5"/>
    <w:rsid w:val="00F45B94"/>
    <w:rsid w:val="00F4645D"/>
    <w:rsid w:val="00F46463"/>
    <w:rsid w:val="00F4773D"/>
    <w:rsid w:val="00F479B1"/>
    <w:rsid w:val="00F47E75"/>
    <w:rsid w:val="00F5005E"/>
    <w:rsid w:val="00F5097F"/>
    <w:rsid w:val="00F50A93"/>
    <w:rsid w:val="00F50AE5"/>
    <w:rsid w:val="00F50F3D"/>
    <w:rsid w:val="00F50FD3"/>
    <w:rsid w:val="00F51288"/>
    <w:rsid w:val="00F5174A"/>
    <w:rsid w:val="00F51A30"/>
    <w:rsid w:val="00F52086"/>
    <w:rsid w:val="00F5213D"/>
    <w:rsid w:val="00F526FF"/>
    <w:rsid w:val="00F52E3F"/>
    <w:rsid w:val="00F5345E"/>
    <w:rsid w:val="00F5408E"/>
    <w:rsid w:val="00F544BB"/>
    <w:rsid w:val="00F547B5"/>
    <w:rsid w:val="00F55BAC"/>
    <w:rsid w:val="00F56E65"/>
    <w:rsid w:val="00F57EC7"/>
    <w:rsid w:val="00F57FD7"/>
    <w:rsid w:val="00F6005D"/>
    <w:rsid w:val="00F604B6"/>
    <w:rsid w:val="00F60A91"/>
    <w:rsid w:val="00F6116C"/>
    <w:rsid w:val="00F61B51"/>
    <w:rsid w:val="00F62524"/>
    <w:rsid w:val="00F627A8"/>
    <w:rsid w:val="00F627B5"/>
    <w:rsid w:val="00F63288"/>
    <w:rsid w:val="00F640B8"/>
    <w:rsid w:val="00F64AC5"/>
    <w:rsid w:val="00F65647"/>
    <w:rsid w:val="00F65FCA"/>
    <w:rsid w:val="00F664CE"/>
    <w:rsid w:val="00F66646"/>
    <w:rsid w:val="00F66651"/>
    <w:rsid w:val="00F6798C"/>
    <w:rsid w:val="00F67DE4"/>
    <w:rsid w:val="00F67E66"/>
    <w:rsid w:val="00F70819"/>
    <w:rsid w:val="00F70968"/>
    <w:rsid w:val="00F70B15"/>
    <w:rsid w:val="00F70BBB"/>
    <w:rsid w:val="00F717AA"/>
    <w:rsid w:val="00F729B6"/>
    <w:rsid w:val="00F72AA5"/>
    <w:rsid w:val="00F72CF6"/>
    <w:rsid w:val="00F73628"/>
    <w:rsid w:val="00F76F0D"/>
    <w:rsid w:val="00F77346"/>
    <w:rsid w:val="00F77B5E"/>
    <w:rsid w:val="00F803D0"/>
    <w:rsid w:val="00F81818"/>
    <w:rsid w:val="00F81F49"/>
    <w:rsid w:val="00F82698"/>
    <w:rsid w:val="00F83103"/>
    <w:rsid w:val="00F833B8"/>
    <w:rsid w:val="00F83920"/>
    <w:rsid w:val="00F84867"/>
    <w:rsid w:val="00F84BA0"/>
    <w:rsid w:val="00F84D21"/>
    <w:rsid w:val="00F850B4"/>
    <w:rsid w:val="00F8518A"/>
    <w:rsid w:val="00F8632B"/>
    <w:rsid w:val="00F86692"/>
    <w:rsid w:val="00F87459"/>
    <w:rsid w:val="00F87D09"/>
    <w:rsid w:val="00F900D6"/>
    <w:rsid w:val="00F90634"/>
    <w:rsid w:val="00F908F7"/>
    <w:rsid w:val="00F911E0"/>
    <w:rsid w:val="00F92855"/>
    <w:rsid w:val="00F92872"/>
    <w:rsid w:val="00F9302B"/>
    <w:rsid w:val="00F936FB"/>
    <w:rsid w:val="00F9370B"/>
    <w:rsid w:val="00F93D35"/>
    <w:rsid w:val="00F93EF8"/>
    <w:rsid w:val="00F93F7D"/>
    <w:rsid w:val="00F9407C"/>
    <w:rsid w:val="00F940E7"/>
    <w:rsid w:val="00F940EF"/>
    <w:rsid w:val="00F94B2D"/>
    <w:rsid w:val="00F95390"/>
    <w:rsid w:val="00F957E7"/>
    <w:rsid w:val="00F9619B"/>
    <w:rsid w:val="00F9664D"/>
    <w:rsid w:val="00F96D25"/>
    <w:rsid w:val="00F97006"/>
    <w:rsid w:val="00F97CAD"/>
    <w:rsid w:val="00FA0967"/>
    <w:rsid w:val="00FA1178"/>
    <w:rsid w:val="00FA1778"/>
    <w:rsid w:val="00FA1D7F"/>
    <w:rsid w:val="00FA1F39"/>
    <w:rsid w:val="00FA209F"/>
    <w:rsid w:val="00FA27CC"/>
    <w:rsid w:val="00FA355F"/>
    <w:rsid w:val="00FA45F7"/>
    <w:rsid w:val="00FA4D16"/>
    <w:rsid w:val="00FA5181"/>
    <w:rsid w:val="00FA56B8"/>
    <w:rsid w:val="00FA5BE0"/>
    <w:rsid w:val="00FA5CC1"/>
    <w:rsid w:val="00FA6406"/>
    <w:rsid w:val="00FA6638"/>
    <w:rsid w:val="00FA69A2"/>
    <w:rsid w:val="00FA6ACD"/>
    <w:rsid w:val="00FA70AA"/>
    <w:rsid w:val="00FA7BF2"/>
    <w:rsid w:val="00FA7D9D"/>
    <w:rsid w:val="00FB00A8"/>
    <w:rsid w:val="00FB0DD6"/>
    <w:rsid w:val="00FB11B4"/>
    <w:rsid w:val="00FB14AC"/>
    <w:rsid w:val="00FB1830"/>
    <w:rsid w:val="00FB22E9"/>
    <w:rsid w:val="00FB23F0"/>
    <w:rsid w:val="00FB2597"/>
    <w:rsid w:val="00FB2EA2"/>
    <w:rsid w:val="00FB335E"/>
    <w:rsid w:val="00FB41DB"/>
    <w:rsid w:val="00FB4463"/>
    <w:rsid w:val="00FB44F4"/>
    <w:rsid w:val="00FB464F"/>
    <w:rsid w:val="00FB481F"/>
    <w:rsid w:val="00FB4A62"/>
    <w:rsid w:val="00FB4C9E"/>
    <w:rsid w:val="00FB5902"/>
    <w:rsid w:val="00FB63F1"/>
    <w:rsid w:val="00FB6559"/>
    <w:rsid w:val="00FB6A98"/>
    <w:rsid w:val="00FB6B68"/>
    <w:rsid w:val="00FB6ECE"/>
    <w:rsid w:val="00FB778A"/>
    <w:rsid w:val="00FB7A5B"/>
    <w:rsid w:val="00FB7E93"/>
    <w:rsid w:val="00FC0085"/>
    <w:rsid w:val="00FC0729"/>
    <w:rsid w:val="00FC0C32"/>
    <w:rsid w:val="00FC0CCD"/>
    <w:rsid w:val="00FC0F80"/>
    <w:rsid w:val="00FC10D0"/>
    <w:rsid w:val="00FC151A"/>
    <w:rsid w:val="00FC15CA"/>
    <w:rsid w:val="00FC1B21"/>
    <w:rsid w:val="00FC224E"/>
    <w:rsid w:val="00FC241E"/>
    <w:rsid w:val="00FC2A26"/>
    <w:rsid w:val="00FC349F"/>
    <w:rsid w:val="00FC3668"/>
    <w:rsid w:val="00FC3712"/>
    <w:rsid w:val="00FC37D0"/>
    <w:rsid w:val="00FC3D84"/>
    <w:rsid w:val="00FC5D48"/>
    <w:rsid w:val="00FC688F"/>
    <w:rsid w:val="00FC6D78"/>
    <w:rsid w:val="00FC6F62"/>
    <w:rsid w:val="00FD0217"/>
    <w:rsid w:val="00FD0D82"/>
    <w:rsid w:val="00FD0F23"/>
    <w:rsid w:val="00FD1256"/>
    <w:rsid w:val="00FD151F"/>
    <w:rsid w:val="00FD1E37"/>
    <w:rsid w:val="00FD235F"/>
    <w:rsid w:val="00FD2D0B"/>
    <w:rsid w:val="00FD340B"/>
    <w:rsid w:val="00FD3E3E"/>
    <w:rsid w:val="00FD47E2"/>
    <w:rsid w:val="00FD4DEA"/>
    <w:rsid w:val="00FD4F60"/>
    <w:rsid w:val="00FD56BF"/>
    <w:rsid w:val="00FD56D8"/>
    <w:rsid w:val="00FD62FB"/>
    <w:rsid w:val="00FD63F5"/>
    <w:rsid w:val="00FD753C"/>
    <w:rsid w:val="00FE0CC0"/>
    <w:rsid w:val="00FE14FA"/>
    <w:rsid w:val="00FE191B"/>
    <w:rsid w:val="00FE3171"/>
    <w:rsid w:val="00FE318F"/>
    <w:rsid w:val="00FE3449"/>
    <w:rsid w:val="00FE3703"/>
    <w:rsid w:val="00FE5094"/>
    <w:rsid w:val="00FE516F"/>
    <w:rsid w:val="00FE52CF"/>
    <w:rsid w:val="00FE5FBC"/>
    <w:rsid w:val="00FE6047"/>
    <w:rsid w:val="00FE618B"/>
    <w:rsid w:val="00FE6486"/>
    <w:rsid w:val="00FE656B"/>
    <w:rsid w:val="00FE6857"/>
    <w:rsid w:val="00FE7005"/>
    <w:rsid w:val="00FE7A2D"/>
    <w:rsid w:val="00FF05B8"/>
    <w:rsid w:val="00FF08E8"/>
    <w:rsid w:val="00FF0EBE"/>
    <w:rsid w:val="00FF1A4F"/>
    <w:rsid w:val="00FF2816"/>
    <w:rsid w:val="00FF4437"/>
    <w:rsid w:val="00FF49A6"/>
    <w:rsid w:val="00FF4FC2"/>
    <w:rsid w:val="00FF5576"/>
    <w:rsid w:val="00FF6DAC"/>
    <w:rsid w:val="00FF6F40"/>
    <w:rsid w:val="00FF7D0B"/>
  </w:rsids>
  <m:mathPr>
    <m:mathFont m:val="Cambria Math"/>
    <m:brkBin m:val="before"/>
    <m:brkBinSub m:val="--"/>
    <m:smallFrac/>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left;mso-position-horizontal-relative:margin;mso-width-relative:margin;mso-height-relative:margin" fill="f" fillcolor="white" stroke="f">
      <v:fill color="white" on="f"/>
      <v:stroke on="f"/>
      <o:colormru v:ext="edit" colors="#eaeaea,#6f3"/>
    </o:shapedefaults>
    <o:shapelayout v:ext="edit">
      <o:idmap v:ext="edit" data="1"/>
    </o:shapelayout>
  </w:shapeDefaults>
  <w:decimalSymbol w:val="."/>
  <w:listSeparator w:val=","/>
  <w14:docId w14:val="3DBA1879"/>
  <w15:docId w15:val="{94198033-F2F1-48A6-9654-33686B78B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0E62"/>
    <w:pPr>
      <w:spacing w:before="120" w:after="120" w:line="300" w:lineRule="atLeast"/>
      <w:jc w:val="both"/>
    </w:pPr>
    <w:rPr>
      <w:rFonts w:ascii="Gill Sans MT" w:hAnsi="Gill Sans MT"/>
      <w:sz w:val="22"/>
    </w:rPr>
  </w:style>
  <w:style w:type="paragraph" w:styleId="Heading1">
    <w:name w:val="heading 1"/>
    <w:aliases w:val="h1,b1,smal-head 1,Char,Chapter,smal-head 1 Char Char Char,China1,smal-head 1 Char Char,Document Header1,KG,111,ClauseGroup_Title,level1,Kopf Firma,Chapter Heading,MARIE1,Heading A,Top,Header-1, Char"/>
    <w:basedOn w:val="Normal"/>
    <w:next w:val="Normal"/>
    <w:link w:val="Heading1Char"/>
    <w:qFormat/>
    <w:rsid w:val="008D528F"/>
    <w:pPr>
      <w:keepNext/>
      <w:numPr>
        <w:numId w:val="28"/>
      </w:numPr>
      <w:spacing w:before="0" w:after="0"/>
      <w:jc w:val="left"/>
      <w:outlineLvl w:val="0"/>
    </w:pPr>
    <w:rPr>
      <w:b/>
      <w:bCs/>
      <w:caps/>
      <w:kern w:val="32"/>
      <w:sz w:val="28"/>
      <w:szCs w:val="32"/>
    </w:rPr>
  </w:style>
  <w:style w:type="paragraph" w:styleId="Heading2">
    <w:name w:val="heading 2"/>
    <w:aliases w:val="Style DHV 2,smal-head2,Style DHV 2 Char Char,ADB Heading 2,China2,?? 2,smal-head2 Char Char,h2,1,Heading 2 Char Char Char Char Char,A-FS Überschrift 2,LUDB Heading 2,Heading 1 Char + 14 pt,Black,Justified,Before:  12 pt,head 0,Header-2"/>
    <w:basedOn w:val="Heading1"/>
    <w:next w:val="Normal"/>
    <w:link w:val="Heading2Char"/>
    <w:qFormat/>
    <w:rsid w:val="001B497C"/>
    <w:pPr>
      <w:numPr>
        <w:ilvl w:val="1"/>
      </w:numPr>
      <w:spacing w:before="160" w:after="240" w:line="240" w:lineRule="auto"/>
      <w:outlineLvl w:val="1"/>
    </w:pPr>
    <w:rPr>
      <w:caps w:val="0"/>
      <w:sz w:val="24"/>
    </w:rPr>
  </w:style>
  <w:style w:type="paragraph" w:styleId="Heading3">
    <w:name w:val="heading 3"/>
    <w:aliases w:val="small-head3,h3,h3 Char Char Char Char,h3 Char Char,h3 Char Char Char Char Char,h3 Char Char Char Char Char Char Char C,h3 Char Char Char Char Char Char Char C Char Char Char Char,Heading_aer 3 Char,heading3,Heading 3 new,PA Minor Section,11"/>
    <w:basedOn w:val="Heading2"/>
    <w:next w:val="Normal"/>
    <w:link w:val="Heading3Char"/>
    <w:autoRedefine/>
    <w:uiPriority w:val="9"/>
    <w:qFormat/>
    <w:rsid w:val="004F7093"/>
    <w:pPr>
      <w:numPr>
        <w:ilvl w:val="2"/>
      </w:numPr>
      <w:outlineLvl w:val="2"/>
    </w:pPr>
    <w:rPr>
      <w:sz w:val="22"/>
      <w:szCs w:val="24"/>
    </w:rPr>
  </w:style>
  <w:style w:type="paragraph" w:styleId="Heading4">
    <w:name w:val="heading 4"/>
    <w:aliases w:val="Heading 4_Palun,small-head4,h4,4,I4,l4,heading4,heading,Level 2 - a,Heading 4mod,Sub-Clause Sub-paragraph,ClauseSubSub_No&amp;Name,A-FS, Sub-Clause Sub-paragraph"/>
    <w:basedOn w:val="Heading3"/>
    <w:next w:val="Normal"/>
    <w:link w:val="Heading4Char"/>
    <w:autoRedefine/>
    <w:unhideWhenUsed/>
    <w:qFormat/>
    <w:rsid w:val="00AD3685"/>
    <w:pPr>
      <w:numPr>
        <w:ilvl w:val="3"/>
      </w:numPr>
      <w:tabs>
        <w:tab w:val="left" w:pos="851"/>
      </w:tabs>
      <w:outlineLvl w:val="3"/>
    </w:pPr>
  </w:style>
  <w:style w:type="paragraph" w:styleId="Heading5">
    <w:name w:val="heading 5"/>
    <w:aliases w:val="NOrmal text"/>
    <w:basedOn w:val="Heading1"/>
    <w:next w:val="Normal"/>
    <w:link w:val="Heading5Char"/>
    <w:unhideWhenUsed/>
    <w:qFormat/>
    <w:rsid w:val="00E21D95"/>
    <w:pPr>
      <w:numPr>
        <w:ilvl w:val="4"/>
      </w:numPr>
      <w:spacing w:before="120" w:after="120" w:line="240" w:lineRule="auto"/>
      <w:outlineLvl w:val="4"/>
    </w:pPr>
    <w:rPr>
      <w:b w:val="0"/>
      <w:caps w:val="0"/>
      <w:sz w:val="24"/>
      <w:szCs w:val="24"/>
      <w:u w:val="single"/>
    </w:rPr>
  </w:style>
  <w:style w:type="paragraph" w:styleId="Heading6">
    <w:name w:val="heading 6"/>
    <w:aliases w:val="China6,?? 6,SUB HEADING"/>
    <w:basedOn w:val="Normal"/>
    <w:next w:val="Normal"/>
    <w:link w:val="Heading6Char"/>
    <w:unhideWhenUsed/>
    <w:qFormat/>
    <w:rsid w:val="00E21D95"/>
    <w:pPr>
      <w:keepNext/>
      <w:keepLines/>
      <w:numPr>
        <w:ilvl w:val="5"/>
        <w:numId w:val="28"/>
      </w:numPr>
      <w:spacing w:before="200" w:after="0"/>
      <w:outlineLvl w:val="5"/>
    </w:pPr>
    <w:rPr>
      <w:iCs/>
      <w:u w:val="single"/>
    </w:rPr>
  </w:style>
  <w:style w:type="paragraph" w:styleId="Heading7">
    <w:name w:val="heading 7"/>
    <w:aliases w:val="1.1 HEADING"/>
    <w:basedOn w:val="Normal"/>
    <w:next w:val="Normal"/>
    <w:link w:val="Heading7Char"/>
    <w:qFormat/>
    <w:rsid w:val="001F3021"/>
    <w:pPr>
      <w:keepNext/>
      <w:numPr>
        <w:ilvl w:val="6"/>
        <w:numId w:val="28"/>
      </w:numPr>
      <w:spacing w:before="0" w:after="0" w:line="240" w:lineRule="auto"/>
      <w:outlineLvl w:val="6"/>
    </w:pPr>
    <w:rPr>
      <w:rFonts w:ascii="Arial" w:hAnsi="Arial"/>
    </w:rPr>
  </w:style>
  <w:style w:type="paragraph" w:styleId="Heading8">
    <w:name w:val="heading 8"/>
    <w:basedOn w:val="Normal"/>
    <w:next w:val="Normal"/>
    <w:link w:val="Heading8Char"/>
    <w:qFormat/>
    <w:rsid w:val="001F3021"/>
    <w:pPr>
      <w:numPr>
        <w:ilvl w:val="7"/>
        <w:numId w:val="28"/>
      </w:numPr>
      <w:spacing w:before="0" w:after="0" w:line="240" w:lineRule="auto"/>
      <w:outlineLvl w:val="7"/>
    </w:pPr>
    <w:rPr>
      <w:rFonts w:ascii="Arial" w:hAnsi="Arial"/>
    </w:rPr>
  </w:style>
  <w:style w:type="paragraph" w:styleId="Heading9">
    <w:name w:val="heading 9"/>
    <w:basedOn w:val="Normal"/>
    <w:next w:val="Normal"/>
    <w:link w:val="Heading9Char"/>
    <w:qFormat/>
    <w:rsid w:val="001F3021"/>
    <w:pPr>
      <w:keepNext/>
      <w:numPr>
        <w:ilvl w:val="8"/>
        <w:numId w:val="28"/>
      </w:numPr>
      <w:spacing w:before="0" w:after="0" w:line="240" w:lineRule="auto"/>
      <w:jc w:val="right"/>
      <w:outlineLvl w:val="8"/>
    </w:pPr>
    <w:rPr>
      <w:rFonts w:ascii="Arial" w:hAnsi="Arial"/>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b1 Char,smal-head 1 Char,Char Char,Chapter Char,smal-head 1 Char Char Char Char,China1 Char,smal-head 1 Char Char Char1,Document Header1 Char,KG Char,111 Char,ClauseGroup_Title Char,level1 Char,Kopf Firma Char,Chapter Heading Char"/>
    <w:link w:val="Heading1"/>
    <w:rsid w:val="008D528F"/>
    <w:rPr>
      <w:rFonts w:ascii="Gill Sans MT" w:hAnsi="Gill Sans MT"/>
      <w:b/>
      <w:bCs/>
      <w:caps/>
      <w:kern w:val="32"/>
      <w:sz w:val="28"/>
      <w:szCs w:val="32"/>
    </w:rPr>
  </w:style>
  <w:style w:type="character" w:customStyle="1" w:styleId="Heading2Char">
    <w:name w:val="Heading 2 Char"/>
    <w:aliases w:val="Style DHV 2 Char,smal-head2 Char,Style DHV 2 Char Char Char,ADB Heading 2 Char,China2 Char,?? 2 Char,smal-head2 Char Char Char,h2 Char,1 Char,Heading 2 Char Char Char Char Char Char,A-FS Überschrift 2 Char,LUDB Heading 2 Char,Black Char"/>
    <w:link w:val="Heading2"/>
    <w:rsid w:val="001B497C"/>
    <w:rPr>
      <w:rFonts w:ascii="Gill Sans MT" w:hAnsi="Gill Sans MT"/>
      <w:b/>
      <w:bCs/>
      <w:kern w:val="32"/>
      <w:sz w:val="24"/>
      <w:szCs w:val="32"/>
    </w:rPr>
  </w:style>
  <w:style w:type="character" w:customStyle="1" w:styleId="Heading3Char">
    <w:name w:val="Heading 3 Char"/>
    <w:aliases w:val="small-head3 Char,h3 Char,h3 Char Char Char Char Char1,h3 Char Char Char,h3 Char Char Char Char Char Char,h3 Char Char Char Char Char Char Char C Char,h3 Char Char Char Char Char Char Char C Char Char Char Char Char,Heading_aer 3 Char Char"/>
    <w:link w:val="Heading3"/>
    <w:uiPriority w:val="9"/>
    <w:rsid w:val="004F7093"/>
    <w:rPr>
      <w:rFonts w:ascii="Gill Sans MT" w:hAnsi="Gill Sans MT"/>
      <w:b/>
      <w:bCs/>
      <w:kern w:val="32"/>
      <w:sz w:val="22"/>
      <w:szCs w:val="24"/>
    </w:rPr>
  </w:style>
  <w:style w:type="character" w:customStyle="1" w:styleId="Heading4Char">
    <w:name w:val="Heading 4 Char"/>
    <w:aliases w:val="Heading 4_Palun Char,small-head4 Char,h4 Char,4 Char,I4 Char,l4 Char,heading4 Char,heading Char,Level 2 - a Char,Heading 4mod Char,Sub-Clause Sub-paragraph Char,ClauseSubSub_No&amp;Name Char,A-FS Char, Sub-Clause Sub-paragraph Char"/>
    <w:link w:val="Heading4"/>
    <w:rsid w:val="00AD3685"/>
    <w:rPr>
      <w:rFonts w:ascii="Gill Sans MT" w:hAnsi="Gill Sans MT"/>
      <w:b/>
      <w:bCs/>
      <w:kern w:val="32"/>
      <w:sz w:val="22"/>
      <w:szCs w:val="24"/>
    </w:rPr>
  </w:style>
  <w:style w:type="character" w:customStyle="1" w:styleId="Heading5Char">
    <w:name w:val="Heading 5 Char"/>
    <w:aliases w:val="NOrmal text Char"/>
    <w:link w:val="Heading5"/>
    <w:rsid w:val="00E21D95"/>
    <w:rPr>
      <w:rFonts w:ascii="Gill Sans MT" w:hAnsi="Gill Sans MT"/>
      <w:bCs/>
      <w:kern w:val="32"/>
      <w:sz w:val="24"/>
      <w:szCs w:val="24"/>
      <w:u w:val="single"/>
    </w:rPr>
  </w:style>
  <w:style w:type="character" w:customStyle="1" w:styleId="Heading6Char">
    <w:name w:val="Heading 6 Char"/>
    <w:aliases w:val="China6 Char,?? 6 Char,SUB HEADING Char"/>
    <w:link w:val="Heading6"/>
    <w:rsid w:val="00E21D95"/>
    <w:rPr>
      <w:rFonts w:ascii="Gill Sans MT" w:hAnsi="Gill Sans MT"/>
      <w:iCs/>
      <w:sz w:val="22"/>
      <w:u w:val="single"/>
    </w:rPr>
  </w:style>
  <w:style w:type="character" w:customStyle="1" w:styleId="Heading7Char">
    <w:name w:val="Heading 7 Char"/>
    <w:aliases w:val="1.1 HEADING Char"/>
    <w:link w:val="Heading7"/>
    <w:rsid w:val="001F3021"/>
    <w:rPr>
      <w:rFonts w:ascii="Arial" w:hAnsi="Arial"/>
      <w:sz w:val="22"/>
    </w:rPr>
  </w:style>
  <w:style w:type="character" w:customStyle="1" w:styleId="Heading8Char">
    <w:name w:val="Heading 8 Char"/>
    <w:link w:val="Heading8"/>
    <w:rsid w:val="001F3021"/>
    <w:rPr>
      <w:rFonts w:ascii="Arial" w:hAnsi="Arial"/>
      <w:sz w:val="22"/>
    </w:rPr>
  </w:style>
  <w:style w:type="character" w:customStyle="1" w:styleId="Heading9Char">
    <w:name w:val="Heading 9 Char"/>
    <w:link w:val="Heading9"/>
    <w:rsid w:val="001F3021"/>
    <w:rPr>
      <w:rFonts w:ascii="Arial" w:hAnsi="Arial"/>
      <w:b/>
      <w:sz w:val="28"/>
    </w:rPr>
  </w:style>
  <w:style w:type="paragraph" w:styleId="Caption">
    <w:name w:val="caption"/>
    <w:aliases w:val="Tables,Caption-Table,Caption1,Caption-Table Char Char Char,Caption-Table Char Char Char Char,Caption-Table Char Char,Figur/Tabell-Nr,Tables1,Table F2.,FIgure,caption, Char Char1,headings,CPR Caption,Caption: FIGURES"/>
    <w:basedOn w:val="Normal"/>
    <w:next w:val="Normal"/>
    <w:link w:val="CaptionChar"/>
    <w:unhideWhenUsed/>
    <w:qFormat/>
    <w:rsid w:val="002038BE"/>
    <w:pPr>
      <w:spacing w:before="240" w:after="200" w:line="240" w:lineRule="auto"/>
    </w:pPr>
    <w:rPr>
      <w:b/>
      <w:bCs/>
      <w:szCs w:val="18"/>
    </w:rPr>
  </w:style>
  <w:style w:type="character" w:customStyle="1" w:styleId="CaptionChar">
    <w:name w:val="Caption Char"/>
    <w:aliases w:val="Tables Char,Caption-Table Char,Caption1 Char,Caption-Table Char Char Char Char1,Caption-Table Char Char Char Char Char,Caption-Table Char Char Char1,Figur/Tabell-Nr Char,Tables1 Char,Table F2. Char,FIgure Char,caption Char, Char Char1 Char"/>
    <w:link w:val="Caption"/>
    <w:uiPriority w:val="35"/>
    <w:qFormat/>
    <w:rsid w:val="002038BE"/>
    <w:rPr>
      <w:rFonts w:ascii="Gill Sans MT" w:hAnsi="Gill Sans MT"/>
      <w:b/>
      <w:bCs/>
      <w:sz w:val="22"/>
      <w:szCs w:val="18"/>
    </w:rPr>
  </w:style>
  <w:style w:type="paragraph" w:styleId="TableofFigures">
    <w:name w:val="table of figures"/>
    <w:basedOn w:val="Normal"/>
    <w:next w:val="Normal"/>
    <w:uiPriority w:val="99"/>
    <w:unhideWhenUsed/>
    <w:rsid w:val="00EC3C1B"/>
    <w:pPr>
      <w:spacing w:after="0"/>
    </w:pPr>
  </w:style>
  <w:style w:type="character" w:styleId="Hyperlink">
    <w:name w:val="Hyperlink"/>
    <w:uiPriority w:val="99"/>
    <w:unhideWhenUsed/>
    <w:rsid w:val="00EC3C1B"/>
    <w:rPr>
      <w:color w:val="0000FF"/>
      <w:u w:val="single"/>
    </w:rPr>
  </w:style>
  <w:style w:type="table" w:styleId="TableGrid">
    <w:name w:val="Table Grid"/>
    <w:aliases w:val="DVN"/>
    <w:basedOn w:val="TableNormal"/>
    <w:uiPriority w:val="59"/>
    <w:rsid w:val="004054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B23F0"/>
    <w:pPr>
      <w:keepLines/>
      <w:numPr>
        <w:numId w:val="0"/>
      </w:numPr>
      <w:spacing w:before="480"/>
      <w:outlineLvl w:val="9"/>
    </w:pPr>
    <w:rPr>
      <w:rFonts w:ascii="Cambria" w:hAnsi="Cambria"/>
      <w:caps w:val="0"/>
      <w:color w:val="365F91"/>
      <w:kern w:val="0"/>
      <w:szCs w:val="28"/>
    </w:rPr>
  </w:style>
  <w:style w:type="paragraph" w:styleId="TOC1">
    <w:name w:val="toc 1"/>
    <w:basedOn w:val="Normal"/>
    <w:next w:val="Normal"/>
    <w:autoRedefine/>
    <w:uiPriority w:val="39"/>
    <w:unhideWhenUsed/>
    <w:qFormat/>
    <w:rsid w:val="00E01AA2"/>
    <w:pPr>
      <w:tabs>
        <w:tab w:val="left" w:pos="480"/>
        <w:tab w:val="right" w:leader="dot" w:pos="9017"/>
      </w:tabs>
      <w:spacing w:after="100"/>
      <w:jc w:val="center"/>
    </w:pPr>
    <w:rPr>
      <w:b/>
      <w:noProof/>
      <w:sz w:val="24"/>
    </w:rPr>
  </w:style>
  <w:style w:type="paragraph" w:styleId="TOC2">
    <w:name w:val="toc 2"/>
    <w:basedOn w:val="Normal"/>
    <w:next w:val="Normal"/>
    <w:autoRedefine/>
    <w:uiPriority w:val="39"/>
    <w:unhideWhenUsed/>
    <w:qFormat/>
    <w:rsid w:val="00926F57"/>
    <w:pPr>
      <w:tabs>
        <w:tab w:val="left" w:pos="880"/>
        <w:tab w:val="right" w:leader="dot" w:pos="9017"/>
      </w:tabs>
      <w:spacing w:after="100"/>
      <w:ind w:left="240"/>
      <w:jc w:val="right"/>
    </w:pPr>
  </w:style>
  <w:style w:type="paragraph" w:styleId="BalloonText">
    <w:name w:val="Balloon Text"/>
    <w:basedOn w:val="Normal"/>
    <w:link w:val="BalloonTextChar"/>
    <w:uiPriority w:val="99"/>
    <w:unhideWhenUsed/>
    <w:rsid w:val="00FB23F0"/>
    <w:pPr>
      <w:spacing w:before="0" w:after="0" w:line="240" w:lineRule="auto"/>
    </w:pPr>
    <w:rPr>
      <w:rFonts w:ascii="Tahoma" w:hAnsi="Tahoma"/>
      <w:sz w:val="16"/>
      <w:szCs w:val="16"/>
    </w:rPr>
  </w:style>
  <w:style w:type="character" w:customStyle="1" w:styleId="BalloonTextChar">
    <w:name w:val="Balloon Text Char"/>
    <w:link w:val="BalloonText"/>
    <w:uiPriority w:val="99"/>
    <w:rsid w:val="00FB23F0"/>
    <w:rPr>
      <w:rFonts w:ascii="Tahoma" w:hAnsi="Tahoma" w:cs="Tahoma"/>
      <w:sz w:val="16"/>
      <w:szCs w:val="16"/>
    </w:rPr>
  </w:style>
  <w:style w:type="paragraph" w:styleId="Header">
    <w:name w:val="header"/>
    <w:aliases w:val="Header portrait,Kuber A,Main Heading,heading 3 after h2,h,h3+,ContentsHeader,hd,*Header,Section Header,page-header,ph"/>
    <w:basedOn w:val="Normal"/>
    <w:link w:val="HeaderChar"/>
    <w:uiPriority w:val="99"/>
    <w:unhideWhenUsed/>
    <w:qFormat/>
    <w:rsid w:val="00E93729"/>
    <w:pPr>
      <w:tabs>
        <w:tab w:val="center" w:pos="4680"/>
        <w:tab w:val="right" w:pos="9360"/>
      </w:tabs>
      <w:spacing w:before="0" w:after="0" w:line="240" w:lineRule="auto"/>
    </w:pPr>
    <w:rPr>
      <w:rFonts w:ascii="Times New Roman" w:hAnsi="Times New Roman"/>
      <w:sz w:val="24"/>
    </w:rPr>
  </w:style>
  <w:style w:type="character" w:customStyle="1" w:styleId="HeaderChar">
    <w:name w:val="Header Char"/>
    <w:aliases w:val="Header portrait Char,Kuber A Char,Main Heading Char,heading 3 after h2 Char,h Char,h3+ Char,ContentsHeader Char,hd Char,*Header Char,Section Header Char,page-header Char,ph Char"/>
    <w:link w:val="Header"/>
    <w:uiPriority w:val="99"/>
    <w:rsid w:val="00E93729"/>
    <w:rPr>
      <w:sz w:val="24"/>
    </w:rPr>
  </w:style>
  <w:style w:type="paragraph" w:styleId="Footer">
    <w:name w:val="footer"/>
    <w:aliases w:val="eersteregel"/>
    <w:basedOn w:val="Normal"/>
    <w:link w:val="FooterChar"/>
    <w:uiPriority w:val="99"/>
    <w:unhideWhenUsed/>
    <w:qFormat/>
    <w:rsid w:val="00E93729"/>
    <w:pPr>
      <w:tabs>
        <w:tab w:val="center" w:pos="4680"/>
        <w:tab w:val="right" w:pos="9360"/>
      </w:tabs>
      <w:spacing w:before="0" w:after="0" w:line="240" w:lineRule="auto"/>
    </w:pPr>
    <w:rPr>
      <w:rFonts w:ascii="Times New Roman" w:hAnsi="Times New Roman"/>
      <w:sz w:val="24"/>
    </w:rPr>
  </w:style>
  <w:style w:type="character" w:customStyle="1" w:styleId="FooterChar">
    <w:name w:val="Footer Char"/>
    <w:aliases w:val="eersteregel Char"/>
    <w:link w:val="Footer"/>
    <w:uiPriority w:val="99"/>
    <w:rsid w:val="00E93729"/>
    <w:rPr>
      <w:sz w:val="24"/>
    </w:rPr>
  </w:style>
  <w:style w:type="character" w:styleId="PlaceholderText">
    <w:name w:val="Placeholder Text"/>
    <w:uiPriority w:val="99"/>
    <w:semiHidden/>
    <w:rsid w:val="00BB4F4D"/>
    <w:rPr>
      <w:color w:val="808080"/>
    </w:rPr>
  </w:style>
  <w:style w:type="paragraph" w:styleId="ListParagraph">
    <w:name w:val="List Paragraph"/>
    <w:aliases w:val="heading 4,Numbered List,List a)"/>
    <w:basedOn w:val="Normal"/>
    <w:link w:val="ListParagraphChar"/>
    <w:uiPriority w:val="34"/>
    <w:qFormat/>
    <w:rsid w:val="0014584B"/>
    <w:pPr>
      <w:ind w:left="720"/>
      <w:contextualSpacing/>
    </w:pPr>
  </w:style>
  <w:style w:type="character" w:customStyle="1" w:styleId="ListParagraphChar">
    <w:name w:val="List Paragraph Char"/>
    <w:aliases w:val="heading 4 Char,Numbered List Char,List a) Char"/>
    <w:link w:val="ListParagraph"/>
    <w:uiPriority w:val="34"/>
    <w:rsid w:val="0014584B"/>
    <w:rPr>
      <w:rFonts w:ascii="Gill Sans MT" w:hAnsi="Gill Sans MT"/>
      <w:sz w:val="22"/>
    </w:rPr>
  </w:style>
  <w:style w:type="paragraph" w:customStyle="1" w:styleId="BulletHeading">
    <w:name w:val="Bullet Heading"/>
    <w:basedOn w:val="ListParagraph"/>
    <w:link w:val="BulletHeadingChar"/>
    <w:qFormat/>
    <w:rsid w:val="005047F4"/>
    <w:pPr>
      <w:spacing w:line="240" w:lineRule="auto"/>
      <w:ind w:left="360" w:hanging="360"/>
    </w:pPr>
    <w:rPr>
      <w:b/>
    </w:rPr>
  </w:style>
  <w:style w:type="character" w:customStyle="1" w:styleId="BulletHeadingChar">
    <w:name w:val="Bullet Heading Char"/>
    <w:link w:val="BulletHeading"/>
    <w:rsid w:val="00564914"/>
    <w:rPr>
      <w:rFonts w:ascii="Gill Sans MT" w:hAnsi="Gill Sans MT"/>
      <w:b/>
      <w:sz w:val="22"/>
    </w:rPr>
  </w:style>
  <w:style w:type="paragraph" w:customStyle="1" w:styleId="Bullet">
    <w:name w:val="Bullet"/>
    <w:basedOn w:val="ListParagraph"/>
    <w:link w:val="BulletChar"/>
    <w:qFormat/>
    <w:rsid w:val="009A1E23"/>
    <w:pPr>
      <w:ind w:hanging="360"/>
    </w:pPr>
  </w:style>
  <w:style w:type="character" w:customStyle="1" w:styleId="BulletChar">
    <w:name w:val="Bullet Char"/>
    <w:link w:val="Bullet"/>
    <w:rsid w:val="009A1E23"/>
    <w:rPr>
      <w:sz w:val="24"/>
    </w:rPr>
  </w:style>
  <w:style w:type="paragraph" w:styleId="BodyText">
    <w:name w:val="Body Text"/>
    <w:basedOn w:val="Normal"/>
    <w:link w:val="BodyTextChar"/>
    <w:rsid w:val="00E00B9F"/>
    <w:pPr>
      <w:spacing w:before="60" w:after="60" w:line="240" w:lineRule="auto"/>
    </w:pPr>
    <w:rPr>
      <w:rFonts w:ascii="Arial" w:hAnsi="Arial"/>
      <w:lang w:val="en-GB"/>
    </w:rPr>
  </w:style>
  <w:style w:type="character" w:customStyle="1" w:styleId="BodyTextChar">
    <w:name w:val="Body Text Char"/>
    <w:link w:val="BodyText"/>
    <w:qFormat/>
    <w:rsid w:val="00E00B9F"/>
    <w:rPr>
      <w:rFonts w:ascii="Arial" w:hAnsi="Arial"/>
      <w:sz w:val="22"/>
      <w:lang w:val="en-GB"/>
    </w:rPr>
  </w:style>
  <w:style w:type="paragraph" w:styleId="FootnoteText">
    <w:name w:val="footnote text"/>
    <w:basedOn w:val="Normal"/>
    <w:link w:val="FootnoteTextChar"/>
    <w:rsid w:val="00762C32"/>
    <w:pPr>
      <w:spacing w:before="0" w:after="0" w:line="240" w:lineRule="auto"/>
      <w:jc w:val="left"/>
    </w:pPr>
    <w:rPr>
      <w:rFonts w:ascii="Arial" w:hAnsi="Arial"/>
      <w:sz w:val="20"/>
    </w:rPr>
  </w:style>
  <w:style w:type="character" w:customStyle="1" w:styleId="FootnoteTextChar">
    <w:name w:val="Footnote Text Char"/>
    <w:link w:val="FootnoteText"/>
    <w:rsid w:val="00762C32"/>
    <w:rPr>
      <w:rFonts w:ascii="Arial" w:hAnsi="Arial" w:cs="Arial"/>
    </w:rPr>
  </w:style>
  <w:style w:type="character" w:styleId="FootnoteReference">
    <w:name w:val="footnote reference"/>
    <w:rsid w:val="00762C32"/>
    <w:rPr>
      <w:vertAlign w:val="superscript"/>
    </w:rPr>
  </w:style>
  <w:style w:type="paragraph" w:styleId="ListBullet">
    <w:name w:val="List Bullet"/>
    <w:basedOn w:val="Normal"/>
    <w:autoRedefine/>
    <w:rsid w:val="00762C32"/>
    <w:pPr>
      <w:tabs>
        <w:tab w:val="num" w:pos="360"/>
      </w:tabs>
      <w:spacing w:before="0" w:after="0" w:line="240" w:lineRule="auto"/>
      <w:ind w:left="360" w:hanging="360"/>
      <w:jc w:val="left"/>
    </w:pPr>
    <w:rPr>
      <w:szCs w:val="24"/>
    </w:rPr>
  </w:style>
  <w:style w:type="paragraph" w:styleId="Subtitle">
    <w:name w:val="Subtitle"/>
    <w:aliases w:val="table"/>
    <w:basedOn w:val="Normal"/>
    <w:link w:val="SubtitleChar"/>
    <w:uiPriority w:val="11"/>
    <w:qFormat/>
    <w:rsid w:val="00762C32"/>
    <w:pPr>
      <w:spacing w:before="0" w:after="0" w:line="240" w:lineRule="auto"/>
      <w:jc w:val="center"/>
    </w:pPr>
    <w:rPr>
      <w:rFonts w:ascii="Times New Roman" w:hAnsi="Times New Roman"/>
      <w:b/>
      <w:bCs/>
      <w:sz w:val="28"/>
      <w:szCs w:val="28"/>
    </w:rPr>
  </w:style>
  <w:style w:type="character" w:customStyle="1" w:styleId="SubtitleChar">
    <w:name w:val="Subtitle Char"/>
    <w:aliases w:val="table Char"/>
    <w:link w:val="Subtitle"/>
    <w:uiPriority w:val="11"/>
    <w:rsid w:val="00762C32"/>
    <w:rPr>
      <w:b/>
      <w:bCs/>
      <w:sz w:val="28"/>
      <w:szCs w:val="28"/>
    </w:rPr>
  </w:style>
  <w:style w:type="paragraph" w:styleId="EndnoteText">
    <w:name w:val="endnote text"/>
    <w:basedOn w:val="Normal"/>
    <w:link w:val="EndnoteTextChar"/>
    <w:uiPriority w:val="99"/>
    <w:semiHidden/>
    <w:unhideWhenUsed/>
    <w:rsid w:val="00762C32"/>
    <w:pPr>
      <w:spacing w:before="0" w:after="0" w:line="240" w:lineRule="auto"/>
    </w:pPr>
    <w:rPr>
      <w:sz w:val="20"/>
    </w:rPr>
  </w:style>
  <w:style w:type="character" w:customStyle="1" w:styleId="EndnoteTextChar">
    <w:name w:val="Endnote Text Char"/>
    <w:basedOn w:val="DefaultParagraphFont"/>
    <w:link w:val="EndnoteText"/>
    <w:uiPriority w:val="99"/>
    <w:semiHidden/>
    <w:rsid w:val="00762C32"/>
  </w:style>
  <w:style w:type="character" w:styleId="EndnoteReference">
    <w:name w:val="endnote reference"/>
    <w:uiPriority w:val="99"/>
    <w:semiHidden/>
    <w:unhideWhenUsed/>
    <w:rsid w:val="00762C32"/>
    <w:rPr>
      <w:vertAlign w:val="superscript"/>
    </w:rPr>
  </w:style>
  <w:style w:type="paragraph" w:styleId="TOC3">
    <w:name w:val="toc 3"/>
    <w:basedOn w:val="Normal"/>
    <w:next w:val="Normal"/>
    <w:autoRedefine/>
    <w:uiPriority w:val="39"/>
    <w:unhideWhenUsed/>
    <w:qFormat/>
    <w:rsid w:val="00926F57"/>
    <w:pPr>
      <w:tabs>
        <w:tab w:val="left" w:pos="1320"/>
        <w:tab w:val="right" w:leader="dot" w:pos="9170"/>
      </w:tabs>
      <w:spacing w:after="100"/>
      <w:ind w:left="480"/>
    </w:pPr>
  </w:style>
  <w:style w:type="paragraph" w:styleId="TOC4">
    <w:name w:val="toc 4"/>
    <w:basedOn w:val="Normal"/>
    <w:next w:val="Normal"/>
    <w:autoRedefine/>
    <w:uiPriority w:val="39"/>
    <w:unhideWhenUsed/>
    <w:rsid w:val="00EA088C"/>
    <w:pPr>
      <w:spacing w:before="0" w:after="100"/>
      <w:ind w:left="660"/>
      <w:jc w:val="left"/>
    </w:pPr>
    <w:rPr>
      <w:szCs w:val="22"/>
    </w:rPr>
  </w:style>
  <w:style w:type="paragraph" w:styleId="TOC5">
    <w:name w:val="toc 5"/>
    <w:basedOn w:val="Normal"/>
    <w:next w:val="Normal"/>
    <w:autoRedefine/>
    <w:uiPriority w:val="39"/>
    <w:unhideWhenUsed/>
    <w:rsid w:val="00921FFA"/>
    <w:pPr>
      <w:spacing w:before="0" w:after="100"/>
      <w:ind w:left="880"/>
      <w:jc w:val="left"/>
    </w:pPr>
    <w:rPr>
      <w:rFonts w:ascii="Calibri" w:hAnsi="Calibri"/>
      <w:szCs w:val="22"/>
    </w:rPr>
  </w:style>
  <w:style w:type="paragraph" w:styleId="TOC6">
    <w:name w:val="toc 6"/>
    <w:basedOn w:val="Normal"/>
    <w:next w:val="Normal"/>
    <w:autoRedefine/>
    <w:uiPriority w:val="39"/>
    <w:unhideWhenUsed/>
    <w:rsid w:val="00921FFA"/>
    <w:pPr>
      <w:spacing w:before="0" w:after="100"/>
      <w:ind w:left="1100"/>
      <w:jc w:val="left"/>
    </w:pPr>
    <w:rPr>
      <w:rFonts w:ascii="Calibri" w:hAnsi="Calibri"/>
      <w:szCs w:val="22"/>
    </w:rPr>
  </w:style>
  <w:style w:type="paragraph" w:styleId="TOC7">
    <w:name w:val="toc 7"/>
    <w:basedOn w:val="Normal"/>
    <w:next w:val="Normal"/>
    <w:autoRedefine/>
    <w:uiPriority w:val="39"/>
    <w:unhideWhenUsed/>
    <w:rsid w:val="00921FFA"/>
    <w:pPr>
      <w:spacing w:before="0" w:after="100"/>
      <w:ind w:left="1320"/>
      <w:jc w:val="left"/>
    </w:pPr>
    <w:rPr>
      <w:rFonts w:ascii="Calibri" w:hAnsi="Calibri"/>
      <w:szCs w:val="22"/>
    </w:rPr>
  </w:style>
  <w:style w:type="paragraph" w:styleId="TOC8">
    <w:name w:val="toc 8"/>
    <w:basedOn w:val="Normal"/>
    <w:next w:val="Normal"/>
    <w:autoRedefine/>
    <w:uiPriority w:val="39"/>
    <w:unhideWhenUsed/>
    <w:rsid w:val="00921FFA"/>
    <w:pPr>
      <w:spacing w:before="0" w:after="100"/>
      <w:ind w:left="1540"/>
      <w:jc w:val="left"/>
    </w:pPr>
    <w:rPr>
      <w:rFonts w:ascii="Calibri" w:hAnsi="Calibri"/>
      <w:szCs w:val="22"/>
    </w:rPr>
  </w:style>
  <w:style w:type="paragraph" w:styleId="TOC9">
    <w:name w:val="toc 9"/>
    <w:basedOn w:val="Normal"/>
    <w:next w:val="Normal"/>
    <w:autoRedefine/>
    <w:uiPriority w:val="39"/>
    <w:unhideWhenUsed/>
    <w:rsid w:val="00921FFA"/>
    <w:pPr>
      <w:spacing w:before="0" w:after="100"/>
      <w:ind w:left="1760"/>
      <w:jc w:val="left"/>
    </w:pPr>
    <w:rPr>
      <w:rFonts w:ascii="Calibri" w:hAnsi="Calibri"/>
      <w:szCs w:val="22"/>
    </w:rPr>
  </w:style>
  <w:style w:type="character" w:styleId="CommentReference">
    <w:name w:val="annotation reference"/>
    <w:uiPriority w:val="99"/>
    <w:unhideWhenUsed/>
    <w:rsid w:val="00B24E1E"/>
    <w:rPr>
      <w:sz w:val="16"/>
      <w:szCs w:val="16"/>
    </w:rPr>
  </w:style>
  <w:style w:type="paragraph" w:styleId="CommentText">
    <w:name w:val="annotation text"/>
    <w:basedOn w:val="Normal"/>
    <w:link w:val="CommentTextChar"/>
    <w:uiPriority w:val="99"/>
    <w:unhideWhenUsed/>
    <w:rsid w:val="00B24E1E"/>
    <w:pPr>
      <w:spacing w:line="240" w:lineRule="auto"/>
    </w:pPr>
    <w:rPr>
      <w:sz w:val="20"/>
    </w:rPr>
  </w:style>
  <w:style w:type="character" w:customStyle="1" w:styleId="CommentTextChar">
    <w:name w:val="Comment Text Char"/>
    <w:link w:val="CommentText"/>
    <w:uiPriority w:val="99"/>
    <w:rsid w:val="00B24E1E"/>
    <w:rPr>
      <w:rFonts w:ascii="Gill Sans MT" w:hAnsi="Gill Sans MT"/>
    </w:rPr>
  </w:style>
  <w:style w:type="paragraph" w:styleId="CommentSubject">
    <w:name w:val="annotation subject"/>
    <w:basedOn w:val="CommentText"/>
    <w:next w:val="CommentText"/>
    <w:link w:val="CommentSubjectChar"/>
    <w:uiPriority w:val="99"/>
    <w:semiHidden/>
    <w:unhideWhenUsed/>
    <w:rsid w:val="00B24E1E"/>
    <w:rPr>
      <w:b/>
      <w:bCs/>
    </w:rPr>
  </w:style>
  <w:style w:type="character" w:customStyle="1" w:styleId="CommentSubjectChar">
    <w:name w:val="Comment Subject Char"/>
    <w:link w:val="CommentSubject"/>
    <w:uiPriority w:val="99"/>
    <w:semiHidden/>
    <w:rsid w:val="00B24E1E"/>
    <w:rPr>
      <w:rFonts w:ascii="Gill Sans MT" w:hAnsi="Gill Sans MT"/>
      <w:b/>
      <w:bCs/>
    </w:rPr>
  </w:style>
  <w:style w:type="paragraph" w:customStyle="1" w:styleId="BulletShort">
    <w:name w:val="BulletShort"/>
    <w:basedOn w:val="BodyText"/>
    <w:link w:val="BulletShortChar"/>
    <w:rsid w:val="0064087B"/>
    <w:pPr>
      <w:tabs>
        <w:tab w:val="num" w:pos="720"/>
      </w:tabs>
      <w:spacing w:before="0" w:after="0" w:line="280" w:lineRule="atLeast"/>
      <w:ind w:left="720" w:hanging="360"/>
    </w:pPr>
    <w:rPr>
      <w:rFonts w:ascii="Gill Sans MT" w:hAnsi="Gill Sans MT"/>
    </w:rPr>
  </w:style>
  <w:style w:type="paragraph" w:customStyle="1" w:styleId="StyleBodyText">
    <w:name w:val="Style Body Text"/>
    <w:basedOn w:val="BodyText"/>
    <w:next w:val="Normal"/>
    <w:rsid w:val="00301E56"/>
    <w:pPr>
      <w:spacing w:before="0" w:after="160"/>
    </w:pPr>
    <w:rPr>
      <w:rFonts w:ascii="Gill Sans MT" w:hAnsi="Gill Sans MT"/>
      <w:w w:val="104"/>
      <w:szCs w:val="22"/>
      <w:lang w:val="en-US"/>
    </w:rPr>
  </w:style>
  <w:style w:type="paragraph" w:customStyle="1" w:styleId="Tabletitle">
    <w:name w:val="Table title"/>
    <w:basedOn w:val="Normal"/>
    <w:link w:val="TabletitleChar"/>
    <w:qFormat/>
    <w:rsid w:val="003A019A"/>
    <w:pPr>
      <w:tabs>
        <w:tab w:val="left" w:pos="1440"/>
      </w:tabs>
      <w:spacing w:before="80" w:after="160" w:line="240" w:lineRule="auto"/>
    </w:pPr>
    <w:rPr>
      <w:rFonts w:ascii="Arial" w:hAnsi="Arial"/>
      <w:b/>
      <w:sz w:val="20"/>
      <w:lang w:val="en-GB"/>
    </w:rPr>
  </w:style>
  <w:style w:type="character" w:customStyle="1" w:styleId="TabletitleChar">
    <w:name w:val="Table title Char"/>
    <w:link w:val="Tabletitle"/>
    <w:rsid w:val="003A019A"/>
    <w:rPr>
      <w:rFonts w:ascii="Arial" w:hAnsi="Arial"/>
      <w:b/>
      <w:lang w:val="en-GB"/>
    </w:rPr>
  </w:style>
  <w:style w:type="paragraph" w:customStyle="1" w:styleId="TableText">
    <w:name w:val="TableText"/>
    <w:basedOn w:val="Normal"/>
    <w:rsid w:val="003A019A"/>
    <w:pPr>
      <w:spacing w:before="80" w:after="160" w:line="240" w:lineRule="auto"/>
      <w:outlineLvl w:val="0"/>
    </w:pPr>
    <w:rPr>
      <w:rFonts w:ascii="Arial" w:hAnsi="Arial"/>
      <w:sz w:val="20"/>
    </w:rPr>
  </w:style>
  <w:style w:type="paragraph" w:customStyle="1" w:styleId="TableNotes">
    <w:name w:val="TableNotes"/>
    <w:basedOn w:val="BodyText"/>
    <w:rsid w:val="003A019A"/>
    <w:pPr>
      <w:spacing w:before="40" w:after="0"/>
    </w:pPr>
    <w:rPr>
      <w:rFonts w:ascii="Gill Sans Light" w:hAnsi="Gill Sans Light"/>
      <w:sz w:val="18"/>
      <w:szCs w:val="18"/>
      <w:lang w:val="en-US"/>
    </w:rPr>
  </w:style>
  <w:style w:type="paragraph" w:customStyle="1" w:styleId="StyleHeading3small">
    <w:name w:val="Style Heading 3small"/>
    <w:basedOn w:val="Heading3"/>
    <w:next w:val="Normal"/>
    <w:link w:val="StyleHeading3smallChar"/>
    <w:rsid w:val="00D50AED"/>
    <w:pPr>
      <w:keepLines/>
      <w:numPr>
        <w:ilvl w:val="0"/>
        <w:numId w:val="0"/>
      </w:numPr>
      <w:suppressLineNumbers/>
      <w:tabs>
        <w:tab w:val="num" w:pos="0"/>
        <w:tab w:val="left" w:pos="1440"/>
      </w:tabs>
      <w:suppressAutoHyphens/>
      <w:spacing w:before="120"/>
    </w:pPr>
    <w:rPr>
      <w:rFonts w:cs="Mangal"/>
      <w:snapToGrid w:val="0"/>
      <w:kern w:val="0"/>
      <w:szCs w:val="22"/>
      <w:lang w:bidi="sa-IN"/>
    </w:rPr>
  </w:style>
  <w:style w:type="character" w:customStyle="1" w:styleId="StyleHeading3smallChar">
    <w:name w:val="Style Heading 3small Char"/>
    <w:link w:val="StyleHeading3small"/>
    <w:rsid w:val="00D50AED"/>
    <w:rPr>
      <w:rFonts w:ascii="Gill Sans MT" w:hAnsi="Gill Sans MT" w:cs="Mangal"/>
      <w:b/>
      <w:bCs/>
      <w:snapToGrid w:val="0"/>
      <w:sz w:val="22"/>
      <w:szCs w:val="22"/>
      <w:lang w:bidi="sa-IN"/>
    </w:rPr>
  </w:style>
  <w:style w:type="paragraph" w:styleId="NormalWeb">
    <w:name w:val="Normal (Web)"/>
    <w:basedOn w:val="Normal"/>
    <w:uiPriority w:val="99"/>
    <w:unhideWhenUsed/>
    <w:rsid w:val="006F5333"/>
    <w:pPr>
      <w:spacing w:before="100" w:beforeAutospacing="1" w:after="100" w:afterAutospacing="1" w:line="240" w:lineRule="auto"/>
      <w:jc w:val="left"/>
    </w:pPr>
    <w:rPr>
      <w:rFonts w:ascii="Times New Roman" w:hAnsi="Times New Roman"/>
      <w:sz w:val="24"/>
      <w:szCs w:val="24"/>
    </w:rPr>
  </w:style>
  <w:style w:type="paragraph" w:customStyle="1" w:styleId="H1">
    <w:name w:val="H1"/>
    <w:basedOn w:val="Normal"/>
    <w:rsid w:val="001F3021"/>
    <w:pPr>
      <w:tabs>
        <w:tab w:val="num" w:pos="360"/>
      </w:tabs>
      <w:spacing w:before="0" w:after="0" w:line="240" w:lineRule="auto"/>
      <w:ind w:left="360" w:hanging="360"/>
      <w:jc w:val="center"/>
    </w:pPr>
    <w:rPr>
      <w:rFonts w:ascii="Bookman Old Style" w:hAnsi="Bookman Old Style"/>
      <w:b/>
      <w:sz w:val="28"/>
      <w:lang w:val="en-GB"/>
    </w:rPr>
  </w:style>
  <w:style w:type="paragraph" w:customStyle="1" w:styleId="Table">
    <w:name w:val="Table"/>
    <w:basedOn w:val="Normal"/>
    <w:qFormat/>
    <w:rsid w:val="001F3021"/>
    <w:pPr>
      <w:spacing w:before="60" w:after="60" w:line="240" w:lineRule="auto"/>
    </w:pPr>
  </w:style>
  <w:style w:type="character" w:styleId="Strong">
    <w:name w:val="Strong"/>
    <w:aliases w:val="Content"/>
    <w:uiPriority w:val="22"/>
    <w:qFormat/>
    <w:rsid w:val="001F3021"/>
    <w:rPr>
      <w:b/>
      <w:bCs/>
    </w:rPr>
  </w:style>
  <w:style w:type="paragraph" w:styleId="DocumentMap">
    <w:name w:val="Document Map"/>
    <w:basedOn w:val="Normal"/>
    <w:link w:val="DocumentMapChar"/>
    <w:uiPriority w:val="99"/>
    <w:unhideWhenUsed/>
    <w:rsid w:val="0097644B"/>
    <w:pPr>
      <w:spacing w:before="0" w:after="0" w:line="240" w:lineRule="auto"/>
    </w:pPr>
    <w:rPr>
      <w:rFonts w:ascii="Tahoma" w:hAnsi="Tahoma"/>
      <w:sz w:val="16"/>
      <w:szCs w:val="16"/>
    </w:rPr>
  </w:style>
  <w:style w:type="character" w:customStyle="1" w:styleId="DocumentMapChar">
    <w:name w:val="Document Map Char"/>
    <w:link w:val="DocumentMap"/>
    <w:uiPriority w:val="99"/>
    <w:rsid w:val="0097644B"/>
    <w:rPr>
      <w:rFonts w:ascii="Tahoma" w:hAnsi="Tahoma" w:cs="Tahoma"/>
      <w:sz w:val="16"/>
      <w:szCs w:val="16"/>
    </w:rPr>
  </w:style>
  <w:style w:type="table" w:customStyle="1" w:styleId="TableGrid1">
    <w:name w:val="Table Grid1"/>
    <w:basedOn w:val="TableNormal"/>
    <w:next w:val="TableGrid"/>
    <w:rsid w:val="00FC0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223F5"/>
    <w:rPr>
      <w:rFonts w:ascii="Gill Sans MT" w:hAnsi="Gill Sans MT"/>
      <w:sz w:val="22"/>
    </w:rPr>
  </w:style>
  <w:style w:type="paragraph" w:customStyle="1" w:styleId="BuletLong">
    <w:name w:val="BuletLong"/>
    <w:basedOn w:val="BulletShort"/>
    <w:rsid w:val="005F41AA"/>
    <w:pPr>
      <w:tabs>
        <w:tab w:val="clear" w:pos="720"/>
        <w:tab w:val="num" w:pos="927"/>
      </w:tabs>
      <w:spacing w:before="80" w:after="120" w:line="240" w:lineRule="auto"/>
      <w:ind w:left="567" w:firstLine="0"/>
    </w:pPr>
    <w:rPr>
      <w:rFonts w:ascii="Gill Sans Light" w:hAnsi="Gill Sans Light"/>
      <w:szCs w:val="22"/>
    </w:rPr>
  </w:style>
  <w:style w:type="paragraph" w:styleId="BodyTextIndent">
    <w:name w:val="Body Text Indent"/>
    <w:basedOn w:val="Normal"/>
    <w:link w:val="BodyTextIndentChar"/>
    <w:rsid w:val="00C50ECB"/>
    <w:pPr>
      <w:spacing w:before="0" w:after="0" w:line="240" w:lineRule="auto"/>
      <w:ind w:left="720"/>
      <w:jc w:val="left"/>
    </w:pPr>
    <w:rPr>
      <w:rFonts w:ascii="Times New Roman" w:hAnsi="Times New Roman" w:cs="Angsana New"/>
      <w:sz w:val="24"/>
      <w:szCs w:val="24"/>
    </w:rPr>
  </w:style>
  <w:style w:type="character" w:customStyle="1" w:styleId="BodyTextIndentChar">
    <w:name w:val="Body Text Indent Char"/>
    <w:link w:val="BodyTextIndent"/>
    <w:rsid w:val="00C50ECB"/>
    <w:rPr>
      <w:rFonts w:cs="Angsana New"/>
      <w:sz w:val="24"/>
      <w:szCs w:val="24"/>
    </w:rPr>
  </w:style>
  <w:style w:type="character" w:styleId="PageNumber">
    <w:name w:val="page number"/>
    <w:rsid w:val="00C50ECB"/>
  </w:style>
  <w:style w:type="paragraph" w:styleId="Title">
    <w:name w:val="Title"/>
    <w:basedOn w:val="Normal"/>
    <w:link w:val="TitleChar"/>
    <w:qFormat/>
    <w:rsid w:val="00C50ECB"/>
    <w:pPr>
      <w:spacing w:before="0" w:after="0" w:line="240" w:lineRule="auto"/>
      <w:jc w:val="center"/>
    </w:pPr>
    <w:rPr>
      <w:rFonts w:ascii="Times New Roman" w:hAnsi="Times New Roman" w:cs="Angsana New"/>
      <w:b/>
      <w:bCs/>
      <w:sz w:val="24"/>
      <w:szCs w:val="24"/>
    </w:rPr>
  </w:style>
  <w:style w:type="character" w:customStyle="1" w:styleId="TitleChar">
    <w:name w:val="Title Char"/>
    <w:link w:val="Title"/>
    <w:rsid w:val="00C50ECB"/>
    <w:rPr>
      <w:rFonts w:cs="Angsana New"/>
      <w:b/>
      <w:bCs/>
      <w:sz w:val="24"/>
      <w:szCs w:val="24"/>
    </w:rPr>
  </w:style>
  <w:style w:type="character" w:styleId="FollowedHyperlink">
    <w:name w:val="FollowedHyperlink"/>
    <w:uiPriority w:val="99"/>
    <w:rsid w:val="00C50ECB"/>
    <w:rPr>
      <w:color w:val="800080"/>
      <w:u w:val="single"/>
    </w:rPr>
  </w:style>
  <w:style w:type="paragraph" w:customStyle="1" w:styleId="Title1">
    <w:name w:val="Title_1"/>
    <w:basedOn w:val="Normal"/>
    <w:next w:val="Normal"/>
    <w:rsid w:val="00C50ECB"/>
    <w:pPr>
      <w:spacing w:before="240" w:after="0" w:line="360" w:lineRule="atLeast"/>
      <w:jc w:val="center"/>
    </w:pPr>
    <w:rPr>
      <w:rFonts w:ascii="Helvetica" w:hAnsi="Helvetica"/>
      <w:b/>
      <w:sz w:val="36"/>
    </w:rPr>
  </w:style>
  <w:style w:type="paragraph" w:customStyle="1" w:styleId="Text">
    <w:name w:val="Text"/>
    <w:basedOn w:val="Normal"/>
    <w:rsid w:val="00C50ECB"/>
    <w:pPr>
      <w:spacing w:line="240" w:lineRule="auto"/>
      <w:jc w:val="left"/>
    </w:pPr>
    <w:rPr>
      <w:rFonts w:ascii="Times" w:hAnsi="Times"/>
      <w:noProof/>
      <w:sz w:val="20"/>
    </w:rPr>
  </w:style>
  <w:style w:type="paragraph" w:customStyle="1" w:styleId="ReportText">
    <w:name w:val="Report Text"/>
    <w:basedOn w:val="Normal"/>
    <w:rsid w:val="00C50ECB"/>
    <w:pPr>
      <w:spacing w:before="0" w:after="0" w:line="240" w:lineRule="auto"/>
      <w:ind w:left="851"/>
    </w:pPr>
    <w:rPr>
      <w:rFonts w:ascii="Times New Roman" w:hAnsi="Times New Roman"/>
      <w:szCs w:val="22"/>
      <w:lang w:val="en-GB"/>
    </w:rPr>
  </w:style>
  <w:style w:type="paragraph" w:customStyle="1" w:styleId="Figure">
    <w:name w:val="Figure"/>
    <w:basedOn w:val="Normal"/>
    <w:rsid w:val="00C50ECB"/>
    <w:pPr>
      <w:spacing w:before="0" w:after="0" w:line="240" w:lineRule="auto"/>
      <w:jc w:val="center"/>
    </w:pPr>
    <w:rPr>
      <w:rFonts w:ascii="Arial" w:hAnsi="Arial"/>
      <w:b/>
      <w:i/>
      <w:sz w:val="18"/>
      <w:szCs w:val="24"/>
    </w:rPr>
  </w:style>
  <w:style w:type="paragraph" w:customStyle="1" w:styleId="theading">
    <w:name w:val="theading"/>
    <w:basedOn w:val="Normal"/>
    <w:rsid w:val="00C50ECB"/>
    <w:pPr>
      <w:shd w:val="clear" w:color="auto" w:fill="E6E6E6"/>
      <w:spacing w:before="0" w:after="0" w:line="240" w:lineRule="auto"/>
      <w:jc w:val="center"/>
    </w:pPr>
    <w:rPr>
      <w:rFonts w:ascii="Arial" w:hAnsi="Arial" w:cs="Arial"/>
      <w:b/>
      <w:sz w:val="16"/>
      <w:szCs w:val="16"/>
    </w:rPr>
  </w:style>
  <w:style w:type="paragraph" w:customStyle="1" w:styleId="Source">
    <w:name w:val="Source"/>
    <w:basedOn w:val="Normal"/>
    <w:rsid w:val="00C50ECB"/>
    <w:pPr>
      <w:spacing w:before="0" w:after="0" w:line="240" w:lineRule="auto"/>
    </w:pPr>
    <w:rPr>
      <w:rFonts w:ascii="Arial" w:hAnsi="Arial" w:cs="Arial"/>
      <w:i/>
      <w:sz w:val="18"/>
      <w:szCs w:val="22"/>
    </w:rPr>
  </w:style>
  <w:style w:type="table" w:customStyle="1" w:styleId="TableGrid2">
    <w:name w:val="Table Grid2"/>
    <w:basedOn w:val="TableNormal"/>
    <w:next w:val="TableGrid"/>
    <w:uiPriority w:val="59"/>
    <w:rsid w:val="00384AA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s">
    <w:name w:val="Table texts"/>
    <w:next w:val="Normal"/>
    <w:qFormat/>
    <w:rsid w:val="003C36F3"/>
    <w:pPr>
      <w:spacing w:line="276" w:lineRule="auto"/>
    </w:pPr>
    <w:rPr>
      <w:rFonts w:ascii="Calibri" w:hAnsi="Calibri"/>
      <w:bCs/>
      <w:sz w:val="22"/>
      <w:szCs w:val="24"/>
      <w:lang w:val="en-GB"/>
    </w:rPr>
  </w:style>
  <w:style w:type="paragraph" w:customStyle="1" w:styleId="Normaltable">
    <w:name w:val="Normal (table)"/>
    <w:basedOn w:val="Normal"/>
    <w:qFormat/>
    <w:rsid w:val="003C36F3"/>
    <w:pPr>
      <w:tabs>
        <w:tab w:val="center" w:pos="4536"/>
        <w:tab w:val="right" w:pos="9072"/>
      </w:tabs>
      <w:spacing w:line="240" w:lineRule="auto"/>
    </w:pPr>
    <w:rPr>
      <w:rFonts w:eastAsia="Calibri"/>
      <w:szCs w:val="22"/>
    </w:rPr>
  </w:style>
  <w:style w:type="paragraph" w:styleId="ListContinue">
    <w:name w:val="List Continue"/>
    <w:basedOn w:val="Normal"/>
    <w:rsid w:val="003C36F3"/>
    <w:pPr>
      <w:tabs>
        <w:tab w:val="left" w:pos="1440"/>
      </w:tabs>
      <w:spacing w:before="80" w:line="240" w:lineRule="auto"/>
      <w:ind w:left="360"/>
      <w:jc w:val="left"/>
    </w:pPr>
    <w:rPr>
      <w:rFonts w:ascii="Arial" w:hAnsi="Arial"/>
      <w:lang w:val="en-GB"/>
    </w:rPr>
  </w:style>
  <w:style w:type="paragraph" w:customStyle="1" w:styleId="Texte1">
    <w:name w:val="Texte 1"/>
    <w:basedOn w:val="Normal"/>
    <w:link w:val="Texte1Char"/>
    <w:rsid w:val="002E4E08"/>
    <w:pPr>
      <w:spacing w:before="240" w:after="0" w:line="312" w:lineRule="auto"/>
      <w:ind w:left="851"/>
    </w:pPr>
    <w:rPr>
      <w:rFonts w:ascii="Univers 55" w:hAnsi="Univers 55" w:cs="Arial"/>
      <w:spacing w:val="-2"/>
      <w:sz w:val="21"/>
      <w:szCs w:val="23"/>
      <w:lang w:val="en-GB" w:eastAsia="fr-FR"/>
    </w:rPr>
  </w:style>
  <w:style w:type="character" w:customStyle="1" w:styleId="Texte1Char">
    <w:name w:val="Texte 1 Char"/>
    <w:link w:val="Texte1"/>
    <w:rsid w:val="002E4E08"/>
    <w:rPr>
      <w:rFonts w:ascii="Univers 55" w:hAnsi="Univers 55" w:cs="Arial"/>
      <w:spacing w:val="-2"/>
      <w:sz w:val="21"/>
      <w:szCs w:val="23"/>
      <w:lang w:val="en-GB" w:eastAsia="fr-FR"/>
    </w:rPr>
  </w:style>
  <w:style w:type="paragraph" w:customStyle="1" w:styleId="MinorHeading">
    <w:name w:val="MinorHeading"/>
    <w:basedOn w:val="BodyText"/>
    <w:rsid w:val="000D21C6"/>
    <w:pPr>
      <w:keepNext/>
      <w:keepLines/>
      <w:suppressLineNumbers/>
      <w:tabs>
        <w:tab w:val="left" w:pos="0"/>
        <w:tab w:val="left" w:pos="425"/>
        <w:tab w:val="left" w:pos="720"/>
        <w:tab w:val="left" w:pos="1701"/>
      </w:tabs>
      <w:suppressAutoHyphens/>
      <w:spacing w:before="80" w:after="160"/>
    </w:pPr>
    <w:rPr>
      <w:i/>
      <w:szCs w:val="22"/>
    </w:rPr>
  </w:style>
  <w:style w:type="paragraph" w:customStyle="1" w:styleId="Default">
    <w:name w:val="Default"/>
    <w:rsid w:val="000D21C6"/>
    <w:pPr>
      <w:widowControl w:val="0"/>
      <w:autoSpaceDE w:val="0"/>
      <w:autoSpaceDN w:val="0"/>
      <w:adjustRightInd w:val="0"/>
    </w:pPr>
    <w:rPr>
      <w:rFonts w:ascii="Arial" w:hAnsi="Arial" w:cs="Arial"/>
      <w:color w:val="000000"/>
      <w:sz w:val="24"/>
      <w:szCs w:val="24"/>
    </w:rPr>
  </w:style>
  <w:style w:type="paragraph" w:customStyle="1" w:styleId="NumListLong">
    <w:name w:val="NumListLong"/>
    <w:basedOn w:val="Normal"/>
    <w:uiPriority w:val="99"/>
    <w:rsid w:val="000D21C6"/>
    <w:pPr>
      <w:numPr>
        <w:numId w:val="3"/>
      </w:numPr>
      <w:spacing w:before="0" w:line="240" w:lineRule="auto"/>
    </w:pPr>
    <w:rPr>
      <w:rFonts w:ascii="Gill Sans Light" w:hAnsi="Gill Sans Light"/>
      <w:szCs w:val="22"/>
    </w:rPr>
  </w:style>
  <w:style w:type="paragraph" w:styleId="NoSpacing">
    <w:name w:val="No Spacing"/>
    <w:link w:val="NoSpacingChar"/>
    <w:uiPriority w:val="1"/>
    <w:qFormat/>
    <w:rsid w:val="000D21C6"/>
    <w:rPr>
      <w:rFonts w:ascii="Gill Sans MT" w:eastAsia="Calibri" w:hAnsi="Gill Sans MT"/>
      <w:sz w:val="22"/>
      <w:szCs w:val="22"/>
    </w:rPr>
  </w:style>
  <w:style w:type="character" w:customStyle="1" w:styleId="TOCHeading1">
    <w:name w:val="TOC Heading1"/>
    <w:uiPriority w:val="1"/>
    <w:qFormat/>
    <w:rsid w:val="000D21C6"/>
    <w:rPr>
      <w:rFonts w:ascii="Gill Sans MT" w:eastAsia="Times New Roman" w:hAnsi="Gill Sans MT" w:cs="Mangal"/>
      <w:b/>
      <w:sz w:val="28"/>
      <w:lang w:bidi="sa-IN"/>
    </w:rPr>
  </w:style>
  <w:style w:type="paragraph" w:customStyle="1" w:styleId="MainText">
    <w:name w:val="Main Text"/>
    <w:basedOn w:val="Normal"/>
    <w:rsid w:val="0053575D"/>
    <w:pPr>
      <w:tabs>
        <w:tab w:val="left" w:pos="0"/>
        <w:tab w:val="right" w:pos="9072"/>
      </w:tabs>
      <w:spacing w:before="80" w:after="160" w:line="240" w:lineRule="auto"/>
    </w:pPr>
    <w:rPr>
      <w:rFonts w:ascii="Gill Sans" w:hAnsi="Gill Sans" w:cs="Mangal"/>
      <w:szCs w:val="22"/>
    </w:rPr>
  </w:style>
  <w:style w:type="character" w:customStyle="1" w:styleId="StyleGillSansMTBlack">
    <w:name w:val="Style Gill Sans MT Black"/>
    <w:rsid w:val="000D21C6"/>
    <w:rPr>
      <w:rFonts w:ascii="Gill Sans Light" w:hAnsi="Gill Sans Light"/>
      <w:color w:val="000000"/>
    </w:rPr>
  </w:style>
  <w:style w:type="paragraph" w:customStyle="1" w:styleId="headerlandscape">
    <w:name w:val="header landscape"/>
    <w:basedOn w:val="Header"/>
    <w:next w:val="Normal"/>
    <w:qFormat/>
    <w:rsid w:val="000D21C6"/>
    <w:pPr>
      <w:tabs>
        <w:tab w:val="clear" w:pos="4680"/>
        <w:tab w:val="clear" w:pos="9360"/>
        <w:tab w:val="center" w:pos="6804"/>
        <w:tab w:val="right" w:pos="13608"/>
      </w:tabs>
    </w:pPr>
    <w:rPr>
      <w:rFonts w:ascii="Gill Sans MT" w:eastAsia="Calibri" w:hAnsi="Gill Sans MT"/>
      <w:i/>
      <w:sz w:val="20"/>
      <w:szCs w:val="22"/>
    </w:rPr>
  </w:style>
  <w:style w:type="paragraph" w:customStyle="1" w:styleId="Headerlandscape0">
    <w:name w:val="Header landscape"/>
    <w:basedOn w:val="Header"/>
    <w:qFormat/>
    <w:rsid w:val="000D21C6"/>
    <w:pPr>
      <w:tabs>
        <w:tab w:val="clear" w:pos="4680"/>
        <w:tab w:val="clear" w:pos="9360"/>
        <w:tab w:val="center" w:pos="6804"/>
        <w:tab w:val="right" w:pos="13608"/>
      </w:tabs>
    </w:pPr>
    <w:rPr>
      <w:rFonts w:ascii="Gill Sans MT" w:eastAsia="Calibri" w:hAnsi="Gill Sans MT"/>
      <w:i/>
      <w:sz w:val="18"/>
      <w:szCs w:val="18"/>
    </w:rPr>
  </w:style>
  <w:style w:type="paragraph" w:styleId="Salutation">
    <w:name w:val="Salutation"/>
    <w:basedOn w:val="Normal"/>
    <w:next w:val="Normal"/>
    <w:link w:val="SalutationChar"/>
    <w:autoRedefine/>
    <w:rsid w:val="000D21C6"/>
    <w:pPr>
      <w:numPr>
        <w:numId w:val="8"/>
      </w:numPr>
      <w:tabs>
        <w:tab w:val="num" w:pos="900"/>
      </w:tabs>
      <w:spacing w:line="240" w:lineRule="auto"/>
      <w:ind w:left="2160" w:hanging="540"/>
    </w:pPr>
    <w:rPr>
      <w:rFonts w:ascii="Arial" w:eastAsia="MS Mincho" w:hAnsi="Arial"/>
      <w:kern w:val="24"/>
      <w:sz w:val="24"/>
      <w:szCs w:val="24"/>
      <w:lang w:val="en-GB"/>
    </w:rPr>
  </w:style>
  <w:style w:type="character" w:customStyle="1" w:styleId="SalutationChar">
    <w:name w:val="Salutation Char"/>
    <w:link w:val="Salutation"/>
    <w:rsid w:val="000D21C6"/>
    <w:rPr>
      <w:rFonts w:ascii="Arial" w:eastAsia="MS Mincho" w:hAnsi="Arial"/>
      <w:kern w:val="24"/>
      <w:sz w:val="24"/>
      <w:szCs w:val="24"/>
      <w:lang w:eastAsia="en-US"/>
    </w:rPr>
  </w:style>
  <w:style w:type="character" w:styleId="Emphasis">
    <w:name w:val="Emphasis"/>
    <w:qFormat/>
    <w:rsid w:val="000D21C6"/>
    <w:rPr>
      <w:rFonts w:ascii="Gill Sans MT" w:eastAsia="Times New Roman" w:hAnsi="Gill Sans MT"/>
      <w:b/>
      <w:bCs w:val="0"/>
      <w:sz w:val="28"/>
      <w:lang w:val="en-US"/>
    </w:rPr>
  </w:style>
  <w:style w:type="paragraph" w:customStyle="1" w:styleId="ztablehead">
    <w:name w:val="ztablehead"/>
    <w:basedOn w:val="Normal"/>
    <w:rsid w:val="000D21C6"/>
    <w:pPr>
      <w:tabs>
        <w:tab w:val="num" w:pos="810"/>
      </w:tabs>
      <w:spacing w:before="0" w:after="200"/>
      <w:ind w:left="810" w:hanging="450"/>
      <w:jc w:val="left"/>
    </w:pPr>
    <w:rPr>
      <w:rFonts w:eastAsia="Calibri"/>
      <w:szCs w:val="22"/>
    </w:rPr>
  </w:style>
  <w:style w:type="paragraph" w:customStyle="1" w:styleId="zutabhed">
    <w:name w:val="zutabhed"/>
    <w:basedOn w:val="Normal"/>
    <w:rsid w:val="000D21C6"/>
    <w:pPr>
      <w:tabs>
        <w:tab w:val="num" w:pos="780"/>
      </w:tabs>
      <w:spacing w:before="0" w:after="200"/>
      <w:ind w:left="780" w:hanging="420"/>
      <w:jc w:val="left"/>
    </w:pPr>
    <w:rPr>
      <w:rFonts w:eastAsia="Calibri"/>
      <w:szCs w:val="22"/>
    </w:rPr>
  </w:style>
  <w:style w:type="paragraph" w:customStyle="1" w:styleId="NumListShort">
    <w:name w:val="NumListShort"/>
    <w:basedOn w:val="BodyText"/>
    <w:rsid w:val="008B7FA5"/>
    <w:pPr>
      <w:tabs>
        <w:tab w:val="num" w:pos="1134"/>
      </w:tabs>
      <w:spacing w:before="0" w:after="0"/>
      <w:ind w:left="1134" w:hanging="567"/>
    </w:pPr>
    <w:rPr>
      <w:rFonts w:ascii="Gill Sans Light" w:hAnsi="Gill Sans Light"/>
      <w:szCs w:val="22"/>
      <w:lang w:val="en-US"/>
    </w:rPr>
  </w:style>
  <w:style w:type="paragraph" w:customStyle="1" w:styleId="Style1">
    <w:name w:val="Style1"/>
    <w:basedOn w:val="Normal"/>
    <w:next w:val="Normal"/>
    <w:link w:val="Style1Char"/>
    <w:rsid w:val="00261AFC"/>
    <w:pPr>
      <w:spacing w:before="0" w:after="160" w:line="259" w:lineRule="auto"/>
      <w:jc w:val="left"/>
    </w:pPr>
    <w:rPr>
      <w:rFonts w:eastAsia="Calibri"/>
      <w:sz w:val="28"/>
      <w:szCs w:val="22"/>
    </w:rPr>
  </w:style>
  <w:style w:type="character" w:customStyle="1" w:styleId="Style1Char">
    <w:name w:val="Style1 Char"/>
    <w:link w:val="Style1"/>
    <w:rsid w:val="00261AFC"/>
    <w:rPr>
      <w:rFonts w:ascii="Gill Sans MT" w:eastAsia="Calibri" w:hAnsi="Gill Sans MT"/>
      <w:sz w:val="28"/>
      <w:szCs w:val="22"/>
    </w:rPr>
  </w:style>
  <w:style w:type="character" w:styleId="SubtleEmphasis">
    <w:name w:val="Subtle Emphasis"/>
    <w:uiPriority w:val="19"/>
    <w:qFormat/>
    <w:rsid w:val="00261AFC"/>
    <w:rPr>
      <w:rFonts w:ascii="Gill Sans MT" w:hAnsi="Gill Sans MT"/>
      <w:b/>
      <w:i/>
    </w:rPr>
  </w:style>
  <w:style w:type="paragraph" w:customStyle="1" w:styleId="Style2">
    <w:name w:val="Style2"/>
    <w:basedOn w:val="ListParagraph"/>
    <w:next w:val="Heading2"/>
    <w:link w:val="Style2Char"/>
    <w:qFormat/>
    <w:rsid w:val="00261AFC"/>
    <w:pPr>
      <w:numPr>
        <w:ilvl w:val="2"/>
        <w:numId w:val="13"/>
      </w:numPr>
    </w:pPr>
    <w:rPr>
      <w:b/>
    </w:rPr>
  </w:style>
  <w:style w:type="character" w:customStyle="1" w:styleId="Style2Char">
    <w:name w:val="Style2 Char"/>
    <w:link w:val="Style2"/>
    <w:rsid w:val="00261AFC"/>
    <w:rPr>
      <w:rFonts w:ascii="Gill Sans MT" w:hAnsi="Gill Sans MT"/>
      <w:b/>
      <w:sz w:val="22"/>
      <w:lang w:val="en-US" w:eastAsia="en-US"/>
    </w:rPr>
  </w:style>
  <w:style w:type="character" w:customStyle="1" w:styleId="hvr">
    <w:name w:val="hvr"/>
    <w:rsid w:val="00AC05D2"/>
  </w:style>
  <w:style w:type="paragraph" w:styleId="PlainText">
    <w:name w:val="Plain Text"/>
    <w:basedOn w:val="Normal"/>
    <w:link w:val="PlainTextChar"/>
    <w:rsid w:val="00255721"/>
    <w:pPr>
      <w:spacing w:before="0" w:after="0" w:line="240" w:lineRule="auto"/>
    </w:pPr>
    <w:rPr>
      <w:rFonts w:ascii="Courier New" w:hAnsi="Courier New"/>
      <w:sz w:val="20"/>
    </w:rPr>
  </w:style>
  <w:style w:type="character" w:customStyle="1" w:styleId="PlainTextChar">
    <w:name w:val="Plain Text Char"/>
    <w:link w:val="PlainText"/>
    <w:rsid w:val="00255721"/>
    <w:rPr>
      <w:rFonts w:ascii="Courier New" w:hAnsi="Courier New"/>
    </w:rPr>
  </w:style>
  <w:style w:type="paragraph" w:customStyle="1" w:styleId="Maintext0">
    <w:name w:val="Main text"/>
    <w:basedOn w:val="Normal"/>
    <w:next w:val="Normal"/>
    <w:rsid w:val="0053575D"/>
    <w:pPr>
      <w:tabs>
        <w:tab w:val="left" w:pos="0"/>
        <w:tab w:val="right" w:pos="9072"/>
      </w:tabs>
      <w:spacing w:before="80" w:after="160" w:line="240" w:lineRule="auto"/>
    </w:pPr>
    <w:rPr>
      <w:rFonts w:ascii="Gill Sans" w:hAnsi="Gill Sans" w:cs="Mangal"/>
      <w:szCs w:val="22"/>
      <w:lang w:val="en-GB" w:bidi="sa-IN"/>
    </w:rPr>
  </w:style>
  <w:style w:type="character" w:customStyle="1" w:styleId="nd-word">
    <w:name w:val="nd-word"/>
    <w:basedOn w:val="DefaultParagraphFont"/>
    <w:rsid w:val="0053575D"/>
  </w:style>
  <w:style w:type="character" w:customStyle="1" w:styleId="article-sentence">
    <w:name w:val="article-sentence"/>
    <w:basedOn w:val="DefaultParagraphFont"/>
    <w:rsid w:val="0053575D"/>
  </w:style>
  <w:style w:type="character" w:customStyle="1" w:styleId="None">
    <w:name w:val="None"/>
    <w:rsid w:val="0053575D"/>
  </w:style>
  <w:style w:type="paragraph" w:customStyle="1" w:styleId="Adressefelt">
    <w:name w:val="Adressefelt"/>
    <w:rsid w:val="0053575D"/>
    <w:pPr>
      <w:spacing w:before="40"/>
    </w:pPr>
    <w:rPr>
      <w:rFonts w:ascii="Arial" w:eastAsia="Times" w:hAnsi="Arial"/>
      <w:noProof/>
      <w:sz w:val="16"/>
      <w:lang w:val="en-GB"/>
    </w:rPr>
  </w:style>
  <w:style w:type="paragraph" w:customStyle="1" w:styleId="ClientNameTitlePage">
    <w:name w:val="ClientNameTitlePage"/>
    <w:basedOn w:val="BodyText"/>
    <w:rsid w:val="0053575D"/>
    <w:pPr>
      <w:suppressAutoHyphens/>
      <w:spacing w:before="66"/>
    </w:pPr>
    <w:rPr>
      <w:rFonts w:ascii="Univers" w:hAnsi="Univers"/>
      <w:b/>
      <w:spacing w:val="-3"/>
      <w:sz w:val="28"/>
    </w:rPr>
  </w:style>
  <w:style w:type="paragraph" w:customStyle="1" w:styleId="ProjectTitle">
    <w:name w:val="ProjectTitle"/>
    <w:basedOn w:val="BodyText"/>
    <w:rsid w:val="0053575D"/>
    <w:pPr>
      <w:tabs>
        <w:tab w:val="left" w:pos="-1003"/>
        <w:tab w:val="left" w:pos="-283"/>
        <w:tab w:val="left" w:pos="391"/>
        <w:tab w:val="left" w:pos="1157"/>
        <w:tab w:val="left" w:pos="1877"/>
        <w:tab w:val="left" w:pos="2597"/>
        <w:tab w:val="left" w:pos="3317"/>
        <w:tab w:val="left" w:pos="4037"/>
        <w:tab w:val="left" w:pos="4757"/>
        <w:tab w:val="left" w:pos="5477"/>
        <w:tab w:val="left" w:pos="6197"/>
        <w:tab w:val="left" w:pos="6917"/>
        <w:tab w:val="left" w:pos="7637"/>
        <w:tab w:val="left" w:pos="8357"/>
        <w:tab w:val="left" w:pos="9077"/>
        <w:tab w:val="left" w:pos="9797"/>
        <w:tab w:val="left" w:pos="10517"/>
        <w:tab w:val="left" w:pos="11237"/>
        <w:tab w:val="left" w:pos="11957"/>
        <w:tab w:val="left" w:pos="12677"/>
        <w:tab w:val="left" w:pos="13397"/>
        <w:tab w:val="left" w:pos="14117"/>
        <w:tab w:val="left" w:pos="14837"/>
        <w:tab w:val="left" w:pos="15557"/>
        <w:tab w:val="left" w:pos="16277"/>
        <w:tab w:val="left" w:pos="16997"/>
        <w:tab w:val="left" w:pos="17717"/>
        <w:tab w:val="left" w:pos="18437"/>
      </w:tabs>
      <w:suppressAutoHyphens/>
    </w:pPr>
    <w:rPr>
      <w:rFonts w:ascii="Univers" w:hAnsi="Univers"/>
      <w:b/>
      <w:spacing w:val="-4"/>
      <w:sz w:val="40"/>
    </w:rPr>
  </w:style>
  <w:style w:type="paragraph" w:customStyle="1" w:styleId="ReportTitle">
    <w:name w:val="Report Title"/>
    <w:basedOn w:val="BodyText"/>
    <w:rsid w:val="0053575D"/>
    <w:pPr>
      <w:tabs>
        <w:tab w:val="left" w:pos="-1003"/>
        <w:tab w:val="left" w:pos="-283"/>
        <w:tab w:val="left" w:pos="391"/>
        <w:tab w:val="left" w:pos="1157"/>
        <w:tab w:val="left" w:pos="1877"/>
        <w:tab w:val="left" w:pos="2597"/>
        <w:tab w:val="left" w:pos="3317"/>
        <w:tab w:val="left" w:pos="4037"/>
        <w:tab w:val="left" w:pos="4757"/>
        <w:tab w:val="left" w:pos="5477"/>
        <w:tab w:val="left" w:pos="6197"/>
        <w:tab w:val="left" w:pos="6917"/>
        <w:tab w:val="left" w:pos="7637"/>
        <w:tab w:val="left" w:pos="8357"/>
        <w:tab w:val="left" w:pos="9077"/>
        <w:tab w:val="left" w:pos="9797"/>
        <w:tab w:val="left" w:pos="10517"/>
        <w:tab w:val="left" w:pos="11237"/>
        <w:tab w:val="left" w:pos="11957"/>
        <w:tab w:val="left" w:pos="12677"/>
        <w:tab w:val="left" w:pos="13397"/>
        <w:tab w:val="left" w:pos="14117"/>
        <w:tab w:val="left" w:pos="14837"/>
        <w:tab w:val="left" w:pos="15557"/>
        <w:tab w:val="left" w:pos="16277"/>
        <w:tab w:val="left" w:pos="16997"/>
        <w:tab w:val="left" w:pos="17717"/>
        <w:tab w:val="left" w:pos="18437"/>
      </w:tabs>
      <w:suppressAutoHyphens/>
    </w:pPr>
    <w:rPr>
      <w:rFonts w:ascii="Univers" w:hAnsi="Univers"/>
      <w:b/>
      <w:spacing w:val="-3"/>
      <w:sz w:val="36"/>
    </w:rPr>
  </w:style>
  <w:style w:type="paragraph" w:customStyle="1" w:styleId="BodyTextQuote">
    <w:name w:val="BodyText Quote"/>
    <w:basedOn w:val="BodyText"/>
    <w:next w:val="BodyText"/>
    <w:rsid w:val="0053575D"/>
    <w:pPr>
      <w:ind w:left="720" w:right="567"/>
    </w:pPr>
    <w:rPr>
      <w:rFonts w:ascii="Calibri" w:hAnsi="Calibri"/>
      <w:i/>
      <w:sz w:val="20"/>
    </w:rPr>
  </w:style>
  <w:style w:type="paragraph" w:customStyle="1" w:styleId="TableTitle0">
    <w:name w:val="TableTitle"/>
    <w:basedOn w:val="Normal"/>
    <w:rsid w:val="0053575D"/>
    <w:pPr>
      <w:keepNext/>
      <w:spacing w:before="0" w:after="80" w:line="240" w:lineRule="auto"/>
      <w:jc w:val="left"/>
    </w:pPr>
    <w:rPr>
      <w:rFonts w:ascii="Arial" w:hAnsi="Arial"/>
      <w:b/>
      <w:lang w:val="en-GB"/>
    </w:rPr>
  </w:style>
  <w:style w:type="paragraph" w:customStyle="1" w:styleId="MInorContents">
    <w:name w:val="MInor Contents"/>
    <w:basedOn w:val="TOC1"/>
    <w:rsid w:val="0053575D"/>
    <w:pPr>
      <w:keepNext/>
      <w:tabs>
        <w:tab w:val="clear" w:pos="480"/>
        <w:tab w:val="clear" w:pos="9017"/>
        <w:tab w:val="left" w:pos="400"/>
        <w:tab w:val="right" w:leader="dot" w:pos="9072"/>
        <w:tab w:val="right" w:pos="9170"/>
      </w:tabs>
      <w:spacing w:after="120" w:line="240" w:lineRule="auto"/>
      <w:ind w:left="425" w:right="-214" w:hanging="425"/>
      <w:jc w:val="both"/>
    </w:pPr>
    <w:rPr>
      <w:rFonts w:ascii="Arial" w:hAnsi="Arial"/>
      <w:caps/>
      <w:noProof w:val="0"/>
      <w:sz w:val="22"/>
      <w:lang w:val="en-GB"/>
    </w:rPr>
  </w:style>
  <w:style w:type="paragraph" w:customStyle="1" w:styleId="Abbreviations">
    <w:name w:val="Abbreviations"/>
    <w:basedOn w:val="BodyText"/>
    <w:rsid w:val="0053575D"/>
    <w:pPr>
      <w:spacing w:after="0"/>
    </w:pPr>
    <w:rPr>
      <w:rFonts w:ascii="Calibri" w:hAnsi="Calibri"/>
    </w:rPr>
  </w:style>
  <w:style w:type="paragraph" w:customStyle="1" w:styleId="FigureTitle">
    <w:name w:val="FigureTitle"/>
    <w:basedOn w:val="BodyText"/>
    <w:rsid w:val="0053575D"/>
    <w:pPr>
      <w:jc w:val="center"/>
    </w:pPr>
    <w:rPr>
      <w:rFonts w:ascii="Calibri" w:hAnsi="Calibri"/>
      <w:b/>
    </w:rPr>
  </w:style>
  <w:style w:type="paragraph" w:customStyle="1" w:styleId="BuletLongChar">
    <w:name w:val="BuletLong Char"/>
    <w:basedOn w:val="Normal"/>
    <w:rsid w:val="0053575D"/>
    <w:pPr>
      <w:numPr>
        <w:numId w:val="24"/>
      </w:numPr>
      <w:spacing w:before="0" w:after="0" w:line="240" w:lineRule="auto"/>
    </w:pPr>
    <w:rPr>
      <w:rFonts w:ascii="Arial" w:hAnsi="Arial"/>
      <w:lang w:val="en-GB"/>
    </w:rPr>
  </w:style>
  <w:style w:type="paragraph" w:customStyle="1" w:styleId="ReportHeading">
    <w:name w:val="Report Heading"/>
    <w:basedOn w:val="Normal"/>
    <w:rsid w:val="0053575D"/>
    <w:pPr>
      <w:spacing w:before="0" w:after="0" w:line="240" w:lineRule="auto"/>
      <w:jc w:val="center"/>
    </w:pPr>
    <w:rPr>
      <w:rFonts w:ascii="Arial" w:hAnsi="Arial"/>
      <w:b/>
      <w:caps/>
      <w:sz w:val="28"/>
      <w:lang w:val="en-GB" w:eastAsia="nb-NO"/>
    </w:rPr>
  </w:style>
  <w:style w:type="table" w:styleId="TableClassic2">
    <w:name w:val="Table Classic 2"/>
    <w:basedOn w:val="TableNormal"/>
    <w:rsid w:val="0053575D"/>
    <w:pPr>
      <w:spacing w:after="200" w:line="276" w:lineRule="auto"/>
      <w:ind w:left="1152" w:hanging="360"/>
      <w:jc w:val="both"/>
    </w:pPr>
    <w:rPr>
      <w:rFonts w:ascii="Times" w:eastAsia="Times" w:hAnsi="Time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Number">
    <w:name w:val="List Number"/>
    <w:basedOn w:val="Normal"/>
    <w:rsid w:val="0053575D"/>
    <w:pPr>
      <w:suppressAutoHyphens/>
      <w:spacing w:before="0" w:after="0" w:line="240" w:lineRule="auto"/>
      <w:ind w:left="1260" w:hanging="360"/>
      <w:contextualSpacing/>
      <w:jc w:val="left"/>
    </w:pPr>
    <w:rPr>
      <w:rFonts w:ascii="Arial" w:eastAsia="Times" w:hAnsi="Arial"/>
      <w:color w:val="000000"/>
      <w:sz w:val="24"/>
      <w:lang w:val="en-GB"/>
    </w:rPr>
  </w:style>
  <w:style w:type="paragraph" w:customStyle="1" w:styleId="StyleHeading2NotItalic">
    <w:name w:val="Style Heading 2 + Not Italic"/>
    <w:basedOn w:val="Heading2"/>
    <w:next w:val="Heading2"/>
    <w:rsid w:val="0053575D"/>
    <w:pPr>
      <w:numPr>
        <w:ilvl w:val="0"/>
        <w:numId w:val="0"/>
      </w:numPr>
      <w:tabs>
        <w:tab w:val="num" w:pos="0"/>
      </w:tabs>
      <w:spacing w:before="240" w:after="60"/>
      <w:jc w:val="both"/>
    </w:pPr>
    <w:rPr>
      <w:rFonts w:ascii="Calibri" w:hAnsi="Calibri" w:cs="Arial"/>
      <w:kern w:val="0"/>
      <w:szCs w:val="28"/>
      <w:lang w:val="en-GB"/>
    </w:rPr>
  </w:style>
  <w:style w:type="paragraph" w:customStyle="1" w:styleId="StyleHeading2LatinCalibri">
    <w:name w:val="Style Heading 2 + (Latin) Calibri"/>
    <w:basedOn w:val="Heading2"/>
    <w:rsid w:val="0053575D"/>
    <w:pPr>
      <w:suppressAutoHyphens/>
      <w:spacing w:before="240" w:after="120"/>
      <w:ind w:left="576"/>
    </w:pPr>
    <w:rPr>
      <w:rFonts w:ascii="Calibri" w:eastAsia="Times" w:hAnsi="Calibri"/>
      <w:color w:val="000000"/>
      <w:kern w:val="0"/>
      <w:szCs w:val="20"/>
      <w:lang w:val="en-GB"/>
    </w:rPr>
  </w:style>
  <w:style w:type="numbering" w:customStyle="1" w:styleId="mystyle1">
    <w:name w:val="my style 1"/>
    <w:rsid w:val="0053575D"/>
    <w:pPr>
      <w:numPr>
        <w:numId w:val="25"/>
      </w:numPr>
    </w:pPr>
  </w:style>
  <w:style w:type="character" w:customStyle="1" w:styleId="NoSpacingChar">
    <w:name w:val="No Spacing Char"/>
    <w:link w:val="NoSpacing"/>
    <w:uiPriority w:val="1"/>
    <w:rsid w:val="0053575D"/>
    <w:rPr>
      <w:rFonts w:ascii="Gill Sans MT" w:eastAsia="Calibri" w:hAnsi="Gill Sans MT"/>
      <w:sz w:val="22"/>
      <w:szCs w:val="22"/>
      <w:lang w:val="en-US" w:eastAsia="en-US"/>
    </w:rPr>
  </w:style>
  <w:style w:type="character" w:customStyle="1" w:styleId="UnresolvedMention1">
    <w:name w:val="Unresolved Mention1"/>
    <w:uiPriority w:val="99"/>
    <w:semiHidden/>
    <w:unhideWhenUsed/>
    <w:rsid w:val="0053575D"/>
    <w:rPr>
      <w:color w:val="605E5C"/>
      <w:shd w:val="clear" w:color="auto" w:fill="E1DFDD"/>
    </w:rPr>
  </w:style>
  <w:style w:type="character" w:customStyle="1" w:styleId="UnresolvedMention2">
    <w:name w:val="Unresolved Mention2"/>
    <w:uiPriority w:val="99"/>
    <w:semiHidden/>
    <w:unhideWhenUsed/>
    <w:rsid w:val="008D528F"/>
    <w:rPr>
      <w:color w:val="605E5C"/>
      <w:shd w:val="clear" w:color="auto" w:fill="E1DFDD"/>
    </w:rPr>
  </w:style>
  <w:style w:type="paragraph" w:customStyle="1" w:styleId="TextBody">
    <w:name w:val="Text Body"/>
    <w:basedOn w:val="Normal"/>
    <w:rsid w:val="00B81FC7"/>
    <w:pPr>
      <w:suppressAutoHyphens/>
      <w:spacing w:before="0" w:after="160" w:line="240" w:lineRule="auto"/>
      <w:ind w:left="-360" w:right="360"/>
    </w:pPr>
    <w:rPr>
      <w:rFonts w:ascii="Gill Sans Light" w:hAnsi="Gill Sans Light"/>
      <w:szCs w:val="22"/>
    </w:rPr>
  </w:style>
  <w:style w:type="paragraph" w:customStyle="1" w:styleId="TableBody">
    <w:name w:val="Table Body"/>
    <w:link w:val="TableBodyChar"/>
    <w:autoRedefine/>
    <w:uiPriority w:val="99"/>
    <w:qFormat/>
    <w:rsid w:val="00B81FC7"/>
    <w:pPr>
      <w:ind w:left="90" w:right="86"/>
    </w:pPr>
    <w:rPr>
      <w:rFonts w:ascii="Calibri" w:eastAsia="Cambria" w:hAnsi="Calibri"/>
      <w:b/>
      <w:bCs/>
      <w:lang w:val="en-AU" w:eastAsia="en-AU"/>
    </w:rPr>
  </w:style>
  <w:style w:type="character" w:customStyle="1" w:styleId="TableBodyChar">
    <w:name w:val="Table Body Char"/>
    <w:link w:val="TableBody"/>
    <w:uiPriority w:val="99"/>
    <w:rsid w:val="00B81FC7"/>
    <w:rPr>
      <w:rFonts w:ascii="Calibri" w:eastAsia="Cambria" w:hAnsi="Calibri"/>
      <w:b/>
      <w:bCs/>
      <w:lang w:val="en-AU" w:eastAsia="en-AU"/>
    </w:rPr>
  </w:style>
  <w:style w:type="table" w:customStyle="1" w:styleId="PlainTable21">
    <w:name w:val="Plain Table 21"/>
    <w:basedOn w:val="TableNormal"/>
    <w:uiPriority w:val="42"/>
    <w:rsid w:val="00B81FC7"/>
    <w:rPr>
      <w:lang w:eastAsia="zh-CN" w:bidi="ne-NP"/>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3">
    <w:name w:val="Table Grid3"/>
    <w:basedOn w:val="TableNormal"/>
    <w:next w:val="TableGrid"/>
    <w:uiPriority w:val="59"/>
    <w:rsid w:val="00B81FC7"/>
    <w:pPr>
      <w:widowControl w:val="0"/>
    </w:pPr>
    <w:rPr>
      <w:rFonts w:ascii="Calibri" w:eastAsia="Calibri" w:hAnsi="Calibri" w:cs="Mangal"/>
      <w:sz w:val="22"/>
      <w:szCs w:val="22"/>
      <w:lang w:eastAsia="zh-CN"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2">
    <w:name w:val="Title_2"/>
    <w:basedOn w:val="Normal"/>
    <w:link w:val="Title2Char"/>
    <w:autoRedefine/>
    <w:qFormat/>
    <w:rsid w:val="00B81FC7"/>
    <w:pPr>
      <w:autoSpaceDE w:val="0"/>
      <w:autoSpaceDN w:val="0"/>
      <w:adjustRightInd w:val="0"/>
      <w:spacing w:before="100" w:beforeAutospacing="1" w:after="100" w:afterAutospacing="1" w:line="240" w:lineRule="auto"/>
      <w:jc w:val="left"/>
    </w:pPr>
    <w:rPr>
      <w:rFonts w:ascii="Times New Roman" w:eastAsia="Calibri" w:hAnsi="Times New Roman"/>
      <w:b/>
      <w:caps/>
      <w:noProof/>
      <w:sz w:val="24"/>
      <w:szCs w:val="24"/>
      <w:lang w:val="en-GB" w:bidi="ne-NP"/>
    </w:rPr>
  </w:style>
  <w:style w:type="character" w:customStyle="1" w:styleId="Title2Char">
    <w:name w:val="Title_2 Char"/>
    <w:link w:val="Title2"/>
    <w:rsid w:val="00B81FC7"/>
    <w:rPr>
      <w:rFonts w:eastAsia="Calibri"/>
      <w:b/>
      <w:caps/>
      <w:noProof/>
      <w:sz w:val="24"/>
      <w:szCs w:val="24"/>
      <w:lang w:eastAsia="en-US" w:bidi="ne-NP"/>
    </w:rPr>
  </w:style>
  <w:style w:type="table" w:customStyle="1" w:styleId="TableGrid4">
    <w:name w:val="Table Grid4"/>
    <w:basedOn w:val="TableNormal"/>
    <w:next w:val="TableGrid"/>
    <w:uiPriority w:val="59"/>
    <w:rsid w:val="00B81FC7"/>
    <w:rPr>
      <w:rFonts w:ascii="Calibri" w:eastAsia="Calibri" w:hAnsi="Calibri" w:cs="Mang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B749F5"/>
    <w:rPr>
      <w:color w:val="605E5C"/>
      <w:shd w:val="clear" w:color="auto" w:fill="E1DFDD"/>
    </w:rPr>
  </w:style>
  <w:style w:type="paragraph" w:customStyle="1" w:styleId="Captiontablefigure">
    <w:name w:val="Caption table/figure"/>
    <w:basedOn w:val="Caption"/>
    <w:rsid w:val="00766887"/>
    <w:pPr>
      <w:spacing w:before="120" w:after="120"/>
    </w:pPr>
    <w:rPr>
      <w:szCs w:val="20"/>
      <w:lang w:val="en-GB"/>
    </w:rPr>
  </w:style>
  <w:style w:type="paragraph" w:customStyle="1" w:styleId="11style">
    <w:name w:val="1.1 style"/>
    <w:basedOn w:val="Heading2"/>
    <w:link w:val="11styleChar"/>
    <w:qFormat/>
    <w:rsid w:val="00347AC2"/>
    <w:pPr>
      <w:keepNext w:val="0"/>
      <w:keepLines/>
      <w:spacing w:before="240" w:line="276" w:lineRule="auto"/>
      <w:jc w:val="both"/>
    </w:pPr>
    <w:rPr>
      <w:bCs w:val="0"/>
      <w:kern w:val="0"/>
      <w:szCs w:val="24"/>
      <w:lang w:val="en-GB"/>
    </w:rPr>
  </w:style>
  <w:style w:type="character" w:customStyle="1" w:styleId="11styleChar">
    <w:name w:val="1.1 style Char"/>
    <w:link w:val="11style"/>
    <w:rsid w:val="00347AC2"/>
    <w:rPr>
      <w:rFonts w:ascii="Gill Sans MT" w:hAnsi="Gill Sans MT"/>
      <w:b/>
      <w:sz w:val="24"/>
      <w:szCs w:val="24"/>
      <w:lang w:val="en-GB"/>
    </w:rPr>
  </w:style>
  <w:style w:type="character" w:customStyle="1" w:styleId="BulletShortChar">
    <w:name w:val="BulletShort Char"/>
    <w:link w:val="BulletShort"/>
    <w:rsid w:val="00347AC2"/>
    <w:rPr>
      <w:rFonts w:ascii="Gill Sans MT" w:hAnsi="Gill Sans MT"/>
      <w:sz w:val="22"/>
      <w:lang w:val="en-GB"/>
    </w:rPr>
  </w:style>
  <w:style w:type="paragraph" w:customStyle="1" w:styleId="TableHeading">
    <w:name w:val="Table Heading"/>
    <w:basedOn w:val="Normal"/>
    <w:qFormat/>
    <w:rsid w:val="00347AC2"/>
    <w:pPr>
      <w:spacing w:before="0" w:line="240" w:lineRule="auto"/>
      <w:ind w:left="1008" w:hanging="1008"/>
      <w:jc w:val="left"/>
    </w:pPr>
    <w:rPr>
      <w:rFonts w:eastAsia="Calibri"/>
      <w:b/>
      <w:szCs w:val="22"/>
    </w:rPr>
  </w:style>
  <w:style w:type="paragraph" w:customStyle="1" w:styleId="BodyText2">
    <w:name w:val="Body Text2"/>
    <w:basedOn w:val="BodyText"/>
    <w:rsid w:val="00347AC2"/>
    <w:pPr>
      <w:spacing w:before="80" w:after="160"/>
    </w:pPr>
    <w:rPr>
      <w:rFonts w:ascii="Gill Sans" w:hAnsi="Gill Sans" w:cs="Gill Sans"/>
      <w:szCs w:val="22"/>
      <w:lang w:val="en-US"/>
    </w:rPr>
  </w:style>
  <w:style w:type="paragraph" w:customStyle="1" w:styleId="BodyText1">
    <w:name w:val="Body Text1"/>
    <w:basedOn w:val="BodyText"/>
    <w:link w:val="BodytextChar0"/>
    <w:qFormat/>
    <w:rsid w:val="00347AC2"/>
    <w:pPr>
      <w:spacing w:before="0" w:after="160"/>
      <w:ind w:right="360"/>
    </w:pPr>
    <w:rPr>
      <w:rFonts w:ascii="Gill Sans" w:hAnsi="Gill Sans"/>
      <w:lang w:val="x-none" w:eastAsia="x-none"/>
    </w:rPr>
  </w:style>
  <w:style w:type="character" w:customStyle="1" w:styleId="BodytextChar0">
    <w:name w:val="Body text Char"/>
    <w:link w:val="BodyText1"/>
    <w:rsid w:val="00347AC2"/>
    <w:rPr>
      <w:rFonts w:ascii="Gill Sans" w:hAnsi="Gill Sans"/>
      <w:sz w:val="22"/>
      <w:lang w:val="x-none" w:eastAsia="x-none"/>
    </w:rPr>
  </w:style>
  <w:style w:type="paragraph" w:customStyle="1" w:styleId="StyleBodyTextCharCharCharCharCharCharCharCharCharChar">
    <w:name w:val="Style Body TextChar Char Char Char Char Char Char  Char Char Char ..."/>
    <w:basedOn w:val="BodyText"/>
    <w:rsid w:val="00347AC2"/>
    <w:pPr>
      <w:spacing w:before="0" w:after="160"/>
      <w:ind w:right="360"/>
    </w:pPr>
    <w:rPr>
      <w:rFonts w:ascii="Gill Sans MT" w:hAnsi="Gill Sans MT"/>
      <w:w w:val="104"/>
      <w:szCs w:val="22"/>
      <w:lang w:val="en-US" w:eastAsia="x-none"/>
    </w:rPr>
  </w:style>
  <w:style w:type="paragraph" w:customStyle="1" w:styleId="CM90">
    <w:name w:val="CM90"/>
    <w:basedOn w:val="Normal"/>
    <w:next w:val="Normal"/>
    <w:uiPriority w:val="99"/>
    <w:rsid w:val="00347AC2"/>
    <w:pPr>
      <w:widowControl w:val="0"/>
      <w:autoSpaceDE w:val="0"/>
      <w:autoSpaceDN w:val="0"/>
      <w:adjustRightInd w:val="0"/>
      <w:spacing w:before="0" w:after="0" w:line="240" w:lineRule="auto"/>
      <w:jc w:val="left"/>
    </w:pPr>
    <w:rPr>
      <w:rFonts w:ascii="Arial" w:hAnsi="Arial" w:cs="Arial"/>
      <w:sz w:val="24"/>
      <w:szCs w:val="24"/>
    </w:rPr>
  </w:style>
  <w:style w:type="paragraph" w:styleId="BodyText20">
    <w:name w:val="Body Text 2"/>
    <w:basedOn w:val="Normal"/>
    <w:link w:val="BodyText2Char"/>
    <w:unhideWhenUsed/>
    <w:rsid w:val="00347AC2"/>
    <w:pPr>
      <w:spacing w:line="480" w:lineRule="auto"/>
      <w:ind w:right="360"/>
    </w:pPr>
    <w:rPr>
      <w:lang w:val="x-none" w:eastAsia="x-none"/>
    </w:rPr>
  </w:style>
  <w:style w:type="character" w:customStyle="1" w:styleId="BodyText2Char">
    <w:name w:val="Body Text 2 Char"/>
    <w:basedOn w:val="DefaultParagraphFont"/>
    <w:link w:val="BodyText20"/>
    <w:rsid w:val="00347AC2"/>
    <w:rPr>
      <w:rFonts w:ascii="Gill Sans MT" w:hAnsi="Gill Sans MT"/>
      <w:sz w:val="22"/>
      <w:lang w:val="x-none" w:eastAsia="x-none"/>
    </w:rPr>
  </w:style>
  <w:style w:type="character" w:customStyle="1" w:styleId="Heading2Char1">
    <w:name w:val="Heading 2 Char1"/>
    <w:aliases w:val="smal-head2 Char2,smal-head2 Char Char Char1,smal-head2 Char Char2,Style DHV 2 Char2,ADB Heading 2 Char1,Style DHV 2 Char Char2,Style DHV 2 Char Char Char1,China2 Char1,?? 2 Char1"/>
    <w:basedOn w:val="DefaultParagraphFont"/>
    <w:rsid w:val="00347AC2"/>
    <w:rPr>
      <w:rFonts w:ascii="Gill Sans MT" w:hAnsi="Gill Sans MT" w:cstheme="majorBidi"/>
      <w:b/>
      <w:i w:val="0"/>
      <w:color w:val="000000" w:themeColor="text1"/>
      <w:sz w:val="22"/>
      <w:szCs w:val="26"/>
    </w:rPr>
  </w:style>
  <w:style w:type="paragraph" w:customStyle="1" w:styleId="zzz1">
    <w:name w:val="zzz1"/>
    <w:basedOn w:val="Normal"/>
    <w:rsid w:val="00347AC2"/>
    <w:pPr>
      <w:numPr>
        <w:numId w:val="69"/>
      </w:numPr>
      <w:tabs>
        <w:tab w:val="clear" w:pos="720"/>
        <w:tab w:val="num" w:pos="927"/>
      </w:tabs>
      <w:spacing w:before="80" w:after="160" w:line="240" w:lineRule="auto"/>
      <w:ind w:right="360" w:firstLine="0"/>
    </w:pPr>
    <w:rPr>
      <w:rFonts w:ascii="Times New Roman" w:hAnsi="Times New Roman"/>
      <w:b/>
      <w:lang w:val="en-GB"/>
    </w:rPr>
  </w:style>
  <w:style w:type="character" w:styleId="BookTitle">
    <w:name w:val="Book Title"/>
    <w:uiPriority w:val="33"/>
    <w:qFormat/>
    <w:rsid w:val="00347AC2"/>
    <w:rPr>
      <w:b/>
      <w:bCs/>
      <w:smallCaps/>
      <w:spacing w:val="5"/>
    </w:rPr>
  </w:style>
  <w:style w:type="paragraph" w:customStyle="1" w:styleId="ConclusionsNumbering">
    <w:name w:val="Conclusions Numbering"/>
    <w:basedOn w:val="ListParagraph"/>
    <w:link w:val="ConclusionsNumberingChar"/>
    <w:autoRedefine/>
    <w:qFormat/>
    <w:rsid w:val="00347AC2"/>
    <w:pPr>
      <w:spacing w:line="240" w:lineRule="auto"/>
      <w:ind w:left="432" w:hanging="432"/>
      <w:contextualSpacing w:val="0"/>
    </w:pPr>
    <w:rPr>
      <w:lang w:val="x-none" w:eastAsia="x-none"/>
    </w:rPr>
  </w:style>
  <w:style w:type="character" w:customStyle="1" w:styleId="ConclusionsNumberingChar">
    <w:name w:val="Conclusions Numbering Char"/>
    <w:basedOn w:val="ListParagraphChar"/>
    <w:link w:val="ConclusionsNumbering"/>
    <w:rsid w:val="00347AC2"/>
    <w:rPr>
      <w:rFonts w:ascii="Gill Sans MT" w:hAnsi="Gill Sans MT"/>
      <w:sz w:val="22"/>
      <w:lang w:val="x-none" w:eastAsia="x-none"/>
    </w:rPr>
  </w:style>
  <w:style w:type="paragraph" w:customStyle="1" w:styleId="B1">
    <w:name w:val="B1"/>
    <w:basedOn w:val="Normal"/>
    <w:rsid w:val="00BE56FB"/>
    <w:pPr>
      <w:numPr>
        <w:numId w:val="94"/>
      </w:numPr>
      <w:spacing w:before="60" w:after="60" w:line="288" w:lineRule="auto"/>
    </w:pPr>
    <w:rPr>
      <w:rFonts w:ascii="Arial" w:hAnsi="Arial"/>
    </w:rPr>
  </w:style>
  <w:style w:type="character" w:customStyle="1" w:styleId="UnresolvedMention">
    <w:name w:val="Unresolved Mention"/>
    <w:basedOn w:val="DefaultParagraphFont"/>
    <w:uiPriority w:val="99"/>
    <w:semiHidden/>
    <w:unhideWhenUsed/>
    <w:rsid w:val="00A053F2"/>
    <w:rPr>
      <w:color w:val="605E5C"/>
      <w:shd w:val="clear" w:color="auto" w:fill="E1DFDD"/>
    </w:rPr>
  </w:style>
  <w:style w:type="paragraph" w:customStyle="1" w:styleId="StyleHeading4Left0Firstline0Before6ptAfter">
    <w:name w:val="Style Heading 4 + Left:  0&quot; First line:  0&quot; Before:  6 pt After:..."/>
    <w:basedOn w:val="Heading4"/>
    <w:rsid w:val="00A053F2"/>
    <w:pPr>
      <w:numPr>
        <w:ilvl w:val="0"/>
        <w:numId w:val="103"/>
      </w:numPr>
      <w:tabs>
        <w:tab w:val="clear" w:pos="851"/>
      </w:tabs>
      <w:spacing w:before="120" w:after="120" w:line="288" w:lineRule="auto"/>
      <w:jc w:val="both"/>
    </w:pPr>
    <w:rPr>
      <w:rFonts w:ascii="Times New Roman" w:hAnsi="Times New Roman"/>
      <w:i/>
      <w:kern w:val="0"/>
      <w:sz w:val="24"/>
      <w:szCs w:val="20"/>
      <w:lang w:eastAsia="x-none" w:bidi="ne-NP"/>
    </w:rPr>
  </w:style>
  <w:style w:type="table" w:styleId="GridTable2-Accent1">
    <w:name w:val="Grid Table 2 Accent 1"/>
    <w:basedOn w:val="TableNormal"/>
    <w:uiPriority w:val="47"/>
    <w:rsid w:val="00A053F2"/>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6349">
      <w:bodyDiv w:val="1"/>
      <w:marLeft w:val="0"/>
      <w:marRight w:val="0"/>
      <w:marTop w:val="0"/>
      <w:marBottom w:val="0"/>
      <w:divBdr>
        <w:top w:val="none" w:sz="0" w:space="0" w:color="auto"/>
        <w:left w:val="none" w:sz="0" w:space="0" w:color="auto"/>
        <w:bottom w:val="none" w:sz="0" w:space="0" w:color="auto"/>
        <w:right w:val="none" w:sz="0" w:space="0" w:color="auto"/>
      </w:divBdr>
    </w:div>
    <w:div w:id="4409656">
      <w:bodyDiv w:val="1"/>
      <w:marLeft w:val="0"/>
      <w:marRight w:val="0"/>
      <w:marTop w:val="0"/>
      <w:marBottom w:val="0"/>
      <w:divBdr>
        <w:top w:val="none" w:sz="0" w:space="0" w:color="auto"/>
        <w:left w:val="none" w:sz="0" w:space="0" w:color="auto"/>
        <w:bottom w:val="none" w:sz="0" w:space="0" w:color="auto"/>
        <w:right w:val="none" w:sz="0" w:space="0" w:color="auto"/>
      </w:divBdr>
    </w:div>
    <w:div w:id="26836959">
      <w:bodyDiv w:val="1"/>
      <w:marLeft w:val="0"/>
      <w:marRight w:val="0"/>
      <w:marTop w:val="0"/>
      <w:marBottom w:val="0"/>
      <w:divBdr>
        <w:top w:val="none" w:sz="0" w:space="0" w:color="auto"/>
        <w:left w:val="none" w:sz="0" w:space="0" w:color="auto"/>
        <w:bottom w:val="none" w:sz="0" w:space="0" w:color="auto"/>
        <w:right w:val="none" w:sz="0" w:space="0" w:color="auto"/>
      </w:divBdr>
    </w:div>
    <w:div w:id="34938149">
      <w:bodyDiv w:val="1"/>
      <w:marLeft w:val="0"/>
      <w:marRight w:val="0"/>
      <w:marTop w:val="0"/>
      <w:marBottom w:val="0"/>
      <w:divBdr>
        <w:top w:val="none" w:sz="0" w:space="0" w:color="auto"/>
        <w:left w:val="none" w:sz="0" w:space="0" w:color="auto"/>
        <w:bottom w:val="none" w:sz="0" w:space="0" w:color="auto"/>
        <w:right w:val="none" w:sz="0" w:space="0" w:color="auto"/>
      </w:divBdr>
    </w:div>
    <w:div w:id="52311812">
      <w:bodyDiv w:val="1"/>
      <w:marLeft w:val="0"/>
      <w:marRight w:val="0"/>
      <w:marTop w:val="0"/>
      <w:marBottom w:val="0"/>
      <w:divBdr>
        <w:top w:val="none" w:sz="0" w:space="0" w:color="auto"/>
        <w:left w:val="none" w:sz="0" w:space="0" w:color="auto"/>
        <w:bottom w:val="none" w:sz="0" w:space="0" w:color="auto"/>
        <w:right w:val="none" w:sz="0" w:space="0" w:color="auto"/>
      </w:divBdr>
    </w:div>
    <w:div w:id="61410414">
      <w:bodyDiv w:val="1"/>
      <w:marLeft w:val="0"/>
      <w:marRight w:val="0"/>
      <w:marTop w:val="0"/>
      <w:marBottom w:val="0"/>
      <w:divBdr>
        <w:top w:val="none" w:sz="0" w:space="0" w:color="auto"/>
        <w:left w:val="none" w:sz="0" w:space="0" w:color="auto"/>
        <w:bottom w:val="none" w:sz="0" w:space="0" w:color="auto"/>
        <w:right w:val="none" w:sz="0" w:space="0" w:color="auto"/>
      </w:divBdr>
    </w:div>
    <w:div w:id="64766802">
      <w:bodyDiv w:val="1"/>
      <w:marLeft w:val="0"/>
      <w:marRight w:val="0"/>
      <w:marTop w:val="0"/>
      <w:marBottom w:val="0"/>
      <w:divBdr>
        <w:top w:val="none" w:sz="0" w:space="0" w:color="auto"/>
        <w:left w:val="none" w:sz="0" w:space="0" w:color="auto"/>
        <w:bottom w:val="none" w:sz="0" w:space="0" w:color="auto"/>
        <w:right w:val="none" w:sz="0" w:space="0" w:color="auto"/>
      </w:divBdr>
    </w:div>
    <w:div w:id="72708009">
      <w:bodyDiv w:val="1"/>
      <w:marLeft w:val="0"/>
      <w:marRight w:val="0"/>
      <w:marTop w:val="0"/>
      <w:marBottom w:val="0"/>
      <w:divBdr>
        <w:top w:val="none" w:sz="0" w:space="0" w:color="auto"/>
        <w:left w:val="none" w:sz="0" w:space="0" w:color="auto"/>
        <w:bottom w:val="none" w:sz="0" w:space="0" w:color="auto"/>
        <w:right w:val="none" w:sz="0" w:space="0" w:color="auto"/>
      </w:divBdr>
    </w:div>
    <w:div w:id="92673996">
      <w:bodyDiv w:val="1"/>
      <w:marLeft w:val="0"/>
      <w:marRight w:val="0"/>
      <w:marTop w:val="0"/>
      <w:marBottom w:val="0"/>
      <w:divBdr>
        <w:top w:val="none" w:sz="0" w:space="0" w:color="auto"/>
        <w:left w:val="none" w:sz="0" w:space="0" w:color="auto"/>
        <w:bottom w:val="none" w:sz="0" w:space="0" w:color="auto"/>
        <w:right w:val="none" w:sz="0" w:space="0" w:color="auto"/>
      </w:divBdr>
    </w:div>
    <w:div w:id="95176860">
      <w:bodyDiv w:val="1"/>
      <w:marLeft w:val="0"/>
      <w:marRight w:val="0"/>
      <w:marTop w:val="0"/>
      <w:marBottom w:val="0"/>
      <w:divBdr>
        <w:top w:val="none" w:sz="0" w:space="0" w:color="auto"/>
        <w:left w:val="none" w:sz="0" w:space="0" w:color="auto"/>
        <w:bottom w:val="none" w:sz="0" w:space="0" w:color="auto"/>
        <w:right w:val="none" w:sz="0" w:space="0" w:color="auto"/>
      </w:divBdr>
    </w:div>
    <w:div w:id="99299802">
      <w:bodyDiv w:val="1"/>
      <w:marLeft w:val="0"/>
      <w:marRight w:val="0"/>
      <w:marTop w:val="0"/>
      <w:marBottom w:val="0"/>
      <w:divBdr>
        <w:top w:val="none" w:sz="0" w:space="0" w:color="auto"/>
        <w:left w:val="none" w:sz="0" w:space="0" w:color="auto"/>
        <w:bottom w:val="none" w:sz="0" w:space="0" w:color="auto"/>
        <w:right w:val="none" w:sz="0" w:space="0" w:color="auto"/>
      </w:divBdr>
    </w:div>
    <w:div w:id="103699480">
      <w:bodyDiv w:val="1"/>
      <w:marLeft w:val="0"/>
      <w:marRight w:val="0"/>
      <w:marTop w:val="0"/>
      <w:marBottom w:val="0"/>
      <w:divBdr>
        <w:top w:val="none" w:sz="0" w:space="0" w:color="auto"/>
        <w:left w:val="none" w:sz="0" w:space="0" w:color="auto"/>
        <w:bottom w:val="none" w:sz="0" w:space="0" w:color="auto"/>
        <w:right w:val="none" w:sz="0" w:space="0" w:color="auto"/>
      </w:divBdr>
    </w:div>
    <w:div w:id="116263014">
      <w:bodyDiv w:val="1"/>
      <w:marLeft w:val="0"/>
      <w:marRight w:val="0"/>
      <w:marTop w:val="0"/>
      <w:marBottom w:val="0"/>
      <w:divBdr>
        <w:top w:val="none" w:sz="0" w:space="0" w:color="auto"/>
        <w:left w:val="none" w:sz="0" w:space="0" w:color="auto"/>
        <w:bottom w:val="none" w:sz="0" w:space="0" w:color="auto"/>
        <w:right w:val="none" w:sz="0" w:space="0" w:color="auto"/>
      </w:divBdr>
    </w:div>
    <w:div w:id="140541917">
      <w:bodyDiv w:val="1"/>
      <w:marLeft w:val="0"/>
      <w:marRight w:val="0"/>
      <w:marTop w:val="0"/>
      <w:marBottom w:val="0"/>
      <w:divBdr>
        <w:top w:val="none" w:sz="0" w:space="0" w:color="auto"/>
        <w:left w:val="none" w:sz="0" w:space="0" w:color="auto"/>
        <w:bottom w:val="none" w:sz="0" w:space="0" w:color="auto"/>
        <w:right w:val="none" w:sz="0" w:space="0" w:color="auto"/>
      </w:divBdr>
    </w:div>
    <w:div w:id="146553557">
      <w:bodyDiv w:val="1"/>
      <w:marLeft w:val="0"/>
      <w:marRight w:val="0"/>
      <w:marTop w:val="0"/>
      <w:marBottom w:val="0"/>
      <w:divBdr>
        <w:top w:val="none" w:sz="0" w:space="0" w:color="auto"/>
        <w:left w:val="none" w:sz="0" w:space="0" w:color="auto"/>
        <w:bottom w:val="none" w:sz="0" w:space="0" w:color="auto"/>
        <w:right w:val="none" w:sz="0" w:space="0" w:color="auto"/>
      </w:divBdr>
    </w:div>
    <w:div w:id="161556821">
      <w:bodyDiv w:val="1"/>
      <w:marLeft w:val="0"/>
      <w:marRight w:val="0"/>
      <w:marTop w:val="0"/>
      <w:marBottom w:val="0"/>
      <w:divBdr>
        <w:top w:val="none" w:sz="0" w:space="0" w:color="auto"/>
        <w:left w:val="none" w:sz="0" w:space="0" w:color="auto"/>
        <w:bottom w:val="none" w:sz="0" w:space="0" w:color="auto"/>
        <w:right w:val="none" w:sz="0" w:space="0" w:color="auto"/>
      </w:divBdr>
    </w:div>
    <w:div w:id="183371054">
      <w:bodyDiv w:val="1"/>
      <w:marLeft w:val="0"/>
      <w:marRight w:val="0"/>
      <w:marTop w:val="0"/>
      <w:marBottom w:val="0"/>
      <w:divBdr>
        <w:top w:val="none" w:sz="0" w:space="0" w:color="auto"/>
        <w:left w:val="none" w:sz="0" w:space="0" w:color="auto"/>
        <w:bottom w:val="none" w:sz="0" w:space="0" w:color="auto"/>
        <w:right w:val="none" w:sz="0" w:space="0" w:color="auto"/>
      </w:divBdr>
    </w:div>
    <w:div w:id="185677231">
      <w:bodyDiv w:val="1"/>
      <w:marLeft w:val="0"/>
      <w:marRight w:val="0"/>
      <w:marTop w:val="0"/>
      <w:marBottom w:val="0"/>
      <w:divBdr>
        <w:top w:val="none" w:sz="0" w:space="0" w:color="auto"/>
        <w:left w:val="none" w:sz="0" w:space="0" w:color="auto"/>
        <w:bottom w:val="none" w:sz="0" w:space="0" w:color="auto"/>
        <w:right w:val="none" w:sz="0" w:space="0" w:color="auto"/>
      </w:divBdr>
    </w:div>
    <w:div w:id="188110513">
      <w:bodyDiv w:val="1"/>
      <w:marLeft w:val="0"/>
      <w:marRight w:val="0"/>
      <w:marTop w:val="0"/>
      <w:marBottom w:val="0"/>
      <w:divBdr>
        <w:top w:val="none" w:sz="0" w:space="0" w:color="auto"/>
        <w:left w:val="none" w:sz="0" w:space="0" w:color="auto"/>
        <w:bottom w:val="none" w:sz="0" w:space="0" w:color="auto"/>
        <w:right w:val="none" w:sz="0" w:space="0" w:color="auto"/>
      </w:divBdr>
    </w:div>
    <w:div w:id="190195451">
      <w:bodyDiv w:val="1"/>
      <w:marLeft w:val="0"/>
      <w:marRight w:val="0"/>
      <w:marTop w:val="0"/>
      <w:marBottom w:val="0"/>
      <w:divBdr>
        <w:top w:val="none" w:sz="0" w:space="0" w:color="auto"/>
        <w:left w:val="none" w:sz="0" w:space="0" w:color="auto"/>
        <w:bottom w:val="none" w:sz="0" w:space="0" w:color="auto"/>
        <w:right w:val="none" w:sz="0" w:space="0" w:color="auto"/>
      </w:divBdr>
    </w:div>
    <w:div w:id="194580310">
      <w:bodyDiv w:val="1"/>
      <w:marLeft w:val="0"/>
      <w:marRight w:val="0"/>
      <w:marTop w:val="0"/>
      <w:marBottom w:val="0"/>
      <w:divBdr>
        <w:top w:val="none" w:sz="0" w:space="0" w:color="auto"/>
        <w:left w:val="none" w:sz="0" w:space="0" w:color="auto"/>
        <w:bottom w:val="none" w:sz="0" w:space="0" w:color="auto"/>
        <w:right w:val="none" w:sz="0" w:space="0" w:color="auto"/>
      </w:divBdr>
    </w:div>
    <w:div w:id="208929300">
      <w:bodyDiv w:val="1"/>
      <w:marLeft w:val="0"/>
      <w:marRight w:val="0"/>
      <w:marTop w:val="0"/>
      <w:marBottom w:val="0"/>
      <w:divBdr>
        <w:top w:val="none" w:sz="0" w:space="0" w:color="auto"/>
        <w:left w:val="none" w:sz="0" w:space="0" w:color="auto"/>
        <w:bottom w:val="none" w:sz="0" w:space="0" w:color="auto"/>
        <w:right w:val="none" w:sz="0" w:space="0" w:color="auto"/>
      </w:divBdr>
    </w:div>
    <w:div w:id="210122017">
      <w:bodyDiv w:val="1"/>
      <w:marLeft w:val="0"/>
      <w:marRight w:val="0"/>
      <w:marTop w:val="0"/>
      <w:marBottom w:val="0"/>
      <w:divBdr>
        <w:top w:val="none" w:sz="0" w:space="0" w:color="auto"/>
        <w:left w:val="none" w:sz="0" w:space="0" w:color="auto"/>
        <w:bottom w:val="none" w:sz="0" w:space="0" w:color="auto"/>
        <w:right w:val="none" w:sz="0" w:space="0" w:color="auto"/>
      </w:divBdr>
    </w:div>
    <w:div w:id="213852086">
      <w:bodyDiv w:val="1"/>
      <w:marLeft w:val="0"/>
      <w:marRight w:val="0"/>
      <w:marTop w:val="0"/>
      <w:marBottom w:val="0"/>
      <w:divBdr>
        <w:top w:val="none" w:sz="0" w:space="0" w:color="auto"/>
        <w:left w:val="none" w:sz="0" w:space="0" w:color="auto"/>
        <w:bottom w:val="none" w:sz="0" w:space="0" w:color="auto"/>
        <w:right w:val="none" w:sz="0" w:space="0" w:color="auto"/>
      </w:divBdr>
    </w:div>
    <w:div w:id="244337197">
      <w:bodyDiv w:val="1"/>
      <w:marLeft w:val="0"/>
      <w:marRight w:val="0"/>
      <w:marTop w:val="0"/>
      <w:marBottom w:val="0"/>
      <w:divBdr>
        <w:top w:val="none" w:sz="0" w:space="0" w:color="auto"/>
        <w:left w:val="none" w:sz="0" w:space="0" w:color="auto"/>
        <w:bottom w:val="none" w:sz="0" w:space="0" w:color="auto"/>
        <w:right w:val="none" w:sz="0" w:space="0" w:color="auto"/>
      </w:divBdr>
    </w:div>
    <w:div w:id="246808695">
      <w:bodyDiv w:val="1"/>
      <w:marLeft w:val="0"/>
      <w:marRight w:val="0"/>
      <w:marTop w:val="0"/>
      <w:marBottom w:val="0"/>
      <w:divBdr>
        <w:top w:val="none" w:sz="0" w:space="0" w:color="auto"/>
        <w:left w:val="none" w:sz="0" w:space="0" w:color="auto"/>
        <w:bottom w:val="none" w:sz="0" w:space="0" w:color="auto"/>
        <w:right w:val="none" w:sz="0" w:space="0" w:color="auto"/>
      </w:divBdr>
    </w:div>
    <w:div w:id="247421292">
      <w:bodyDiv w:val="1"/>
      <w:marLeft w:val="0"/>
      <w:marRight w:val="0"/>
      <w:marTop w:val="0"/>
      <w:marBottom w:val="0"/>
      <w:divBdr>
        <w:top w:val="none" w:sz="0" w:space="0" w:color="auto"/>
        <w:left w:val="none" w:sz="0" w:space="0" w:color="auto"/>
        <w:bottom w:val="none" w:sz="0" w:space="0" w:color="auto"/>
        <w:right w:val="none" w:sz="0" w:space="0" w:color="auto"/>
      </w:divBdr>
    </w:div>
    <w:div w:id="254017969">
      <w:bodyDiv w:val="1"/>
      <w:marLeft w:val="0"/>
      <w:marRight w:val="0"/>
      <w:marTop w:val="0"/>
      <w:marBottom w:val="0"/>
      <w:divBdr>
        <w:top w:val="none" w:sz="0" w:space="0" w:color="auto"/>
        <w:left w:val="none" w:sz="0" w:space="0" w:color="auto"/>
        <w:bottom w:val="none" w:sz="0" w:space="0" w:color="auto"/>
        <w:right w:val="none" w:sz="0" w:space="0" w:color="auto"/>
      </w:divBdr>
    </w:div>
    <w:div w:id="258028713">
      <w:bodyDiv w:val="1"/>
      <w:marLeft w:val="0"/>
      <w:marRight w:val="0"/>
      <w:marTop w:val="0"/>
      <w:marBottom w:val="0"/>
      <w:divBdr>
        <w:top w:val="none" w:sz="0" w:space="0" w:color="auto"/>
        <w:left w:val="none" w:sz="0" w:space="0" w:color="auto"/>
        <w:bottom w:val="none" w:sz="0" w:space="0" w:color="auto"/>
        <w:right w:val="none" w:sz="0" w:space="0" w:color="auto"/>
      </w:divBdr>
    </w:div>
    <w:div w:id="262153232">
      <w:bodyDiv w:val="1"/>
      <w:marLeft w:val="0"/>
      <w:marRight w:val="0"/>
      <w:marTop w:val="0"/>
      <w:marBottom w:val="0"/>
      <w:divBdr>
        <w:top w:val="none" w:sz="0" w:space="0" w:color="auto"/>
        <w:left w:val="none" w:sz="0" w:space="0" w:color="auto"/>
        <w:bottom w:val="none" w:sz="0" w:space="0" w:color="auto"/>
        <w:right w:val="none" w:sz="0" w:space="0" w:color="auto"/>
      </w:divBdr>
    </w:div>
    <w:div w:id="274873620">
      <w:bodyDiv w:val="1"/>
      <w:marLeft w:val="0"/>
      <w:marRight w:val="0"/>
      <w:marTop w:val="0"/>
      <w:marBottom w:val="0"/>
      <w:divBdr>
        <w:top w:val="none" w:sz="0" w:space="0" w:color="auto"/>
        <w:left w:val="none" w:sz="0" w:space="0" w:color="auto"/>
        <w:bottom w:val="none" w:sz="0" w:space="0" w:color="auto"/>
        <w:right w:val="none" w:sz="0" w:space="0" w:color="auto"/>
      </w:divBdr>
    </w:div>
    <w:div w:id="288169069">
      <w:bodyDiv w:val="1"/>
      <w:marLeft w:val="0"/>
      <w:marRight w:val="0"/>
      <w:marTop w:val="0"/>
      <w:marBottom w:val="0"/>
      <w:divBdr>
        <w:top w:val="none" w:sz="0" w:space="0" w:color="auto"/>
        <w:left w:val="none" w:sz="0" w:space="0" w:color="auto"/>
        <w:bottom w:val="none" w:sz="0" w:space="0" w:color="auto"/>
        <w:right w:val="none" w:sz="0" w:space="0" w:color="auto"/>
      </w:divBdr>
    </w:div>
    <w:div w:id="293605686">
      <w:bodyDiv w:val="1"/>
      <w:marLeft w:val="0"/>
      <w:marRight w:val="0"/>
      <w:marTop w:val="0"/>
      <w:marBottom w:val="0"/>
      <w:divBdr>
        <w:top w:val="none" w:sz="0" w:space="0" w:color="auto"/>
        <w:left w:val="none" w:sz="0" w:space="0" w:color="auto"/>
        <w:bottom w:val="none" w:sz="0" w:space="0" w:color="auto"/>
        <w:right w:val="none" w:sz="0" w:space="0" w:color="auto"/>
      </w:divBdr>
    </w:div>
    <w:div w:id="293609651">
      <w:bodyDiv w:val="1"/>
      <w:marLeft w:val="0"/>
      <w:marRight w:val="0"/>
      <w:marTop w:val="0"/>
      <w:marBottom w:val="0"/>
      <w:divBdr>
        <w:top w:val="none" w:sz="0" w:space="0" w:color="auto"/>
        <w:left w:val="none" w:sz="0" w:space="0" w:color="auto"/>
        <w:bottom w:val="none" w:sz="0" w:space="0" w:color="auto"/>
        <w:right w:val="none" w:sz="0" w:space="0" w:color="auto"/>
      </w:divBdr>
    </w:div>
    <w:div w:id="310135506">
      <w:bodyDiv w:val="1"/>
      <w:marLeft w:val="0"/>
      <w:marRight w:val="0"/>
      <w:marTop w:val="0"/>
      <w:marBottom w:val="0"/>
      <w:divBdr>
        <w:top w:val="none" w:sz="0" w:space="0" w:color="auto"/>
        <w:left w:val="none" w:sz="0" w:space="0" w:color="auto"/>
        <w:bottom w:val="none" w:sz="0" w:space="0" w:color="auto"/>
        <w:right w:val="none" w:sz="0" w:space="0" w:color="auto"/>
      </w:divBdr>
    </w:div>
    <w:div w:id="315308636">
      <w:bodyDiv w:val="1"/>
      <w:marLeft w:val="0"/>
      <w:marRight w:val="0"/>
      <w:marTop w:val="0"/>
      <w:marBottom w:val="0"/>
      <w:divBdr>
        <w:top w:val="none" w:sz="0" w:space="0" w:color="auto"/>
        <w:left w:val="none" w:sz="0" w:space="0" w:color="auto"/>
        <w:bottom w:val="none" w:sz="0" w:space="0" w:color="auto"/>
        <w:right w:val="none" w:sz="0" w:space="0" w:color="auto"/>
      </w:divBdr>
    </w:div>
    <w:div w:id="325791262">
      <w:bodyDiv w:val="1"/>
      <w:marLeft w:val="0"/>
      <w:marRight w:val="0"/>
      <w:marTop w:val="0"/>
      <w:marBottom w:val="0"/>
      <w:divBdr>
        <w:top w:val="none" w:sz="0" w:space="0" w:color="auto"/>
        <w:left w:val="none" w:sz="0" w:space="0" w:color="auto"/>
        <w:bottom w:val="none" w:sz="0" w:space="0" w:color="auto"/>
        <w:right w:val="none" w:sz="0" w:space="0" w:color="auto"/>
      </w:divBdr>
    </w:div>
    <w:div w:id="331180591">
      <w:bodyDiv w:val="1"/>
      <w:marLeft w:val="0"/>
      <w:marRight w:val="0"/>
      <w:marTop w:val="0"/>
      <w:marBottom w:val="0"/>
      <w:divBdr>
        <w:top w:val="none" w:sz="0" w:space="0" w:color="auto"/>
        <w:left w:val="none" w:sz="0" w:space="0" w:color="auto"/>
        <w:bottom w:val="none" w:sz="0" w:space="0" w:color="auto"/>
        <w:right w:val="none" w:sz="0" w:space="0" w:color="auto"/>
      </w:divBdr>
    </w:div>
    <w:div w:id="332416325">
      <w:bodyDiv w:val="1"/>
      <w:marLeft w:val="0"/>
      <w:marRight w:val="0"/>
      <w:marTop w:val="0"/>
      <w:marBottom w:val="0"/>
      <w:divBdr>
        <w:top w:val="none" w:sz="0" w:space="0" w:color="auto"/>
        <w:left w:val="none" w:sz="0" w:space="0" w:color="auto"/>
        <w:bottom w:val="none" w:sz="0" w:space="0" w:color="auto"/>
        <w:right w:val="none" w:sz="0" w:space="0" w:color="auto"/>
      </w:divBdr>
    </w:div>
    <w:div w:id="338433944">
      <w:bodyDiv w:val="1"/>
      <w:marLeft w:val="0"/>
      <w:marRight w:val="0"/>
      <w:marTop w:val="0"/>
      <w:marBottom w:val="0"/>
      <w:divBdr>
        <w:top w:val="none" w:sz="0" w:space="0" w:color="auto"/>
        <w:left w:val="none" w:sz="0" w:space="0" w:color="auto"/>
        <w:bottom w:val="none" w:sz="0" w:space="0" w:color="auto"/>
        <w:right w:val="none" w:sz="0" w:space="0" w:color="auto"/>
      </w:divBdr>
    </w:div>
    <w:div w:id="341706086">
      <w:bodyDiv w:val="1"/>
      <w:marLeft w:val="0"/>
      <w:marRight w:val="0"/>
      <w:marTop w:val="0"/>
      <w:marBottom w:val="0"/>
      <w:divBdr>
        <w:top w:val="none" w:sz="0" w:space="0" w:color="auto"/>
        <w:left w:val="none" w:sz="0" w:space="0" w:color="auto"/>
        <w:bottom w:val="none" w:sz="0" w:space="0" w:color="auto"/>
        <w:right w:val="none" w:sz="0" w:space="0" w:color="auto"/>
      </w:divBdr>
    </w:div>
    <w:div w:id="359747494">
      <w:bodyDiv w:val="1"/>
      <w:marLeft w:val="0"/>
      <w:marRight w:val="0"/>
      <w:marTop w:val="0"/>
      <w:marBottom w:val="0"/>
      <w:divBdr>
        <w:top w:val="none" w:sz="0" w:space="0" w:color="auto"/>
        <w:left w:val="none" w:sz="0" w:space="0" w:color="auto"/>
        <w:bottom w:val="none" w:sz="0" w:space="0" w:color="auto"/>
        <w:right w:val="none" w:sz="0" w:space="0" w:color="auto"/>
      </w:divBdr>
    </w:div>
    <w:div w:id="375397710">
      <w:bodyDiv w:val="1"/>
      <w:marLeft w:val="0"/>
      <w:marRight w:val="0"/>
      <w:marTop w:val="0"/>
      <w:marBottom w:val="0"/>
      <w:divBdr>
        <w:top w:val="none" w:sz="0" w:space="0" w:color="auto"/>
        <w:left w:val="none" w:sz="0" w:space="0" w:color="auto"/>
        <w:bottom w:val="none" w:sz="0" w:space="0" w:color="auto"/>
        <w:right w:val="none" w:sz="0" w:space="0" w:color="auto"/>
      </w:divBdr>
    </w:div>
    <w:div w:id="388463446">
      <w:bodyDiv w:val="1"/>
      <w:marLeft w:val="0"/>
      <w:marRight w:val="0"/>
      <w:marTop w:val="0"/>
      <w:marBottom w:val="0"/>
      <w:divBdr>
        <w:top w:val="none" w:sz="0" w:space="0" w:color="auto"/>
        <w:left w:val="none" w:sz="0" w:space="0" w:color="auto"/>
        <w:bottom w:val="none" w:sz="0" w:space="0" w:color="auto"/>
        <w:right w:val="none" w:sz="0" w:space="0" w:color="auto"/>
      </w:divBdr>
    </w:div>
    <w:div w:id="396248031">
      <w:bodyDiv w:val="1"/>
      <w:marLeft w:val="0"/>
      <w:marRight w:val="0"/>
      <w:marTop w:val="0"/>
      <w:marBottom w:val="0"/>
      <w:divBdr>
        <w:top w:val="none" w:sz="0" w:space="0" w:color="auto"/>
        <w:left w:val="none" w:sz="0" w:space="0" w:color="auto"/>
        <w:bottom w:val="none" w:sz="0" w:space="0" w:color="auto"/>
        <w:right w:val="none" w:sz="0" w:space="0" w:color="auto"/>
      </w:divBdr>
    </w:div>
    <w:div w:id="405416246">
      <w:bodyDiv w:val="1"/>
      <w:marLeft w:val="0"/>
      <w:marRight w:val="0"/>
      <w:marTop w:val="0"/>
      <w:marBottom w:val="0"/>
      <w:divBdr>
        <w:top w:val="none" w:sz="0" w:space="0" w:color="auto"/>
        <w:left w:val="none" w:sz="0" w:space="0" w:color="auto"/>
        <w:bottom w:val="none" w:sz="0" w:space="0" w:color="auto"/>
        <w:right w:val="none" w:sz="0" w:space="0" w:color="auto"/>
      </w:divBdr>
    </w:div>
    <w:div w:id="419327114">
      <w:bodyDiv w:val="1"/>
      <w:marLeft w:val="0"/>
      <w:marRight w:val="0"/>
      <w:marTop w:val="0"/>
      <w:marBottom w:val="0"/>
      <w:divBdr>
        <w:top w:val="none" w:sz="0" w:space="0" w:color="auto"/>
        <w:left w:val="none" w:sz="0" w:space="0" w:color="auto"/>
        <w:bottom w:val="none" w:sz="0" w:space="0" w:color="auto"/>
        <w:right w:val="none" w:sz="0" w:space="0" w:color="auto"/>
      </w:divBdr>
    </w:div>
    <w:div w:id="427505439">
      <w:bodyDiv w:val="1"/>
      <w:marLeft w:val="0"/>
      <w:marRight w:val="0"/>
      <w:marTop w:val="0"/>
      <w:marBottom w:val="0"/>
      <w:divBdr>
        <w:top w:val="none" w:sz="0" w:space="0" w:color="auto"/>
        <w:left w:val="none" w:sz="0" w:space="0" w:color="auto"/>
        <w:bottom w:val="none" w:sz="0" w:space="0" w:color="auto"/>
        <w:right w:val="none" w:sz="0" w:space="0" w:color="auto"/>
      </w:divBdr>
    </w:div>
    <w:div w:id="427775698">
      <w:bodyDiv w:val="1"/>
      <w:marLeft w:val="0"/>
      <w:marRight w:val="0"/>
      <w:marTop w:val="0"/>
      <w:marBottom w:val="0"/>
      <w:divBdr>
        <w:top w:val="none" w:sz="0" w:space="0" w:color="auto"/>
        <w:left w:val="none" w:sz="0" w:space="0" w:color="auto"/>
        <w:bottom w:val="none" w:sz="0" w:space="0" w:color="auto"/>
        <w:right w:val="none" w:sz="0" w:space="0" w:color="auto"/>
      </w:divBdr>
    </w:div>
    <w:div w:id="430274691">
      <w:bodyDiv w:val="1"/>
      <w:marLeft w:val="0"/>
      <w:marRight w:val="0"/>
      <w:marTop w:val="0"/>
      <w:marBottom w:val="0"/>
      <w:divBdr>
        <w:top w:val="none" w:sz="0" w:space="0" w:color="auto"/>
        <w:left w:val="none" w:sz="0" w:space="0" w:color="auto"/>
        <w:bottom w:val="none" w:sz="0" w:space="0" w:color="auto"/>
        <w:right w:val="none" w:sz="0" w:space="0" w:color="auto"/>
      </w:divBdr>
    </w:div>
    <w:div w:id="433332747">
      <w:bodyDiv w:val="1"/>
      <w:marLeft w:val="0"/>
      <w:marRight w:val="0"/>
      <w:marTop w:val="0"/>
      <w:marBottom w:val="0"/>
      <w:divBdr>
        <w:top w:val="none" w:sz="0" w:space="0" w:color="auto"/>
        <w:left w:val="none" w:sz="0" w:space="0" w:color="auto"/>
        <w:bottom w:val="none" w:sz="0" w:space="0" w:color="auto"/>
        <w:right w:val="none" w:sz="0" w:space="0" w:color="auto"/>
      </w:divBdr>
    </w:div>
    <w:div w:id="436171878">
      <w:bodyDiv w:val="1"/>
      <w:marLeft w:val="0"/>
      <w:marRight w:val="0"/>
      <w:marTop w:val="0"/>
      <w:marBottom w:val="0"/>
      <w:divBdr>
        <w:top w:val="none" w:sz="0" w:space="0" w:color="auto"/>
        <w:left w:val="none" w:sz="0" w:space="0" w:color="auto"/>
        <w:bottom w:val="none" w:sz="0" w:space="0" w:color="auto"/>
        <w:right w:val="none" w:sz="0" w:space="0" w:color="auto"/>
      </w:divBdr>
    </w:div>
    <w:div w:id="442531274">
      <w:bodyDiv w:val="1"/>
      <w:marLeft w:val="0"/>
      <w:marRight w:val="0"/>
      <w:marTop w:val="0"/>
      <w:marBottom w:val="0"/>
      <w:divBdr>
        <w:top w:val="none" w:sz="0" w:space="0" w:color="auto"/>
        <w:left w:val="none" w:sz="0" w:space="0" w:color="auto"/>
        <w:bottom w:val="none" w:sz="0" w:space="0" w:color="auto"/>
        <w:right w:val="none" w:sz="0" w:space="0" w:color="auto"/>
      </w:divBdr>
    </w:div>
    <w:div w:id="443892313">
      <w:bodyDiv w:val="1"/>
      <w:marLeft w:val="0"/>
      <w:marRight w:val="0"/>
      <w:marTop w:val="0"/>
      <w:marBottom w:val="0"/>
      <w:divBdr>
        <w:top w:val="none" w:sz="0" w:space="0" w:color="auto"/>
        <w:left w:val="none" w:sz="0" w:space="0" w:color="auto"/>
        <w:bottom w:val="none" w:sz="0" w:space="0" w:color="auto"/>
        <w:right w:val="none" w:sz="0" w:space="0" w:color="auto"/>
      </w:divBdr>
    </w:div>
    <w:div w:id="444156236">
      <w:bodyDiv w:val="1"/>
      <w:marLeft w:val="0"/>
      <w:marRight w:val="0"/>
      <w:marTop w:val="0"/>
      <w:marBottom w:val="0"/>
      <w:divBdr>
        <w:top w:val="none" w:sz="0" w:space="0" w:color="auto"/>
        <w:left w:val="none" w:sz="0" w:space="0" w:color="auto"/>
        <w:bottom w:val="none" w:sz="0" w:space="0" w:color="auto"/>
        <w:right w:val="none" w:sz="0" w:space="0" w:color="auto"/>
      </w:divBdr>
    </w:div>
    <w:div w:id="455484659">
      <w:bodyDiv w:val="1"/>
      <w:marLeft w:val="0"/>
      <w:marRight w:val="0"/>
      <w:marTop w:val="0"/>
      <w:marBottom w:val="0"/>
      <w:divBdr>
        <w:top w:val="none" w:sz="0" w:space="0" w:color="auto"/>
        <w:left w:val="none" w:sz="0" w:space="0" w:color="auto"/>
        <w:bottom w:val="none" w:sz="0" w:space="0" w:color="auto"/>
        <w:right w:val="none" w:sz="0" w:space="0" w:color="auto"/>
      </w:divBdr>
    </w:div>
    <w:div w:id="456148213">
      <w:bodyDiv w:val="1"/>
      <w:marLeft w:val="0"/>
      <w:marRight w:val="0"/>
      <w:marTop w:val="0"/>
      <w:marBottom w:val="0"/>
      <w:divBdr>
        <w:top w:val="none" w:sz="0" w:space="0" w:color="auto"/>
        <w:left w:val="none" w:sz="0" w:space="0" w:color="auto"/>
        <w:bottom w:val="none" w:sz="0" w:space="0" w:color="auto"/>
        <w:right w:val="none" w:sz="0" w:space="0" w:color="auto"/>
      </w:divBdr>
    </w:div>
    <w:div w:id="467825762">
      <w:bodyDiv w:val="1"/>
      <w:marLeft w:val="0"/>
      <w:marRight w:val="0"/>
      <w:marTop w:val="0"/>
      <w:marBottom w:val="0"/>
      <w:divBdr>
        <w:top w:val="none" w:sz="0" w:space="0" w:color="auto"/>
        <w:left w:val="none" w:sz="0" w:space="0" w:color="auto"/>
        <w:bottom w:val="none" w:sz="0" w:space="0" w:color="auto"/>
        <w:right w:val="none" w:sz="0" w:space="0" w:color="auto"/>
      </w:divBdr>
    </w:div>
    <w:div w:id="473136141">
      <w:bodyDiv w:val="1"/>
      <w:marLeft w:val="0"/>
      <w:marRight w:val="0"/>
      <w:marTop w:val="0"/>
      <w:marBottom w:val="0"/>
      <w:divBdr>
        <w:top w:val="none" w:sz="0" w:space="0" w:color="auto"/>
        <w:left w:val="none" w:sz="0" w:space="0" w:color="auto"/>
        <w:bottom w:val="none" w:sz="0" w:space="0" w:color="auto"/>
        <w:right w:val="none" w:sz="0" w:space="0" w:color="auto"/>
      </w:divBdr>
    </w:div>
    <w:div w:id="480000447">
      <w:bodyDiv w:val="1"/>
      <w:marLeft w:val="0"/>
      <w:marRight w:val="0"/>
      <w:marTop w:val="0"/>
      <w:marBottom w:val="0"/>
      <w:divBdr>
        <w:top w:val="none" w:sz="0" w:space="0" w:color="auto"/>
        <w:left w:val="none" w:sz="0" w:space="0" w:color="auto"/>
        <w:bottom w:val="none" w:sz="0" w:space="0" w:color="auto"/>
        <w:right w:val="none" w:sz="0" w:space="0" w:color="auto"/>
      </w:divBdr>
    </w:div>
    <w:div w:id="496924218">
      <w:bodyDiv w:val="1"/>
      <w:marLeft w:val="0"/>
      <w:marRight w:val="0"/>
      <w:marTop w:val="0"/>
      <w:marBottom w:val="0"/>
      <w:divBdr>
        <w:top w:val="none" w:sz="0" w:space="0" w:color="auto"/>
        <w:left w:val="none" w:sz="0" w:space="0" w:color="auto"/>
        <w:bottom w:val="none" w:sz="0" w:space="0" w:color="auto"/>
        <w:right w:val="none" w:sz="0" w:space="0" w:color="auto"/>
      </w:divBdr>
    </w:div>
    <w:div w:id="499470464">
      <w:bodyDiv w:val="1"/>
      <w:marLeft w:val="0"/>
      <w:marRight w:val="0"/>
      <w:marTop w:val="0"/>
      <w:marBottom w:val="0"/>
      <w:divBdr>
        <w:top w:val="none" w:sz="0" w:space="0" w:color="auto"/>
        <w:left w:val="none" w:sz="0" w:space="0" w:color="auto"/>
        <w:bottom w:val="none" w:sz="0" w:space="0" w:color="auto"/>
        <w:right w:val="none" w:sz="0" w:space="0" w:color="auto"/>
      </w:divBdr>
    </w:div>
    <w:div w:id="505946331">
      <w:bodyDiv w:val="1"/>
      <w:marLeft w:val="0"/>
      <w:marRight w:val="0"/>
      <w:marTop w:val="0"/>
      <w:marBottom w:val="0"/>
      <w:divBdr>
        <w:top w:val="none" w:sz="0" w:space="0" w:color="auto"/>
        <w:left w:val="none" w:sz="0" w:space="0" w:color="auto"/>
        <w:bottom w:val="none" w:sz="0" w:space="0" w:color="auto"/>
        <w:right w:val="none" w:sz="0" w:space="0" w:color="auto"/>
      </w:divBdr>
    </w:div>
    <w:div w:id="510487013">
      <w:bodyDiv w:val="1"/>
      <w:marLeft w:val="0"/>
      <w:marRight w:val="0"/>
      <w:marTop w:val="0"/>
      <w:marBottom w:val="0"/>
      <w:divBdr>
        <w:top w:val="none" w:sz="0" w:space="0" w:color="auto"/>
        <w:left w:val="none" w:sz="0" w:space="0" w:color="auto"/>
        <w:bottom w:val="none" w:sz="0" w:space="0" w:color="auto"/>
        <w:right w:val="none" w:sz="0" w:space="0" w:color="auto"/>
      </w:divBdr>
    </w:div>
    <w:div w:id="523714176">
      <w:bodyDiv w:val="1"/>
      <w:marLeft w:val="0"/>
      <w:marRight w:val="0"/>
      <w:marTop w:val="0"/>
      <w:marBottom w:val="0"/>
      <w:divBdr>
        <w:top w:val="none" w:sz="0" w:space="0" w:color="auto"/>
        <w:left w:val="none" w:sz="0" w:space="0" w:color="auto"/>
        <w:bottom w:val="none" w:sz="0" w:space="0" w:color="auto"/>
        <w:right w:val="none" w:sz="0" w:space="0" w:color="auto"/>
      </w:divBdr>
    </w:div>
    <w:div w:id="555774187">
      <w:bodyDiv w:val="1"/>
      <w:marLeft w:val="0"/>
      <w:marRight w:val="0"/>
      <w:marTop w:val="0"/>
      <w:marBottom w:val="0"/>
      <w:divBdr>
        <w:top w:val="none" w:sz="0" w:space="0" w:color="auto"/>
        <w:left w:val="none" w:sz="0" w:space="0" w:color="auto"/>
        <w:bottom w:val="none" w:sz="0" w:space="0" w:color="auto"/>
        <w:right w:val="none" w:sz="0" w:space="0" w:color="auto"/>
      </w:divBdr>
    </w:div>
    <w:div w:id="557133026">
      <w:bodyDiv w:val="1"/>
      <w:marLeft w:val="0"/>
      <w:marRight w:val="0"/>
      <w:marTop w:val="0"/>
      <w:marBottom w:val="0"/>
      <w:divBdr>
        <w:top w:val="none" w:sz="0" w:space="0" w:color="auto"/>
        <w:left w:val="none" w:sz="0" w:space="0" w:color="auto"/>
        <w:bottom w:val="none" w:sz="0" w:space="0" w:color="auto"/>
        <w:right w:val="none" w:sz="0" w:space="0" w:color="auto"/>
      </w:divBdr>
    </w:div>
    <w:div w:id="568921822">
      <w:bodyDiv w:val="1"/>
      <w:marLeft w:val="0"/>
      <w:marRight w:val="0"/>
      <w:marTop w:val="0"/>
      <w:marBottom w:val="0"/>
      <w:divBdr>
        <w:top w:val="none" w:sz="0" w:space="0" w:color="auto"/>
        <w:left w:val="none" w:sz="0" w:space="0" w:color="auto"/>
        <w:bottom w:val="none" w:sz="0" w:space="0" w:color="auto"/>
        <w:right w:val="none" w:sz="0" w:space="0" w:color="auto"/>
      </w:divBdr>
    </w:div>
    <w:div w:id="573324447">
      <w:bodyDiv w:val="1"/>
      <w:marLeft w:val="0"/>
      <w:marRight w:val="0"/>
      <w:marTop w:val="0"/>
      <w:marBottom w:val="0"/>
      <w:divBdr>
        <w:top w:val="none" w:sz="0" w:space="0" w:color="auto"/>
        <w:left w:val="none" w:sz="0" w:space="0" w:color="auto"/>
        <w:bottom w:val="none" w:sz="0" w:space="0" w:color="auto"/>
        <w:right w:val="none" w:sz="0" w:space="0" w:color="auto"/>
      </w:divBdr>
    </w:div>
    <w:div w:id="575825862">
      <w:bodyDiv w:val="1"/>
      <w:marLeft w:val="0"/>
      <w:marRight w:val="0"/>
      <w:marTop w:val="0"/>
      <w:marBottom w:val="0"/>
      <w:divBdr>
        <w:top w:val="none" w:sz="0" w:space="0" w:color="auto"/>
        <w:left w:val="none" w:sz="0" w:space="0" w:color="auto"/>
        <w:bottom w:val="none" w:sz="0" w:space="0" w:color="auto"/>
        <w:right w:val="none" w:sz="0" w:space="0" w:color="auto"/>
      </w:divBdr>
    </w:div>
    <w:div w:id="582030046">
      <w:bodyDiv w:val="1"/>
      <w:marLeft w:val="0"/>
      <w:marRight w:val="0"/>
      <w:marTop w:val="0"/>
      <w:marBottom w:val="0"/>
      <w:divBdr>
        <w:top w:val="none" w:sz="0" w:space="0" w:color="auto"/>
        <w:left w:val="none" w:sz="0" w:space="0" w:color="auto"/>
        <w:bottom w:val="none" w:sz="0" w:space="0" w:color="auto"/>
        <w:right w:val="none" w:sz="0" w:space="0" w:color="auto"/>
      </w:divBdr>
    </w:div>
    <w:div w:id="582958221">
      <w:bodyDiv w:val="1"/>
      <w:marLeft w:val="0"/>
      <w:marRight w:val="0"/>
      <w:marTop w:val="0"/>
      <w:marBottom w:val="0"/>
      <w:divBdr>
        <w:top w:val="none" w:sz="0" w:space="0" w:color="auto"/>
        <w:left w:val="none" w:sz="0" w:space="0" w:color="auto"/>
        <w:bottom w:val="none" w:sz="0" w:space="0" w:color="auto"/>
        <w:right w:val="none" w:sz="0" w:space="0" w:color="auto"/>
      </w:divBdr>
    </w:div>
    <w:div w:id="593318746">
      <w:bodyDiv w:val="1"/>
      <w:marLeft w:val="0"/>
      <w:marRight w:val="0"/>
      <w:marTop w:val="0"/>
      <w:marBottom w:val="0"/>
      <w:divBdr>
        <w:top w:val="none" w:sz="0" w:space="0" w:color="auto"/>
        <w:left w:val="none" w:sz="0" w:space="0" w:color="auto"/>
        <w:bottom w:val="none" w:sz="0" w:space="0" w:color="auto"/>
        <w:right w:val="none" w:sz="0" w:space="0" w:color="auto"/>
      </w:divBdr>
    </w:div>
    <w:div w:id="596013448">
      <w:bodyDiv w:val="1"/>
      <w:marLeft w:val="0"/>
      <w:marRight w:val="0"/>
      <w:marTop w:val="0"/>
      <w:marBottom w:val="0"/>
      <w:divBdr>
        <w:top w:val="none" w:sz="0" w:space="0" w:color="auto"/>
        <w:left w:val="none" w:sz="0" w:space="0" w:color="auto"/>
        <w:bottom w:val="none" w:sz="0" w:space="0" w:color="auto"/>
        <w:right w:val="none" w:sz="0" w:space="0" w:color="auto"/>
      </w:divBdr>
    </w:div>
    <w:div w:id="597521475">
      <w:bodyDiv w:val="1"/>
      <w:marLeft w:val="0"/>
      <w:marRight w:val="0"/>
      <w:marTop w:val="0"/>
      <w:marBottom w:val="0"/>
      <w:divBdr>
        <w:top w:val="none" w:sz="0" w:space="0" w:color="auto"/>
        <w:left w:val="none" w:sz="0" w:space="0" w:color="auto"/>
        <w:bottom w:val="none" w:sz="0" w:space="0" w:color="auto"/>
        <w:right w:val="none" w:sz="0" w:space="0" w:color="auto"/>
      </w:divBdr>
    </w:div>
    <w:div w:id="608005012">
      <w:bodyDiv w:val="1"/>
      <w:marLeft w:val="0"/>
      <w:marRight w:val="0"/>
      <w:marTop w:val="0"/>
      <w:marBottom w:val="0"/>
      <w:divBdr>
        <w:top w:val="none" w:sz="0" w:space="0" w:color="auto"/>
        <w:left w:val="none" w:sz="0" w:space="0" w:color="auto"/>
        <w:bottom w:val="none" w:sz="0" w:space="0" w:color="auto"/>
        <w:right w:val="none" w:sz="0" w:space="0" w:color="auto"/>
      </w:divBdr>
    </w:div>
    <w:div w:id="610085986">
      <w:bodyDiv w:val="1"/>
      <w:marLeft w:val="0"/>
      <w:marRight w:val="0"/>
      <w:marTop w:val="0"/>
      <w:marBottom w:val="0"/>
      <w:divBdr>
        <w:top w:val="none" w:sz="0" w:space="0" w:color="auto"/>
        <w:left w:val="none" w:sz="0" w:space="0" w:color="auto"/>
        <w:bottom w:val="none" w:sz="0" w:space="0" w:color="auto"/>
        <w:right w:val="none" w:sz="0" w:space="0" w:color="auto"/>
      </w:divBdr>
    </w:div>
    <w:div w:id="652222968">
      <w:bodyDiv w:val="1"/>
      <w:marLeft w:val="0"/>
      <w:marRight w:val="0"/>
      <w:marTop w:val="0"/>
      <w:marBottom w:val="0"/>
      <w:divBdr>
        <w:top w:val="none" w:sz="0" w:space="0" w:color="auto"/>
        <w:left w:val="none" w:sz="0" w:space="0" w:color="auto"/>
        <w:bottom w:val="none" w:sz="0" w:space="0" w:color="auto"/>
        <w:right w:val="none" w:sz="0" w:space="0" w:color="auto"/>
      </w:divBdr>
    </w:div>
    <w:div w:id="658272439">
      <w:bodyDiv w:val="1"/>
      <w:marLeft w:val="0"/>
      <w:marRight w:val="0"/>
      <w:marTop w:val="0"/>
      <w:marBottom w:val="0"/>
      <w:divBdr>
        <w:top w:val="none" w:sz="0" w:space="0" w:color="auto"/>
        <w:left w:val="none" w:sz="0" w:space="0" w:color="auto"/>
        <w:bottom w:val="none" w:sz="0" w:space="0" w:color="auto"/>
        <w:right w:val="none" w:sz="0" w:space="0" w:color="auto"/>
      </w:divBdr>
    </w:div>
    <w:div w:id="660621609">
      <w:bodyDiv w:val="1"/>
      <w:marLeft w:val="0"/>
      <w:marRight w:val="0"/>
      <w:marTop w:val="0"/>
      <w:marBottom w:val="0"/>
      <w:divBdr>
        <w:top w:val="none" w:sz="0" w:space="0" w:color="auto"/>
        <w:left w:val="none" w:sz="0" w:space="0" w:color="auto"/>
        <w:bottom w:val="none" w:sz="0" w:space="0" w:color="auto"/>
        <w:right w:val="none" w:sz="0" w:space="0" w:color="auto"/>
      </w:divBdr>
    </w:div>
    <w:div w:id="666977631">
      <w:bodyDiv w:val="1"/>
      <w:marLeft w:val="0"/>
      <w:marRight w:val="0"/>
      <w:marTop w:val="0"/>
      <w:marBottom w:val="0"/>
      <w:divBdr>
        <w:top w:val="none" w:sz="0" w:space="0" w:color="auto"/>
        <w:left w:val="none" w:sz="0" w:space="0" w:color="auto"/>
        <w:bottom w:val="none" w:sz="0" w:space="0" w:color="auto"/>
        <w:right w:val="none" w:sz="0" w:space="0" w:color="auto"/>
      </w:divBdr>
    </w:div>
    <w:div w:id="667290825">
      <w:bodyDiv w:val="1"/>
      <w:marLeft w:val="0"/>
      <w:marRight w:val="0"/>
      <w:marTop w:val="0"/>
      <w:marBottom w:val="0"/>
      <w:divBdr>
        <w:top w:val="none" w:sz="0" w:space="0" w:color="auto"/>
        <w:left w:val="none" w:sz="0" w:space="0" w:color="auto"/>
        <w:bottom w:val="none" w:sz="0" w:space="0" w:color="auto"/>
        <w:right w:val="none" w:sz="0" w:space="0" w:color="auto"/>
      </w:divBdr>
    </w:div>
    <w:div w:id="677275408">
      <w:bodyDiv w:val="1"/>
      <w:marLeft w:val="0"/>
      <w:marRight w:val="0"/>
      <w:marTop w:val="0"/>
      <w:marBottom w:val="0"/>
      <w:divBdr>
        <w:top w:val="none" w:sz="0" w:space="0" w:color="auto"/>
        <w:left w:val="none" w:sz="0" w:space="0" w:color="auto"/>
        <w:bottom w:val="none" w:sz="0" w:space="0" w:color="auto"/>
        <w:right w:val="none" w:sz="0" w:space="0" w:color="auto"/>
      </w:divBdr>
    </w:div>
    <w:div w:id="677347137">
      <w:bodyDiv w:val="1"/>
      <w:marLeft w:val="0"/>
      <w:marRight w:val="0"/>
      <w:marTop w:val="0"/>
      <w:marBottom w:val="0"/>
      <w:divBdr>
        <w:top w:val="none" w:sz="0" w:space="0" w:color="auto"/>
        <w:left w:val="none" w:sz="0" w:space="0" w:color="auto"/>
        <w:bottom w:val="none" w:sz="0" w:space="0" w:color="auto"/>
        <w:right w:val="none" w:sz="0" w:space="0" w:color="auto"/>
      </w:divBdr>
    </w:div>
    <w:div w:id="678166880">
      <w:bodyDiv w:val="1"/>
      <w:marLeft w:val="0"/>
      <w:marRight w:val="0"/>
      <w:marTop w:val="0"/>
      <w:marBottom w:val="0"/>
      <w:divBdr>
        <w:top w:val="none" w:sz="0" w:space="0" w:color="auto"/>
        <w:left w:val="none" w:sz="0" w:space="0" w:color="auto"/>
        <w:bottom w:val="none" w:sz="0" w:space="0" w:color="auto"/>
        <w:right w:val="none" w:sz="0" w:space="0" w:color="auto"/>
      </w:divBdr>
    </w:div>
    <w:div w:id="685719676">
      <w:bodyDiv w:val="1"/>
      <w:marLeft w:val="0"/>
      <w:marRight w:val="0"/>
      <w:marTop w:val="0"/>
      <w:marBottom w:val="0"/>
      <w:divBdr>
        <w:top w:val="none" w:sz="0" w:space="0" w:color="auto"/>
        <w:left w:val="none" w:sz="0" w:space="0" w:color="auto"/>
        <w:bottom w:val="none" w:sz="0" w:space="0" w:color="auto"/>
        <w:right w:val="none" w:sz="0" w:space="0" w:color="auto"/>
      </w:divBdr>
    </w:div>
    <w:div w:id="685904810">
      <w:bodyDiv w:val="1"/>
      <w:marLeft w:val="0"/>
      <w:marRight w:val="0"/>
      <w:marTop w:val="0"/>
      <w:marBottom w:val="0"/>
      <w:divBdr>
        <w:top w:val="none" w:sz="0" w:space="0" w:color="auto"/>
        <w:left w:val="none" w:sz="0" w:space="0" w:color="auto"/>
        <w:bottom w:val="none" w:sz="0" w:space="0" w:color="auto"/>
        <w:right w:val="none" w:sz="0" w:space="0" w:color="auto"/>
      </w:divBdr>
    </w:div>
    <w:div w:id="697584148">
      <w:bodyDiv w:val="1"/>
      <w:marLeft w:val="0"/>
      <w:marRight w:val="0"/>
      <w:marTop w:val="0"/>
      <w:marBottom w:val="0"/>
      <w:divBdr>
        <w:top w:val="none" w:sz="0" w:space="0" w:color="auto"/>
        <w:left w:val="none" w:sz="0" w:space="0" w:color="auto"/>
        <w:bottom w:val="none" w:sz="0" w:space="0" w:color="auto"/>
        <w:right w:val="none" w:sz="0" w:space="0" w:color="auto"/>
      </w:divBdr>
    </w:div>
    <w:div w:id="712266001">
      <w:bodyDiv w:val="1"/>
      <w:marLeft w:val="0"/>
      <w:marRight w:val="0"/>
      <w:marTop w:val="0"/>
      <w:marBottom w:val="0"/>
      <w:divBdr>
        <w:top w:val="none" w:sz="0" w:space="0" w:color="auto"/>
        <w:left w:val="none" w:sz="0" w:space="0" w:color="auto"/>
        <w:bottom w:val="none" w:sz="0" w:space="0" w:color="auto"/>
        <w:right w:val="none" w:sz="0" w:space="0" w:color="auto"/>
      </w:divBdr>
    </w:div>
    <w:div w:id="714278377">
      <w:bodyDiv w:val="1"/>
      <w:marLeft w:val="0"/>
      <w:marRight w:val="0"/>
      <w:marTop w:val="0"/>
      <w:marBottom w:val="0"/>
      <w:divBdr>
        <w:top w:val="none" w:sz="0" w:space="0" w:color="auto"/>
        <w:left w:val="none" w:sz="0" w:space="0" w:color="auto"/>
        <w:bottom w:val="none" w:sz="0" w:space="0" w:color="auto"/>
        <w:right w:val="none" w:sz="0" w:space="0" w:color="auto"/>
      </w:divBdr>
    </w:div>
    <w:div w:id="714475335">
      <w:bodyDiv w:val="1"/>
      <w:marLeft w:val="0"/>
      <w:marRight w:val="0"/>
      <w:marTop w:val="0"/>
      <w:marBottom w:val="0"/>
      <w:divBdr>
        <w:top w:val="none" w:sz="0" w:space="0" w:color="auto"/>
        <w:left w:val="none" w:sz="0" w:space="0" w:color="auto"/>
        <w:bottom w:val="none" w:sz="0" w:space="0" w:color="auto"/>
        <w:right w:val="none" w:sz="0" w:space="0" w:color="auto"/>
      </w:divBdr>
    </w:div>
    <w:div w:id="726537978">
      <w:bodyDiv w:val="1"/>
      <w:marLeft w:val="0"/>
      <w:marRight w:val="0"/>
      <w:marTop w:val="0"/>
      <w:marBottom w:val="0"/>
      <w:divBdr>
        <w:top w:val="none" w:sz="0" w:space="0" w:color="auto"/>
        <w:left w:val="none" w:sz="0" w:space="0" w:color="auto"/>
        <w:bottom w:val="none" w:sz="0" w:space="0" w:color="auto"/>
        <w:right w:val="none" w:sz="0" w:space="0" w:color="auto"/>
      </w:divBdr>
    </w:div>
    <w:div w:id="743453789">
      <w:bodyDiv w:val="1"/>
      <w:marLeft w:val="0"/>
      <w:marRight w:val="0"/>
      <w:marTop w:val="0"/>
      <w:marBottom w:val="0"/>
      <w:divBdr>
        <w:top w:val="none" w:sz="0" w:space="0" w:color="auto"/>
        <w:left w:val="none" w:sz="0" w:space="0" w:color="auto"/>
        <w:bottom w:val="none" w:sz="0" w:space="0" w:color="auto"/>
        <w:right w:val="none" w:sz="0" w:space="0" w:color="auto"/>
      </w:divBdr>
    </w:div>
    <w:div w:id="751052347">
      <w:bodyDiv w:val="1"/>
      <w:marLeft w:val="0"/>
      <w:marRight w:val="0"/>
      <w:marTop w:val="0"/>
      <w:marBottom w:val="0"/>
      <w:divBdr>
        <w:top w:val="none" w:sz="0" w:space="0" w:color="auto"/>
        <w:left w:val="none" w:sz="0" w:space="0" w:color="auto"/>
        <w:bottom w:val="none" w:sz="0" w:space="0" w:color="auto"/>
        <w:right w:val="none" w:sz="0" w:space="0" w:color="auto"/>
      </w:divBdr>
    </w:div>
    <w:div w:id="759061192">
      <w:bodyDiv w:val="1"/>
      <w:marLeft w:val="0"/>
      <w:marRight w:val="0"/>
      <w:marTop w:val="0"/>
      <w:marBottom w:val="0"/>
      <w:divBdr>
        <w:top w:val="none" w:sz="0" w:space="0" w:color="auto"/>
        <w:left w:val="none" w:sz="0" w:space="0" w:color="auto"/>
        <w:bottom w:val="none" w:sz="0" w:space="0" w:color="auto"/>
        <w:right w:val="none" w:sz="0" w:space="0" w:color="auto"/>
      </w:divBdr>
    </w:div>
    <w:div w:id="759522749">
      <w:bodyDiv w:val="1"/>
      <w:marLeft w:val="0"/>
      <w:marRight w:val="0"/>
      <w:marTop w:val="0"/>
      <w:marBottom w:val="0"/>
      <w:divBdr>
        <w:top w:val="none" w:sz="0" w:space="0" w:color="auto"/>
        <w:left w:val="none" w:sz="0" w:space="0" w:color="auto"/>
        <w:bottom w:val="none" w:sz="0" w:space="0" w:color="auto"/>
        <w:right w:val="none" w:sz="0" w:space="0" w:color="auto"/>
      </w:divBdr>
    </w:div>
    <w:div w:id="774986358">
      <w:bodyDiv w:val="1"/>
      <w:marLeft w:val="0"/>
      <w:marRight w:val="0"/>
      <w:marTop w:val="0"/>
      <w:marBottom w:val="0"/>
      <w:divBdr>
        <w:top w:val="none" w:sz="0" w:space="0" w:color="auto"/>
        <w:left w:val="none" w:sz="0" w:space="0" w:color="auto"/>
        <w:bottom w:val="none" w:sz="0" w:space="0" w:color="auto"/>
        <w:right w:val="none" w:sz="0" w:space="0" w:color="auto"/>
      </w:divBdr>
    </w:div>
    <w:div w:id="782110956">
      <w:bodyDiv w:val="1"/>
      <w:marLeft w:val="0"/>
      <w:marRight w:val="0"/>
      <w:marTop w:val="0"/>
      <w:marBottom w:val="0"/>
      <w:divBdr>
        <w:top w:val="none" w:sz="0" w:space="0" w:color="auto"/>
        <w:left w:val="none" w:sz="0" w:space="0" w:color="auto"/>
        <w:bottom w:val="none" w:sz="0" w:space="0" w:color="auto"/>
        <w:right w:val="none" w:sz="0" w:space="0" w:color="auto"/>
      </w:divBdr>
    </w:div>
    <w:div w:id="785925496">
      <w:bodyDiv w:val="1"/>
      <w:marLeft w:val="0"/>
      <w:marRight w:val="0"/>
      <w:marTop w:val="0"/>
      <w:marBottom w:val="0"/>
      <w:divBdr>
        <w:top w:val="none" w:sz="0" w:space="0" w:color="auto"/>
        <w:left w:val="none" w:sz="0" w:space="0" w:color="auto"/>
        <w:bottom w:val="none" w:sz="0" w:space="0" w:color="auto"/>
        <w:right w:val="none" w:sz="0" w:space="0" w:color="auto"/>
      </w:divBdr>
    </w:div>
    <w:div w:id="788746041">
      <w:bodyDiv w:val="1"/>
      <w:marLeft w:val="0"/>
      <w:marRight w:val="0"/>
      <w:marTop w:val="0"/>
      <w:marBottom w:val="0"/>
      <w:divBdr>
        <w:top w:val="none" w:sz="0" w:space="0" w:color="auto"/>
        <w:left w:val="none" w:sz="0" w:space="0" w:color="auto"/>
        <w:bottom w:val="none" w:sz="0" w:space="0" w:color="auto"/>
        <w:right w:val="none" w:sz="0" w:space="0" w:color="auto"/>
      </w:divBdr>
    </w:div>
    <w:div w:id="820191242">
      <w:bodyDiv w:val="1"/>
      <w:marLeft w:val="0"/>
      <w:marRight w:val="0"/>
      <w:marTop w:val="0"/>
      <w:marBottom w:val="0"/>
      <w:divBdr>
        <w:top w:val="none" w:sz="0" w:space="0" w:color="auto"/>
        <w:left w:val="none" w:sz="0" w:space="0" w:color="auto"/>
        <w:bottom w:val="none" w:sz="0" w:space="0" w:color="auto"/>
        <w:right w:val="none" w:sz="0" w:space="0" w:color="auto"/>
      </w:divBdr>
    </w:div>
    <w:div w:id="840200791">
      <w:bodyDiv w:val="1"/>
      <w:marLeft w:val="0"/>
      <w:marRight w:val="0"/>
      <w:marTop w:val="0"/>
      <w:marBottom w:val="0"/>
      <w:divBdr>
        <w:top w:val="none" w:sz="0" w:space="0" w:color="auto"/>
        <w:left w:val="none" w:sz="0" w:space="0" w:color="auto"/>
        <w:bottom w:val="none" w:sz="0" w:space="0" w:color="auto"/>
        <w:right w:val="none" w:sz="0" w:space="0" w:color="auto"/>
      </w:divBdr>
    </w:div>
    <w:div w:id="846136093">
      <w:bodyDiv w:val="1"/>
      <w:marLeft w:val="0"/>
      <w:marRight w:val="0"/>
      <w:marTop w:val="0"/>
      <w:marBottom w:val="0"/>
      <w:divBdr>
        <w:top w:val="none" w:sz="0" w:space="0" w:color="auto"/>
        <w:left w:val="none" w:sz="0" w:space="0" w:color="auto"/>
        <w:bottom w:val="none" w:sz="0" w:space="0" w:color="auto"/>
        <w:right w:val="none" w:sz="0" w:space="0" w:color="auto"/>
      </w:divBdr>
    </w:div>
    <w:div w:id="846166090">
      <w:bodyDiv w:val="1"/>
      <w:marLeft w:val="0"/>
      <w:marRight w:val="0"/>
      <w:marTop w:val="0"/>
      <w:marBottom w:val="0"/>
      <w:divBdr>
        <w:top w:val="none" w:sz="0" w:space="0" w:color="auto"/>
        <w:left w:val="none" w:sz="0" w:space="0" w:color="auto"/>
        <w:bottom w:val="none" w:sz="0" w:space="0" w:color="auto"/>
        <w:right w:val="none" w:sz="0" w:space="0" w:color="auto"/>
      </w:divBdr>
    </w:div>
    <w:div w:id="846289552">
      <w:bodyDiv w:val="1"/>
      <w:marLeft w:val="0"/>
      <w:marRight w:val="0"/>
      <w:marTop w:val="0"/>
      <w:marBottom w:val="0"/>
      <w:divBdr>
        <w:top w:val="none" w:sz="0" w:space="0" w:color="auto"/>
        <w:left w:val="none" w:sz="0" w:space="0" w:color="auto"/>
        <w:bottom w:val="none" w:sz="0" w:space="0" w:color="auto"/>
        <w:right w:val="none" w:sz="0" w:space="0" w:color="auto"/>
      </w:divBdr>
    </w:div>
    <w:div w:id="849952411">
      <w:bodyDiv w:val="1"/>
      <w:marLeft w:val="0"/>
      <w:marRight w:val="0"/>
      <w:marTop w:val="0"/>
      <w:marBottom w:val="0"/>
      <w:divBdr>
        <w:top w:val="none" w:sz="0" w:space="0" w:color="auto"/>
        <w:left w:val="none" w:sz="0" w:space="0" w:color="auto"/>
        <w:bottom w:val="none" w:sz="0" w:space="0" w:color="auto"/>
        <w:right w:val="none" w:sz="0" w:space="0" w:color="auto"/>
      </w:divBdr>
    </w:div>
    <w:div w:id="862282532">
      <w:bodyDiv w:val="1"/>
      <w:marLeft w:val="0"/>
      <w:marRight w:val="0"/>
      <w:marTop w:val="0"/>
      <w:marBottom w:val="0"/>
      <w:divBdr>
        <w:top w:val="none" w:sz="0" w:space="0" w:color="auto"/>
        <w:left w:val="none" w:sz="0" w:space="0" w:color="auto"/>
        <w:bottom w:val="none" w:sz="0" w:space="0" w:color="auto"/>
        <w:right w:val="none" w:sz="0" w:space="0" w:color="auto"/>
      </w:divBdr>
    </w:div>
    <w:div w:id="864558062">
      <w:bodyDiv w:val="1"/>
      <w:marLeft w:val="0"/>
      <w:marRight w:val="0"/>
      <w:marTop w:val="0"/>
      <w:marBottom w:val="0"/>
      <w:divBdr>
        <w:top w:val="none" w:sz="0" w:space="0" w:color="auto"/>
        <w:left w:val="none" w:sz="0" w:space="0" w:color="auto"/>
        <w:bottom w:val="none" w:sz="0" w:space="0" w:color="auto"/>
        <w:right w:val="none" w:sz="0" w:space="0" w:color="auto"/>
      </w:divBdr>
    </w:div>
    <w:div w:id="866529831">
      <w:bodyDiv w:val="1"/>
      <w:marLeft w:val="0"/>
      <w:marRight w:val="0"/>
      <w:marTop w:val="0"/>
      <w:marBottom w:val="0"/>
      <w:divBdr>
        <w:top w:val="none" w:sz="0" w:space="0" w:color="auto"/>
        <w:left w:val="none" w:sz="0" w:space="0" w:color="auto"/>
        <w:bottom w:val="none" w:sz="0" w:space="0" w:color="auto"/>
        <w:right w:val="none" w:sz="0" w:space="0" w:color="auto"/>
      </w:divBdr>
    </w:div>
    <w:div w:id="873688737">
      <w:bodyDiv w:val="1"/>
      <w:marLeft w:val="0"/>
      <w:marRight w:val="0"/>
      <w:marTop w:val="0"/>
      <w:marBottom w:val="0"/>
      <w:divBdr>
        <w:top w:val="none" w:sz="0" w:space="0" w:color="auto"/>
        <w:left w:val="none" w:sz="0" w:space="0" w:color="auto"/>
        <w:bottom w:val="none" w:sz="0" w:space="0" w:color="auto"/>
        <w:right w:val="none" w:sz="0" w:space="0" w:color="auto"/>
      </w:divBdr>
    </w:div>
    <w:div w:id="877399587">
      <w:bodyDiv w:val="1"/>
      <w:marLeft w:val="0"/>
      <w:marRight w:val="0"/>
      <w:marTop w:val="0"/>
      <w:marBottom w:val="0"/>
      <w:divBdr>
        <w:top w:val="none" w:sz="0" w:space="0" w:color="auto"/>
        <w:left w:val="none" w:sz="0" w:space="0" w:color="auto"/>
        <w:bottom w:val="none" w:sz="0" w:space="0" w:color="auto"/>
        <w:right w:val="none" w:sz="0" w:space="0" w:color="auto"/>
      </w:divBdr>
    </w:div>
    <w:div w:id="883565188">
      <w:bodyDiv w:val="1"/>
      <w:marLeft w:val="0"/>
      <w:marRight w:val="0"/>
      <w:marTop w:val="0"/>
      <w:marBottom w:val="0"/>
      <w:divBdr>
        <w:top w:val="none" w:sz="0" w:space="0" w:color="auto"/>
        <w:left w:val="none" w:sz="0" w:space="0" w:color="auto"/>
        <w:bottom w:val="none" w:sz="0" w:space="0" w:color="auto"/>
        <w:right w:val="none" w:sz="0" w:space="0" w:color="auto"/>
      </w:divBdr>
    </w:div>
    <w:div w:id="885874659">
      <w:bodyDiv w:val="1"/>
      <w:marLeft w:val="0"/>
      <w:marRight w:val="0"/>
      <w:marTop w:val="0"/>
      <w:marBottom w:val="0"/>
      <w:divBdr>
        <w:top w:val="none" w:sz="0" w:space="0" w:color="auto"/>
        <w:left w:val="none" w:sz="0" w:space="0" w:color="auto"/>
        <w:bottom w:val="none" w:sz="0" w:space="0" w:color="auto"/>
        <w:right w:val="none" w:sz="0" w:space="0" w:color="auto"/>
      </w:divBdr>
    </w:div>
    <w:div w:id="895973933">
      <w:bodyDiv w:val="1"/>
      <w:marLeft w:val="0"/>
      <w:marRight w:val="0"/>
      <w:marTop w:val="0"/>
      <w:marBottom w:val="0"/>
      <w:divBdr>
        <w:top w:val="none" w:sz="0" w:space="0" w:color="auto"/>
        <w:left w:val="none" w:sz="0" w:space="0" w:color="auto"/>
        <w:bottom w:val="none" w:sz="0" w:space="0" w:color="auto"/>
        <w:right w:val="none" w:sz="0" w:space="0" w:color="auto"/>
      </w:divBdr>
    </w:div>
    <w:div w:id="896673703">
      <w:bodyDiv w:val="1"/>
      <w:marLeft w:val="0"/>
      <w:marRight w:val="0"/>
      <w:marTop w:val="0"/>
      <w:marBottom w:val="0"/>
      <w:divBdr>
        <w:top w:val="none" w:sz="0" w:space="0" w:color="auto"/>
        <w:left w:val="none" w:sz="0" w:space="0" w:color="auto"/>
        <w:bottom w:val="none" w:sz="0" w:space="0" w:color="auto"/>
        <w:right w:val="none" w:sz="0" w:space="0" w:color="auto"/>
      </w:divBdr>
    </w:div>
    <w:div w:id="904796540">
      <w:bodyDiv w:val="1"/>
      <w:marLeft w:val="0"/>
      <w:marRight w:val="0"/>
      <w:marTop w:val="0"/>
      <w:marBottom w:val="0"/>
      <w:divBdr>
        <w:top w:val="none" w:sz="0" w:space="0" w:color="auto"/>
        <w:left w:val="none" w:sz="0" w:space="0" w:color="auto"/>
        <w:bottom w:val="none" w:sz="0" w:space="0" w:color="auto"/>
        <w:right w:val="none" w:sz="0" w:space="0" w:color="auto"/>
      </w:divBdr>
    </w:div>
    <w:div w:id="919023605">
      <w:bodyDiv w:val="1"/>
      <w:marLeft w:val="0"/>
      <w:marRight w:val="0"/>
      <w:marTop w:val="0"/>
      <w:marBottom w:val="0"/>
      <w:divBdr>
        <w:top w:val="none" w:sz="0" w:space="0" w:color="auto"/>
        <w:left w:val="none" w:sz="0" w:space="0" w:color="auto"/>
        <w:bottom w:val="none" w:sz="0" w:space="0" w:color="auto"/>
        <w:right w:val="none" w:sz="0" w:space="0" w:color="auto"/>
      </w:divBdr>
    </w:div>
    <w:div w:id="919410454">
      <w:bodyDiv w:val="1"/>
      <w:marLeft w:val="0"/>
      <w:marRight w:val="0"/>
      <w:marTop w:val="0"/>
      <w:marBottom w:val="0"/>
      <w:divBdr>
        <w:top w:val="none" w:sz="0" w:space="0" w:color="auto"/>
        <w:left w:val="none" w:sz="0" w:space="0" w:color="auto"/>
        <w:bottom w:val="none" w:sz="0" w:space="0" w:color="auto"/>
        <w:right w:val="none" w:sz="0" w:space="0" w:color="auto"/>
      </w:divBdr>
    </w:div>
    <w:div w:id="920022746">
      <w:bodyDiv w:val="1"/>
      <w:marLeft w:val="0"/>
      <w:marRight w:val="0"/>
      <w:marTop w:val="0"/>
      <w:marBottom w:val="0"/>
      <w:divBdr>
        <w:top w:val="none" w:sz="0" w:space="0" w:color="auto"/>
        <w:left w:val="none" w:sz="0" w:space="0" w:color="auto"/>
        <w:bottom w:val="none" w:sz="0" w:space="0" w:color="auto"/>
        <w:right w:val="none" w:sz="0" w:space="0" w:color="auto"/>
      </w:divBdr>
    </w:div>
    <w:div w:id="929774576">
      <w:bodyDiv w:val="1"/>
      <w:marLeft w:val="0"/>
      <w:marRight w:val="0"/>
      <w:marTop w:val="0"/>
      <w:marBottom w:val="0"/>
      <w:divBdr>
        <w:top w:val="none" w:sz="0" w:space="0" w:color="auto"/>
        <w:left w:val="none" w:sz="0" w:space="0" w:color="auto"/>
        <w:bottom w:val="none" w:sz="0" w:space="0" w:color="auto"/>
        <w:right w:val="none" w:sz="0" w:space="0" w:color="auto"/>
      </w:divBdr>
    </w:div>
    <w:div w:id="945043499">
      <w:bodyDiv w:val="1"/>
      <w:marLeft w:val="0"/>
      <w:marRight w:val="0"/>
      <w:marTop w:val="0"/>
      <w:marBottom w:val="0"/>
      <w:divBdr>
        <w:top w:val="none" w:sz="0" w:space="0" w:color="auto"/>
        <w:left w:val="none" w:sz="0" w:space="0" w:color="auto"/>
        <w:bottom w:val="none" w:sz="0" w:space="0" w:color="auto"/>
        <w:right w:val="none" w:sz="0" w:space="0" w:color="auto"/>
      </w:divBdr>
    </w:div>
    <w:div w:id="949121060">
      <w:bodyDiv w:val="1"/>
      <w:marLeft w:val="0"/>
      <w:marRight w:val="0"/>
      <w:marTop w:val="0"/>
      <w:marBottom w:val="0"/>
      <w:divBdr>
        <w:top w:val="none" w:sz="0" w:space="0" w:color="auto"/>
        <w:left w:val="none" w:sz="0" w:space="0" w:color="auto"/>
        <w:bottom w:val="none" w:sz="0" w:space="0" w:color="auto"/>
        <w:right w:val="none" w:sz="0" w:space="0" w:color="auto"/>
      </w:divBdr>
    </w:div>
    <w:div w:id="963510928">
      <w:bodyDiv w:val="1"/>
      <w:marLeft w:val="0"/>
      <w:marRight w:val="0"/>
      <w:marTop w:val="0"/>
      <w:marBottom w:val="0"/>
      <w:divBdr>
        <w:top w:val="none" w:sz="0" w:space="0" w:color="auto"/>
        <w:left w:val="none" w:sz="0" w:space="0" w:color="auto"/>
        <w:bottom w:val="none" w:sz="0" w:space="0" w:color="auto"/>
        <w:right w:val="none" w:sz="0" w:space="0" w:color="auto"/>
      </w:divBdr>
    </w:div>
    <w:div w:id="972980204">
      <w:bodyDiv w:val="1"/>
      <w:marLeft w:val="0"/>
      <w:marRight w:val="0"/>
      <w:marTop w:val="0"/>
      <w:marBottom w:val="0"/>
      <w:divBdr>
        <w:top w:val="none" w:sz="0" w:space="0" w:color="auto"/>
        <w:left w:val="none" w:sz="0" w:space="0" w:color="auto"/>
        <w:bottom w:val="none" w:sz="0" w:space="0" w:color="auto"/>
        <w:right w:val="none" w:sz="0" w:space="0" w:color="auto"/>
      </w:divBdr>
    </w:div>
    <w:div w:id="983923081">
      <w:bodyDiv w:val="1"/>
      <w:marLeft w:val="0"/>
      <w:marRight w:val="0"/>
      <w:marTop w:val="0"/>
      <w:marBottom w:val="0"/>
      <w:divBdr>
        <w:top w:val="none" w:sz="0" w:space="0" w:color="auto"/>
        <w:left w:val="none" w:sz="0" w:space="0" w:color="auto"/>
        <w:bottom w:val="none" w:sz="0" w:space="0" w:color="auto"/>
        <w:right w:val="none" w:sz="0" w:space="0" w:color="auto"/>
      </w:divBdr>
    </w:div>
    <w:div w:id="1004553327">
      <w:bodyDiv w:val="1"/>
      <w:marLeft w:val="0"/>
      <w:marRight w:val="0"/>
      <w:marTop w:val="0"/>
      <w:marBottom w:val="0"/>
      <w:divBdr>
        <w:top w:val="none" w:sz="0" w:space="0" w:color="auto"/>
        <w:left w:val="none" w:sz="0" w:space="0" w:color="auto"/>
        <w:bottom w:val="none" w:sz="0" w:space="0" w:color="auto"/>
        <w:right w:val="none" w:sz="0" w:space="0" w:color="auto"/>
      </w:divBdr>
    </w:div>
    <w:div w:id="1015613023">
      <w:bodyDiv w:val="1"/>
      <w:marLeft w:val="0"/>
      <w:marRight w:val="0"/>
      <w:marTop w:val="0"/>
      <w:marBottom w:val="0"/>
      <w:divBdr>
        <w:top w:val="none" w:sz="0" w:space="0" w:color="auto"/>
        <w:left w:val="none" w:sz="0" w:space="0" w:color="auto"/>
        <w:bottom w:val="none" w:sz="0" w:space="0" w:color="auto"/>
        <w:right w:val="none" w:sz="0" w:space="0" w:color="auto"/>
      </w:divBdr>
    </w:div>
    <w:div w:id="1024287161">
      <w:bodyDiv w:val="1"/>
      <w:marLeft w:val="0"/>
      <w:marRight w:val="0"/>
      <w:marTop w:val="0"/>
      <w:marBottom w:val="0"/>
      <w:divBdr>
        <w:top w:val="none" w:sz="0" w:space="0" w:color="auto"/>
        <w:left w:val="none" w:sz="0" w:space="0" w:color="auto"/>
        <w:bottom w:val="none" w:sz="0" w:space="0" w:color="auto"/>
        <w:right w:val="none" w:sz="0" w:space="0" w:color="auto"/>
      </w:divBdr>
    </w:div>
    <w:div w:id="1025524290">
      <w:bodyDiv w:val="1"/>
      <w:marLeft w:val="0"/>
      <w:marRight w:val="0"/>
      <w:marTop w:val="0"/>
      <w:marBottom w:val="0"/>
      <w:divBdr>
        <w:top w:val="none" w:sz="0" w:space="0" w:color="auto"/>
        <w:left w:val="none" w:sz="0" w:space="0" w:color="auto"/>
        <w:bottom w:val="none" w:sz="0" w:space="0" w:color="auto"/>
        <w:right w:val="none" w:sz="0" w:space="0" w:color="auto"/>
      </w:divBdr>
    </w:div>
    <w:div w:id="1028947024">
      <w:bodyDiv w:val="1"/>
      <w:marLeft w:val="0"/>
      <w:marRight w:val="0"/>
      <w:marTop w:val="0"/>
      <w:marBottom w:val="0"/>
      <w:divBdr>
        <w:top w:val="none" w:sz="0" w:space="0" w:color="auto"/>
        <w:left w:val="none" w:sz="0" w:space="0" w:color="auto"/>
        <w:bottom w:val="none" w:sz="0" w:space="0" w:color="auto"/>
        <w:right w:val="none" w:sz="0" w:space="0" w:color="auto"/>
      </w:divBdr>
    </w:div>
    <w:div w:id="1029185496">
      <w:bodyDiv w:val="1"/>
      <w:marLeft w:val="0"/>
      <w:marRight w:val="0"/>
      <w:marTop w:val="0"/>
      <w:marBottom w:val="0"/>
      <w:divBdr>
        <w:top w:val="none" w:sz="0" w:space="0" w:color="auto"/>
        <w:left w:val="none" w:sz="0" w:space="0" w:color="auto"/>
        <w:bottom w:val="none" w:sz="0" w:space="0" w:color="auto"/>
        <w:right w:val="none" w:sz="0" w:space="0" w:color="auto"/>
      </w:divBdr>
    </w:div>
    <w:div w:id="1034698084">
      <w:bodyDiv w:val="1"/>
      <w:marLeft w:val="0"/>
      <w:marRight w:val="0"/>
      <w:marTop w:val="0"/>
      <w:marBottom w:val="0"/>
      <w:divBdr>
        <w:top w:val="none" w:sz="0" w:space="0" w:color="auto"/>
        <w:left w:val="none" w:sz="0" w:space="0" w:color="auto"/>
        <w:bottom w:val="none" w:sz="0" w:space="0" w:color="auto"/>
        <w:right w:val="none" w:sz="0" w:space="0" w:color="auto"/>
      </w:divBdr>
    </w:div>
    <w:div w:id="1050422349">
      <w:bodyDiv w:val="1"/>
      <w:marLeft w:val="0"/>
      <w:marRight w:val="0"/>
      <w:marTop w:val="0"/>
      <w:marBottom w:val="0"/>
      <w:divBdr>
        <w:top w:val="none" w:sz="0" w:space="0" w:color="auto"/>
        <w:left w:val="none" w:sz="0" w:space="0" w:color="auto"/>
        <w:bottom w:val="none" w:sz="0" w:space="0" w:color="auto"/>
        <w:right w:val="none" w:sz="0" w:space="0" w:color="auto"/>
      </w:divBdr>
    </w:div>
    <w:div w:id="1051927587">
      <w:bodyDiv w:val="1"/>
      <w:marLeft w:val="0"/>
      <w:marRight w:val="0"/>
      <w:marTop w:val="0"/>
      <w:marBottom w:val="0"/>
      <w:divBdr>
        <w:top w:val="none" w:sz="0" w:space="0" w:color="auto"/>
        <w:left w:val="none" w:sz="0" w:space="0" w:color="auto"/>
        <w:bottom w:val="none" w:sz="0" w:space="0" w:color="auto"/>
        <w:right w:val="none" w:sz="0" w:space="0" w:color="auto"/>
      </w:divBdr>
    </w:div>
    <w:div w:id="1052385244">
      <w:bodyDiv w:val="1"/>
      <w:marLeft w:val="0"/>
      <w:marRight w:val="0"/>
      <w:marTop w:val="0"/>
      <w:marBottom w:val="0"/>
      <w:divBdr>
        <w:top w:val="none" w:sz="0" w:space="0" w:color="auto"/>
        <w:left w:val="none" w:sz="0" w:space="0" w:color="auto"/>
        <w:bottom w:val="none" w:sz="0" w:space="0" w:color="auto"/>
        <w:right w:val="none" w:sz="0" w:space="0" w:color="auto"/>
      </w:divBdr>
    </w:div>
    <w:div w:id="1054155932">
      <w:bodyDiv w:val="1"/>
      <w:marLeft w:val="0"/>
      <w:marRight w:val="0"/>
      <w:marTop w:val="0"/>
      <w:marBottom w:val="0"/>
      <w:divBdr>
        <w:top w:val="none" w:sz="0" w:space="0" w:color="auto"/>
        <w:left w:val="none" w:sz="0" w:space="0" w:color="auto"/>
        <w:bottom w:val="none" w:sz="0" w:space="0" w:color="auto"/>
        <w:right w:val="none" w:sz="0" w:space="0" w:color="auto"/>
      </w:divBdr>
    </w:div>
    <w:div w:id="1061172250">
      <w:bodyDiv w:val="1"/>
      <w:marLeft w:val="0"/>
      <w:marRight w:val="0"/>
      <w:marTop w:val="0"/>
      <w:marBottom w:val="0"/>
      <w:divBdr>
        <w:top w:val="none" w:sz="0" w:space="0" w:color="auto"/>
        <w:left w:val="none" w:sz="0" w:space="0" w:color="auto"/>
        <w:bottom w:val="none" w:sz="0" w:space="0" w:color="auto"/>
        <w:right w:val="none" w:sz="0" w:space="0" w:color="auto"/>
      </w:divBdr>
    </w:div>
    <w:div w:id="1066804381">
      <w:bodyDiv w:val="1"/>
      <w:marLeft w:val="0"/>
      <w:marRight w:val="0"/>
      <w:marTop w:val="0"/>
      <w:marBottom w:val="0"/>
      <w:divBdr>
        <w:top w:val="none" w:sz="0" w:space="0" w:color="auto"/>
        <w:left w:val="none" w:sz="0" w:space="0" w:color="auto"/>
        <w:bottom w:val="none" w:sz="0" w:space="0" w:color="auto"/>
        <w:right w:val="none" w:sz="0" w:space="0" w:color="auto"/>
      </w:divBdr>
    </w:div>
    <w:div w:id="1068573770">
      <w:bodyDiv w:val="1"/>
      <w:marLeft w:val="0"/>
      <w:marRight w:val="0"/>
      <w:marTop w:val="0"/>
      <w:marBottom w:val="0"/>
      <w:divBdr>
        <w:top w:val="none" w:sz="0" w:space="0" w:color="auto"/>
        <w:left w:val="none" w:sz="0" w:space="0" w:color="auto"/>
        <w:bottom w:val="none" w:sz="0" w:space="0" w:color="auto"/>
        <w:right w:val="none" w:sz="0" w:space="0" w:color="auto"/>
      </w:divBdr>
    </w:div>
    <w:div w:id="1069234055">
      <w:bodyDiv w:val="1"/>
      <w:marLeft w:val="0"/>
      <w:marRight w:val="0"/>
      <w:marTop w:val="0"/>
      <w:marBottom w:val="0"/>
      <w:divBdr>
        <w:top w:val="none" w:sz="0" w:space="0" w:color="auto"/>
        <w:left w:val="none" w:sz="0" w:space="0" w:color="auto"/>
        <w:bottom w:val="none" w:sz="0" w:space="0" w:color="auto"/>
        <w:right w:val="none" w:sz="0" w:space="0" w:color="auto"/>
      </w:divBdr>
    </w:div>
    <w:div w:id="1083916068">
      <w:bodyDiv w:val="1"/>
      <w:marLeft w:val="0"/>
      <w:marRight w:val="0"/>
      <w:marTop w:val="0"/>
      <w:marBottom w:val="0"/>
      <w:divBdr>
        <w:top w:val="none" w:sz="0" w:space="0" w:color="auto"/>
        <w:left w:val="none" w:sz="0" w:space="0" w:color="auto"/>
        <w:bottom w:val="none" w:sz="0" w:space="0" w:color="auto"/>
        <w:right w:val="none" w:sz="0" w:space="0" w:color="auto"/>
      </w:divBdr>
    </w:div>
    <w:div w:id="1084644311">
      <w:bodyDiv w:val="1"/>
      <w:marLeft w:val="0"/>
      <w:marRight w:val="0"/>
      <w:marTop w:val="0"/>
      <w:marBottom w:val="0"/>
      <w:divBdr>
        <w:top w:val="none" w:sz="0" w:space="0" w:color="auto"/>
        <w:left w:val="none" w:sz="0" w:space="0" w:color="auto"/>
        <w:bottom w:val="none" w:sz="0" w:space="0" w:color="auto"/>
        <w:right w:val="none" w:sz="0" w:space="0" w:color="auto"/>
      </w:divBdr>
    </w:div>
    <w:div w:id="1084843433">
      <w:bodyDiv w:val="1"/>
      <w:marLeft w:val="0"/>
      <w:marRight w:val="0"/>
      <w:marTop w:val="0"/>
      <w:marBottom w:val="0"/>
      <w:divBdr>
        <w:top w:val="none" w:sz="0" w:space="0" w:color="auto"/>
        <w:left w:val="none" w:sz="0" w:space="0" w:color="auto"/>
        <w:bottom w:val="none" w:sz="0" w:space="0" w:color="auto"/>
        <w:right w:val="none" w:sz="0" w:space="0" w:color="auto"/>
      </w:divBdr>
    </w:div>
    <w:div w:id="1090584765">
      <w:bodyDiv w:val="1"/>
      <w:marLeft w:val="0"/>
      <w:marRight w:val="0"/>
      <w:marTop w:val="0"/>
      <w:marBottom w:val="0"/>
      <w:divBdr>
        <w:top w:val="none" w:sz="0" w:space="0" w:color="auto"/>
        <w:left w:val="none" w:sz="0" w:space="0" w:color="auto"/>
        <w:bottom w:val="none" w:sz="0" w:space="0" w:color="auto"/>
        <w:right w:val="none" w:sz="0" w:space="0" w:color="auto"/>
      </w:divBdr>
    </w:div>
    <w:div w:id="1095784159">
      <w:bodyDiv w:val="1"/>
      <w:marLeft w:val="0"/>
      <w:marRight w:val="0"/>
      <w:marTop w:val="0"/>
      <w:marBottom w:val="0"/>
      <w:divBdr>
        <w:top w:val="none" w:sz="0" w:space="0" w:color="auto"/>
        <w:left w:val="none" w:sz="0" w:space="0" w:color="auto"/>
        <w:bottom w:val="none" w:sz="0" w:space="0" w:color="auto"/>
        <w:right w:val="none" w:sz="0" w:space="0" w:color="auto"/>
      </w:divBdr>
    </w:div>
    <w:div w:id="1113356480">
      <w:bodyDiv w:val="1"/>
      <w:marLeft w:val="0"/>
      <w:marRight w:val="0"/>
      <w:marTop w:val="0"/>
      <w:marBottom w:val="0"/>
      <w:divBdr>
        <w:top w:val="none" w:sz="0" w:space="0" w:color="auto"/>
        <w:left w:val="none" w:sz="0" w:space="0" w:color="auto"/>
        <w:bottom w:val="none" w:sz="0" w:space="0" w:color="auto"/>
        <w:right w:val="none" w:sz="0" w:space="0" w:color="auto"/>
      </w:divBdr>
    </w:div>
    <w:div w:id="1119683210">
      <w:bodyDiv w:val="1"/>
      <w:marLeft w:val="0"/>
      <w:marRight w:val="0"/>
      <w:marTop w:val="0"/>
      <w:marBottom w:val="0"/>
      <w:divBdr>
        <w:top w:val="none" w:sz="0" w:space="0" w:color="auto"/>
        <w:left w:val="none" w:sz="0" w:space="0" w:color="auto"/>
        <w:bottom w:val="none" w:sz="0" w:space="0" w:color="auto"/>
        <w:right w:val="none" w:sz="0" w:space="0" w:color="auto"/>
      </w:divBdr>
    </w:div>
    <w:div w:id="1127242492">
      <w:bodyDiv w:val="1"/>
      <w:marLeft w:val="0"/>
      <w:marRight w:val="0"/>
      <w:marTop w:val="0"/>
      <w:marBottom w:val="0"/>
      <w:divBdr>
        <w:top w:val="none" w:sz="0" w:space="0" w:color="auto"/>
        <w:left w:val="none" w:sz="0" w:space="0" w:color="auto"/>
        <w:bottom w:val="none" w:sz="0" w:space="0" w:color="auto"/>
        <w:right w:val="none" w:sz="0" w:space="0" w:color="auto"/>
      </w:divBdr>
    </w:div>
    <w:div w:id="1127744343">
      <w:bodyDiv w:val="1"/>
      <w:marLeft w:val="0"/>
      <w:marRight w:val="0"/>
      <w:marTop w:val="0"/>
      <w:marBottom w:val="0"/>
      <w:divBdr>
        <w:top w:val="none" w:sz="0" w:space="0" w:color="auto"/>
        <w:left w:val="none" w:sz="0" w:space="0" w:color="auto"/>
        <w:bottom w:val="none" w:sz="0" w:space="0" w:color="auto"/>
        <w:right w:val="none" w:sz="0" w:space="0" w:color="auto"/>
      </w:divBdr>
    </w:div>
    <w:div w:id="1130707667">
      <w:bodyDiv w:val="1"/>
      <w:marLeft w:val="0"/>
      <w:marRight w:val="0"/>
      <w:marTop w:val="0"/>
      <w:marBottom w:val="0"/>
      <w:divBdr>
        <w:top w:val="none" w:sz="0" w:space="0" w:color="auto"/>
        <w:left w:val="none" w:sz="0" w:space="0" w:color="auto"/>
        <w:bottom w:val="none" w:sz="0" w:space="0" w:color="auto"/>
        <w:right w:val="none" w:sz="0" w:space="0" w:color="auto"/>
      </w:divBdr>
    </w:div>
    <w:div w:id="1135875328">
      <w:bodyDiv w:val="1"/>
      <w:marLeft w:val="0"/>
      <w:marRight w:val="0"/>
      <w:marTop w:val="0"/>
      <w:marBottom w:val="0"/>
      <w:divBdr>
        <w:top w:val="none" w:sz="0" w:space="0" w:color="auto"/>
        <w:left w:val="none" w:sz="0" w:space="0" w:color="auto"/>
        <w:bottom w:val="none" w:sz="0" w:space="0" w:color="auto"/>
        <w:right w:val="none" w:sz="0" w:space="0" w:color="auto"/>
      </w:divBdr>
    </w:div>
    <w:div w:id="1150026812">
      <w:bodyDiv w:val="1"/>
      <w:marLeft w:val="0"/>
      <w:marRight w:val="0"/>
      <w:marTop w:val="0"/>
      <w:marBottom w:val="0"/>
      <w:divBdr>
        <w:top w:val="none" w:sz="0" w:space="0" w:color="auto"/>
        <w:left w:val="none" w:sz="0" w:space="0" w:color="auto"/>
        <w:bottom w:val="none" w:sz="0" w:space="0" w:color="auto"/>
        <w:right w:val="none" w:sz="0" w:space="0" w:color="auto"/>
      </w:divBdr>
    </w:div>
    <w:div w:id="1158300648">
      <w:bodyDiv w:val="1"/>
      <w:marLeft w:val="0"/>
      <w:marRight w:val="0"/>
      <w:marTop w:val="0"/>
      <w:marBottom w:val="0"/>
      <w:divBdr>
        <w:top w:val="none" w:sz="0" w:space="0" w:color="auto"/>
        <w:left w:val="none" w:sz="0" w:space="0" w:color="auto"/>
        <w:bottom w:val="none" w:sz="0" w:space="0" w:color="auto"/>
        <w:right w:val="none" w:sz="0" w:space="0" w:color="auto"/>
      </w:divBdr>
    </w:div>
    <w:div w:id="1176848149">
      <w:bodyDiv w:val="1"/>
      <w:marLeft w:val="0"/>
      <w:marRight w:val="0"/>
      <w:marTop w:val="0"/>
      <w:marBottom w:val="0"/>
      <w:divBdr>
        <w:top w:val="none" w:sz="0" w:space="0" w:color="auto"/>
        <w:left w:val="none" w:sz="0" w:space="0" w:color="auto"/>
        <w:bottom w:val="none" w:sz="0" w:space="0" w:color="auto"/>
        <w:right w:val="none" w:sz="0" w:space="0" w:color="auto"/>
      </w:divBdr>
    </w:div>
    <w:div w:id="1186941104">
      <w:bodyDiv w:val="1"/>
      <w:marLeft w:val="0"/>
      <w:marRight w:val="0"/>
      <w:marTop w:val="0"/>
      <w:marBottom w:val="0"/>
      <w:divBdr>
        <w:top w:val="none" w:sz="0" w:space="0" w:color="auto"/>
        <w:left w:val="none" w:sz="0" w:space="0" w:color="auto"/>
        <w:bottom w:val="none" w:sz="0" w:space="0" w:color="auto"/>
        <w:right w:val="none" w:sz="0" w:space="0" w:color="auto"/>
      </w:divBdr>
    </w:div>
    <w:div w:id="1189560442">
      <w:bodyDiv w:val="1"/>
      <w:marLeft w:val="0"/>
      <w:marRight w:val="0"/>
      <w:marTop w:val="0"/>
      <w:marBottom w:val="0"/>
      <w:divBdr>
        <w:top w:val="none" w:sz="0" w:space="0" w:color="auto"/>
        <w:left w:val="none" w:sz="0" w:space="0" w:color="auto"/>
        <w:bottom w:val="none" w:sz="0" w:space="0" w:color="auto"/>
        <w:right w:val="none" w:sz="0" w:space="0" w:color="auto"/>
      </w:divBdr>
    </w:div>
    <w:div w:id="1196387507">
      <w:bodyDiv w:val="1"/>
      <w:marLeft w:val="0"/>
      <w:marRight w:val="0"/>
      <w:marTop w:val="0"/>
      <w:marBottom w:val="0"/>
      <w:divBdr>
        <w:top w:val="none" w:sz="0" w:space="0" w:color="auto"/>
        <w:left w:val="none" w:sz="0" w:space="0" w:color="auto"/>
        <w:bottom w:val="none" w:sz="0" w:space="0" w:color="auto"/>
        <w:right w:val="none" w:sz="0" w:space="0" w:color="auto"/>
      </w:divBdr>
    </w:div>
    <w:div w:id="1205409996">
      <w:bodyDiv w:val="1"/>
      <w:marLeft w:val="0"/>
      <w:marRight w:val="0"/>
      <w:marTop w:val="0"/>
      <w:marBottom w:val="0"/>
      <w:divBdr>
        <w:top w:val="none" w:sz="0" w:space="0" w:color="auto"/>
        <w:left w:val="none" w:sz="0" w:space="0" w:color="auto"/>
        <w:bottom w:val="none" w:sz="0" w:space="0" w:color="auto"/>
        <w:right w:val="none" w:sz="0" w:space="0" w:color="auto"/>
      </w:divBdr>
    </w:div>
    <w:div w:id="1208252988">
      <w:bodyDiv w:val="1"/>
      <w:marLeft w:val="0"/>
      <w:marRight w:val="0"/>
      <w:marTop w:val="0"/>
      <w:marBottom w:val="0"/>
      <w:divBdr>
        <w:top w:val="none" w:sz="0" w:space="0" w:color="auto"/>
        <w:left w:val="none" w:sz="0" w:space="0" w:color="auto"/>
        <w:bottom w:val="none" w:sz="0" w:space="0" w:color="auto"/>
        <w:right w:val="none" w:sz="0" w:space="0" w:color="auto"/>
      </w:divBdr>
    </w:div>
    <w:div w:id="1209681557">
      <w:bodyDiv w:val="1"/>
      <w:marLeft w:val="0"/>
      <w:marRight w:val="0"/>
      <w:marTop w:val="0"/>
      <w:marBottom w:val="0"/>
      <w:divBdr>
        <w:top w:val="none" w:sz="0" w:space="0" w:color="auto"/>
        <w:left w:val="none" w:sz="0" w:space="0" w:color="auto"/>
        <w:bottom w:val="none" w:sz="0" w:space="0" w:color="auto"/>
        <w:right w:val="none" w:sz="0" w:space="0" w:color="auto"/>
      </w:divBdr>
    </w:div>
    <w:div w:id="1210653842">
      <w:bodyDiv w:val="1"/>
      <w:marLeft w:val="0"/>
      <w:marRight w:val="0"/>
      <w:marTop w:val="0"/>
      <w:marBottom w:val="0"/>
      <w:divBdr>
        <w:top w:val="none" w:sz="0" w:space="0" w:color="auto"/>
        <w:left w:val="none" w:sz="0" w:space="0" w:color="auto"/>
        <w:bottom w:val="none" w:sz="0" w:space="0" w:color="auto"/>
        <w:right w:val="none" w:sz="0" w:space="0" w:color="auto"/>
      </w:divBdr>
    </w:div>
    <w:div w:id="1212425042">
      <w:bodyDiv w:val="1"/>
      <w:marLeft w:val="0"/>
      <w:marRight w:val="0"/>
      <w:marTop w:val="0"/>
      <w:marBottom w:val="0"/>
      <w:divBdr>
        <w:top w:val="none" w:sz="0" w:space="0" w:color="auto"/>
        <w:left w:val="none" w:sz="0" w:space="0" w:color="auto"/>
        <w:bottom w:val="none" w:sz="0" w:space="0" w:color="auto"/>
        <w:right w:val="none" w:sz="0" w:space="0" w:color="auto"/>
      </w:divBdr>
    </w:div>
    <w:div w:id="1214849165">
      <w:bodyDiv w:val="1"/>
      <w:marLeft w:val="0"/>
      <w:marRight w:val="0"/>
      <w:marTop w:val="0"/>
      <w:marBottom w:val="0"/>
      <w:divBdr>
        <w:top w:val="none" w:sz="0" w:space="0" w:color="auto"/>
        <w:left w:val="none" w:sz="0" w:space="0" w:color="auto"/>
        <w:bottom w:val="none" w:sz="0" w:space="0" w:color="auto"/>
        <w:right w:val="none" w:sz="0" w:space="0" w:color="auto"/>
      </w:divBdr>
    </w:div>
    <w:div w:id="1216938037">
      <w:bodyDiv w:val="1"/>
      <w:marLeft w:val="0"/>
      <w:marRight w:val="0"/>
      <w:marTop w:val="0"/>
      <w:marBottom w:val="0"/>
      <w:divBdr>
        <w:top w:val="none" w:sz="0" w:space="0" w:color="auto"/>
        <w:left w:val="none" w:sz="0" w:space="0" w:color="auto"/>
        <w:bottom w:val="none" w:sz="0" w:space="0" w:color="auto"/>
        <w:right w:val="none" w:sz="0" w:space="0" w:color="auto"/>
      </w:divBdr>
      <w:divsChild>
        <w:div w:id="207299388">
          <w:marLeft w:val="1440"/>
          <w:marRight w:val="0"/>
          <w:marTop w:val="0"/>
          <w:marBottom w:val="0"/>
          <w:divBdr>
            <w:top w:val="none" w:sz="0" w:space="0" w:color="auto"/>
            <w:left w:val="none" w:sz="0" w:space="0" w:color="auto"/>
            <w:bottom w:val="none" w:sz="0" w:space="0" w:color="auto"/>
            <w:right w:val="none" w:sz="0" w:space="0" w:color="auto"/>
          </w:divBdr>
        </w:div>
        <w:div w:id="519466820">
          <w:marLeft w:val="720"/>
          <w:marRight w:val="0"/>
          <w:marTop w:val="0"/>
          <w:marBottom w:val="0"/>
          <w:divBdr>
            <w:top w:val="none" w:sz="0" w:space="0" w:color="auto"/>
            <w:left w:val="none" w:sz="0" w:space="0" w:color="auto"/>
            <w:bottom w:val="none" w:sz="0" w:space="0" w:color="auto"/>
            <w:right w:val="none" w:sz="0" w:space="0" w:color="auto"/>
          </w:divBdr>
        </w:div>
        <w:div w:id="935678508">
          <w:marLeft w:val="1440"/>
          <w:marRight w:val="0"/>
          <w:marTop w:val="0"/>
          <w:marBottom w:val="0"/>
          <w:divBdr>
            <w:top w:val="none" w:sz="0" w:space="0" w:color="auto"/>
            <w:left w:val="none" w:sz="0" w:space="0" w:color="auto"/>
            <w:bottom w:val="none" w:sz="0" w:space="0" w:color="auto"/>
            <w:right w:val="none" w:sz="0" w:space="0" w:color="auto"/>
          </w:divBdr>
        </w:div>
        <w:div w:id="1111510557">
          <w:marLeft w:val="720"/>
          <w:marRight w:val="0"/>
          <w:marTop w:val="0"/>
          <w:marBottom w:val="0"/>
          <w:divBdr>
            <w:top w:val="none" w:sz="0" w:space="0" w:color="auto"/>
            <w:left w:val="none" w:sz="0" w:space="0" w:color="auto"/>
            <w:bottom w:val="none" w:sz="0" w:space="0" w:color="auto"/>
            <w:right w:val="none" w:sz="0" w:space="0" w:color="auto"/>
          </w:divBdr>
        </w:div>
      </w:divsChild>
    </w:div>
    <w:div w:id="1224948041">
      <w:bodyDiv w:val="1"/>
      <w:marLeft w:val="0"/>
      <w:marRight w:val="0"/>
      <w:marTop w:val="0"/>
      <w:marBottom w:val="0"/>
      <w:divBdr>
        <w:top w:val="none" w:sz="0" w:space="0" w:color="auto"/>
        <w:left w:val="none" w:sz="0" w:space="0" w:color="auto"/>
        <w:bottom w:val="none" w:sz="0" w:space="0" w:color="auto"/>
        <w:right w:val="none" w:sz="0" w:space="0" w:color="auto"/>
      </w:divBdr>
    </w:div>
    <w:div w:id="1228498440">
      <w:bodyDiv w:val="1"/>
      <w:marLeft w:val="0"/>
      <w:marRight w:val="0"/>
      <w:marTop w:val="0"/>
      <w:marBottom w:val="0"/>
      <w:divBdr>
        <w:top w:val="none" w:sz="0" w:space="0" w:color="auto"/>
        <w:left w:val="none" w:sz="0" w:space="0" w:color="auto"/>
        <w:bottom w:val="none" w:sz="0" w:space="0" w:color="auto"/>
        <w:right w:val="none" w:sz="0" w:space="0" w:color="auto"/>
      </w:divBdr>
    </w:div>
    <w:div w:id="1231429576">
      <w:bodyDiv w:val="1"/>
      <w:marLeft w:val="0"/>
      <w:marRight w:val="0"/>
      <w:marTop w:val="0"/>
      <w:marBottom w:val="0"/>
      <w:divBdr>
        <w:top w:val="none" w:sz="0" w:space="0" w:color="auto"/>
        <w:left w:val="none" w:sz="0" w:space="0" w:color="auto"/>
        <w:bottom w:val="none" w:sz="0" w:space="0" w:color="auto"/>
        <w:right w:val="none" w:sz="0" w:space="0" w:color="auto"/>
      </w:divBdr>
    </w:div>
    <w:div w:id="1233155090">
      <w:bodyDiv w:val="1"/>
      <w:marLeft w:val="0"/>
      <w:marRight w:val="0"/>
      <w:marTop w:val="0"/>
      <w:marBottom w:val="0"/>
      <w:divBdr>
        <w:top w:val="none" w:sz="0" w:space="0" w:color="auto"/>
        <w:left w:val="none" w:sz="0" w:space="0" w:color="auto"/>
        <w:bottom w:val="none" w:sz="0" w:space="0" w:color="auto"/>
        <w:right w:val="none" w:sz="0" w:space="0" w:color="auto"/>
      </w:divBdr>
    </w:div>
    <w:div w:id="1246308149">
      <w:bodyDiv w:val="1"/>
      <w:marLeft w:val="0"/>
      <w:marRight w:val="0"/>
      <w:marTop w:val="0"/>
      <w:marBottom w:val="0"/>
      <w:divBdr>
        <w:top w:val="none" w:sz="0" w:space="0" w:color="auto"/>
        <w:left w:val="none" w:sz="0" w:space="0" w:color="auto"/>
        <w:bottom w:val="none" w:sz="0" w:space="0" w:color="auto"/>
        <w:right w:val="none" w:sz="0" w:space="0" w:color="auto"/>
      </w:divBdr>
    </w:div>
    <w:div w:id="1252086090">
      <w:bodyDiv w:val="1"/>
      <w:marLeft w:val="0"/>
      <w:marRight w:val="0"/>
      <w:marTop w:val="0"/>
      <w:marBottom w:val="0"/>
      <w:divBdr>
        <w:top w:val="none" w:sz="0" w:space="0" w:color="auto"/>
        <w:left w:val="none" w:sz="0" w:space="0" w:color="auto"/>
        <w:bottom w:val="none" w:sz="0" w:space="0" w:color="auto"/>
        <w:right w:val="none" w:sz="0" w:space="0" w:color="auto"/>
      </w:divBdr>
    </w:div>
    <w:div w:id="1252393322">
      <w:bodyDiv w:val="1"/>
      <w:marLeft w:val="0"/>
      <w:marRight w:val="0"/>
      <w:marTop w:val="0"/>
      <w:marBottom w:val="0"/>
      <w:divBdr>
        <w:top w:val="none" w:sz="0" w:space="0" w:color="auto"/>
        <w:left w:val="none" w:sz="0" w:space="0" w:color="auto"/>
        <w:bottom w:val="none" w:sz="0" w:space="0" w:color="auto"/>
        <w:right w:val="none" w:sz="0" w:space="0" w:color="auto"/>
      </w:divBdr>
    </w:div>
    <w:div w:id="1254313589">
      <w:bodyDiv w:val="1"/>
      <w:marLeft w:val="0"/>
      <w:marRight w:val="0"/>
      <w:marTop w:val="0"/>
      <w:marBottom w:val="0"/>
      <w:divBdr>
        <w:top w:val="none" w:sz="0" w:space="0" w:color="auto"/>
        <w:left w:val="none" w:sz="0" w:space="0" w:color="auto"/>
        <w:bottom w:val="none" w:sz="0" w:space="0" w:color="auto"/>
        <w:right w:val="none" w:sz="0" w:space="0" w:color="auto"/>
      </w:divBdr>
    </w:div>
    <w:div w:id="1257590471">
      <w:bodyDiv w:val="1"/>
      <w:marLeft w:val="0"/>
      <w:marRight w:val="0"/>
      <w:marTop w:val="0"/>
      <w:marBottom w:val="0"/>
      <w:divBdr>
        <w:top w:val="none" w:sz="0" w:space="0" w:color="auto"/>
        <w:left w:val="none" w:sz="0" w:space="0" w:color="auto"/>
        <w:bottom w:val="none" w:sz="0" w:space="0" w:color="auto"/>
        <w:right w:val="none" w:sz="0" w:space="0" w:color="auto"/>
      </w:divBdr>
    </w:div>
    <w:div w:id="1279145824">
      <w:bodyDiv w:val="1"/>
      <w:marLeft w:val="0"/>
      <w:marRight w:val="0"/>
      <w:marTop w:val="0"/>
      <w:marBottom w:val="0"/>
      <w:divBdr>
        <w:top w:val="none" w:sz="0" w:space="0" w:color="auto"/>
        <w:left w:val="none" w:sz="0" w:space="0" w:color="auto"/>
        <w:bottom w:val="none" w:sz="0" w:space="0" w:color="auto"/>
        <w:right w:val="none" w:sz="0" w:space="0" w:color="auto"/>
      </w:divBdr>
    </w:div>
    <w:div w:id="1295868159">
      <w:bodyDiv w:val="1"/>
      <w:marLeft w:val="0"/>
      <w:marRight w:val="0"/>
      <w:marTop w:val="0"/>
      <w:marBottom w:val="0"/>
      <w:divBdr>
        <w:top w:val="none" w:sz="0" w:space="0" w:color="auto"/>
        <w:left w:val="none" w:sz="0" w:space="0" w:color="auto"/>
        <w:bottom w:val="none" w:sz="0" w:space="0" w:color="auto"/>
        <w:right w:val="none" w:sz="0" w:space="0" w:color="auto"/>
      </w:divBdr>
    </w:div>
    <w:div w:id="1299458180">
      <w:bodyDiv w:val="1"/>
      <w:marLeft w:val="0"/>
      <w:marRight w:val="0"/>
      <w:marTop w:val="0"/>
      <w:marBottom w:val="0"/>
      <w:divBdr>
        <w:top w:val="none" w:sz="0" w:space="0" w:color="auto"/>
        <w:left w:val="none" w:sz="0" w:space="0" w:color="auto"/>
        <w:bottom w:val="none" w:sz="0" w:space="0" w:color="auto"/>
        <w:right w:val="none" w:sz="0" w:space="0" w:color="auto"/>
      </w:divBdr>
    </w:div>
    <w:div w:id="1311444323">
      <w:bodyDiv w:val="1"/>
      <w:marLeft w:val="0"/>
      <w:marRight w:val="0"/>
      <w:marTop w:val="0"/>
      <w:marBottom w:val="0"/>
      <w:divBdr>
        <w:top w:val="none" w:sz="0" w:space="0" w:color="auto"/>
        <w:left w:val="none" w:sz="0" w:space="0" w:color="auto"/>
        <w:bottom w:val="none" w:sz="0" w:space="0" w:color="auto"/>
        <w:right w:val="none" w:sz="0" w:space="0" w:color="auto"/>
      </w:divBdr>
    </w:div>
    <w:div w:id="1319306308">
      <w:bodyDiv w:val="1"/>
      <w:marLeft w:val="0"/>
      <w:marRight w:val="0"/>
      <w:marTop w:val="0"/>
      <w:marBottom w:val="0"/>
      <w:divBdr>
        <w:top w:val="none" w:sz="0" w:space="0" w:color="auto"/>
        <w:left w:val="none" w:sz="0" w:space="0" w:color="auto"/>
        <w:bottom w:val="none" w:sz="0" w:space="0" w:color="auto"/>
        <w:right w:val="none" w:sz="0" w:space="0" w:color="auto"/>
      </w:divBdr>
    </w:div>
    <w:div w:id="1329559754">
      <w:bodyDiv w:val="1"/>
      <w:marLeft w:val="0"/>
      <w:marRight w:val="0"/>
      <w:marTop w:val="0"/>
      <w:marBottom w:val="0"/>
      <w:divBdr>
        <w:top w:val="none" w:sz="0" w:space="0" w:color="auto"/>
        <w:left w:val="none" w:sz="0" w:space="0" w:color="auto"/>
        <w:bottom w:val="none" w:sz="0" w:space="0" w:color="auto"/>
        <w:right w:val="none" w:sz="0" w:space="0" w:color="auto"/>
      </w:divBdr>
    </w:div>
    <w:div w:id="1332754040">
      <w:bodyDiv w:val="1"/>
      <w:marLeft w:val="0"/>
      <w:marRight w:val="0"/>
      <w:marTop w:val="0"/>
      <w:marBottom w:val="0"/>
      <w:divBdr>
        <w:top w:val="none" w:sz="0" w:space="0" w:color="auto"/>
        <w:left w:val="none" w:sz="0" w:space="0" w:color="auto"/>
        <w:bottom w:val="none" w:sz="0" w:space="0" w:color="auto"/>
        <w:right w:val="none" w:sz="0" w:space="0" w:color="auto"/>
      </w:divBdr>
    </w:div>
    <w:div w:id="1341931115">
      <w:bodyDiv w:val="1"/>
      <w:marLeft w:val="0"/>
      <w:marRight w:val="0"/>
      <w:marTop w:val="0"/>
      <w:marBottom w:val="0"/>
      <w:divBdr>
        <w:top w:val="none" w:sz="0" w:space="0" w:color="auto"/>
        <w:left w:val="none" w:sz="0" w:space="0" w:color="auto"/>
        <w:bottom w:val="none" w:sz="0" w:space="0" w:color="auto"/>
        <w:right w:val="none" w:sz="0" w:space="0" w:color="auto"/>
      </w:divBdr>
    </w:div>
    <w:div w:id="1360736591">
      <w:bodyDiv w:val="1"/>
      <w:marLeft w:val="0"/>
      <w:marRight w:val="0"/>
      <w:marTop w:val="0"/>
      <w:marBottom w:val="0"/>
      <w:divBdr>
        <w:top w:val="none" w:sz="0" w:space="0" w:color="auto"/>
        <w:left w:val="none" w:sz="0" w:space="0" w:color="auto"/>
        <w:bottom w:val="none" w:sz="0" w:space="0" w:color="auto"/>
        <w:right w:val="none" w:sz="0" w:space="0" w:color="auto"/>
      </w:divBdr>
    </w:div>
    <w:div w:id="1362123172">
      <w:bodyDiv w:val="1"/>
      <w:marLeft w:val="0"/>
      <w:marRight w:val="0"/>
      <w:marTop w:val="0"/>
      <w:marBottom w:val="0"/>
      <w:divBdr>
        <w:top w:val="none" w:sz="0" w:space="0" w:color="auto"/>
        <w:left w:val="none" w:sz="0" w:space="0" w:color="auto"/>
        <w:bottom w:val="none" w:sz="0" w:space="0" w:color="auto"/>
        <w:right w:val="none" w:sz="0" w:space="0" w:color="auto"/>
      </w:divBdr>
    </w:div>
    <w:div w:id="1362977483">
      <w:bodyDiv w:val="1"/>
      <w:marLeft w:val="0"/>
      <w:marRight w:val="0"/>
      <w:marTop w:val="0"/>
      <w:marBottom w:val="0"/>
      <w:divBdr>
        <w:top w:val="none" w:sz="0" w:space="0" w:color="auto"/>
        <w:left w:val="none" w:sz="0" w:space="0" w:color="auto"/>
        <w:bottom w:val="none" w:sz="0" w:space="0" w:color="auto"/>
        <w:right w:val="none" w:sz="0" w:space="0" w:color="auto"/>
      </w:divBdr>
    </w:div>
    <w:div w:id="1384332714">
      <w:bodyDiv w:val="1"/>
      <w:marLeft w:val="0"/>
      <w:marRight w:val="0"/>
      <w:marTop w:val="0"/>
      <w:marBottom w:val="0"/>
      <w:divBdr>
        <w:top w:val="none" w:sz="0" w:space="0" w:color="auto"/>
        <w:left w:val="none" w:sz="0" w:space="0" w:color="auto"/>
        <w:bottom w:val="none" w:sz="0" w:space="0" w:color="auto"/>
        <w:right w:val="none" w:sz="0" w:space="0" w:color="auto"/>
      </w:divBdr>
    </w:div>
    <w:div w:id="1385836062">
      <w:bodyDiv w:val="1"/>
      <w:marLeft w:val="0"/>
      <w:marRight w:val="0"/>
      <w:marTop w:val="0"/>
      <w:marBottom w:val="0"/>
      <w:divBdr>
        <w:top w:val="none" w:sz="0" w:space="0" w:color="auto"/>
        <w:left w:val="none" w:sz="0" w:space="0" w:color="auto"/>
        <w:bottom w:val="none" w:sz="0" w:space="0" w:color="auto"/>
        <w:right w:val="none" w:sz="0" w:space="0" w:color="auto"/>
      </w:divBdr>
    </w:div>
    <w:div w:id="1395356133">
      <w:bodyDiv w:val="1"/>
      <w:marLeft w:val="0"/>
      <w:marRight w:val="0"/>
      <w:marTop w:val="0"/>
      <w:marBottom w:val="0"/>
      <w:divBdr>
        <w:top w:val="none" w:sz="0" w:space="0" w:color="auto"/>
        <w:left w:val="none" w:sz="0" w:space="0" w:color="auto"/>
        <w:bottom w:val="none" w:sz="0" w:space="0" w:color="auto"/>
        <w:right w:val="none" w:sz="0" w:space="0" w:color="auto"/>
      </w:divBdr>
    </w:div>
    <w:div w:id="1397514994">
      <w:bodyDiv w:val="1"/>
      <w:marLeft w:val="0"/>
      <w:marRight w:val="0"/>
      <w:marTop w:val="0"/>
      <w:marBottom w:val="0"/>
      <w:divBdr>
        <w:top w:val="none" w:sz="0" w:space="0" w:color="auto"/>
        <w:left w:val="none" w:sz="0" w:space="0" w:color="auto"/>
        <w:bottom w:val="none" w:sz="0" w:space="0" w:color="auto"/>
        <w:right w:val="none" w:sz="0" w:space="0" w:color="auto"/>
      </w:divBdr>
    </w:div>
    <w:div w:id="1403140650">
      <w:bodyDiv w:val="1"/>
      <w:marLeft w:val="0"/>
      <w:marRight w:val="0"/>
      <w:marTop w:val="0"/>
      <w:marBottom w:val="0"/>
      <w:divBdr>
        <w:top w:val="none" w:sz="0" w:space="0" w:color="auto"/>
        <w:left w:val="none" w:sz="0" w:space="0" w:color="auto"/>
        <w:bottom w:val="none" w:sz="0" w:space="0" w:color="auto"/>
        <w:right w:val="none" w:sz="0" w:space="0" w:color="auto"/>
      </w:divBdr>
    </w:div>
    <w:div w:id="1410690750">
      <w:bodyDiv w:val="1"/>
      <w:marLeft w:val="0"/>
      <w:marRight w:val="0"/>
      <w:marTop w:val="0"/>
      <w:marBottom w:val="0"/>
      <w:divBdr>
        <w:top w:val="none" w:sz="0" w:space="0" w:color="auto"/>
        <w:left w:val="none" w:sz="0" w:space="0" w:color="auto"/>
        <w:bottom w:val="none" w:sz="0" w:space="0" w:color="auto"/>
        <w:right w:val="none" w:sz="0" w:space="0" w:color="auto"/>
      </w:divBdr>
    </w:div>
    <w:div w:id="1411191711">
      <w:bodyDiv w:val="1"/>
      <w:marLeft w:val="0"/>
      <w:marRight w:val="0"/>
      <w:marTop w:val="0"/>
      <w:marBottom w:val="0"/>
      <w:divBdr>
        <w:top w:val="none" w:sz="0" w:space="0" w:color="auto"/>
        <w:left w:val="none" w:sz="0" w:space="0" w:color="auto"/>
        <w:bottom w:val="none" w:sz="0" w:space="0" w:color="auto"/>
        <w:right w:val="none" w:sz="0" w:space="0" w:color="auto"/>
      </w:divBdr>
    </w:div>
    <w:div w:id="1417827105">
      <w:bodyDiv w:val="1"/>
      <w:marLeft w:val="0"/>
      <w:marRight w:val="0"/>
      <w:marTop w:val="0"/>
      <w:marBottom w:val="0"/>
      <w:divBdr>
        <w:top w:val="none" w:sz="0" w:space="0" w:color="auto"/>
        <w:left w:val="none" w:sz="0" w:space="0" w:color="auto"/>
        <w:bottom w:val="none" w:sz="0" w:space="0" w:color="auto"/>
        <w:right w:val="none" w:sz="0" w:space="0" w:color="auto"/>
      </w:divBdr>
    </w:div>
    <w:div w:id="1435859877">
      <w:bodyDiv w:val="1"/>
      <w:marLeft w:val="0"/>
      <w:marRight w:val="0"/>
      <w:marTop w:val="0"/>
      <w:marBottom w:val="0"/>
      <w:divBdr>
        <w:top w:val="none" w:sz="0" w:space="0" w:color="auto"/>
        <w:left w:val="none" w:sz="0" w:space="0" w:color="auto"/>
        <w:bottom w:val="none" w:sz="0" w:space="0" w:color="auto"/>
        <w:right w:val="none" w:sz="0" w:space="0" w:color="auto"/>
      </w:divBdr>
    </w:div>
    <w:div w:id="1437484387">
      <w:bodyDiv w:val="1"/>
      <w:marLeft w:val="0"/>
      <w:marRight w:val="0"/>
      <w:marTop w:val="0"/>
      <w:marBottom w:val="0"/>
      <w:divBdr>
        <w:top w:val="none" w:sz="0" w:space="0" w:color="auto"/>
        <w:left w:val="none" w:sz="0" w:space="0" w:color="auto"/>
        <w:bottom w:val="none" w:sz="0" w:space="0" w:color="auto"/>
        <w:right w:val="none" w:sz="0" w:space="0" w:color="auto"/>
      </w:divBdr>
    </w:div>
    <w:div w:id="1439524421">
      <w:bodyDiv w:val="1"/>
      <w:marLeft w:val="0"/>
      <w:marRight w:val="0"/>
      <w:marTop w:val="0"/>
      <w:marBottom w:val="0"/>
      <w:divBdr>
        <w:top w:val="none" w:sz="0" w:space="0" w:color="auto"/>
        <w:left w:val="none" w:sz="0" w:space="0" w:color="auto"/>
        <w:bottom w:val="none" w:sz="0" w:space="0" w:color="auto"/>
        <w:right w:val="none" w:sz="0" w:space="0" w:color="auto"/>
      </w:divBdr>
    </w:div>
    <w:div w:id="1454131470">
      <w:bodyDiv w:val="1"/>
      <w:marLeft w:val="0"/>
      <w:marRight w:val="0"/>
      <w:marTop w:val="0"/>
      <w:marBottom w:val="0"/>
      <w:divBdr>
        <w:top w:val="none" w:sz="0" w:space="0" w:color="auto"/>
        <w:left w:val="none" w:sz="0" w:space="0" w:color="auto"/>
        <w:bottom w:val="none" w:sz="0" w:space="0" w:color="auto"/>
        <w:right w:val="none" w:sz="0" w:space="0" w:color="auto"/>
      </w:divBdr>
    </w:div>
    <w:div w:id="1465779816">
      <w:bodyDiv w:val="1"/>
      <w:marLeft w:val="0"/>
      <w:marRight w:val="0"/>
      <w:marTop w:val="0"/>
      <w:marBottom w:val="0"/>
      <w:divBdr>
        <w:top w:val="none" w:sz="0" w:space="0" w:color="auto"/>
        <w:left w:val="none" w:sz="0" w:space="0" w:color="auto"/>
        <w:bottom w:val="none" w:sz="0" w:space="0" w:color="auto"/>
        <w:right w:val="none" w:sz="0" w:space="0" w:color="auto"/>
      </w:divBdr>
    </w:div>
    <w:div w:id="1467353420">
      <w:bodyDiv w:val="1"/>
      <w:marLeft w:val="0"/>
      <w:marRight w:val="0"/>
      <w:marTop w:val="0"/>
      <w:marBottom w:val="0"/>
      <w:divBdr>
        <w:top w:val="none" w:sz="0" w:space="0" w:color="auto"/>
        <w:left w:val="none" w:sz="0" w:space="0" w:color="auto"/>
        <w:bottom w:val="none" w:sz="0" w:space="0" w:color="auto"/>
        <w:right w:val="none" w:sz="0" w:space="0" w:color="auto"/>
      </w:divBdr>
    </w:div>
    <w:div w:id="1492218044">
      <w:bodyDiv w:val="1"/>
      <w:marLeft w:val="0"/>
      <w:marRight w:val="0"/>
      <w:marTop w:val="0"/>
      <w:marBottom w:val="0"/>
      <w:divBdr>
        <w:top w:val="none" w:sz="0" w:space="0" w:color="auto"/>
        <w:left w:val="none" w:sz="0" w:space="0" w:color="auto"/>
        <w:bottom w:val="none" w:sz="0" w:space="0" w:color="auto"/>
        <w:right w:val="none" w:sz="0" w:space="0" w:color="auto"/>
      </w:divBdr>
    </w:div>
    <w:div w:id="1493257631">
      <w:bodyDiv w:val="1"/>
      <w:marLeft w:val="0"/>
      <w:marRight w:val="0"/>
      <w:marTop w:val="0"/>
      <w:marBottom w:val="0"/>
      <w:divBdr>
        <w:top w:val="none" w:sz="0" w:space="0" w:color="auto"/>
        <w:left w:val="none" w:sz="0" w:space="0" w:color="auto"/>
        <w:bottom w:val="none" w:sz="0" w:space="0" w:color="auto"/>
        <w:right w:val="none" w:sz="0" w:space="0" w:color="auto"/>
      </w:divBdr>
    </w:div>
    <w:div w:id="1495759567">
      <w:bodyDiv w:val="1"/>
      <w:marLeft w:val="0"/>
      <w:marRight w:val="0"/>
      <w:marTop w:val="0"/>
      <w:marBottom w:val="0"/>
      <w:divBdr>
        <w:top w:val="none" w:sz="0" w:space="0" w:color="auto"/>
        <w:left w:val="none" w:sz="0" w:space="0" w:color="auto"/>
        <w:bottom w:val="none" w:sz="0" w:space="0" w:color="auto"/>
        <w:right w:val="none" w:sz="0" w:space="0" w:color="auto"/>
      </w:divBdr>
    </w:div>
    <w:div w:id="1498502001">
      <w:bodyDiv w:val="1"/>
      <w:marLeft w:val="0"/>
      <w:marRight w:val="0"/>
      <w:marTop w:val="0"/>
      <w:marBottom w:val="0"/>
      <w:divBdr>
        <w:top w:val="none" w:sz="0" w:space="0" w:color="auto"/>
        <w:left w:val="none" w:sz="0" w:space="0" w:color="auto"/>
        <w:bottom w:val="none" w:sz="0" w:space="0" w:color="auto"/>
        <w:right w:val="none" w:sz="0" w:space="0" w:color="auto"/>
      </w:divBdr>
    </w:div>
    <w:div w:id="1499073786">
      <w:bodyDiv w:val="1"/>
      <w:marLeft w:val="0"/>
      <w:marRight w:val="0"/>
      <w:marTop w:val="0"/>
      <w:marBottom w:val="0"/>
      <w:divBdr>
        <w:top w:val="none" w:sz="0" w:space="0" w:color="auto"/>
        <w:left w:val="none" w:sz="0" w:space="0" w:color="auto"/>
        <w:bottom w:val="none" w:sz="0" w:space="0" w:color="auto"/>
        <w:right w:val="none" w:sz="0" w:space="0" w:color="auto"/>
      </w:divBdr>
    </w:div>
    <w:div w:id="1502233569">
      <w:bodyDiv w:val="1"/>
      <w:marLeft w:val="0"/>
      <w:marRight w:val="0"/>
      <w:marTop w:val="0"/>
      <w:marBottom w:val="0"/>
      <w:divBdr>
        <w:top w:val="none" w:sz="0" w:space="0" w:color="auto"/>
        <w:left w:val="none" w:sz="0" w:space="0" w:color="auto"/>
        <w:bottom w:val="none" w:sz="0" w:space="0" w:color="auto"/>
        <w:right w:val="none" w:sz="0" w:space="0" w:color="auto"/>
      </w:divBdr>
    </w:div>
    <w:div w:id="1503819427">
      <w:bodyDiv w:val="1"/>
      <w:marLeft w:val="0"/>
      <w:marRight w:val="0"/>
      <w:marTop w:val="0"/>
      <w:marBottom w:val="0"/>
      <w:divBdr>
        <w:top w:val="none" w:sz="0" w:space="0" w:color="auto"/>
        <w:left w:val="none" w:sz="0" w:space="0" w:color="auto"/>
        <w:bottom w:val="none" w:sz="0" w:space="0" w:color="auto"/>
        <w:right w:val="none" w:sz="0" w:space="0" w:color="auto"/>
      </w:divBdr>
    </w:div>
    <w:div w:id="1504785531">
      <w:bodyDiv w:val="1"/>
      <w:marLeft w:val="0"/>
      <w:marRight w:val="0"/>
      <w:marTop w:val="0"/>
      <w:marBottom w:val="0"/>
      <w:divBdr>
        <w:top w:val="none" w:sz="0" w:space="0" w:color="auto"/>
        <w:left w:val="none" w:sz="0" w:space="0" w:color="auto"/>
        <w:bottom w:val="none" w:sz="0" w:space="0" w:color="auto"/>
        <w:right w:val="none" w:sz="0" w:space="0" w:color="auto"/>
      </w:divBdr>
    </w:div>
    <w:div w:id="1505777653">
      <w:bodyDiv w:val="1"/>
      <w:marLeft w:val="0"/>
      <w:marRight w:val="0"/>
      <w:marTop w:val="0"/>
      <w:marBottom w:val="0"/>
      <w:divBdr>
        <w:top w:val="none" w:sz="0" w:space="0" w:color="auto"/>
        <w:left w:val="none" w:sz="0" w:space="0" w:color="auto"/>
        <w:bottom w:val="none" w:sz="0" w:space="0" w:color="auto"/>
        <w:right w:val="none" w:sz="0" w:space="0" w:color="auto"/>
      </w:divBdr>
    </w:div>
    <w:div w:id="1506821894">
      <w:bodyDiv w:val="1"/>
      <w:marLeft w:val="0"/>
      <w:marRight w:val="0"/>
      <w:marTop w:val="0"/>
      <w:marBottom w:val="0"/>
      <w:divBdr>
        <w:top w:val="none" w:sz="0" w:space="0" w:color="auto"/>
        <w:left w:val="none" w:sz="0" w:space="0" w:color="auto"/>
        <w:bottom w:val="none" w:sz="0" w:space="0" w:color="auto"/>
        <w:right w:val="none" w:sz="0" w:space="0" w:color="auto"/>
      </w:divBdr>
    </w:div>
    <w:div w:id="1521897001">
      <w:bodyDiv w:val="1"/>
      <w:marLeft w:val="0"/>
      <w:marRight w:val="0"/>
      <w:marTop w:val="0"/>
      <w:marBottom w:val="0"/>
      <w:divBdr>
        <w:top w:val="none" w:sz="0" w:space="0" w:color="auto"/>
        <w:left w:val="none" w:sz="0" w:space="0" w:color="auto"/>
        <w:bottom w:val="none" w:sz="0" w:space="0" w:color="auto"/>
        <w:right w:val="none" w:sz="0" w:space="0" w:color="auto"/>
      </w:divBdr>
    </w:div>
    <w:div w:id="1566338280">
      <w:bodyDiv w:val="1"/>
      <w:marLeft w:val="0"/>
      <w:marRight w:val="0"/>
      <w:marTop w:val="0"/>
      <w:marBottom w:val="0"/>
      <w:divBdr>
        <w:top w:val="none" w:sz="0" w:space="0" w:color="auto"/>
        <w:left w:val="none" w:sz="0" w:space="0" w:color="auto"/>
        <w:bottom w:val="none" w:sz="0" w:space="0" w:color="auto"/>
        <w:right w:val="none" w:sz="0" w:space="0" w:color="auto"/>
      </w:divBdr>
    </w:div>
    <w:div w:id="1573854288">
      <w:bodyDiv w:val="1"/>
      <w:marLeft w:val="0"/>
      <w:marRight w:val="0"/>
      <w:marTop w:val="0"/>
      <w:marBottom w:val="0"/>
      <w:divBdr>
        <w:top w:val="none" w:sz="0" w:space="0" w:color="auto"/>
        <w:left w:val="none" w:sz="0" w:space="0" w:color="auto"/>
        <w:bottom w:val="none" w:sz="0" w:space="0" w:color="auto"/>
        <w:right w:val="none" w:sz="0" w:space="0" w:color="auto"/>
      </w:divBdr>
    </w:div>
    <w:div w:id="1580599067">
      <w:bodyDiv w:val="1"/>
      <w:marLeft w:val="0"/>
      <w:marRight w:val="0"/>
      <w:marTop w:val="0"/>
      <w:marBottom w:val="0"/>
      <w:divBdr>
        <w:top w:val="none" w:sz="0" w:space="0" w:color="auto"/>
        <w:left w:val="none" w:sz="0" w:space="0" w:color="auto"/>
        <w:bottom w:val="none" w:sz="0" w:space="0" w:color="auto"/>
        <w:right w:val="none" w:sz="0" w:space="0" w:color="auto"/>
      </w:divBdr>
    </w:div>
    <w:div w:id="1586962419">
      <w:bodyDiv w:val="1"/>
      <w:marLeft w:val="0"/>
      <w:marRight w:val="0"/>
      <w:marTop w:val="0"/>
      <w:marBottom w:val="0"/>
      <w:divBdr>
        <w:top w:val="none" w:sz="0" w:space="0" w:color="auto"/>
        <w:left w:val="none" w:sz="0" w:space="0" w:color="auto"/>
        <w:bottom w:val="none" w:sz="0" w:space="0" w:color="auto"/>
        <w:right w:val="none" w:sz="0" w:space="0" w:color="auto"/>
      </w:divBdr>
    </w:div>
    <w:div w:id="1588030338">
      <w:bodyDiv w:val="1"/>
      <w:marLeft w:val="0"/>
      <w:marRight w:val="0"/>
      <w:marTop w:val="0"/>
      <w:marBottom w:val="0"/>
      <w:divBdr>
        <w:top w:val="none" w:sz="0" w:space="0" w:color="auto"/>
        <w:left w:val="none" w:sz="0" w:space="0" w:color="auto"/>
        <w:bottom w:val="none" w:sz="0" w:space="0" w:color="auto"/>
        <w:right w:val="none" w:sz="0" w:space="0" w:color="auto"/>
      </w:divBdr>
    </w:div>
    <w:div w:id="1592201193">
      <w:bodyDiv w:val="1"/>
      <w:marLeft w:val="0"/>
      <w:marRight w:val="0"/>
      <w:marTop w:val="0"/>
      <w:marBottom w:val="0"/>
      <w:divBdr>
        <w:top w:val="none" w:sz="0" w:space="0" w:color="auto"/>
        <w:left w:val="none" w:sz="0" w:space="0" w:color="auto"/>
        <w:bottom w:val="none" w:sz="0" w:space="0" w:color="auto"/>
        <w:right w:val="none" w:sz="0" w:space="0" w:color="auto"/>
      </w:divBdr>
    </w:div>
    <w:div w:id="1597640546">
      <w:bodyDiv w:val="1"/>
      <w:marLeft w:val="0"/>
      <w:marRight w:val="0"/>
      <w:marTop w:val="0"/>
      <w:marBottom w:val="0"/>
      <w:divBdr>
        <w:top w:val="none" w:sz="0" w:space="0" w:color="auto"/>
        <w:left w:val="none" w:sz="0" w:space="0" w:color="auto"/>
        <w:bottom w:val="none" w:sz="0" w:space="0" w:color="auto"/>
        <w:right w:val="none" w:sz="0" w:space="0" w:color="auto"/>
      </w:divBdr>
    </w:div>
    <w:div w:id="1627813478">
      <w:bodyDiv w:val="1"/>
      <w:marLeft w:val="0"/>
      <w:marRight w:val="0"/>
      <w:marTop w:val="0"/>
      <w:marBottom w:val="0"/>
      <w:divBdr>
        <w:top w:val="none" w:sz="0" w:space="0" w:color="auto"/>
        <w:left w:val="none" w:sz="0" w:space="0" w:color="auto"/>
        <w:bottom w:val="none" w:sz="0" w:space="0" w:color="auto"/>
        <w:right w:val="none" w:sz="0" w:space="0" w:color="auto"/>
      </w:divBdr>
    </w:div>
    <w:div w:id="1631128712">
      <w:bodyDiv w:val="1"/>
      <w:marLeft w:val="0"/>
      <w:marRight w:val="0"/>
      <w:marTop w:val="0"/>
      <w:marBottom w:val="0"/>
      <w:divBdr>
        <w:top w:val="none" w:sz="0" w:space="0" w:color="auto"/>
        <w:left w:val="none" w:sz="0" w:space="0" w:color="auto"/>
        <w:bottom w:val="none" w:sz="0" w:space="0" w:color="auto"/>
        <w:right w:val="none" w:sz="0" w:space="0" w:color="auto"/>
      </w:divBdr>
    </w:div>
    <w:div w:id="1633557689">
      <w:bodyDiv w:val="1"/>
      <w:marLeft w:val="0"/>
      <w:marRight w:val="0"/>
      <w:marTop w:val="0"/>
      <w:marBottom w:val="0"/>
      <w:divBdr>
        <w:top w:val="none" w:sz="0" w:space="0" w:color="auto"/>
        <w:left w:val="none" w:sz="0" w:space="0" w:color="auto"/>
        <w:bottom w:val="none" w:sz="0" w:space="0" w:color="auto"/>
        <w:right w:val="none" w:sz="0" w:space="0" w:color="auto"/>
      </w:divBdr>
    </w:div>
    <w:div w:id="1652521245">
      <w:bodyDiv w:val="1"/>
      <w:marLeft w:val="0"/>
      <w:marRight w:val="0"/>
      <w:marTop w:val="0"/>
      <w:marBottom w:val="0"/>
      <w:divBdr>
        <w:top w:val="none" w:sz="0" w:space="0" w:color="auto"/>
        <w:left w:val="none" w:sz="0" w:space="0" w:color="auto"/>
        <w:bottom w:val="none" w:sz="0" w:space="0" w:color="auto"/>
        <w:right w:val="none" w:sz="0" w:space="0" w:color="auto"/>
      </w:divBdr>
    </w:div>
    <w:div w:id="1654411887">
      <w:bodyDiv w:val="1"/>
      <w:marLeft w:val="0"/>
      <w:marRight w:val="0"/>
      <w:marTop w:val="0"/>
      <w:marBottom w:val="0"/>
      <w:divBdr>
        <w:top w:val="none" w:sz="0" w:space="0" w:color="auto"/>
        <w:left w:val="none" w:sz="0" w:space="0" w:color="auto"/>
        <w:bottom w:val="none" w:sz="0" w:space="0" w:color="auto"/>
        <w:right w:val="none" w:sz="0" w:space="0" w:color="auto"/>
      </w:divBdr>
    </w:div>
    <w:div w:id="1673994119">
      <w:bodyDiv w:val="1"/>
      <w:marLeft w:val="0"/>
      <w:marRight w:val="0"/>
      <w:marTop w:val="0"/>
      <w:marBottom w:val="0"/>
      <w:divBdr>
        <w:top w:val="none" w:sz="0" w:space="0" w:color="auto"/>
        <w:left w:val="none" w:sz="0" w:space="0" w:color="auto"/>
        <w:bottom w:val="none" w:sz="0" w:space="0" w:color="auto"/>
        <w:right w:val="none" w:sz="0" w:space="0" w:color="auto"/>
      </w:divBdr>
    </w:div>
    <w:div w:id="1689328164">
      <w:bodyDiv w:val="1"/>
      <w:marLeft w:val="0"/>
      <w:marRight w:val="0"/>
      <w:marTop w:val="0"/>
      <w:marBottom w:val="0"/>
      <w:divBdr>
        <w:top w:val="none" w:sz="0" w:space="0" w:color="auto"/>
        <w:left w:val="none" w:sz="0" w:space="0" w:color="auto"/>
        <w:bottom w:val="none" w:sz="0" w:space="0" w:color="auto"/>
        <w:right w:val="none" w:sz="0" w:space="0" w:color="auto"/>
      </w:divBdr>
    </w:div>
    <w:div w:id="1700276367">
      <w:bodyDiv w:val="1"/>
      <w:marLeft w:val="0"/>
      <w:marRight w:val="0"/>
      <w:marTop w:val="0"/>
      <w:marBottom w:val="0"/>
      <w:divBdr>
        <w:top w:val="none" w:sz="0" w:space="0" w:color="auto"/>
        <w:left w:val="none" w:sz="0" w:space="0" w:color="auto"/>
        <w:bottom w:val="none" w:sz="0" w:space="0" w:color="auto"/>
        <w:right w:val="none" w:sz="0" w:space="0" w:color="auto"/>
      </w:divBdr>
    </w:div>
    <w:div w:id="1714571711">
      <w:bodyDiv w:val="1"/>
      <w:marLeft w:val="0"/>
      <w:marRight w:val="0"/>
      <w:marTop w:val="0"/>
      <w:marBottom w:val="0"/>
      <w:divBdr>
        <w:top w:val="none" w:sz="0" w:space="0" w:color="auto"/>
        <w:left w:val="none" w:sz="0" w:space="0" w:color="auto"/>
        <w:bottom w:val="none" w:sz="0" w:space="0" w:color="auto"/>
        <w:right w:val="none" w:sz="0" w:space="0" w:color="auto"/>
      </w:divBdr>
    </w:div>
    <w:div w:id="1720473340">
      <w:bodyDiv w:val="1"/>
      <w:marLeft w:val="0"/>
      <w:marRight w:val="0"/>
      <w:marTop w:val="0"/>
      <w:marBottom w:val="0"/>
      <w:divBdr>
        <w:top w:val="none" w:sz="0" w:space="0" w:color="auto"/>
        <w:left w:val="none" w:sz="0" w:space="0" w:color="auto"/>
        <w:bottom w:val="none" w:sz="0" w:space="0" w:color="auto"/>
        <w:right w:val="none" w:sz="0" w:space="0" w:color="auto"/>
      </w:divBdr>
    </w:div>
    <w:div w:id="1721779412">
      <w:bodyDiv w:val="1"/>
      <w:marLeft w:val="0"/>
      <w:marRight w:val="0"/>
      <w:marTop w:val="0"/>
      <w:marBottom w:val="0"/>
      <w:divBdr>
        <w:top w:val="none" w:sz="0" w:space="0" w:color="auto"/>
        <w:left w:val="none" w:sz="0" w:space="0" w:color="auto"/>
        <w:bottom w:val="none" w:sz="0" w:space="0" w:color="auto"/>
        <w:right w:val="none" w:sz="0" w:space="0" w:color="auto"/>
      </w:divBdr>
    </w:div>
    <w:div w:id="1745184831">
      <w:bodyDiv w:val="1"/>
      <w:marLeft w:val="0"/>
      <w:marRight w:val="0"/>
      <w:marTop w:val="0"/>
      <w:marBottom w:val="0"/>
      <w:divBdr>
        <w:top w:val="none" w:sz="0" w:space="0" w:color="auto"/>
        <w:left w:val="none" w:sz="0" w:space="0" w:color="auto"/>
        <w:bottom w:val="none" w:sz="0" w:space="0" w:color="auto"/>
        <w:right w:val="none" w:sz="0" w:space="0" w:color="auto"/>
      </w:divBdr>
    </w:div>
    <w:div w:id="1745567685">
      <w:bodyDiv w:val="1"/>
      <w:marLeft w:val="0"/>
      <w:marRight w:val="0"/>
      <w:marTop w:val="0"/>
      <w:marBottom w:val="0"/>
      <w:divBdr>
        <w:top w:val="none" w:sz="0" w:space="0" w:color="auto"/>
        <w:left w:val="none" w:sz="0" w:space="0" w:color="auto"/>
        <w:bottom w:val="none" w:sz="0" w:space="0" w:color="auto"/>
        <w:right w:val="none" w:sz="0" w:space="0" w:color="auto"/>
      </w:divBdr>
    </w:div>
    <w:div w:id="1753578964">
      <w:bodyDiv w:val="1"/>
      <w:marLeft w:val="0"/>
      <w:marRight w:val="0"/>
      <w:marTop w:val="0"/>
      <w:marBottom w:val="0"/>
      <w:divBdr>
        <w:top w:val="none" w:sz="0" w:space="0" w:color="auto"/>
        <w:left w:val="none" w:sz="0" w:space="0" w:color="auto"/>
        <w:bottom w:val="none" w:sz="0" w:space="0" w:color="auto"/>
        <w:right w:val="none" w:sz="0" w:space="0" w:color="auto"/>
      </w:divBdr>
    </w:div>
    <w:div w:id="1764380039">
      <w:bodyDiv w:val="1"/>
      <w:marLeft w:val="0"/>
      <w:marRight w:val="0"/>
      <w:marTop w:val="0"/>
      <w:marBottom w:val="0"/>
      <w:divBdr>
        <w:top w:val="none" w:sz="0" w:space="0" w:color="auto"/>
        <w:left w:val="none" w:sz="0" w:space="0" w:color="auto"/>
        <w:bottom w:val="none" w:sz="0" w:space="0" w:color="auto"/>
        <w:right w:val="none" w:sz="0" w:space="0" w:color="auto"/>
      </w:divBdr>
      <w:divsChild>
        <w:div w:id="177354725">
          <w:marLeft w:val="0"/>
          <w:marRight w:val="0"/>
          <w:marTop w:val="0"/>
          <w:marBottom w:val="0"/>
          <w:divBdr>
            <w:top w:val="none" w:sz="0" w:space="0" w:color="auto"/>
            <w:left w:val="none" w:sz="0" w:space="0" w:color="auto"/>
            <w:bottom w:val="none" w:sz="0" w:space="0" w:color="auto"/>
            <w:right w:val="none" w:sz="0" w:space="0" w:color="auto"/>
          </w:divBdr>
        </w:div>
        <w:div w:id="847208155">
          <w:marLeft w:val="0"/>
          <w:marRight w:val="0"/>
          <w:marTop w:val="0"/>
          <w:marBottom w:val="0"/>
          <w:divBdr>
            <w:top w:val="none" w:sz="0" w:space="0" w:color="auto"/>
            <w:left w:val="none" w:sz="0" w:space="0" w:color="auto"/>
            <w:bottom w:val="none" w:sz="0" w:space="0" w:color="auto"/>
            <w:right w:val="none" w:sz="0" w:space="0" w:color="auto"/>
          </w:divBdr>
        </w:div>
        <w:div w:id="1121922539">
          <w:marLeft w:val="0"/>
          <w:marRight w:val="0"/>
          <w:marTop w:val="0"/>
          <w:marBottom w:val="0"/>
          <w:divBdr>
            <w:top w:val="none" w:sz="0" w:space="0" w:color="auto"/>
            <w:left w:val="none" w:sz="0" w:space="0" w:color="auto"/>
            <w:bottom w:val="none" w:sz="0" w:space="0" w:color="auto"/>
            <w:right w:val="none" w:sz="0" w:space="0" w:color="auto"/>
          </w:divBdr>
        </w:div>
        <w:div w:id="1431853087">
          <w:marLeft w:val="0"/>
          <w:marRight w:val="0"/>
          <w:marTop w:val="0"/>
          <w:marBottom w:val="0"/>
          <w:divBdr>
            <w:top w:val="none" w:sz="0" w:space="0" w:color="auto"/>
            <w:left w:val="none" w:sz="0" w:space="0" w:color="auto"/>
            <w:bottom w:val="none" w:sz="0" w:space="0" w:color="auto"/>
            <w:right w:val="none" w:sz="0" w:space="0" w:color="auto"/>
          </w:divBdr>
        </w:div>
        <w:div w:id="1657340113">
          <w:marLeft w:val="0"/>
          <w:marRight w:val="0"/>
          <w:marTop w:val="0"/>
          <w:marBottom w:val="0"/>
          <w:divBdr>
            <w:top w:val="none" w:sz="0" w:space="0" w:color="auto"/>
            <w:left w:val="none" w:sz="0" w:space="0" w:color="auto"/>
            <w:bottom w:val="none" w:sz="0" w:space="0" w:color="auto"/>
            <w:right w:val="none" w:sz="0" w:space="0" w:color="auto"/>
          </w:divBdr>
        </w:div>
      </w:divsChild>
    </w:div>
    <w:div w:id="1766145755">
      <w:bodyDiv w:val="1"/>
      <w:marLeft w:val="0"/>
      <w:marRight w:val="0"/>
      <w:marTop w:val="0"/>
      <w:marBottom w:val="0"/>
      <w:divBdr>
        <w:top w:val="none" w:sz="0" w:space="0" w:color="auto"/>
        <w:left w:val="none" w:sz="0" w:space="0" w:color="auto"/>
        <w:bottom w:val="none" w:sz="0" w:space="0" w:color="auto"/>
        <w:right w:val="none" w:sz="0" w:space="0" w:color="auto"/>
      </w:divBdr>
    </w:div>
    <w:div w:id="1778059757">
      <w:bodyDiv w:val="1"/>
      <w:marLeft w:val="0"/>
      <w:marRight w:val="0"/>
      <w:marTop w:val="0"/>
      <w:marBottom w:val="0"/>
      <w:divBdr>
        <w:top w:val="none" w:sz="0" w:space="0" w:color="auto"/>
        <w:left w:val="none" w:sz="0" w:space="0" w:color="auto"/>
        <w:bottom w:val="none" w:sz="0" w:space="0" w:color="auto"/>
        <w:right w:val="none" w:sz="0" w:space="0" w:color="auto"/>
      </w:divBdr>
    </w:div>
    <w:div w:id="1793090718">
      <w:bodyDiv w:val="1"/>
      <w:marLeft w:val="0"/>
      <w:marRight w:val="0"/>
      <w:marTop w:val="0"/>
      <w:marBottom w:val="0"/>
      <w:divBdr>
        <w:top w:val="none" w:sz="0" w:space="0" w:color="auto"/>
        <w:left w:val="none" w:sz="0" w:space="0" w:color="auto"/>
        <w:bottom w:val="none" w:sz="0" w:space="0" w:color="auto"/>
        <w:right w:val="none" w:sz="0" w:space="0" w:color="auto"/>
      </w:divBdr>
    </w:div>
    <w:div w:id="1799105876">
      <w:bodyDiv w:val="1"/>
      <w:marLeft w:val="0"/>
      <w:marRight w:val="0"/>
      <w:marTop w:val="0"/>
      <w:marBottom w:val="0"/>
      <w:divBdr>
        <w:top w:val="none" w:sz="0" w:space="0" w:color="auto"/>
        <w:left w:val="none" w:sz="0" w:space="0" w:color="auto"/>
        <w:bottom w:val="none" w:sz="0" w:space="0" w:color="auto"/>
        <w:right w:val="none" w:sz="0" w:space="0" w:color="auto"/>
      </w:divBdr>
    </w:div>
    <w:div w:id="1800033312">
      <w:bodyDiv w:val="1"/>
      <w:marLeft w:val="0"/>
      <w:marRight w:val="0"/>
      <w:marTop w:val="0"/>
      <w:marBottom w:val="0"/>
      <w:divBdr>
        <w:top w:val="none" w:sz="0" w:space="0" w:color="auto"/>
        <w:left w:val="none" w:sz="0" w:space="0" w:color="auto"/>
        <w:bottom w:val="none" w:sz="0" w:space="0" w:color="auto"/>
        <w:right w:val="none" w:sz="0" w:space="0" w:color="auto"/>
      </w:divBdr>
    </w:div>
    <w:div w:id="1829514959">
      <w:bodyDiv w:val="1"/>
      <w:marLeft w:val="0"/>
      <w:marRight w:val="0"/>
      <w:marTop w:val="0"/>
      <w:marBottom w:val="0"/>
      <w:divBdr>
        <w:top w:val="none" w:sz="0" w:space="0" w:color="auto"/>
        <w:left w:val="none" w:sz="0" w:space="0" w:color="auto"/>
        <w:bottom w:val="none" w:sz="0" w:space="0" w:color="auto"/>
        <w:right w:val="none" w:sz="0" w:space="0" w:color="auto"/>
      </w:divBdr>
    </w:div>
    <w:div w:id="1829636689">
      <w:bodyDiv w:val="1"/>
      <w:marLeft w:val="0"/>
      <w:marRight w:val="0"/>
      <w:marTop w:val="0"/>
      <w:marBottom w:val="0"/>
      <w:divBdr>
        <w:top w:val="none" w:sz="0" w:space="0" w:color="auto"/>
        <w:left w:val="none" w:sz="0" w:space="0" w:color="auto"/>
        <w:bottom w:val="none" w:sz="0" w:space="0" w:color="auto"/>
        <w:right w:val="none" w:sz="0" w:space="0" w:color="auto"/>
      </w:divBdr>
    </w:div>
    <w:div w:id="1831364029">
      <w:bodyDiv w:val="1"/>
      <w:marLeft w:val="0"/>
      <w:marRight w:val="0"/>
      <w:marTop w:val="0"/>
      <w:marBottom w:val="0"/>
      <w:divBdr>
        <w:top w:val="none" w:sz="0" w:space="0" w:color="auto"/>
        <w:left w:val="none" w:sz="0" w:space="0" w:color="auto"/>
        <w:bottom w:val="none" w:sz="0" w:space="0" w:color="auto"/>
        <w:right w:val="none" w:sz="0" w:space="0" w:color="auto"/>
      </w:divBdr>
    </w:div>
    <w:div w:id="1847328920">
      <w:bodyDiv w:val="1"/>
      <w:marLeft w:val="0"/>
      <w:marRight w:val="0"/>
      <w:marTop w:val="0"/>
      <w:marBottom w:val="0"/>
      <w:divBdr>
        <w:top w:val="none" w:sz="0" w:space="0" w:color="auto"/>
        <w:left w:val="none" w:sz="0" w:space="0" w:color="auto"/>
        <w:bottom w:val="none" w:sz="0" w:space="0" w:color="auto"/>
        <w:right w:val="none" w:sz="0" w:space="0" w:color="auto"/>
      </w:divBdr>
    </w:div>
    <w:div w:id="1847595877">
      <w:bodyDiv w:val="1"/>
      <w:marLeft w:val="0"/>
      <w:marRight w:val="0"/>
      <w:marTop w:val="0"/>
      <w:marBottom w:val="0"/>
      <w:divBdr>
        <w:top w:val="none" w:sz="0" w:space="0" w:color="auto"/>
        <w:left w:val="none" w:sz="0" w:space="0" w:color="auto"/>
        <w:bottom w:val="none" w:sz="0" w:space="0" w:color="auto"/>
        <w:right w:val="none" w:sz="0" w:space="0" w:color="auto"/>
      </w:divBdr>
    </w:div>
    <w:div w:id="1859199288">
      <w:bodyDiv w:val="1"/>
      <w:marLeft w:val="0"/>
      <w:marRight w:val="0"/>
      <w:marTop w:val="0"/>
      <w:marBottom w:val="0"/>
      <w:divBdr>
        <w:top w:val="none" w:sz="0" w:space="0" w:color="auto"/>
        <w:left w:val="none" w:sz="0" w:space="0" w:color="auto"/>
        <w:bottom w:val="none" w:sz="0" w:space="0" w:color="auto"/>
        <w:right w:val="none" w:sz="0" w:space="0" w:color="auto"/>
      </w:divBdr>
    </w:div>
    <w:div w:id="1863325734">
      <w:bodyDiv w:val="1"/>
      <w:marLeft w:val="0"/>
      <w:marRight w:val="0"/>
      <w:marTop w:val="0"/>
      <w:marBottom w:val="0"/>
      <w:divBdr>
        <w:top w:val="none" w:sz="0" w:space="0" w:color="auto"/>
        <w:left w:val="none" w:sz="0" w:space="0" w:color="auto"/>
        <w:bottom w:val="none" w:sz="0" w:space="0" w:color="auto"/>
        <w:right w:val="none" w:sz="0" w:space="0" w:color="auto"/>
      </w:divBdr>
    </w:div>
    <w:div w:id="1864509723">
      <w:bodyDiv w:val="1"/>
      <w:marLeft w:val="0"/>
      <w:marRight w:val="0"/>
      <w:marTop w:val="0"/>
      <w:marBottom w:val="0"/>
      <w:divBdr>
        <w:top w:val="none" w:sz="0" w:space="0" w:color="auto"/>
        <w:left w:val="none" w:sz="0" w:space="0" w:color="auto"/>
        <w:bottom w:val="none" w:sz="0" w:space="0" w:color="auto"/>
        <w:right w:val="none" w:sz="0" w:space="0" w:color="auto"/>
      </w:divBdr>
    </w:div>
    <w:div w:id="1875195627">
      <w:bodyDiv w:val="1"/>
      <w:marLeft w:val="0"/>
      <w:marRight w:val="0"/>
      <w:marTop w:val="0"/>
      <w:marBottom w:val="0"/>
      <w:divBdr>
        <w:top w:val="none" w:sz="0" w:space="0" w:color="auto"/>
        <w:left w:val="none" w:sz="0" w:space="0" w:color="auto"/>
        <w:bottom w:val="none" w:sz="0" w:space="0" w:color="auto"/>
        <w:right w:val="none" w:sz="0" w:space="0" w:color="auto"/>
      </w:divBdr>
    </w:div>
    <w:div w:id="1876191228">
      <w:bodyDiv w:val="1"/>
      <w:marLeft w:val="0"/>
      <w:marRight w:val="0"/>
      <w:marTop w:val="0"/>
      <w:marBottom w:val="0"/>
      <w:divBdr>
        <w:top w:val="none" w:sz="0" w:space="0" w:color="auto"/>
        <w:left w:val="none" w:sz="0" w:space="0" w:color="auto"/>
        <w:bottom w:val="none" w:sz="0" w:space="0" w:color="auto"/>
        <w:right w:val="none" w:sz="0" w:space="0" w:color="auto"/>
      </w:divBdr>
    </w:div>
    <w:div w:id="1877888058">
      <w:bodyDiv w:val="1"/>
      <w:marLeft w:val="0"/>
      <w:marRight w:val="0"/>
      <w:marTop w:val="0"/>
      <w:marBottom w:val="0"/>
      <w:divBdr>
        <w:top w:val="none" w:sz="0" w:space="0" w:color="auto"/>
        <w:left w:val="none" w:sz="0" w:space="0" w:color="auto"/>
        <w:bottom w:val="none" w:sz="0" w:space="0" w:color="auto"/>
        <w:right w:val="none" w:sz="0" w:space="0" w:color="auto"/>
      </w:divBdr>
    </w:div>
    <w:div w:id="1884171023">
      <w:bodyDiv w:val="1"/>
      <w:marLeft w:val="0"/>
      <w:marRight w:val="0"/>
      <w:marTop w:val="0"/>
      <w:marBottom w:val="0"/>
      <w:divBdr>
        <w:top w:val="none" w:sz="0" w:space="0" w:color="auto"/>
        <w:left w:val="none" w:sz="0" w:space="0" w:color="auto"/>
        <w:bottom w:val="none" w:sz="0" w:space="0" w:color="auto"/>
        <w:right w:val="none" w:sz="0" w:space="0" w:color="auto"/>
      </w:divBdr>
    </w:div>
    <w:div w:id="1892300076">
      <w:bodyDiv w:val="1"/>
      <w:marLeft w:val="0"/>
      <w:marRight w:val="0"/>
      <w:marTop w:val="0"/>
      <w:marBottom w:val="0"/>
      <w:divBdr>
        <w:top w:val="none" w:sz="0" w:space="0" w:color="auto"/>
        <w:left w:val="none" w:sz="0" w:space="0" w:color="auto"/>
        <w:bottom w:val="none" w:sz="0" w:space="0" w:color="auto"/>
        <w:right w:val="none" w:sz="0" w:space="0" w:color="auto"/>
      </w:divBdr>
    </w:div>
    <w:div w:id="1897811737">
      <w:bodyDiv w:val="1"/>
      <w:marLeft w:val="0"/>
      <w:marRight w:val="0"/>
      <w:marTop w:val="0"/>
      <w:marBottom w:val="0"/>
      <w:divBdr>
        <w:top w:val="none" w:sz="0" w:space="0" w:color="auto"/>
        <w:left w:val="none" w:sz="0" w:space="0" w:color="auto"/>
        <w:bottom w:val="none" w:sz="0" w:space="0" w:color="auto"/>
        <w:right w:val="none" w:sz="0" w:space="0" w:color="auto"/>
      </w:divBdr>
    </w:div>
    <w:div w:id="1905338011">
      <w:bodyDiv w:val="1"/>
      <w:marLeft w:val="0"/>
      <w:marRight w:val="0"/>
      <w:marTop w:val="0"/>
      <w:marBottom w:val="0"/>
      <w:divBdr>
        <w:top w:val="none" w:sz="0" w:space="0" w:color="auto"/>
        <w:left w:val="none" w:sz="0" w:space="0" w:color="auto"/>
        <w:bottom w:val="none" w:sz="0" w:space="0" w:color="auto"/>
        <w:right w:val="none" w:sz="0" w:space="0" w:color="auto"/>
      </w:divBdr>
    </w:div>
    <w:div w:id="1913808789">
      <w:bodyDiv w:val="1"/>
      <w:marLeft w:val="0"/>
      <w:marRight w:val="0"/>
      <w:marTop w:val="0"/>
      <w:marBottom w:val="0"/>
      <w:divBdr>
        <w:top w:val="none" w:sz="0" w:space="0" w:color="auto"/>
        <w:left w:val="none" w:sz="0" w:space="0" w:color="auto"/>
        <w:bottom w:val="none" w:sz="0" w:space="0" w:color="auto"/>
        <w:right w:val="none" w:sz="0" w:space="0" w:color="auto"/>
      </w:divBdr>
    </w:div>
    <w:div w:id="1926458214">
      <w:bodyDiv w:val="1"/>
      <w:marLeft w:val="0"/>
      <w:marRight w:val="0"/>
      <w:marTop w:val="0"/>
      <w:marBottom w:val="0"/>
      <w:divBdr>
        <w:top w:val="none" w:sz="0" w:space="0" w:color="auto"/>
        <w:left w:val="none" w:sz="0" w:space="0" w:color="auto"/>
        <w:bottom w:val="none" w:sz="0" w:space="0" w:color="auto"/>
        <w:right w:val="none" w:sz="0" w:space="0" w:color="auto"/>
      </w:divBdr>
    </w:div>
    <w:div w:id="1930308377">
      <w:bodyDiv w:val="1"/>
      <w:marLeft w:val="0"/>
      <w:marRight w:val="0"/>
      <w:marTop w:val="0"/>
      <w:marBottom w:val="0"/>
      <w:divBdr>
        <w:top w:val="none" w:sz="0" w:space="0" w:color="auto"/>
        <w:left w:val="none" w:sz="0" w:space="0" w:color="auto"/>
        <w:bottom w:val="none" w:sz="0" w:space="0" w:color="auto"/>
        <w:right w:val="none" w:sz="0" w:space="0" w:color="auto"/>
      </w:divBdr>
    </w:div>
    <w:div w:id="1933658461">
      <w:bodyDiv w:val="1"/>
      <w:marLeft w:val="0"/>
      <w:marRight w:val="0"/>
      <w:marTop w:val="0"/>
      <w:marBottom w:val="0"/>
      <w:divBdr>
        <w:top w:val="none" w:sz="0" w:space="0" w:color="auto"/>
        <w:left w:val="none" w:sz="0" w:space="0" w:color="auto"/>
        <w:bottom w:val="none" w:sz="0" w:space="0" w:color="auto"/>
        <w:right w:val="none" w:sz="0" w:space="0" w:color="auto"/>
      </w:divBdr>
    </w:div>
    <w:div w:id="1934126890">
      <w:bodyDiv w:val="1"/>
      <w:marLeft w:val="0"/>
      <w:marRight w:val="0"/>
      <w:marTop w:val="0"/>
      <w:marBottom w:val="0"/>
      <w:divBdr>
        <w:top w:val="none" w:sz="0" w:space="0" w:color="auto"/>
        <w:left w:val="none" w:sz="0" w:space="0" w:color="auto"/>
        <w:bottom w:val="none" w:sz="0" w:space="0" w:color="auto"/>
        <w:right w:val="none" w:sz="0" w:space="0" w:color="auto"/>
      </w:divBdr>
    </w:div>
    <w:div w:id="1951736685">
      <w:bodyDiv w:val="1"/>
      <w:marLeft w:val="0"/>
      <w:marRight w:val="0"/>
      <w:marTop w:val="0"/>
      <w:marBottom w:val="0"/>
      <w:divBdr>
        <w:top w:val="none" w:sz="0" w:space="0" w:color="auto"/>
        <w:left w:val="none" w:sz="0" w:space="0" w:color="auto"/>
        <w:bottom w:val="none" w:sz="0" w:space="0" w:color="auto"/>
        <w:right w:val="none" w:sz="0" w:space="0" w:color="auto"/>
      </w:divBdr>
    </w:div>
    <w:div w:id="1959751230">
      <w:bodyDiv w:val="1"/>
      <w:marLeft w:val="0"/>
      <w:marRight w:val="0"/>
      <w:marTop w:val="0"/>
      <w:marBottom w:val="0"/>
      <w:divBdr>
        <w:top w:val="none" w:sz="0" w:space="0" w:color="auto"/>
        <w:left w:val="none" w:sz="0" w:space="0" w:color="auto"/>
        <w:bottom w:val="none" w:sz="0" w:space="0" w:color="auto"/>
        <w:right w:val="none" w:sz="0" w:space="0" w:color="auto"/>
      </w:divBdr>
    </w:div>
    <w:div w:id="1981418700">
      <w:bodyDiv w:val="1"/>
      <w:marLeft w:val="0"/>
      <w:marRight w:val="0"/>
      <w:marTop w:val="0"/>
      <w:marBottom w:val="0"/>
      <w:divBdr>
        <w:top w:val="none" w:sz="0" w:space="0" w:color="auto"/>
        <w:left w:val="none" w:sz="0" w:space="0" w:color="auto"/>
        <w:bottom w:val="none" w:sz="0" w:space="0" w:color="auto"/>
        <w:right w:val="none" w:sz="0" w:space="0" w:color="auto"/>
      </w:divBdr>
    </w:div>
    <w:div w:id="1982037136">
      <w:bodyDiv w:val="1"/>
      <w:marLeft w:val="0"/>
      <w:marRight w:val="0"/>
      <w:marTop w:val="0"/>
      <w:marBottom w:val="0"/>
      <w:divBdr>
        <w:top w:val="none" w:sz="0" w:space="0" w:color="auto"/>
        <w:left w:val="none" w:sz="0" w:space="0" w:color="auto"/>
        <w:bottom w:val="none" w:sz="0" w:space="0" w:color="auto"/>
        <w:right w:val="none" w:sz="0" w:space="0" w:color="auto"/>
      </w:divBdr>
    </w:div>
    <w:div w:id="1986625265">
      <w:bodyDiv w:val="1"/>
      <w:marLeft w:val="0"/>
      <w:marRight w:val="0"/>
      <w:marTop w:val="0"/>
      <w:marBottom w:val="0"/>
      <w:divBdr>
        <w:top w:val="none" w:sz="0" w:space="0" w:color="auto"/>
        <w:left w:val="none" w:sz="0" w:space="0" w:color="auto"/>
        <w:bottom w:val="none" w:sz="0" w:space="0" w:color="auto"/>
        <w:right w:val="none" w:sz="0" w:space="0" w:color="auto"/>
      </w:divBdr>
    </w:div>
    <w:div w:id="1987054316">
      <w:bodyDiv w:val="1"/>
      <w:marLeft w:val="0"/>
      <w:marRight w:val="0"/>
      <w:marTop w:val="0"/>
      <w:marBottom w:val="0"/>
      <w:divBdr>
        <w:top w:val="none" w:sz="0" w:space="0" w:color="auto"/>
        <w:left w:val="none" w:sz="0" w:space="0" w:color="auto"/>
        <w:bottom w:val="none" w:sz="0" w:space="0" w:color="auto"/>
        <w:right w:val="none" w:sz="0" w:space="0" w:color="auto"/>
      </w:divBdr>
    </w:div>
    <w:div w:id="2001276641">
      <w:bodyDiv w:val="1"/>
      <w:marLeft w:val="0"/>
      <w:marRight w:val="0"/>
      <w:marTop w:val="0"/>
      <w:marBottom w:val="0"/>
      <w:divBdr>
        <w:top w:val="none" w:sz="0" w:space="0" w:color="auto"/>
        <w:left w:val="none" w:sz="0" w:space="0" w:color="auto"/>
        <w:bottom w:val="none" w:sz="0" w:space="0" w:color="auto"/>
        <w:right w:val="none" w:sz="0" w:space="0" w:color="auto"/>
      </w:divBdr>
    </w:div>
    <w:div w:id="2007980069">
      <w:bodyDiv w:val="1"/>
      <w:marLeft w:val="0"/>
      <w:marRight w:val="0"/>
      <w:marTop w:val="0"/>
      <w:marBottom w:val="0"/>
      <w:divBdr>
        <w:top w:val="none" w:sz="0" w:space="0" w:color="auto"/>
        <w:left w:val="none" w:sz="0" w:space="0" w:color="auto"/>
        <w:bottom w:val="none" w:sz="0" w:space="0" w:color="auto"/>
        <w:right w:val="none" w:sz="0" w:space="0" w:color="auto"/>
      </w:divBdr>
    </w:div>
    <w:div w:id="2016805153">
      <w:bodyDiv w:val="1"/>
      <w:marLeft w:val="0"/>
      <w:marRight w:val="0"/>
      <w:marTop w:val="0"/>
      <w:marBottom w:val="0"/>
      <w:divBdr>
        <w:top w:val="none" w:sz="0" w:space="0" w:color="auto"/>
        <w:left w:val="none" w:sz="0" w:space="0" w:color="auto"/>
        <w:bottom w:val="none" w:sz="0" w:space="0" w:color="auto"/>
        <w:right w:val="none" w:sz="0" w:space="0" w:color="auto"/>
      </w:divBdr>
    </w:div>
    <w:div w:id="2017531401">
      <w:bodyDiv w:val="1"/>
      <w:marLeft w:val="0"/>
      <w:marRight w:val="0"/>
      <w:marTop w:val="0"/>
      <w:marBottom w:val="0"/>
      <w:divBdr>
        <w:top w:val="none" w:sz="0" w:space="0" w:color="auto"/>
        <w:left w:val="none" w:sz="0" w:space="0" w:color="auto"/>
        <w:bottom w:val="none" w:sz="0" w:space="0" w:color="auto"/>
        <w:right w:val="none" w:sz="0" w:space="0" w:color="auto"/>
      </w:divBdr>
    </w:div>
    <w:div w:id="2022970706">
      <w:bodyDiv w:val="1"/>
      <w:marLeft w:val="0"/>
      <w:marRight w:val="0"/>
      <w:marTop w:val="0"/>
      <w:marBottom w:val="0"/>
      <w:divBdr>
        <w:top w:val="none" w:sz="0" w:space="0" w:color="auto"/>
        <w:left w:val="none" w:sz="0" w:space="0" w:color="auto"/>
        <w:bottom w:val="none" w:sz="0" w:space="0" w:color="auto"/>
        <w:right w:val="none" w:sz="0" w:space="0" w:color="auto"/>
      </w:divBdr>
    </w:div>
    <w:div w:id="2026975252">
      <w:bodyDiv w:val="1"/>
      <w:marLeft w:val="0"/>
      <w:marRight w:val="0"/>
      <w:marTop w:val="0"/>
      <w:marBottom w:val="0"/>
      <w:divBdr>
        <w:top w:val="none" w:sz="0" w:space="0" w:color="auto"/>
        <w:left w:val="none" w:sz="0" w:space="0" w:color="auto"/>
        <w:bottom w:val="none" w:sz="0" w:space="0" w:color="auto"/>
        <w:right w:val="none" w:sz="0" w:space="0" w:color="auto"/>
      </w:divBdr>
    </w:div>
    <w:div w:id="2027439006">
      <w:bodyDiv w:val="1"/>
      <w:marLeft w:val="0"/>
      <w:marRight w:val="0"/>
      <w:marTop w:val="0"/>
      <w:marBottom w:val="0"/>
      <w:divBdr>
        <w:top w:val="none" w:sz="0" w:space="0" w:color="auto"/>
        <w:left w:val="none" w:sz="0" w:space="0" w:color="auto"/>
        <w:bottom w:val="none" w:sz="0" w:space="0" w:color="auto"/>
        <w:right w:val="none" w:sz="0" w:space="0" w:color="auto"/>
      </w:divBdr>
    </w:div>
    <w:div w:id="2031057100">
      <w:bodyDiv w:val="1"/>
      <w:marLeft w:val="0"/>
      <w:marRight w:val="0"/>
      <w:marTop w:val="0"/>
      <w:marBottom w:val="0"/>
      <w:divBdr>
        <w:top w:val="none" w:sz="0" w:space="0" w:color="auto"/>
        <w:left w:val="none" w:sz="0" w:space="0" w:color="auto"/>
        <w:bottom w:val="none" w:sz="0" w:space="0" w:color="auto"/>
        <w:right w:val="none" w:sz="0" w:space="0" w:color="auto"/>
      </w:divBdr>
    </w:div>
    <w:div w:id="2034836748">
      <w:bodyDiv w:val="1"/>
      <w:marLeft w:val="0"/>
      <w:marRight w:val="0"/>
      <w:marTop w:val="0"/>
      <w:marBottom w:val="0"/>
      <w:divBdr>
        <w:top w:val="none" w:sz="0" w:space="0" w:color="auto"/>
        <w:left w:val="none" w:sz="0" w:space="0" w:color="auto"/>
        <w:bottom w:val="none" w:sz="0" w:space="0" w:color="auto"/>
        <w:right w:val="none" w:sz="0" w:space="0" w:color="auto"/>
      </w:divBdr>
    </w:div>
    <w:div w:id="2037190988">
      <w:bodyDiv w:val="1"/>
      <w:marLeft w:val="0"/>
      <w:marRight w:val="0"/>
      <w:marTop w:val="0"/>
      <w:marBottom w:val="0"/>
      <w:divBdr>
        <w:top w:val="none" w:sz="0" w:space="0" w:color="auto"/>
        <w:left w:val="none" w:sz="0" w:space="0" w:color="auto"/>
        <w:bottom w:val="none" w:sz="0" w:space="0" w:color="auto"/>
        <w:right w:val="none" w:sz="0" w:space="0" w:color="auto"/>
      </w:divBdr>
    </w:div>
    <w:div w:id="2040739690">
      <w:bodyDiv w:val="1"/>
      <w:marLeft w:val="0"/>
      <w:marRight w:val="0"/>
      <w:marTop w:val="0"/>
      <w:marBottom w:val="0"/>
      <w:divBdr>
        <w:top w:val="none" w:sz="0" w:space="0" w:color="auto"/>
        <w:left w:val="none" w:sz="0" w:space="0" w:color="auto"/>
        <w:bottom w:val="none" w:sz="0" w:space="0" w:color="auto"/>
        <w:right w:val="none" w:sz="0" w:space="0" w:color="auto"/>
      </w:divBdr>
    </w:div>
    <w:div w:id="2044941065">
      <w:bodyDiv w:val="1"/>
      <w:marLeft w:val="0"/>
      <w:marRight w:val="0"/>
      <w:marTop w:val="0"/>
      <w:marBottom w:val="0"/>
      <w:divBdr>
        <w:top w:val="none" w:sz="0" w:space="0" w:color="auto"/>
        <w:left w:val="none" w:sz="0" w:space="0" w:color="auto"/>
        <w:bottom w:val="none" w:sz="0" w:space="0" w:color="auto"/>
        <w:right w:val="none" w:sz="0" w:space="0" w:color="auto"/>
      </w:divBdr>
    </w:div>
    <w:div w:id="2049722394">
      <w:bodyDiv w:val="1"/>
      <w:marLeft w:val="0"/>
      <w:marRight w:val="0"/>
      <w:marTop w:val="0"/>
      <w:marBottom w:val="0"/>
      <w:divBdr>
        <w:top w:val="none" w:sz="0" w:space="0" w:color="auto"/>
        <w:left w:val="none" w:sz="0" w:space="0" w:color="auto"/>
        <w:bottom w:val="none" w:sz="0" w:space="0" w:color="auto"/>
        <w:right w:val="none" w:sz="0" w:space="0" w:color="auto"/>
      </w:divBdr>
    </w:div>
    <w:div w:id="2062513526">
      <w:bodyDiv w:val="1"/>
      <w:marLeft w:val="0"/>
      <w:marRight w:val="0"/>
      <w:marTop w:val="0"/>
      <w:marBottom w:val="0"/>
      <w:divBdr>
        <w:top w:val="none" w:sz="0" w:space="0" w:color="auto"/>
        <w:left w:val="none" w:sz="0" w:space="0" w:color="auto"/>
        <w:bottom w:val="none" w:sz="0" w:space="0" w:color="auto"/>
        <w:right w:val="none" w:sz="0" w:space="0" w:color="auto"/>
      </w:divBdr>
    </w:div>
    <w:div w:id="2082680708">
      <w:bodyDiv w:val="1"/>
      <w:marLeft w:val="0"/>
      <w:marRight w:val="0"/>
      <w:marTop w:val="0"/>
      <w:marBottom w:val="0"/>
      <w:divBdr>
        <w:top w:val="none" w:sz="0" w:space="0" w:color="auto"/>
        <w:left w:val="none" w:sz="0" w:space="0" w:color="auto"/>
        <w:bottom w:val="none" w:sz="0" w:space="0" w:color="auto"/>
        <w:right w:val="none" w:sz="0" w:space="0" w:color="auto"/>
      </w:divBdr>
    </w:div>
    <w:div w:id="2090693498">
      <w:bodyDiv w:val="1"/>
      <w:marLeft w:val="0"/>
      <w:marRight w:val="0"/>
      <w:marTop w:val="0"/>
      <w:marBottom w:val="0"/>
      <w:divBdr>
        <w:top w:val="none" w:sz="0" w:space="0" w:color="auto"/>
        <w:left w:val="none" w:sz="0" w:space="0" w:color="auto"/>
        <w:bottom w:val="none" w:sz="0" w:space="0" w:color="auto"/>
        <w:right w:val="none" w:sz="0" w:space="0" w:color="auto"/>
      </w:divBdr>
    </w:div>
    <w:div w:id="2096513629">
      <w:bodyDiv w:val="1"/>
      <w:marLeft w:val="0"/>
      <w:marRight w:val="0"/>
      <w:marTop w:val="0"/>
      <w:marBottom w:val="0"/>
      <w:divBdr>
        <w:top w:val="none" w:sz="0" w:space="0" w:color="auto"/>
        <w:left w:val="none" w:sz="0" w:space="0" w:color="auto"/>
        <w:bottom w:val="none" w:sz="0" w:space="0" w:color="auto"/>
        <w:right w:val="none" w:sz="0" w:space="0" w:color="auto"/>
      </w:divBdr>
    </w:div>
    <w:div w:id="2098550658">
      <w:bodyDiv w:val="1"/>
      <w:marLeft w:val="0"/>
      <w:marRight w:val="0"/>
      <w:marTop w:val="0"/>
      <w:marBottom w:val="0"/>
      <w:divBdr>
        <w:top w:val="none" w:sz="0" w:space="0" w:color="auto"/>
        <w:left w:val="none" w:sz="0" w:space="0" w:color="auto"/>
        <w:bottom w:val="none" w:sz="0" w:space="0" w:color="auto"/>
        <w:right w:val="none" w:sz="0" w:space="0" w:color="auto"/>
      </w:divBdr>
    </w:div>
    <w:div w:id="2111201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image" Target="media/image9.jpeg"/><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chart" Target="charts/chart2.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6.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5.xm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chart" Target="charts/chart1.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chart" Target="charts/chart4.xml"/><Relationship Id="rId27" Type="http://schemas.openxmlformats.org/officeDocument/2006/relationships/image" Target="media/image10.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Andhi%20Khola%20and%20Jhimruk\Andhikhola_working\Andhi_Khola\Andhikhola_files_for_report\Average_monthly_discharge_seri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Andhi%20Khola%20and%20Jhimruk\Andhikhola_working\Andhi_Khola\Andhikhola_files_for_report\Daily_discharge.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D:\Andhi%20Khola%20and%20Jhimruk\Andhikhola_working\Andhi_Khola\Andhikhola_files_for_report\Average_monthly_discharge_seri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D:\Andhi%20Khola%20and%20Jhimruk\Andhikhola_working\Dscreen\average%20flows\00monthly%20avererage%20seri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Andhi%20Khola%20and%20Jhimruk\01Andhikhola_working\Andhikhola\Andhi%20Khola%20Final%20results\AndhiKhola%20Mean_monthly_flow_comparison.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Andhi%20Khola%20and%20Jhimruk\Andhikhola_working\Andhi_Khola\Andhikhola_files_for_report\Average_monthly_flow_for_all_year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Andhi%20Khola%20and%20Jhimruk\01Andhikhola_working\Andhi%20Khola%20Final%20results\AndhiKhola_FDC_using%20daily%20data.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D:\Andhi%20Khola%20and%20Jhimruk\01Andhikhola_working\Andhikhola\Dscreen\Trend%20Analysis\Trend%20Analysis_Annaul%20mean_and__Monthly_Mean.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r>
              <a:rPr lang="en-US" sz="1100" b="1"/>
              <a:t>Mean Monthly Discharge</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manualLayout>
          <c:layoutTarget val="inner"/>
          <c:xMode val="edge"/>
          <c:yMode val="edge"/>
          <c:x val="0.11174844755143862"/>
          <c:y val="0.2310393604232947"/>
          <c:w val="0.85789041470487326"/>
          <c:h val="0.58358332890792086"/>
        </c:manualLayout>
      </c:layout>
      <c:scatterChart>
        <c:scatterStyle val="smoothMarker"/>
        <c:varyColors val="0"/>
        <c:ser>
          <c:idx val="0"/>
          <c:order val="0"/>
          <c:tx>
            <c:strRef>
              <c:f>Sheet1!$B$1</c:f>
              <c:strCache>
                <c:ptCount val="1"/>
                <c:pt idx="0">
                  <c:v>Discharge (m3/s)</c:v>
                </c:pt>
              </c:strCache>
            </c:strRef>
          </c:tx>
          <c:spPr>
            <a:ln w="19050" cap="rnd" cmpd="sng">
              <a:solidFill>
                <a:schemeClr val="tx1"/>
              </a:solidFill>
              <a:round/>
            </a:ln>
            <a:effectLst/>
          </c:spPr>
          <c:marker>
            <c:symbol val="circle"/>
            <c:size val="5"/>
            <c:spPr>
              <a:solidFill>
                <a:schemeClr val="tx1"/>
              </a:solidFill>
              <a:ln w="9525">
                <a:solidFill>
                  <a:schemeClr val="tx1"/>
                </a:solidFill>
              </a:ln>
              <a:effectLst/>
            </c:spPr>
          </c:marker>
          <c:dPt>
            <c:idx val="168"/>
            <c:marker>
              <c:symbol val="circle"/>
              <c:size val="5"/>
              <c:spPr>
                <a:solidFill>
                  <a:schemeClr val="tx1"/>
                </a:solidFill>
                <a:ln w="9525" cmpd="sng">
                  <a:solidFill>
                    <a:schemeClr val="tx1"/>
                  </a:solidFill>
                </a:ln>
                <a:effectLst/>
              </c:spPr>
            </c:marker>
            <c:bubble3D val="0"/>
            <c:extLst>
              <c:ext xmlns:c16="http://schemas.microsoft.com/office/drawing/2014/chart" uri="{C3380CC4-5D6E-409C-BE32-E72D297353CC}">
                <c16:uniqueId val="{00000000-A815-4222-B1FA-339056A9BA44}"/>
              </c:ext>
            </c:extLst>
          </c:dPt>
          <c:yVal>
            <c:numRef>
              <c:f>Sheet1!$B$2:$B$223</c:f>
              <c:numCache>
                <c:formatCode>0.0</c:formatCode>
                <c:ptCount val="222"/>
                <c:pt idx="0">
                  <c:v>66.576774193548388</c:v>
                </c:pt>
                <c:pt idx="1">
                  <c:v>138.96466666666669</c:v>
                </c:pt>
                <c:pt idx="2">
                  <c:v>49.655172413793103</c:v>
                </c:pt>
                <c:pt idx="3">
                  <c:v>14.706896551724141</c:v>
                </c:pt>
                <c:pt idx="4">
                  <c:v>7.8793103448275863</c:v>
                </c:pt>
                <c:pt idx="5">
                  <c:v>4.5928571428571434</c:v>
                </c:pt>
                <c:pt idx="6">
                  <c:v>5.739642857142857</c:v>
                </c:pt>
                <c:pt idx="7">
                  <c:v>2.9472413793103449</c:v>
                </c:pt>
                <c:pt idx="8">
                  <c:v>2.2003225806451612</c:v>
                </c:pt>
                <c:pt idx="9">
                  <c:v>2.777499999999999</c:v>
                </c:pt>
                <c:pt idx="10">
                  <c:v>5.464999999999999</c:v>
                </c:pt>
                <c:pt idx="11">
                  <c:v>54.350333333333332</c:v>
                </c:pt>
                <c:pt idx="12">
                  <c:v>67.354838709677423</c:v>
                </c:pt>
                <c:pt idx="13">
                  <c:v>75.2</c:v>
                </c:pt>
                <c:pt idx="14">
                  <c:v>22.615666666666659</c:v>
                </c:pt>
                <c:pt idx="15">
                  <c:v>23.160714285714281</c:v>
                </c:pt>
                <c:pt idx="16">
                  <c:v>7.4399999999999977</c:v>
                </c:pt>
                <c:pt idx="17">
                  <c:v>3.8228571428571412</c:v>
                </c:pt>
                <c:pt idx="18">
                  <c:v>2.9951724137931039</c:v>
                </c:pt>
                <c:pt idx="19">
                  <c:v>2.5367857142857142</c:v>
                </c:pt>
                <c:pt idx="20">
                  <c:v>2.2126666666666668</c:v>
                </c:pt>
                <c:pt idx="21">
                  <c:v>3.45</c:v>
                </c:pt>
                <c:pt idx="22">
                  <c:v>43.906333333333343</c:v>
                </c:pt>
                <c:pt idx="23">
                  <c:v>53.331290322580642</c:v>
                </c:pt>
                <c:pt idx="24">
                  <c:v>55.107180020811668</c:v>
                </c:pt>
                <c:pt idx="25">
                  <c:v>109.3756666666667</c:v>
                </c:pt>
                <c:pt idx="26">
                  <c:v>32.731999999999992</c:v>
                </c:pt>
                <c:pt idx="27">
                  <c:v>10.966551724137929</c:v>
                </c:pt>
                <c:pt idx="28">
                  <c:v>5.8239285714285716</c:v>
                </c:pt>
                <c:pt idx="29">
                  <c:v>3.928620689655173</c:v>
                </c:pt>
                <c:pt idx="30">
                  <c:v>2.9907142857142861</c:v>
                </c:pt>
                <c:pt idx="31">
                  <c:v>4.1793103448275861</c:v>
                </c:pt>
                <c:pt idx="32">
                  <c:v>2.538275862068966</c:v>
                </c:pt>
                <c:pt idx="33">
                  <c:v>4.445333333333334</c:v>
                </c:pt>
                <c:pt idx="34">
                  <c:v>13.686</c:v>
                </c:pt>
                <c:pt idx="35">
                  <c:v>36.862580645161287</c:v>
                </c:pt>
                <c:pt idx="36">
                  <c:v>85.751290322580644</c:v>
                </c:pt>
                <c:pt idx="37">
                  <c:v>101.3636666666667</c:v>
                </c:pt>
                <c:pt idx="38">
                  <c:v>37.813793103448297</c:v>
                </c:pt>
                <c:pt idx="39">
                  <c:v>15.611034482758621</c:v>
                </c:pt>
                <c:pt idx="40">
                  <c:v>7.7932142857142876</c:v>
                </c:pt>
                <c:pt idx="41">
                  <c:v>4.9624137931034493</c:v>
                </c:pt>
                <c:pt idx="42">
                  <c:v>4.2092857142857154</c:v>
                </c:pt>
                <c:pt idx="43">
                  <c:v>3.3537931034482762</c:v>
                </c:pt>
                <c:pt idx="44">
                  <c:v>2.9258620689655159</c:v>
                </c:pt>
                <c:pt idx="45">
                  <c:v>3.2539999999999991</c:v>
                </c:pt>
                <c:pt idx="46">
                  <c:v>9.7532258064516117</c:v>
                </c:pt>
                <c:pt idx="47">
                  <c:v>76.894666666666666</c:v>
                </c:pt>
                <c:pt idx="48">
                  <c:v>101.1051612903226</c:v>
                </c:pt>
                <c:pt idx="49">
                  <c:v>68.89200000000001</c:v>
                </c:pt>
                <c:pt idx="50">
                  <c:v>61.213666666666668</c:v>
                </c:pt>
                <c:pt idx="51">
                  <c:v>11.27137931034482</c:v>
                </c:pt>
                <c:pt idx="52">
                  <c:v>7.4165517241379311</c:v>
                </c:pt>
                <c:pt idx="53">
                  <c:v>5.1374999999999984</c:v>
                </c:pt>
                <c:pt idx="54">
                  <c:v>3.291785714285715</c:v>
                </c:pt>
                <c:pt idx="55">
                  <c:v>2.4782758620689651</c:v>
                </c:pt>
                <c:pt idx="56">
                  <c:v>1.637666666666667</c:v>
                </c:pt>
                <c:pt idx="57">
                  <c:v>1.6653333333333331</c:v>
                </c:pt>
                <c:pt idx="58">
                  <c:v>7.1656666666666649</c:v>
                </c:pt>
                <c:pt idx="59">
                  <c:v>63.519333333333343</c:v>
                </c:pt>
                <c:pt idx="60">
                  <c:v>149.710935483871</c:v>
                </c:pt>
                <c:pt idx="61">
                  <c:v>89.291800000000009</c:v>
                </c:pt>
                <c:pt idx="62">
                  <c:v>68.743885559477405</c:v>
                </c:pt>
                <c:pt idx="63">
                  <c:v>15.48941410455447</c:v>
                </c:pt>
                <c:pt idx="64">
                  <c:v>7.2666658774978039</c:v>
                </c:pt>
                <c:pt idx="65">
                  <c:v>4.7260094428051964</c:v>
                </c:pt>
                <c:pt idx="66">
                  <c:v>3.514929160276993</c:v>
                </c:pt>
                <c:pt idx="67">
                  <c:v>2.9233275691646701</c:v>
                </c:pt>
                <c:pt idx="68">
                  <c:v>1.8366</c:v>
                </c:pt>
                <c:pt idx="69">
                  <c:v>2.6501231996671408</c:v>
                </c:pt>
                <c:pt idx="70">
                  <c:v>5.0839649604135282</c:v>
                </c:pt>
                <c:pt idx="71">
                  <c:v>69.624565195832176</c:v>
                </c:pt>
                <c:pt idx="72">
                  <c:v>140.2317051254457</c:v>
                </c:pt>
                <c:pt idx="73">
                  <c:v>158.8041590218495</c:v>
                </c:pt>
                <c:pt idx="74">
                  <c:v>52.484857839334161</c:v>
                </c:pt>
                <c:pt idx="75">
                  <c:v>14.264388388231531</c:v>
                </c:pt>
                <c:pt idx="76">
                  <c:v>7.6046827948598317</c:v>
                </c:pt>
                <c:pt idx="77">
                  <c:v>4.1884657951731032</c:v>
                </c:pt>
                <c:pt idx="78">
                  <c:v>3.033500000000001</c:v>
                </c:pt>
                <c:pt idx="79">
                  <c:v>2.7159457160206801</c:v>
                </c:pt>
                <c:pt idx="80">
                  <c:v>1.9737931034482761</c:v>
                </c:pt>
                <c:pt idx="81">
                  <c:v>3.3137632262452978</c:v>
                </c:pt>
                <c:pt idx="82">
                  <c:v>17.821347092836909</c:v>
                </c:pt>
                <c:pt idx="83">
                  <c:v>89.657448206999533</c:v>
                </c:pt>
                <c:pt idx="84">
                  <c:v>111.1980334870583</c:v>
                </c:pt>
                <c:pt idx="85">
                  <c:v>78.892382704799033</c:v>
                </c:pt>
                <c:pt idx="86">
                  <c:v>63.280527700617192</c:v>
                </c:pt>
                <c:pt idx="87">
                  <c:v>12.99446304695476</c:v>
                </c:pt>
                <c:pt idx="88">
                  <c:v>7.4193799428620064</c:v>
                </c:pt>
                <c:pt idx="89">
                  <c:v>4.7243886769835157</c:v>
                </c:pt>
                <c:pt idx="90">
                  <c:v>3.7308172463452611</c:v>
                </c:pt>
                <c:pt idx="91">
                  <c:v>2.9859386894491</c:v>
                </c:pt>
                <c:pt idx="92">
                  <c:v>2.964004205035546</c:v>
                </c:pt>
                <c:pt idx="93">
                  <c:v>3.1172206535950409</c:v>
                </c:pt>
                <c:pt idx="94">
                  <c:v>4.8157106113790578</c:v>
                </c:pt>
                <c:pt idx="95">
                  <c:v>104.68622931226849</c:v>
                </c:pt>
                <c:pt idx="96">
                  <c:v>117.6705648943469</c:v>
                </c:pt>
                <c:pt idx="97">
                  <c:v>81.164045142856722</c:v>
                </c:pt>
                <c:pt idx="98">
                  <c:v>46.965828604143553</c:v>
                </c:pt>
                <c:pt idx="99">
                  <c:v>11.018978852625249</c:v>
                </c:pt>
                <c:pt idx="128" formatCode="General">
                  <c:v>2.92625</c:v>
                </c:pt>
                <c:pt idx="129" formatCode="General">
                  <c:v>4.0402320991887732</c:v>
                </c:pt>
                <c:pt idx="130" formatCode="General">
                  <c:v>10.18660468926463</c:v>
                </c:pt>
                <c:pt idx="131" formatCode="General">
                  <c:v>29.112827485235862</c:v>
                </c:pt>
                <c:pt idx="132" formatCode="General">
                  <c:v>56.722253077611242</c:v>
                </c:pt>
                <c:pt idx="133" formatCode="General">
                  <c:v>58.297072504302307</c:v>
                </c:pt>
                <c:pt idx="134" formatCode="General">
                  <c:v>17.836709370073599</c:v>
                </c:pt>
                <c:pt idx="135" formatCode="General">
                  <c:v>7.7417289113807488</c:v>
                </c:pt>
                <c:pt idx="136" formatCode="General">
                  <c:v>5.1974053581375941</c:v>
                </c:pt>
                <c:pt idx="137" formatCode="General">
                  <c:v>3.837241379310345</c:v>
                </c:pt>
                <c:pt idx="138" formatCode="General">
                  <c:v>3.3489285714285719</c:v>
                </c:pt>
                <c:pt idx="139" formatCode="General">
                  <c:v>2.6048275862068961</c:v>
                </c:pt>
                <c:pt idx="140" formatCode="General">
                  <c:v>2.1444827586206898</c:v>
                </c:pt>
                <c:pt idx="141" formatCode="General">
                  <c:v>1.9287742020083489</c:v>
                </c:pt>
                <c:pt idx="142" formatCode="General">
                  <c:v>9.615231257263364</c:v>
                </c:pt>
                <c:pt idx="143" formatCode="General">
                  <c:v>73.200202846758842</c:v>
                </c:pt>
                <c:pt idx="144" formatCode="General">
                  <c:v>114.5402163486068</c:v>
                </c:pt>
                <c:pt idx="145" formatCode="General">
                  <c:v>55.925051713060718</c:v>
                </c:pt>
                <c:pt idx="146" formatCode="General">
                  <c:v>54.79103887591009</c:v>
                </c:pt>
                <c:pt idx="147" formatCode="General">
                  <c:v>14.499613271521691</c:v>
                </c:pt>
                <c:pt idx="148" formatCode="General">
                  <c:v>6.3538269489189139</c:v>
                </c:pt>
                <c:pt idx="149" formatCode="General">
                  <c:v>4.4160180357142957</c:v>
                </c:pt>
                <c:pt idx="150" formatCode="General">
                  <c:v>3.7784792857142731</c:v>
                </c:pt>
                <c:pt idx="151" formatCode="General">
                  <c:v>2.912123793103305</c:v>
                </c:pt>
                <c:pt idx="152" formatCode="General">
                  <c:v>3.052947767670962</c:v>
                </c:pt>
                <c:pt idx="153" formatCode="General">
                  <c:v>3.8775157376742428</c:v>
                </c:pt>
                <c:pt idx="154" formatCode="General">
                  <c:v>10.442263001621511</c:v>
                </c:pt>
                <c:pt idx="155" formatCode="General">
                  <c:v>66.514872692540564</c:v>
                </c:pt>
                <c:pt idx="156" formatCode="General">
                  <c:v>75.384219305638425</c:v>
                </c:pt>
                <c:pt idx="157" formatCode="General">
                  <c:v>63.297807709934737</c:v>
                </c:pt>
                <c:pt idx="158" formatCode="General">
                  <c:v>30.146979505512501</c:v>
                </c:pt>
                <c:pt idx="159" formatCode="General">
                  <c:v>8.1650916336102011</c:v>
                </c:pt>
                <c:pt idx="160" formatCode="General">
                  <c:v>5.0463035063372086</c:v>
                </c:pt>
                <c:pt idx="161" formatCode="General">
                  <c:v>3.7762225389200972</c:v>
                </c:pt>
                <c:pt idx="162" formatCode="General">
                  <c:v>3.156774316290142</c:v>
                </c:pt>
                <c:pt idx="163" formatCode="General">
                  <c:v>2.748411499999992</c:v>
                </c:pt>
                <c:pt idx="164" formatCode="General">
                  <c:v>2.6105808333333389</c:v>
                </c:pt>
                <c:pt idx="165" formatCode="General">
                  <c:v>4.3116006207448034</c:v>
                </c:pt>
                <c:pt idx="166" formatCode="General">
                  <c:v>9.3490176133060388</c:v>
                </c:pt>
                <c:pt idx="167" formatCode="General">
                  <c:v>41.926250990458527</c:v>
                </c:pt>
                <c:pt idx="168" formatCode="General">
                  <c:v>55.856877820900579</c:v>
                </c:pt>
                <c:pt idx="169" formatCode="General">
                  <c:v>36.301017620293109</c:v>
                </c:pt>
                <c:pt idx="170" formatCode="General">
                  <c:v>20.24942911348079</c:v>
                </c:pt>
                <c:pt idx="171" formatCode="General">
                  <c:v>6.8840162576385939</c:v>
                </c:pt>
                <c:pt idx="172" formatCode="General">
                  <c:v>4.6915891744913871</c:v>
                </c:pt>
                <c:pt idx="173" formatCode="General">
                  <c:v>3.4000978054005588</c:v>
                </c:pt>
                <c:pt idx="175" formatCode="General">
                  <c:v>3.3080315000000118</c:v>
                </c:pt>
                <c:pt idx="176" formatCode="General">
                  <c:v>2.9096709747000622</c:v>
                </c:pt>
                <c:pt idx="177" formatCode="General">
                  <c:v>6.4863571180002841</c:v>
                </c:pt>
                <c:pt idx="178" formatCode="General">
                  <c:v>14.90803804318691</c:v>
                </c:pt>
                <c:pt idx="179" formatCode="General">
                  <c:v>55.887100557168459</c:v>
                </c:pt>
                <c:pt idx="180" formatCode="General">
                  <c:v>42.283232434553817</c:v>
                </c:pt>
                <c:pt idx="181" formatCode="General">
                  <c:v>45.00780557238599</c:v>
                </c:pt>
                <c:pt idx="182" formatCode="General">
                  <c:v>34.607074501018829</c:v>
                </c:pt>
                <c:pt idx="183" formatCode="General">
                  <c:v>12.949348629235031</c:v>
                </c:pt>
                <c:pt idx="184" formatCode="General">
                  <c:v>10.01535598318563</c:v>
                </c:pt>
                <c:pt idx="185" formatCode="General">
                  <c:v>9.2833493141331829</c:v>
                </c:pt>
                <c:pt idx="186" formatCode="General">
                  <c:v>8.9095651408804155</c:v>
                </c:pt>
                <c:pt idx="187" formatCode="General">
                  <c:v>5.0423401666666896</c:v>
                </c:pt>
                <c:pt idx="188" formatCode="General">
                  <c:v>3.285055478546131</c:v>
                </c:pt>
                <c:pt idx="189" formatCode="General">
                  <c:v>6.5899147542627814</c:v>
                </c:pt>
                <c:pt idx="190" formatCode="General">
                  <c:v>14.90803804318691</c:v>
                </c:pt>
                <c:pt idx="191" formatCode="General">
                  <c:v>55.526826726592184</c:v>
                </c:pt>
                <c:pt idx="192" formatCode="General">
                  <c:v>77.852483327649111</c:v>
                </c:pt>
                <c:pt idx="193" formatCode="General">
                  <c:v>61.705094403235208</c:v>
                </c:pt>
                <c:pt idx="194" formatCode="General">
                  <c:v>50.138414547038629</c:v>
                </c:pt>
                <c:pt idx="195" formatCode="General">
                  <c:v>8.7351067077167635</c:v>
                </c:pt>
                <c:pt idx="197" formatCode="General">
                  <c:v>3.6543142589043982</c:v>
                </c:pt>
                <c:pt idx="198" formatCode="General">
                  <c:v>3.0200833585675162</c:v>
                </c:pt>
                <c:pt idx="199" formatCode="General">
                  <c:v>2.644820080789732</c:v>
                </c:pt>
                <c:pt idx="200" formatCode="General">
                  <c:v>1.819524543982016</c:v>
                </c:pt>
                <c:pt idx="201" formatCode="General">
                  <c:v>3.182863686396801</c:v>
                </c:pt>
                <c:pt idx="202" formatCode="General">
                  <c:v>16.403276908618398</c:v>
                </c:pt>
                <c:pt idx="203" formatCode="General">
                  <c:v>80.598511428738163</c:v>
                </c:pt>
                <c:pt idx="204" formatCode="General">
                  <c:v>63.629744623229023</c:v>
                </c:pt>
                <c:pt idx="205" formatCode="General">
                  <c:v>68.177739008851319</c:v>
                </c:pt>
                <c:pt idx="206" formatCode="General">
                  <c:v>46.769628539300108</c:v>
                </c:pt>
                <c:pt idx="207" formatCode="General">
                  <c:v>31.446905652898842</c:v>
                </c:pt>
                <c:pt idx="208" formatCode="General">
                  <c:v>8.7755237085340383</c:v>
                </c:pt>
                <c:pt idx="209" formatCode="General">
                  <c:v>3.7530967004271991</c:v>
                </c:pt>
                <c:pt idx="210" formatCode="General">
                  <c:v>4.4979327721644848</c:v>
                </c:pt>
                <c:pt idx="211" formatCode="General">
                  <c:v>3.7605249696786198</c:v>
                </c:pt>
                <c:pt idx="212" formatCode="General">
                  <c:v>2.8629598030119712</c:v>
                </c:pt>
                <c:pt idx="213" formatCode="General">
                  <c:v>4.8008980013527296</c:v>
                </c:pt>
                <c:pt idx="214" formatCode="General">
                  <c:v>23.034086627873702</c:v>
                </c:pt>
                <c:pt idx="215" formatCode="General">
                  <c:v>64.636926373354086</c:v>
                </c:pt>
                <c:pt idx="216" formatCode="General">
                  <c:v>65.409666600227467</c:v>
                </c:pt>
                <c:pt idx="217" formatCode="General">
                  <c:v>57.534440119352503</c:v>
                </c:pt>
                <c:pt idx="218" formatCode="General">
                  <c:v>60.089525144050747</c:v>
                </c:pt>
                <c:pt idx="219" formatCode="General">
                  <c:v>17.719636650279181</c:v>
                </c:pt>
                <c:pt idx="220" formatCode="General">
                  <c:v>6.9464170368349656</c:v>
                </c:pt>
                <c:pt idx="221" formatCode="General">
                  <c:v>4.8816643196786522</c:v>
                </c:pt>
              </c:numCache>
            </c:numRef>
          </c:yVal>
          <c:smooth val="1"/>
          <c:extLst>
            <c:ext xmlns:c16="http://schemas.microsoft.com/office/drawing/2014/chart" uri="{C3380CC4-5D6E-409C-BE32-E72D297353CC}">
              <c16:uniqueId val="{00000001-A815-4222-B1FA-339056A9BA44}"/>
            </c:ext>
          </c:extLst>
        </c:ser>
        <c:dLbls>
          <c:showLegendKey val="0"/>
          <c:showVal val="0"/>
          <c:showCatName val="0"/>
          <c:showSerName val="0"/>
          <c:showPercent val="0"/>
          <c:showBubbleSize val="0"/>
        </c:dLbls>
        <c:axId val="1897781152"/>
        <c:axId val="1897781568"/>
      </c:scatterChart>
      <c:valAx>
        <c:axId val="1897781152"/>
        <c:scaling>
          <c:orientation val="minMax"/>
          <c:max val="23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r>
                  <a:rPr lang="en-US"/>
                  <a:t>Time series, (</a:t>
                </a:r>
                <a:r>
                  <a:rPr lang="en-US" sz="1400"/>
                  <a:t>n</a:t>
                </a:r>
                <a:r>
                  <a:rPr lang="en-US" baseline="30000"/>
                  <a:t>th</a:t>
                </a:r>
                <a:r>
                  <a:rPr lang="en-US" baseline="0"/>
                  <a:t> M</a:t>
                </a:r>
                <a:r>
                  <a:rPr lang="en-US"/>
                  <a:t>onth)</a:t>
                </a:r>
              </a:p>
            </c:rich>
          </c:tx>
          <c:layout>
            <c:manualLayout>
              <c:xMode val="edge"/>
              <c:yMode val="edge"/>
              <c:x val="0.42491192647639797"/>
              <c:y val="0.91828656369356909"/>
            </c:manualLayout>
          </c:layout>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97781568"/>
        <c:crosses val="autoZero"/>
        <c:crossBetween val="midCat"/>
      </c:valAx>
      <c:valAx>
        <c:axId val="189778156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r>
                  <a:rPr lang="en-US"/>
                  <a:t>Discharge (m3/s)</a:t>
                </a: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977811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Gill Sans MT" panose="020B0502020104020203"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r>
              <a:rPr lang="en-US" sz="1100" b="1"/>
              <a:t>Daily Discharge Series</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lineChart>
        <c:grouping val="standard"/>
        <c:varyColors val="0"/>
        <c:ser>
          <c:idx val="0"/>
          <c:order val="0"/>
          <c:tx>
            <c:strRef>
              <c:f>Daily_discharge!$B$1</c:f>
              <c:strCache>
                <c:ptCount val="1"/>
                <c:pt idx="0">
                  <c:v>Discharge (m3/s)</c:v>
                </c:pt>
              </c:strCache>
            </c:strRef>
          </c:tx>
          <c:spPr>
            <a:ln w="12700" cap="rnd" cmpd="sng">
              <a:solidFill>
                <a:schemeClr val="tx1"/>
              </a:solidFill>
              <a:round/>
            </a:ln>
            <a:effectLst/>
          </c:spPr>
          <c:marker>
            <c:symbol val="none"/>
          </c:marker>
          <c:cat>
            <c:strRef>
              <c:f>Daily_discharge!$A$2:$A$6824</c:f>
              <c:strCache>
                <c:ptCount val="6823"/>
                <c:pt idx="0">
                  <c:v>Shrawan 1, 2061</c:v>
                </c:pt>
                <c:pt idx="1">
                  <c:v>Shrawan 2, 2061</c:v>
                </c:pt>
                <c:pt idx="2">
                  <c:v>Shrawan 3, 2061</c:v>
                </c:pt>
                <c:pt idx="3">
                  <c:v>Shrawan 4, 2061</c:v>
                </c:pt>
                <c:pt idx="4">
                  <c:v>Shrawan 5, 2061</c:v>
                </c:pt>
                <c:pt idx="5">
                  <c:v>Shrawan 6, 2061</c:v>
                </c:pt>
                <c:pt idx="6">
                  <c:v>Shrawan 7, 2061</c:v>
                </c:pt>
                <c:pt idx="7">
                  <c:v>Shrawan 8, 2061</c:v>
                </c:pt>
                <c:pt idx="8">
                  <c:v>Shrawan 9, 2061</c:v>
                </c:pt>
                <c:pt idx="9">
                  <c:v>Shrawan 10, 2061</c:v>
                </c:pt>
                <c:pt idx="10">
                  <c:v>Shrawan 11, 2061</c:v>
                </c:pt>
                <c:pt idx="11">
                  <c:v>Shrawan 12, 2061</c:v>
                </c:pt>
                <c:pt idx="12">
                  <c:v>Shrawan 13, 2061</c:v>
                </c:pt>
                <c:pt idx="13">
                  <c:v>Shrawan 14, 2061</c:v>
                </c:pt>
                <c:pt idx="14">
                  <c:v>Shrawan 15, 2061</c:v>
                </c:pt>
                <c:pt idx="15">
                  <c:v>Shrawan 16, 2061</c:v>
                </c:pt>
                <c:pt idx="16">
                  <c:v>Shrawan 17, 2061</c:v>
                </c:pt>
                <c:pt idx="17">
                  <c:v>Shrawan 18, 2061</c:v>
                </c:pt>
                <c:pt idx="18">
                  <c:v>Shrawan 19, 2061</c:v>
                </c:pt>
                <c:pt idx="19">
                  <c:v>Shrawan 20, 2061</c:v>
                </c:pt>
                <c:pt idx="20">
                  <c:v>Shrawan 21, 2061</c:v>
                </c:pt>
                <c:pt idx="21">
                  <c:v>Shrawan 22, 2061</c:v>
                </c:pt>
                <c:pt idx="22">
                  <c:v>Shrawan 23, 2061</c:v>
                </c:pt>
                <c:pt idx="23">
                  <c:v>Shrawan 24, 2061</c:v>
                </c:pt>
                <c:pt idx="24">
                  <c:v>Shrawan 25, 2061</c:v>
                </c:pt>
                <c:pt idx="25">
                  <c:v>Shrawan 26, 2061</c:v>
                </c:pt>
                <c:pt idx="26">
                  <c:v>Shrawan 27, 2061</c:v>
                </c:pt>
                <c:pt idx="27">
                  <c:v>Shrawan 28, 2061</c:v>
                </c:pt>
                <c:pt idx="28">
                  <c:v>Shrawan 29, 2061</c:v>
                </c:pt>
                <c:pt idx="29">
                  <c:v>Shrawan 30, 2061</c:v>
                </c:pt>
                <c:pt idx="30">
                  <c:v>Shrawan 31, 2061</c:v>
                </c:pt>
                <c:pt idx="31">
                  <c:v>Shrawan 32, 2061</c:v>
                </c:pt>
                <c:pt idx="32">
                  <c:v>Bhadra 1, 2061</c:v>
                </c:pt>
                <c:pt idx="33">
                  <c:v>Bhadra 2, 2061</c:v>
                </c:pt>
                <c:pt idx="34">
                  <c:v>Bhadra 3, 2061</c:v>
                </c:pt>
                <c:pt idx="35">
                  <c:v>Bhadra 4, 2061</c:v>
                </c:pt>
                <c:pt idx="36">
                  <c:v>Bhadra 5, 2061</c:v>
                </c:pt>
                <c:pt idx="37">
                  <c:v>Bhadra 6, 2061</c:v>
                </c:pt>
                <c:pt idx="38">
                  <c:v>Bhadra 7, 2061</c:v>
                </c:pt>
                <c:pt idx="39">
                  <c:v>Bhadra 8, 2061</c:v>
                </c:pt>
                <c:pt idx="40">
                  <c:v>Bhadra 9, 2061</c:v>
                </c:pt>
                <c:pt idx="41">
                  <c:v>Bhadra 10, 2061</c:v>
                </c:pt>
                <c:pt idx="42">
                  <c:v>Bhadra 11, 2061</c:v>
                </c:pt>
                <c:pt idx="43">
                  <c:v>Bhadra 12, 2061</c:v>
                </c:pt>
                <c:pt idx="44">
                  <c:v>Bhadra 13, 2061</c:v>
                </c:pt>
                <c:pt idx="45">
                  <c:v>Bhadra 14, 2061</c:v>
                </c:pt>
                <c:pt idx="46">
                  <c:v>Bhadra 15, 2061</c:v>
                </c:pt>
                <c:pt idx="47">
                  <c:v>Bhadra 16, 2061</c:v>
                </c:pt>
                <c:pt idx="48">
                  <c:v>Bhadra 17, 2061</c:v>
                </c:pt>
                <c:pt idx="49">
                  <c:v>Bhadra 18, 2061</c:v>
                </c:pt>
                <c:pt idx="50">
                  <c:v>Bhadra 19, 2061</c:v>
                </c:pt>
                <c:pt idx="51">
                  <c:v>Bhadra 20, 2061</c:v>
                </c:pt>
                <c:pt idx="52">
                  <c:v>Bhadra 21, 2061</c:v>
                </c:pt>
                <c:pt idx="53">
                  <c:v>Bhadra 22, 2061</c:v>
                </c:pt>
                <c:pt idx="54">
                  <c:v>Bhadra 23, 2061</c:v>
                </c:pt>
                <c:pt idx="55">
                  <c:v>Bhadra 24, 2061</c:v>
                </c:pt>
                <c:pt idx="56">
                  <c:v>Bhadra 25, 2061</c:v>
                </c:pt>
                <c:pt idx="57">
                  <c:v>Bhadra 26, 2061</c:v>
                </c:pt>
                <c:pt idx="58">
                  <c:v>Bhadra 27, 2061</c:v>
                </c:pt>
                <c:pt idx="59">
                  <c:v>Bhadra 28, 2061</c:v>
                </c:pt>
                <c:pt idx="60">
                  <c:v>Bhadra 29, 2061</c:v>
                </c:pt>
                <c:pt idx="61">
                  <c:v>Bhadra 30, 2061</c:v>
                </c:pt>
                <c:pt idx="62">
                  <c:v>Bhadra 31, 2061</c:v>
                </c:pt>
                <c:pt idx="63">
                  <c:v>Ashwin 1, 2061</c:v>
                </c:pt>
                <c:pt idx="64">
                  <c:v>Ashwin 2, 2061</c:v>
                </c:pt>
                <c:pt idx="65">
                  <c:v>Ashwin 3, 2061</c:v>
                </c:pt>
                <c:pt idx="66">
                  <c:v>Ashwin 4, 2061</c:v>
                </c:pt>
                <c:pt idx="67">
                  <c:v>Ashwin 5, 2061</c:v>
                </c:pt>
                <c:pt idx="68">
                  <c:v>Ashwin 6, 2061</c:v>
                </c:pt>
                <c:pt idx="69">
                  <c:v>Ashwin 7, 2061</c:v>
                </c:pt>
                <c:pt idx="70">
                  <c:v>Ashwin 8, 2061</c:v>
                </c:pt>
                <c:pt idx="71">
                  <c:v>Ashwin 9, 2061</c:v>
                </c:pt>
                <c:pt idx="72">
                  <c:v>Ashwin 10, 2061</c:v>
                </c:pt>
                <c:pt idx="73">
                  <c:v>Ashwin 11, 2061</c:v>
                </c:pt>
                <c:pt idx="74">
                  <c:v>Ashwin 12, 2061</c:v>
                </c:pt>
                <c:pt idx="75">
                  <c:v>Ashwin 13, 2061</c:v>
                </c:pt>
                <c:pt idx="76">
                  <c:v>Ashwin 14, 2061</c:v>
                </c:pt>
                <c:pt idx="77">
                  <c:v>Ashwin 15, 2061</c:v>
                </c:pt>
                <c:pt idx="78">
                  <c:v>Ashwin 16, 2061</c:v>
                </c:pt>
                <c:pt idx="79">
                  <c:v>Ashwin 17, 2061</c:v>
                </c:pt>
                <c:pt idx="80">
                  <c:v>Ashwin 18, 2061</c:v>
                </c:pt>
                <c:pt idx="81">
                  <c:v>Ashwin 19, 2061</c:v>
                </c:pt>
                <c:pt idx="82">
                  <c:v>Ashwin 20, 2061</c:v>
                </c:pt>
                <c:pt idx="83">
                  <c:v>Ashwin 21, 2061</c:v>
                </c:pt>
                <c:pt idx="84">
                  <c:v>Ashwin 22, 2061</c:v>
                </c:pt>
                <c:pt idx="85">
                  <c:v>Ashwin 23, 2061</c:v>
                </c:pt>
                <c:pt idx="86">
                  <c:v>Ashwin 24, 2061</c:v>
                </c:pt>
                <c:pt idx="87">
                  <c:v>Ashwin 25, 2061</c:v>
                </c:pt>
                <c:pt idx="88">
                  <c:v>Ashwin 26, 2061</c:v>
                </c:pt>
                <c:pt idx="89">
                  <c:v>Ashwin 27, 2061</c:v>
                </c:pt>
                <c:pt idx="90">
                  <c:v>Ashwin 28, 2061</c:v>
                </c:pt>
                <c:pt idx="91">
                  <c:v>Ashwin 29, 2061</c:v>
                </c:pt>
                <c:pt idx="92">
                  <c:v>Ashwin 30, 2061</c:v>
                </c:pt>
                <c:pt idx="93">
                  <c:v>Kartik 1, 2061</c:v>
                </c:pt>
                <c:pt idx="94">
                  <c:v>Kartik 2, 2061</c:v>
                </c:pt>
                <c:pt idx="95">
                  <c:v>Kartik 3, 2061</c:v>
                </c:pt>
                <c:pt idx="96">
                  <c:v>Kartik 4, 2061</c:v>
                </c:pt>
                <c:pt idx="97">
                  <c:v>Kartik 5, 2061</c:v>
                </c:pt>
                <c:pt idx="98">
                  <c:v>Kartik 6, 2061</c:v>
                </c:pt>
                <c:pt idx="99">
                  <c:v>Kartik 7, 2061</c:v>
                </c:pt>
                <c:pt idx="100">
                  <c:v>Kartik 8, 2061</c:v>
                </c:pt>
                <c:pt idx="101">
                  <c:v>Kartik 9, 2061</c:v>
                </c:pt>
                <c:pt idx="102">
                  <c:v>Kartik 10, 2061</c:v>
                </c:pt>
                <c:pt idx="103">
                  <c:v>Kartik 11, 2061</c:v>
                </c:pt>
                <c:pt idx="104">
                  <c:v>Kartik 12, 2061</c:v>
                </c:pt>
                <c:pt idx="105">
                  <c:v>Kartik 13, 2061</c:v>
                </c:pt>
                <c:pt idx="106">
                  <c:v>Kartik 14, 2061</c:v>
                </c:pt>
                <c:pt idx="107">
                  <c:v>Kartik 15, 2061</c:v>
                </c:pt>
                <c:pt idx="108">
                  <c:v>Kartik 16, 2061</c:v>
                </c:pt>
                <c:pt idx="109">
                  <c:v>Kartik 17, 2061</c:v>
                </c:pt>
                <c:pt idx="110">
                  <c:v>Kartik 18, 2061</c:v>
                </c:pt>
                <c:pt idx="111">
                  <c:v>Kartik 19, 2061</c:v>
                </c:pt>
                <c:pt idx="112">
                  <c:v>Kartik 20, 2061</c:v>
                </c:pt>
                <c:pt idx="113">
                  <c:v>Kartik 21, 2061</c:v>
                </c:pt>
                <c:pt idx="114">
                  <c:v>Kartik 22, 2061</c:v>
                </c:pt>
                <c:pt idx="115">
                  <c:v>Kartik 23, 2061</c:v>
                </c:pt>
                <c:pt idx="116">
                  <c:v>Kartik 24, 2061</c:v>
                </c:pt>
                <c:pt idx="117">
                  <c:v>Kartik 25, 2061</c:v>
                </c:pt>
                <c:pt idx="118">
                  <c:v>Kartik 26, 2061</c:v>
                </c:pt>
                <c:pt idx="119">
                  <c:v>Kartik 27, 2061</c:v>
                </c:pt>
                <c:pt idx="120">
                  <c:v>Kartik 28, 2061</c:v>
                </c:pt>
                <c:pt idx="121">
                  <c:v>Kartik 29, 2061</c:v>
                </c:pt>
                <c:pt idx="122">
                  <c:v>Kartik 30, 2061</c:v>
                </c:pt>
                <c:pt idx="123">
                  <c:v>Mangsir 1, 2061</c:v>
                </c:pt>
                <c:pt idx="124">
                  <c:v>Mangsir 2, 2061</c:v>
                </c:pt>
                <c:pt idx="125">
                  <c:v>Mangsir 3, 2061</c:v>
                </c:pt>
                <c:pt idx="126">
                  <c:v>Mangsir 4, 2061</c:v>
                </c:pt>
                <c:pt idx="127">
                  <c:v>Mangsir 5, 2061</c:v>
                </c:pt>
                <c:pt idx="128">
                  <c:v>Mangsir 6, 2061</c:v>
                </c:pt>
                <c:pt idx="129">
                  <c:v>Mangsir 7, 2061</c:v>
                </c:pt>
                <c:pt idx="130">
                  <c:v>Mangsir 8, 2061</c:v>
                </c:pt>
                <c:pt idx="131">
                  <c:v>Mangsir 9, 2061</c:v>
                </c:pt>
                <c:pt idx="132">
                  <c:v>Mangsir 10, 2061</c:v>
                </c:pt>
                <c:pt idx="133">
                  <c:v>Mangsir 11, 2061</c:v>
                </c:pt>
                <c:pt idx="134">
                  <c:v>Mangsir 12, 2061</c:v>
                </c:pt>
                <c:pt idx="135">
                  <c:v>Mangsir 13, 2061</c:v>
                </c:pt>
                <c:pt idx="136">
                  <c:v>Mangsir 14, 2061</c:v>
                </c:pt>
                <c:pt idx="137">
                  <c:v>Mangsir 15, 2061</c:v>
                </c:pt>
                <c:pt idx="138">
                  <c:v>Mangsir 16, 2061</c:v>
                </c:pt>
                <c:pt idx="139">
                  <c:v>Mangsir 17, 2061</c:v>
                </c:pt>
                <c:pt idx="140">
                  <c:v>Mangsir 18, 2061</c:v>
                </c:pt>
                <c:pt idx="141">
                  <c:v>Mangsir 19, 2061</c:v>
                </c:pt>
                <c:pt idx="142">
                  <c:v>Mangsir 20, 2061</c:v>
                </c:pt>
                <c:pt idx="143">
                  <c:v>Mangsir 21, 2061</c:v>
                </c:pt>
                <c:pt idx="144">
                  <c:v>Mangsir 22, 2061</c:v>
                </c:pt>
                <c:pt idx="145">
                  <c:v>Mangsir 23, 2061</c:v>
                </c:pt>
                <c:pt idx="146">
                  <c:v>Mangsir 24, 2061</c:v>
                </c:pt>
                <c:pt idx="147">
                  <c:v>Mangsir 25, 2061</c:v>
                </c:pt>
                <c:pt idx="148">
                  <c:v>Mangsir 26, 2061</c:v>
                </c:pt>
                <c:pt idx="149">
                  <c:v>Mangsir 27, 2061</c:v>
                </c:pt>
                <c:pt idx="150">
                  <c:v>Mangsir 28, 2061</c:v>
                </c:pt>
                <c:pt idx="151">
                  <c:v>Mangsir 29, 2061</c:v>
                </c:pt>
                <c:pt idx="152">
                  <c:v>Mangsir 30, 2061</c:v>
                </c:pt>
                <c:pt idx="153">
                  <c:v>Poush 1, 2061</c:v>
                </c:pt>
                <c:pt idx="154">
                  <c:v>Poush 2, 2061</c:v>
                </c:pt>
                <c:pt idx="155">
                  <c:v>Poush 3, 2061</c:v>
                </c:pt>
                <c:pt idx="156">
                  <c:v>Poush 4, 2061</c:v>
                </c:pt>
                <c:pt idx="157">
                  <c:v>Poush 5, 2061</c:v>
                </c:pt>
                <c:pt idx="158">
                  <c:v>Poush 6, 2061</c:v>
                </c:pt>
                <c:pt idx="159">
                  <c:v>Poush 7, 2061</c:v>
                </c:pt>
                <c:pt idx="160">
                  <c:v>Poush 8, 2061</c:v>
                </c:pt>
                <c:pt idx="161">
                  <c:v>Poush 9, 2061</c:v>
                </c:pt>
                <c:pt idx="162">
                  <c:v>Poush 10, 2061</c:v>
                </c:pt>
                <c:pt idx="163">
                  <c:v>Poush 11, 2061</c:v>
                </c:pt>
                <c:pt idx="164">
                  <c:v>Poush 12, 2061</c:v>
                </c:pt>
                <c:pt idx="165">
                  <c:v>Poush 13, 2061</c:v>
                </c:pt>
                <c:pt idx="166">
                  <c:v>Poush 14, 2061</c:v>
                </c:pt>
                <c:pt idx="167">
                  <c:v>Poush 15, 2061</c:v>
                </c:pt>
                <c:pt idx="168">
                  <c:v>Poush 16, 2061</c:v>
                </c:pt>
                <c:pt idx="169">
                  <c:v>Poush 17, 2061</c:v>
                </c:pt>
                <c:pt idx="170">
                  <c:v>Poush 18, 2061</c:v>
                </c:pt>
                <c:pt idx="171">
                  <c:v>Poush 19, 2061</c:v>
                </c:pt>
                <c:pt idx="172">
                  <c:v>Poush 20, 2061</c:v>
                </c:pt>
                <c:pt idx="173">
                  <c:v>Poush 21, 2061</c:v>
                </c:pt>
                <c:pt idx="174">
                  <c:v>Poush 22, 2061</c:v>
                </c:pt>
                <c:pt idx="175">
                  <c:v>Poush 23, 2061</c:v>
                </c:pt>
                <c:pt idx="176">
                  <c:v>Poush 24, 2061</c:v>
                </c:pt>
                <c:pt idx="177">
                  <c:v>Poush 25, 2061</c:v>
                </c:pt>
                <c:pt idx="178">
                  <c:v>Poush 26, 2061</c:v>
                </c:pt>
                <c:pt idx="179">
                  <c:v>Poush 27, 2061</c:v>
                </c:pt>
                <c:pt idx="180">
                  <c:v>Poush 28, 2061</c:v>
                </c:pt>
                <c:pt idx="181">
                  <c:v>Poush 29, 2061</c:v>
                </c:pt>
                <c:pt idx="182">
                  <c:v>Magh 1, 2061</c:v>
                </c:pt>
                <c:pt idx="183">
                  <c:v>Magh 2, 2061</c:v>
                </c:pt>
                <c:pt idx="184">
                  <c:v>Magh 3, 2061</c:v>
                </c:pt>
                <c:pt idx="185">
                  <c:v>Magh 4, 2061</c:v>
                </c:pt>
                <c:pt idx="186">
                  <c:v>Magh 5, 2061</c:v>
                </c:pt>
                <c:pt idx="187">
                  <c:v>Magh 6, 2061</c:v>
                </c:pt>
                <c:pt idx="188">
                  <c:v>Magh 7, 2061</c:v>
                </c:pt>
                <c:pt idx="189">
                  <c:v>Magh 8, 2061</c:v>
                </c:pt>
                <c:pt idx="190">
                  <c:v>Magh 9, 2061</c:v>
                </c:pt>
                <c:pt idx="191">
                  <c:v>Magh 10, 2061</c:v>
                </c:pt>
                <c:pt idx="192">
                  <c:v>Magh 11, 2061</c:v>
                </c:pt>
                <c:pt idx="193">
                  <c:v>Magh 12, 2061</c:v>
                </c:pt>
                <c:pt idx="194">
                  <c:v>Magh 13, 2061</c:v>
                </c:pt>
                <c:pt idx="195">
                  <c:v>Magh 14, 2061</c:v>
                </c:pt>
                <c:pt idx="196">
                  <c:v>Magh 15, 2061</c:v>
                </c:pt>
                <c:pt idx="197">
                  <c:v>Magh 16, 2061</c:v>
                </c:pt>
                <c:pt idx="198">
                  <c:v>Magh 17, 2061</c:v>
                </c:pt>
                <c:pt idx="199">
                  <c:v>Magh 18, 2061</c:v>
                </c:pt>
                <c:pt idx="200">
                  <c:v>Magh 19, 2061</c:v>
                </c:pt>
                <c:pt idx="201">
                  <c:v>Magh 20, 2061</c:v>
                </c:pt>
                <c:pt idx="202">
                  <c:v>Magh 21, 2061</c:v>
                </c:pt>
                <c:pt idx="203">
                  <c:v>Magh 22, 2061</c:v>
                </c:pt>
                <c:pt idx="204">
                  <c:v>Magh 23, 2061</c:v>
                </c:pt>
                <c:pt idx="205">
                  <c:v>Magh 24, 2061</c:v>
                </c:pt>
                <c:pt idx="206">
                  <c:v>Magh 25, 2061</c:v>
                </c:pt>
                <c:pt idx="207">
                  <c:v>Magh 26, 2061</c:v>
                </c:pt>
                <c:pt idx="208">
                  <c:v>Magh 27, 2061</c:v>
                </c:pt>
                <c:pt idx="209">
                  <c:v>Magh 28, 2061</c:v>
                </c:pt>
                <c:pt idx="210">
                  <c:v>Magh 29, 2061</c:v>
                </c:pt>
                <c:pt idx="211">
                  <c:v>Falgun 1, 2061</c:v>
                </c:pt>
                <c:pt idx="212">
                  <c:v>Falgun 2, 2061</c:v>
                </c:pt>
                <c:pt idx="213">
                  <c:v>Falgun 3, 2061</c:v>
                </c:pt>
                <c:pt idx="214">
                  <c:v>Falgun 4, 2061</c:v>
                </c:pt>
                <c:pt idx="215">
                  <c:v>Falgun 5, 2061</c:v>
                </c:pt>
                <c:pt idx="216">
                  <c:v>Falgun 6, 2061</c:v>
                </c:pt>
                <c:pt idx="217">
                  <c:v>Falgun 7, 2061</c:v>
                </c:pt>
                <c:pt idx="218">
                  <c:v>Falgun 8, 2061</c:v>
                </c:pt>
                <c:pt idx="219">
                  <c:v>Falgun 9, 2061</c:v>
                </c:pt>
                <c:pt idx="220">
                  <c:v>Falgun 10, 2061</c:v>
                </c:pt>
                <c:pt idx="221">
                  <c:v>Falgun 11, 2061</c:v>
                </c:pt>
                <c:pt idx="222">
                  <c:v>Falgun 12, 2061</c:v>
                </c:pt>
                <c:pt idx="223">
                  <c:v>Falgun 13, 2061</c:v>
                </c:pt>
                <c:pt idx="224">
                  <c:v>Falgun 14, 2061</c:v>
                </c:pt>
                <c:pt idx="225">
                  <c:v>Falgun 15, 2061</c:v>
                </c:pt>
                <c:pt idx="226">
                  <c:v>Falgun 16, 2061</c:v>
                </c:pt>
                <c:pt idx="227">
                  <c:v>Falgun 17, 2061</c:v>
                </c:pt>
                <c:pt idx="228">
                  <c:v>Falgun 18, 2061</c:v>
                </c:pt>
                <c:pt idx="229">
                  <c:v>Falgun 19, 2061</c:v>
                </c:pt>
                <c:pt idx="230">
                  <c:v>Falgun 20, 2061</c:v>
                </c:pt>
                <c:pt idx="231">
                  <c:v>Falgun 21, 2061</c:v>
                </c:pt>
                <c:pt idx="232">
                  <c:v>Falgun 22, 2061</c:v>
                </c:pt>
                <c:pt idx="233">
                  <c:v>Falgun 23, 2061</c:v>
                </c:pt>
                <c:pt idx="234">
                  <c:v>Falgun 24, 2061</c:v>
                </c:pt>
                <c:pt idx="235">
                  <c:v>Falgun 25, 2061</c:v>
                </c:pt>
                <c:pt idx="236">
                  <c:v>Falgun 26, 2061</c:v>
                </c:pt>
                <c:pt idx="237">
                  <c:v>Falgun 27, 2061</c:v>
                </c:pt>
                <c:pt idx="238">
                  <c:v>Falgun 28, 2061</c:v>
                </c:pt>
                <c:pt idx="239">
                  <c:v>Falgun 29, 2061</c:v>
                </c:pt>
                <c:pt idx="240">
                  <c:v>Falgun 30, 2061</c:v>
                </c:pt>
                <c:pt idx="241">
                  <c:v>Chaitra 1, 2061</c:v>
                </c:pt>
                <c:pt idx="242">
                  <c:v>Chaitra 2, 2061</c:v>
                </c:pt>
                <c:pt idx="243">
                  <c:v>Chaitra 3, 2061</c:v>
                </c:pt>
                <c:pt idx="244">
                  <c:v>Chaitra 4, 2061</c:v>
                </c:pt>
                <c:pt idx="245">
                  <c:v>Chaitra 5, 2061</c:v>
                </c:pt>
                <c:pt idx="246">
                  <c:v>Chaitra 6, 2061</c:v>
                </c:pt>
                <c:pt idx="247">
                  <c:v>Chaitra 7, 2061</c:v>
                </c:pt>
                <c:pt idx="248">
                  <c:v>Chaitra 8, 2061</c:v>
                </c:pt>
                <c:pt idx="249">
                  <c:v>Chaitra 9, 2061</c:v>
                </c:pt>
                <c:pt idx="250">
                  <c:v>Chaitra 10, 2061</c:v>
                </c:pt>
                <c:pt idx="251">
                  <c:v>Chaitra 11, 2061</c:v>
                </c:pt>
                <c:pt idx="252">
                  <c:v>Chaitra 12, 2061</c:v>
                </c:pt>
                <c:pt idx="253">
                  <c:v>Chaitra 13, 2061</c:v>
                </c:pt>
                <c:pt idx="254">
                  <c:v>Chaitra 14, 2061</c:v>
                </c:pt>
                <c:pt idx="255">
                  <c:v>Chaitra 15, 2061</c:v>
                </c:pt>
                <c:pt idx="256">
                  <c:v>Chaitra 16, 2061</c:v>
                </c:pt>
                <c:pt idx="257">
                  <c:v>Chaitra 17, 2061</c:v>
                </c:pt>
                <c:pt idx="258">
                  <c:v>Chaitra 18, 2061</c:v>
                </c:pt>
                <c:pt idx="259">
                  <c:v>Chaitra 19, 2061</c:v>
                </c:pt>
                <c:pt idx="260">
                  <c:v>Chaitra 20, 2061</c:v>
                </c:pt>
                <c:pt idx="261">
                  <c:v>Chaitra 21, 2061</c:v>
                </c:pt>
                <c:pt idx="262">
                  <c:v>Chaitra 22, 2061</c:v>
                </c:pt>
                <c:pt idx="263">
                  <c:v>Chaitra 23, 2061</c:v>
                </c:pt>
                <c:pt idx="264">
                  <c:v>Chaitra 24, 2061</c:v>
                </c:pt>
                <c:pt idx="265">
                  <c:v>Chaitra 25, 2061</c:v>
                </c:pt>
                <c:pt idx="266">
                  <c:v>Chaitra 26, 2061</c:v>
                </c:pt>
                <c:pt idx="267">
                  <c:v>Chaitra 27, 2061</c:v>
                </c:pt>
                <c:pt idx="268">
                  <c:v>Chaitra 28, 2061</c:v>
                </c:pt>
                <c:pt idx="269">
                  <c:v>Chaitra 29, 2061</c:v>
                </c:pt>
                <c:pt idx="270">
                  <c:v>Chaitra 30, 2061</c:v>
                </c:pt>
                <c:pt idx="271">
                  <c:v>Chaitra 31, 2061</c:v>
                </c:pt>
                <c:pt idx="272">
                  <c:v>Chaitra 32, 2061</c:v>
                </c:pt>
                <c:pt idx="273">
                  <c:v>Baishakh 1, 2062</c:v>
                </c:pt>
                <c:pt idx="274">
                  <c:v>Baishakh 2, 2062</c:v>
                </c:pt>
                <c:pt idx="275">
                  <c:v>Baishakh 3, 2062</c:v>
                </c:pt>
                <c:pt idx="276">
                  <c:v>Baishakh 4, 2062</c:v>
                </c:pt>
                <c:pt idx="277">
                  <c:v>Baishakh 5, 2062</c:v>
                </c:pt>
                <c:pt idx="278">
                  <c:v>Baishakh 6, 2062</c:v>
                </c:pt>
                <c:pt idx="279">
                  <c:v>Baishakh 7, 2062</c:v>
                </c:pt>
                <c:pt idx="280">
                  <c:v>Baishakh 8, 2062</c:v>
                </c:pt>
                <c:pt idx="281">
                  <c:v>Baishakh 9, 2062</c:v>
                </c:pt>
                <c:pt idx="282">
                  <c:v>Baishakh 10, 2062</c:v>
                </c:pt>
                <c:pt idx="283">
                  <c:v>Baishakh 11, 2062</c:v>
                </c:pt>
                <c:pt idx="284">
                  <c:v>Baishakh 12, 2062</c:v>
                </c:pt>
                <c:pt idx="285">
                  <c:v>Baishakh 13, 2062</c:v>
                </c:pt>
                <c:pt idx="286">
                  <c:v>Baishakh 14, 2062</c:v>
                </c:pt>
                <c:pt idx="287">
                  <c:v>Baishakh 15, 2062</c:v>
                </c:pt>
                <c:pt idx="288">
                  <c:v>Baishakh 16, 2062</c:v>
                </c:pt>
                <c:pt idx="289">
                  <c:v>Baishakh 17, 2062</c:v>
                </c:pt>
                <c:pt idx="290">
                  <c:v>Baishakh 18, 2062</c:v>
                </c:pt>
                <c:pt idx="291">
                  <c:v>Baishakh 19, 2062</c:v>
                </c:pt>
                <c:pt idx="292">
                  <c:v>Baishakh 20, 2062</c:v>
                </c:pt>
                <c:pt idx="293">
                  <c:v>Baishakh 21, 2062</c:v>
                </c:pt>
                <c:pt idx="294">
                  <c:v>Baishakh 22, 2062</c:v>
                </c:pt>
                <c:pt idx="295">
                  <c:v>Baishakh 23, 2062</c:v>
                </c:pt>
                <c:pt idx="296">
                  <c:v>Baishakh 24, 2062</c:v>
                </c:pt>
                <c:pt idx="297">
                  <c:v>Baishakh 25, 2062</c:v>
                </c:pt>
                <c:pt idx="298">
                  <c:v>Baishakh 26, 2062</c:v>
                </c:pt>
                <c:pt idx="299">
                  <c:v>Baishakh 27, 2062</c:v>
                </c:pt>
                <c:pt idx="300">
                  <c:v>Baishakh 28, 2062</c:v>
                </c:pt>
                <c:pt idx="301">
                  <c:v>Baishakh 29, 2062</c:v>
                </c:pt>
                <c:pt idx="302">
                  <c:v>Baishakh 30, 2062</c:v>
                </c:pt>
                <c:pt idx="303">
                  <c:v>Baishakh 31, 2062</c:v>
                </c:pt>
                <c:pt idx="304">
                  <c:v>Jestha 1, 2062</c:v>
                </c:pt>
                <c:pt idx="305">
                  <c:v>Jestha 2, 2062</c:v>
                </c:pt>
                <c:pt idx="306">
                  <c:v>Jestha 3, 2062</c:v>
                </c:pt>
                <c:pt idx="307">
                  <c:v>Jestha 4, 2062</c:v>
                </c:pt>
                <c:pt idx="308">
                  <c:v>Jestha 5, 2062</c:v>
                </c:pt>
                <c:pt idx="309">
                  <c:v>Jestha 6, 2062</c:v>
                </c:pt>
                <c:pt idx="310">
                  <c:v>Jestha 7, 2062</c:v>
                </c:pt>
                <c:pt idx="311">
                  <c:v>Jestha 8, 2062</c:v>
                </c:pt>
                <c:pt idx="312">
                  <c:v>Jestha 9, 2062</c:v>
                </c:pt>
                <c:pt idx="313">
                  <c:v>Jestha 10, 2062</c:v>
                </c:pt>
                <c:pt idx="314">
                  <c:v>Jestha 11, 2062</c:v>
                </c:pt>
                <c:pt idx="315">
                  <c:v>Jestha 12, 2062</c:v>
                </c:pt>
                <c:pt idx="316">
                  <c:v>Jestha 13, 2062</c:v>
                </c:pt>
                <c:pt idx="317">
                  <c:v>Jestha 14, 2062</c:v>
                </c:pt>
                <c:pt idx="318">
                  <c:v>Jestha 15, 2062</c:v>
                </c:pt>
                <c:pt idx="319">
                  <c:v>Jestha 16, 2062</c:v>
                </c:pt>
                <c:pt idx="320">
                  <c:v>Jestha 17, 2062</c:v>
                </c:pt>
                <c:pt idx="321">
                  <c:v>Jestha 18, 2062</c:v>
                </c:pt>
                <c:pt idx="322">
                  <c:v>Jestha 19, 2062</c:v>
                </c:pt>
                <c:pt idx="323">
                  <c:v>Jestha 20, 2062</c:v>
                </c:pt>
                <c:pt idx="324">
                  <c:v>Jestha 21, 2062</c:v>
                </c:pt>
                <c:pt idx="325">
                  <c:v>Jestha 22, 2062</c:v>
                </c:pt>
                <c:pt idx="326">
                  <c:v>Jestha 23, 2062</c:v>
                </c:pt>
                <c:pt idx="327">
                  <c:v>Jestha 24, 2062</c:v>
                </c:pt>
                <c:pt idx="328">
                  <c:v>Jestha 25, 2062</c:v>
                </c:pt>
                <c:pt idx="329">
                  <c:v>Jestha 26, 2062</c:v>
                </c:pt>
                <c:pt idx="330">
                  <c:v>Jestha 27, 2062</c:v>
                </c:pt>
                <c:pt idx="331">
                  <c:v>Jestha 28, 2062</c:v>
                </c:pt>
                <c:pt idx="332">
                  <c:v>Jestha 29, 2062</c:v>
                </c:pt>
                <c:pt idx="333">
                  <c:v>Jestha 30, 2062</c:v>
                </c:pt>
                <c:pt idx="334">
                  <c:v>Jestha 31, 2062</c:v>
                </c:pt>
                <c:pt idx="335">
                  <c:v>Ashadh 1, 2062</c:v>
                </c:pt>
                <c:pt idx="336">
                  <c:v>Ashadh 2, 2062</c:v>
                </c:pt>
                <c:pt idx="337">
                  <c:v>Ashadh 3, 2062</c:v>
                </c:pt>
                <c:pt idx="338">
                  <c:v>Ashadh 4, 2062</c:v>
                </c:pt>
                <c:pt idx="339">
                  <c:v>Ashadh 5, 2062</c:v>
                </c:pt>
                <c:pt idx="340">
                  <c:v>Ashadh 6, 2062</c:v>
                </c:pt>
                <c:pt idx="341">
                  <c:v>Ashadh 7, 2062</c:v>
                </c:pt>
                <c:pt idx="342">
                  <c:v>Ashadh 8, 2062</c:v>
                </c:pt>
                <c:pt idx="343">
                  <c:v>Ashadh 9, 2062</c:v>
                </c:pt>
                <c:pt idx="344">
                  <c:v>Ashadh 10, 2062</c:v>
                </c:pt>
                <c:pt idx="345">
                  <c:v>Ashadh 11, 2062</c:v>
                </c:pt>
                <c:pt idx="346">
                  <c:v>Ashadh 12, 2062</c:v>
                </c:pt>
                <c:pt idx="347">
                  <c:v>Ashadh 13, 2062</c:v>
                </c:pt>
                <c:pt idx="348">
                  <c:v>Ashadh 14, 2062</c:v>
                </c:pt>
                <c:pt idx="349">
                  <c:v>Ashadh 15, 2062</c:v>
                </c:pt>
                <c:pt idx="350">
                  <c:v>Ashadh 16, 2062</c:v>
                </c:pt>
                <c:pt idx="351">
                  <c:v>Ashadh 17, 2062</c:v>
                </c:pt>
                <c:pt idx="352">
                  <c:v>Ashadh 18, 2062</c:v>
                </c:pt>
                <c:pt idx="353">
                  <c:v>Ashadh 19, 2062</c:v>
                </c:pt>
                <c:pt idx="354">
                  <c:v>Ashadh 20, 2062</c:v>
                </c:pt>
                <c:pt idx="355">
                  <c:v>Ashadh 21, 2062</c:v>
                </c:pt>
                <c:pt idx="356">
                  <c:v>Ashadh 22, 2062</c:v>
                </c:pt>
                <c:pt idx="357">
                  <c:v>Ashadh 23, 2062</c:v>
                </c:pt>
                <c:pt idx="358">
                  <c:v>Ashadh 24, 2062</c:v>
                </c:pt>
                <c:pt idx="359">
                  <c:v>Ashadh 25, 2062</c:v>
                </c:pt>
                <c:pt idx="360">
                  <c:v>Ashadh 26, 2062</c:v>
                </c:pt>
                <c:pt idx="361">
                  <c:v>Ashadh 27, 2062</c:v>
                </c:pt>
                <c:pt idx="362">
                  <c:v>Ashadh 28, 2062</c:v>
                </c:pt>
                <c:pt idx="363">
                  <c:v>Ashadh 29, 2062</c:v>
                </c:pt>
                <c:pt idx="364">
                  <c:v>Ashadh 30, 2062</c:v>
                </c:pt>
                <c:pt idx="365">
                  <c:v>Ashadh 31, 2062</c:v>
                </c:pt>
                <c:pt idx="366">
                  <c:v>Shrawan 1, 2062</c:v>
                </c:pt>
                <c:pt idx="367">
                  <c:v>Shrawan 2, 2062</c:v>
                </c:pt>
                <c:pt idx="368">
                  <c:v>Shrawan 3, 2062</c:v>
                </c:pt>
                <c:pt idx="369">
                  <c:v>Shrawan 4, 2062</c:v>
                </c:pt>
                <c:pt idx="370">
                  <c:v>Shrawan 5, 2062</c:v>
                </c:pt>
                <c:pt idx="371">
                  <c:v>Shrawan 6, 2062</c:v>
                </c:pt>
                <c:pt idx="372">
                  <c:v>Shrawan 7, 2062</c:v>
                </c:pt>
                <c:pt idx="373">
                  <c:v>Shrawan 8, 2062</c:v>
                </c:pt>
                <c:pt idx="374">
                  <c:v>Shrawan 9, 2062</c:v>
                </c:pt>
                <c:pt idx="375">
                  <c:v>Shrawan 10, 2062</c:v>
                </c:pt>
                <c:pt idx="376">
                  <c:v>Shrawan 11, 2062</c:v>
                </c:pt>
                <c:pt idx="377">
                  <c:v>Shrawan 12, 2062</c:v>
                </c:pt>
                <c:pt idx="378">
                  <c:v>Shrawan 13, 2062</c:v>
                </c:pt>
                <c:pt idx="379">
                  <c:v>Shrawan 14, 2062</c:v>
                </c:pt>
                <c:pt idx="380">
                  <c:v>Shrawan 15, 2062</c:v>
                </c:pt>
                <c:pt idx="381">
                  <c:v>Shrawan 16, 2062</c:v>
                </c:pt>
                <c:pt idx="382">
                  <c:v>Shrawan 17, 2062</c:v>
                </c:pt>
                <c:pt idx="383">
                  <c:v>Shrawan 18, 2062</c:v>
                </c:pt>
                <c:pt idx="384">
                  <c:v>Shrawan 19, 2062</c:v>
                </c:pt>
                <c:pt idx="385">
                  <c:v>Shrawan 20, 2062</c:v>
                </c:pt>
                <c:pt idx="386">
                  <c:v>Shrawan 21, 2062</c:v>
                </c:pt>
                <c:pt idx="387">
                  <c:v>Shrawan 22, 2062</c:v>
                </c:pt>
                <c:pt idx="388">
                  <c:v>Shrawan 23, 2062</c:v>
                </c:pt>
                <c:pt idx="389">
                  <c:v>Shrawan 24, 2062</c:v>
                </c:pt>
                <c:pt idx="390">
                  <c:v>Shrawan 25, 2062</c:v>
                </c:pt>
                <c:pt idx="391">
                  <c:v>Shrawan 26, 2062</c:v>
                </c:pt>
                <c:pt idx="392">
                  <c:v>Shrawan 27, 2062</c:v>
                </c:pt>
                <c:pt idx="393">
                  <c:v>Shrawan 28, 2062</c:v>
                </c:pt>
                <c:pt idx="394">
                  <c:v>Shrawan 29, 2062</c:v>
                </c:pt>
                <c:pt idx="395">
                  <c:v>Shrawan 30, 2062</c:v>
                </c:pt>
                <c:pt idx="396">
                  <c:v>Shrawan 31, 2062</c:v>
                </c:pt>
                <c:pt idx="397">
                  <c:v>Shrawan 32, 2062</c:v>
                </c:pt>
                <c:pt idx="398">
                  <c:v>Bhadra 1, 2062</c:v>
                </c:pt>
                <c:pt idx="399">
                  <c:v>Bhadra 2, 2062</c:v>
                </c:pt>
                <c:pt idx="400">
                  <c:v>Bhadra 3, 2062</c:v>
                </c:pt>
                <c:pt idx="401">
                  <c:v>Bhadra 4, 2062</c:v>
                </c:pt>
                <c:pt idx="402">
                  <c:v>Bhadra 5, 2062</c:v>
                </c:pt>
                <c:pt idx="403">
                  <c:v>Bhadra 6, 2062</c:v>
                </c:pt>
                <c:pt idx="404">
                  <c:v>Bhadra 7, 2062</c:v>
                </c:pt>
                <c:pt idx="405">
                  <c:v>Bhadra 8, 2062</c:v>
                </c:pt>
                <c:pt idx="406">
                  <c:v>Bhadra 9, 2062</c:v>
                </c:pt>
                <c:pt idx="407">
                  <c:v>Bhadra 10, 2062</c:v>
                </c:pt>
                <c:pt idx="408">
                  <c:v>Bhadra 11, 2062</c:v>
                </c:pt>
                <c:pt idx="409">
                  <c:v>Bhadra 12, 2062</c:v>
                </c:pt>
                <c:pt idx="410">
                  <c:v>Bhadra 13, 2062</c:v>
                </c:pt>
                <c:pt idx="411">
                  <c:v>Bhadra 14, 2062</c:v>
                </c:pt>
                <c:pt idx="412">
                  <c:v>Bhadra 15, 2062</c:v>
                </c:pt>
                <c:pt idx="413">
                  <c:v>Bhadra 16, 2062</c:v>
                </c:pt>
                <c:pt idx="414">
                  <c:v>Bhadra 17, 2062</c:v>
                </c:pt>
                <c:pt idx="415">
                  <c:v>Bhadra 18, 2062</c:v>
                </c:pt>
                <c:pt idx="416">
                  <c:v>Bhadra 19, 2062</c:v>
                </c:pt>
                <c:pt idx="417">
                  <c:v>Bhadra 20, 2062</c:v>
                </c:pt>
                <c:pt idx="418">
                  <c:v>Bhadra 21, 2062</c:v>
                </c:pt>
                <c:pt idx="419">
                  <c:v>Bhadra 22, 2062</c:v>
                </c:pt>
                <c:pt idx="420">
                  <c:v>Bhadra 23, 2062</c:v>
                </c:pt>
                <c:pt idx="421">
                  <c:v>Bhadra 24, 2062</c:v>
                </c:pt>
                <c:pt idx="422">
                  <c:v>Bhadra 25, 2062</c:v>
                </c:pt>
                <c:pt idx="423">
                  <c:v>Bhadra 26, 2062</c:v>
                </c:pt>
                <c:pt idx="424">
                  <c:v>Bhadra 27, 2062</c:v>
                </c:pt>
                <c:pt idx="425">
                  <c:v>Bhadra 28, 2062</c:v>
                </c:pt>
                <c:pt idx="426">
                  <c:v>Bhadra 29, 2062</c:v>
                </c:pt>
                <c:pt idx="427">
                  <c:v>Bhadra 30, 2062</c:v>
                </c:pt>
                <c:pt idx="428">
                  <c:v>Bhadra 31, 2062</c:v>
                </c:pt>
                <c:pt idx="429">
                  <c:v>Ashwin 1, 2062</c:v>
                </c:pt>
                <c:pt idx="430">
                  <c:v>Ashwin 2, 2062</c:v>
                </c:pt>
                <c:pt idx="431">
                  <c:v>Ashwin 3, 2062</c:v>
                </c:pt>
                <c:pt idx="432">
                  <c:v>Ashwin 4, 2062</c:v>
                </c:pt>
                <c:pt idx="433">
                  <c:v>Ashwin 5, 2062</c:v>
                </c:pt>
                <c:pt idx="434">
                  <c:v>Ashwin 6, 2062</c:v>
                </c:pt>
                <c:pt idx="435">
                  <c:v>Ashwin 7, 2062</c:v>
                </c:pt>
                <c:pt idx="436">
                  <c:v>Ashwin 8, 2062</c:v>
                </c:pt>
                <c:pt idx="437">
                  <c:v>Ashwin 9, 2062</c:v>
                </c:pt>
                <c:pt idx="438">
                  <c:v>Ashwin 10, 2062</c:v>
                </c:pt>
                <c:pt idx="439">
                  <c:v>Ashwin 11, 2062</c:v>
                </c:pt>
                <c:pt idx="440">
                  <c:v>Ashwin 12, 2062</c:v>
                </c:pt>
                <c:pt idx="441">
                  <c:v>Ashwin 13, 2062</c:v>
                </c:pt>
                <c:pt idx="442">
                  <c:v>Ashwin 14, 2062</c:v>
                </c:pt>
                <c:pt idx="443">
                  <c:v>Ashwin 15, 2062</c:v>
                </c:pt>
                <c:pt idx="444">
                  <c:v>Ashwin 16, 2062</c:v>
                </c:pt>
                <c:pt idx="445">
                  <c:v>Ashwin 17, 2062</c:v>
                </c:pt>
                <c:pt idx="446">
                  <c:v>Ashwin 18, 2062</c:v>
                </c:pt>
                <c:pt idx="447">
                  <c:v>Ashwin 19, 2062</c:v>
                </c:pt>
                <c:pt idx="448">
                  <c:v>Ashwin 20, 2062</c:v>
                </c:pt>
                <c:pt idx="449">
                  <c:v>Ashwin 21, 2062</c:v>
                </c:pt>
                <c:pt idx="450">
                  <c:v>Ashwin 22, 2062</c:v>
                </c:pt>
                <c:pt idx="451">
                  <c:v>Ashwin 23, 2062</c:v>
                </c:pt>
                <c:pt idx="452">
                  <c:v>Ashwin 24, 2062</c:v>
                </c:pt>
                <c:pt idx="453">
                  <c:v>Ashwin 25, 2062</c:v>
                </c:pt>
                <c:pt idx="454">
                  <c:v>Ashwin 26, 2062</c:v>
                </c:pt>
                <c:pt idx="455">
                  <c:v>Ashwin 27, 2062</c:v>
                </c:pt>
                <c:pt idx="456">
                  <c:v>Ashwin 28, 2062</c:v>
                </c:pt>
                <c:pt idx="457">
                  <c:v>Ashwin 29, 2062</c:v>
                </c:pt>
                <c:pt idx="458">
                  <c:v>Ashwin 30, 2062</c:v>
                </c:pt>
                <c:pt idx="459">
                  <c:v>Ashwin 31, 2062</c:v>
                </c:pt>
                <c:pt idx="460">
                  <c:v>Kartik 1, 2062</c:v>
                </c:pt>
                <c:pt idx="461">
                  <c:v>Kartik 2, 2062</c:v>
                </c:pt>
                <c:pt idx="462">
                  <c:v>Kartik 3, 2062</c:v>
                </c:pt>
                <c:pt idx="463">
                  <c:v>Kartik 4, 2062</c:v>
                </c:pt>
                <c:pt idx="464">
                  <c:v>Kartik 5, 2062</c:v>
                </c:pt>
                <c:pt idx="465">
                  <c:v>Kartik 6, 2062</c:v>
                </c:pt>
                <c:pt idx="466">
                  <c:v>Kartik 7, 2062</c:v>
                </c:pt>
                <c:pt idx="467">
                  <c:v>Kartik 8, 2062</c:v>
                </c:pt>
                <c:pt idx="468">
                  <c:v>Kartik 9, 2062</c:v>
                </c:pt>
                <c:pt idx="469">
                  <c:v>Kartik 10, 2062</c:v>
                </c:pt>
                <c:pt idx="470">
                  <c:v>Kartik 11, 2062</c:v>
                </c:pt>
                <c:pt idx="471">
                  <c:v>Kartik 12, 2062</c:v>
                </c:pt>
                <c:pt idx="472">
                  <c:v>Kartik 13, 2062</c:v>
                </c:pt>
                <c:pt idx="473">
                  <c:v>Kartik 14, 2062</c:v>
                </c:pt>
                <c:pt idx="474">
                  <c:v>Kartik 15, 2062</c:v>
                </c:pt>
                <c:pt idx="475">
                  <c:v>Kartik 16, 2062</c:v>
                </c:pt>
                <c:pt idx="476">
                  <c:v>Kartik 17, 2062</c:v>
                </c:pt>
                <c:pt idx="477">
                  <c:v>Kartik 18, 2062</c:v>
                </c:pt>
                <c:pt idx="478">
                  <c:v>Kartik 19, 2062</c:v>
                </c:pt>
                <c:pt idx="479">
                  <c:v>Kartik 20, 2062</c:v>
                </c:pt>
                <c:pt idx="480">
                  <c:v>Kartik 21, 2062</c:v>
                </c:pt>
                <c:pt idx="481">
                  <c:v>Kartik 22, 2062</c:v>
                </c:pt>
                <c:pt idx="482">
                  <c:v>Kartik 23, 2062</c:v>
                </c:pt>
                <c:pt idx="483">
                  <c:v>Kartik 24, 2062</c:v>
                </c:pt>
                <c:pt idx="484">
                  <c:v>Kartik 25, 2062</c:v>
                </c:pt>
                <c:pt idx="485">
                  <c:v>Kartik 26, 2062</c:v>
                </c:pt>
                <c:pt idx="486">
                  <c:v>Kartik 27, 2062</c:v>
                </c:pt>
                <c:pt idx="487">
                  <c:v>Kartik 28, 2062</c:v>
                </c:pt>
                <c:pt idx="488">
                  <c:v>Kartik 29, 2062</c:v>
                </c:pt>
                <c:pt idx="489">
                  <c:v>Mangsir 1, 2062</c:v>
                </c:pt>
                <c:pt idx="490">
                  <c:v>Mangsir 2, 2062</c:v>
                </c:pt>
                <c:pt idx="491">
                  <c:v>Mangsir 3, 2062</c:v>
                </c:pt>
                <c:pt idx="492">
                  <c:v>Mangsir 4, 2062</c:v>
                </c:pt>
                <c:pt idx="493">
                  <c:v>Mangsir 5, 2062</c:v>
                </c:pt>
                <c:pt idx="494">
                  <c:v>Mangsir 6, 2062</c:v>
                </c:pt>
                <c:pt idx="495">
                  <c:v>Mangsir 7, 2062</c:v>
                </c:pt>
                <c:pt idx="496">
                  <c:v>Mangsir 8, 2062</c:v>
                </c:pt>
                <c:pt idx="497">
                  <c:v>Mangsir 9, 2062</c:v>
                </c:pt>
                <c:pt idx="498">
                  <c:v>Mangsir 10, 2062</c:v>
                </c:pt>
                <c:pt idx="499">
                  <c:v>Mangsir 11, 2062</c:v>
                </c:pt>
                <c:pt idx="500">
                  <c:v>Mangsir 12, 2062</c:v>
                </c:pt>
                <c:pt idx="501">
                  <c:v>Mangsir 13, 2062</c:v>
                </c:pt>
                <c:pt idx="502">
                  <c:v>Mangsir 14, 2062</c:v>
                </c:pt>
                <c:pt idx="503">
                  <c:v>Mangsir 15, 2062</c:v>
                </c:pt>
                <c:pt idx="504">
                  <c:v>Mangsir 16, 2062</c:v>
                </c:pt>
                <c:pt idx="505">
                  <c:v>Mangsir 17, 2062</c:v>
                </c:pt>
                <c:pt idx="506">
                  <c:v>Mangsir 18, 2062</c:v>
                </c:pt>
                <c:pt idx="507">
                  <c:v>Mangsir 19, 2062</c:v>
                </c:pt>
                <c:pt idx="508">
                  <c:v>Mangsir 20, 2062</c:v>
                </c:pt>
                <c:pt idx="509">
                  <c:v>Mangsir 21, 2062</c:v>
                </c:pt>
                <c:pt idx="510">
                  <c:v>Mangsir 22, 2062</c:v>
                </c:pt>
                <c:pt idx="511">
                  <c:v>Mangsir 23, 2062</c:v>
                </c:pt>
                <c:pt idx="512">
                  <c:v>Mangsir 24, 2062</c:v>
                </c:pt>
                <c:pt idx="513">
                  <c:v>Mangsir 25, 2062</c:v>
                </c:pt>
                <c:pt idx="514">
                  <c:v>Mangsir 26, 2062</c:v>
                </c:pt>
                <c:pt idx="515">
                  <c:v>Mangsir 27, 2062</c:v>
                </c:pt>
                <c:pt idx="516">
                  <c:v>Mangsir 28, 2062</c:v>
                </c:pt>
                <c:pt idx="517">
                  <c:v>Mangsir 29, 2062</c:v>
                </c:pt>
                <c:pt idx="518">
                  <c:v>Mangsir 30, 2062</c:v>
                </c:pt>
                <c:pt idx="519">
                  <c:v>Poush 1, 2062</c:v>
                </c:pt>
                <c:pt idx="520">
                  <c:v>Poush 2, 2062</c:v>
                </c:pt>
                <c:pt idx="521">
                  <c:v>Poush 3, 2062</c:v>
                </c:pt>
                <c:pt idx="522">
                  <c:v>Poush 4, 2062</c:v>
                </c:pt>
                <c:pt idx="523">
                  <c:v>Poush 5, 2062</c:v>
                </c:pt>
                <c:pt idx="524">
                  <c:v>Poush 6, 2062</c:v>
                </c:pt>
                <c:pt idx="525">
                  <c:v>Poush 7, 2062</c:v>
                </c:pt>
                <c:pt idx="526">
                  <c:v>Poush 8, 2062</c:v>
                </c:pt>
                <c:pt idx="527">
                  <c:v>Poush 9, 2062</c:v>
                </c:pt>
                <c:pt idx="528">
                  <c:v>Poush 10, 2062</c:v>
                </c:pt>
                <c:pt idx="529">
                  <c:v>Poush 11, 2062</c:v>
                </c:pt>
                <c:pt idx="530">
                  <c:v>Poush 12, 2062</c:v>
                </c:pt>
                <c:pt idx="531">
                  <c:v>Poush 13, 2062</c:v>
                </c:pt>
                <c:pt idx="532">
                  <c:v>Poush 14, 2062</c:v>
                </c:pt>
                <c:pt idx="533">
                  <c:v>Poush 15, 2062</c:v>
                </c:pt>
                <c:pt idx="534">
                  <c:v>Poush 16, 2062</c:v>
                </c:pt>
                <c:pt idx="535">
                  <c:v>Poush 17, 2062</c:v>
                </c:pt>
                <c:pt idx="536">
                  <c:v>Poush 18, 2062</c:v>
                </c:pt>
                <c:pt idx="537">
                  <c:v>Poush 19, 2062</c:v>
                </c:pt>
                <c:pt idx="538">
                  <c:v>Poush 20, 2062</c:v>
                </c:pt>
                <c:pt idx="539">
                  <c:v>Poush 21, 2062</c:v>
                </c:pt>
                <c:pt idx="540">
                  <c:v>Poush 22, 2062</c:v>
                </c:pt>
                <c:pt idx="541">
                  <c:v>Poush 23, 2062</c:v>
                </c:pt>
                <c:pt idx="542">
                  <c:v>Poush 24, 2062</c:v>
                </c:pt>
                <c:pt idx="543">
                  <c:v>Poush 25, 2062</c:v>
                </c:pt>
                <c:pt idx="544">
                  <c:v>Poush 26, 2062</c:v>
                </c:pt>
                <c:pt idx="545">
                  <c:v>Poush 27, 2062</c:v>
                </c:pt>
                <c:pt idx="546">
                  <c:v>Poush 28, 2062</c:v>
                </c:pt>
                <c:pt idx="547">
                  <c:v>Poush 29, 2062</c:v>
                </c:pt>
                <c:pt idx="548">
                  <c:v>Magh 1, 2062</c:v>
                </c:pt>
                <c:pt idx="549">
                  <c:v>Magh 2, 2062</c:v>
                </c:pt>
                <c:pt idx="550">
                  <c:v>Magh 3, 2062</c:v>
                </c:pt>
                <c:pt idx="551">
                  <c:v>Magh 4, 2062</c:v>
                </c:pt>
                <c:pt idx="552">
                  <c:v>Magh 5, 2062</c:v>
                </c:pt>
                <c:pt idx="553">
                  <c:v>Magh 6, 2062</c:v>
                </c:pt>
                <c:pt idx="554">
                  <c:v>Magh 7, 2062</c:v>
                </c:pt>
                <c:pt idx="555">
                  <c:v>Magh 8, 2062</c:v>
                </c:pt>
                <c:pt idx="556">
                  <c:v>Magh 9, 2062</c:v>
                </c:pt>
                <c:pt idx="557">
                  <c:v>Magh 10, 2062</c:v>
                </c:pt>
                <c:pt idx="558">
                  <c:v>Magh 11, 2062</c:v>
                </c:pt>
                <c:pt idx="559">
                  <c:v>Magh 12, 2062</c:v>
                </c:pt>
                <c:pt idx="560">
                  <c:v>Magh 13, 2062</c:v>
                </c:pt>
                <c:pt idx="561">
                  <c:v>Magh 14, 2062</c:v>
                </c:pt>
                <c:pt idx="562">
                  <c:v>Magh 15, 2062</c:v>
                </c:pt>
                <c:pt idx="563">
                  <c:v>Magh 16, 2062</c:v>
                </c:pt>
                <c:pt idx="564">
                  <c:v>Magh 17, 2062</c:v>
                </c:pt>
                <c:pt idx="565">
                  <c:v>Magh 18, 2062</c:v>
                </c:pt>
                <c:pt idx="566">
                  <c:v>Magh 19, 2062</c:v>
                </c:pt>
                <c:pt idx="567">
                  <c:v>Magh 20, 2062</c:v>
                </c:pt>
                <c:pt idx="568">
                  <c:v>Magh 21, 2062</c:v>
                </c:pt>
                <c:pt idx="569">
                  <c:v>Magh 22, 2062</c:v>
                </c:pt>
                <c:pt idx="570">
                  <c:v>Magh 23, 2062</c:v>
                </c:pt>
                <c:pt idx="571">
                  <c:v>Magh 24, 2062</c:v>
                </c:pt>
                <c:pt idx="572">
                  <c:v>Magh 25, 2062</c:v>
                </c:pt>
                <c:pt idx="573">
                  <c:v>Magh 26, 2062</c:v>
                </c:pt>
                <c:pt idx="574">
                  <c:v>Magh 27, 2062</c:v>
                </c:pt>
                <c:pt idx="575">
                  <c:v>Magh 28, 2062</c:v>
                </c:pt>
                <c:pt idx="576">
                  <c:v>Magh 29, 2062</c:v>
                </c:pt>
                <c:pt idx="577">
                  <c:v>Magh 30, 2062</c:v>
                </c:pt>
                <c:pt idx="578">
                  <c:v>Falgun 1, 2062</c:v>
                </c:pt>
                <c:pt idx="579">
                  <c:v>Falgun 2, 2062</c:v>
                </c:pt>
                <c:pt idx="580">
                  <c:v>Falgun 3, 2062</c:v>
                </c:pt>
                <c:pt idx="581">
                  <c:v>Falgun 4, 2062</c:v>
                </c:pt>
                <c:pt idx="582">
                  <c:v>Falgun 5, 2062</c:v>
                </c:pt>
                <c:pt idx="583">
                  <c:v>Falgun 6, 2062</c:v>
                </c:pt>
                <c:pt idx="584">
                  <c:v>Falgun 7, 2062</c:v>
                </c:pt>
                <c:pt idx="585">
                  <c:v>Falgun 8, 2062</c:v>
                </c:pt>
                <c:pt idx="586">
                  <c:v>Falgun 9, 2062</c:v>
                </c:pt>
                <c:pt idx="587">
                  <c:v>Falgun 10, 2062</c:v>
                </c:pt>
                <c:pt idx="588">
                  <c:v>Falgun 11, 2062</c:v>
                </c:pt>
                <c:pt idx="589">
                  <c:v>Falgun 12, 2062</c:v>
                </c:pt>
                <c:pt idx="590">
                  <c:v>Falgun 13, 2062</c:v>
                </c:pt>
                <c:pt idx="591">
                  <c:v>Falgun 14, 2062</c:v>
                </c:pt>
                <c:pt idx="592">
                  <c:v>Falgun 15, 2062</c:v>
                </c:pt>
                <c:pt idx="593">
                  <c:v>Falgun 16, 2062</c:v>
                </c:pt>
                <c:pt idx="594">
                  <c:v>Falgun 17, 2062</c:v>
                </c:pt>
                <c:pt idx="595">
                  <c:v>Falgun 18, 2062</c:v>
                </c:pt>
                <c:pt idx="596">
                  <c:v>Falgun 19, 2062</c:v>
                </c:pt>
                <c:pt idx="597">
                  <c:v>Falgun 20, 2062</c:v>
                </c:pt>
                <c:pt idx="598">
                  <c:v>Falgun 21, 2062</c:v>
                </c:pt>
                <c:pt idx="599">
                  <c:v>Falgun 22, 2062</c:v>
                </c:pt>
                <c:pt idx="600">
                  <c:v>Falgun 23, 2062</c:v>
                </c:pt>
                <c:pt idx="601">
                  <c:v>Falgun 24, 2062</c:v>
                </c:pt>
                <c:pt idx="602">
                  <c:v>Falgun 25, 2062</c:v>
                </c:pt>
                <c:pt idx="603">
                  <c:v>Falgun 26, 2062</c:v>
                </c:pt>
                <c:pt idx="604">
                  <c:v>Falgun 27, 2062</c:v>
                </c:pt>
                <c:pt idx="605">
                  <c:v>Falgun 28, 2062</c:v>
                </c:pt>
                <c:pt idx="606">
                  <c:v>Falgun 29, 2062</c:v>
                </c:pt>
                <c:pt idx="607">
                  <c:v>Chaitra 1, 2062</c:v>
                </c:pt>
                <c:pt idx="608">
                  <c:v>Chaitra 2, 2062</c:v>
                </c:pt>
                <c:pt idx="609">
                  <c:v>Chaitra 3, 2062</c:v>
                </c:pt>
                <c:pt idx="610">
                  <c:v>Chaitra 4, 2062</c:v>
                </c:pt>
                <c:pt idx="611">
                  <c:v>Chaitra 5, 2062</c:v>
                </c:pt>
                <c:pt idx="612">
                  <c:v>Chaitra 6, 2062</c:v>
                </c:pt>
                <c:pt idx="613">
                  <c:v>Chaitra 7, 2062</c:v>
                </c:pt>
                <c:pt idx="614">
                  <c:v>Chaitra 8, 2062</c:v>
                </c:pt>
                <c:pt idx="615">
                  <c:v>Chaitra 9, 2062</c:v>
                </c:pt>
                <c:pt idx="616">
                  <c:v>Chaitra 10, 2062</c:v>
                </c:pt>
                <c:pt idx="617">
                  <c:v>Chaitra 11, 2062</c:v>
                </c:pt>
                <c:pt idx="618">
                  <c:v>Chaitra 12, 2062</c:v>
                </c:pt>
                <c:pt idx="619">
                  <c:v>Chaitra 13, 2062</c:v>
                </c:pt>
                <c:pt idx="620">
                  <c:v>Chaitra 14, 2062</c:v>
                </c:pt>
                <c:pt idx="621">
                  <c:v>Chaitra 15, 2062</c:v>
                </c:pt>
                <c:pt idx="622">
                  <c:v>Chaitra 16, 2062</c:v>
                </c:pt>
                <c:pt idx="623">
                  <c:v>Chaitra 17, 2062</c:v>
                </c:pt>
                <c:pt idx="624">
                  <c:v>Chaitra 18, 2062</c:v>
                </c:pt>
                <c:pt idx="625">
                  <c:v>Chaitra 19, 2062</c:v>
                </c:pt>
                <c:pt idx="626">
                  <c:v>Chaitra 20, 2062</c:v>
                </c:pt>
                <c:pt idx="627">
                  <c:v>Chaitra 21, 2062</c:v>
                </c:pt>
                <c:pt idx="628">
                  <c:v>Chaitra 22, 2062</c:v>
                </c:pt>
                <c:pt idx="629">
                  <c:v>Chaitra 23, 2062</c:v>
                </c:pt>
                <c:pt idx="630">
                  <c:v>Chaitra 24, 2062</c:v>
                </c:pt>
                <c:pt idx="631">
                  <c:v>Chaitra 25, 2062</c:v>
                </c:pt>
                <c:pt idx="632">
                  <c:v>Chaitra 26, 2062</c:v>
                </c:pt>
                <c:pt idx="633">
                  <c:v>Chaitra 27, 2062</c:v>
                </c:pt>
                <c:pt idx="634">
                  <c:v>Chaitra 28, 2062</c:v>
                </c:pt>
                <c:pt idx="635">
                  <c:v>Chaitra 29, 2062</c:v>
                </c:pt>
                <c:pt idx="636">
                  <c:v>Chaitra 30, 2062</c:v>
                </c:pt>
                <c:pt idx="637">
                  <c:v>Chaitra 31, 2062</c:v>
                </c:pt>
                <c:pt idx="638">
                  <c:v>Baishakh 1, 2063</c:v>
                </c:pt>
                <c:pt idx="639">
                  <c:v>Baishakh 2, 2063</c:v>
                </c:pt>
                <c:pt idx="640">
                  <c:v>Baishakh 3, 2063</c:v>
                </c:pt>
                <c:pt idx="641">
                  <c:v>Baishakh 4, 2063</c:v>
                </c:pt>
                <c:pt idx="642">
                  <c:v>Baishakh 5, 2063</c:v>
                </c:pt>
                <c:pt idx="643">
                  <c:v>Baishakh 6, 2063</c:v>
                </c:pt>
                <c:pt idx="644">
                  <c:v>Baishakh 7, 2063</c:v>
                </c:pt>
                <c:pt idx="645">
                  <c:v>Baishakh 8, 2063</c:v>
                </c:pt>
                <c:pt idx="646">
                  <c:v>Baishakh 9, 2063</c:v>
                </c:pt>
                <c:pt idx="647">
                  <c:v>Baishakh 10, 2063</c:v>
                </c:pt>
                <c:pt idx="648">
                  <c:v>Baishakh 11, 2063</c:v>
                </c:pt>
                <c:pt idx="649">
                  <c:v>Baishakh 12, 2063</c:v>
                </c:pt>
                <c:pt idx="650">
                  <c:v>Baishakh 13, 2063</c:v>
                </c:pt>
                <c:pt idx="651">
                  <c:v>Baishakh 14, 2063</c:v>
                </c:pt>
                <c:pt idx="652">
                  <c:v>Baishakh 15, 2063</c:v>
                </c:pt>
                <c:pt idx="653">
                  <c:v>Baishakh 16, 2063</c:v>
                </c:pt>
                <c:pt idx="654">
                  <c:v>Baishakh 17, 2063</c:v>
                </c:pt>
                <c:pt idx="655">
                  <c:v>Baishakh 18, 2063</c:v>
                </c:pt>
                <c:pt idx="656">
                  <c:v>Baishakh 19, 2063</c:v>
                </c:pt>
                <c:pt idx="657">
                  <c:v>Baishakh 20, 2063</c:v>
                </c:pt>
                <c:pt idx="658">
                  <c:v>Baishakh 21, 2063</c:v>
                </c:pt>
                <c:pt idx="659">
                  <c:v>Baishakh 22, 2063</c:v>
                </c:pt>
                <c:pt idx="660">
                  <c:v>Baishakh 23, 2063</c:v>
                </c:pt>
                <c:pt idx="661">
                  <c:v>Baishakh 24, 2063</c:v>
                </c:pt>
                <c:pt idx="662">
                  <c:v>Baishakh 25, 2063</c:v>
                </c:pt>
                <c:pt idx="663">
                  <c:v>Baishakh 26, 2063</c:v>
                </c:pt>
                <c:pt idx="664">
                  <c:v>Baishakh 27, 2063</c:v>
                </c:pt>
                <c:pt idx="665">
                  <c:v>Baishakh 28, 2063</c:v>
                </c:pt>
                <c:pt idx="666">
                  <c:v>Baishakh 29, 2063</c:v>
                </c:pt>
                <c:pt idx="667">
                  <c:v>Baishakh 30, 2063</c:v>
                </c:pt>
                <c:pt idx="668">
                  <c:v>Baishakh 31, 2063</c:v>
                </c:pt>
                <c:pt idx="669">
                  <c:v>Jestha 1, 2063</c:v>
                </c:pt>
                <c:pt idx="670">
                  <c:v>Jestha 2, 2063</c:v>
                </c:pt>
                <c:pt idx="671">
                  <c:v>Jestha 3, 2063</c:v>
                </c:pt>
                <c:pt idx="672">
                  <c:v>Jestha 4, 2063</c:v>
                </c:pt>
                <c:pt idx="673">
                  <c:v>Jestha 5, 2063</c:v>
                </c:pt>
                <c:pt idx="674">
                  <c:v>Jestha 6, 2063</c:v>
                </c:pt>
                <c:pt idx="675">
                  <c:v>Jestha 7, 2063</c:v>
                </c:pt>
                <c:pt idx="676">
                  <c:v>Jestha 8, 2063</c:v>
                </c:pt>
                <c:pt idx="677">
                  <c:v>Jestha 9, 2063</c:v>
                </c:pt>
                <c:pt idx="678">
                  <c:v>Jestha 10, 2063</c:v>
                </c:pt>
                <c:pt idx="679">
                  <c:v>Jestha 11, 2063</c:v>
                </c:pt>
                <c:pt idx="680">
                  <c:v>Jestha 12, 2063</c:v>
                </c:pt>
                <c:pt idx="681">
                  <c:v>Jestha 13, 2063</c:v>
                </c:pt>
                <c:pt idx="682">
                  <c:v>Jestha 14, 2063</c:v>
                </c:pt>
                <c:pt idx="683">
                  <c:v>Jestha 15, 2063</c:v>
                </c:pt>
                <c:pt idx="684">
                  <c:v>Jestha 16, 2063</c:v>
                </c:pt>
                <c:pt idx="685">
                  <c:v>Jestha 17, 2063</c:v>
                </c:pt>
                <c:pt idx="686">
                  <c:v>Jestha 18, 2063</c:v>
                </c:pt>
                <c:pt idx="687">
                  <c:v>Jestha 19, 2063</c:v>
                </c:pt>
                <c:pt idx="688">
                  <c:v>Jestha 20, 2063</c:v>
                </c:pt>
                <c:pt idx="689">
                  <c:v>Jestha 21, 2063</c:v>
                </c:pt>
                <c:pt idx="690">
                  <c:v>Jestha 22, 2063</c:v>
                </c:pt>
                <c:pt idx="691">
                  <c:v>Jestha 23, 2063</c:v>
                </c:pt>
                <c:pt idx="692">
                  <c:v>Jestha 24, 2063</c:v>
                </c:pt>
                <c:pt idx="693">
                  <c:v>Jestha 25, 2063</c:v>
                </c:pt>
                <c:pt idx="694">
                  <c:v>Jestha 26, 2063</c:v>
                </c:pt>
                <c:pt idx="695">
                  <c:v>Jestha 27, 2063</c:v>
                </c:pt>
                <c:pt idx="696">
                  <c:v>Jestha 28, 2063</c:v>
                </c:pt>
                <c:pt idx="697">
                  <c:v>Jestha 29, 2063</c:v>
                </c:pt>
                <c:pt idx="698">
                  <c:v>Jestha 30, 2063</c:v>
                </c:pt>
                <c:pt idx="699">
                  <c:v>Jestha 31, 2063</c:v>
                </c:pt>
                <c:pt idx="700">
                  <c:v>Ashadh 1, 2063</c:v>
                </c:pt>
                <c:pt idx="701">
                  <c:v>Ashadh 2, 2063</c:v>
                </c:pt>
                <c:pt idx="702">
                  <c:v>Ashadh 3, 2063</c:v>
                </c:pt>
                <c:pt idx="703">
                  <c:v>Ashadh 4, 2063</c:v>
                </c:pt>
                <c:pt idx="704">
                  <c:v>Ashadh 5, 2063</c:v>
                </c:pt>
                <c:pt idx="705">
                  <c:v>Ashadh 6, 2063</c:v>
                </c:pt>
                <c:pt idx="706">
                  <c:v>Ashadh 7, 2063</c:v>
                </c:pt>
                <c:pt idx="707">
                  <c:v>Ashadh 8, 2063</c:v>
                </c:pt>
                <c:pt idx="708">
                  <c:v>Ashadh 9, 2063</c:v>
                </c:pt>
                <c:pt idx="709">
                  <c:v>Ashadh 10, 2063</c:v>
                </c:pt>
                <c:pt idx="710">
                  <c:v>Ashadh 11, 2063</c:v>
                </c:pt>
                <c:pt idx="711">
                  <c:v>Ashadh 12, 2063</c:v>
                </c:pt>
                <c:pt idx="712">
                  <c:v>Ashadh 13, 2063</c:v>
                </c:pt>
                <c:pt idx="713">
                  <c:v>Ashadh 14, 2063</c:v>
                </c:pt>
                <c:pt idx="714">
                  <c:v>Ashadh 15, 2063</c:v>
                </c:pt>
                <c:pt idx="715">
                  <c:v>Ashadh 16, 2063</c:v>
                </c:pt>
                <c:pt idx="716">
                  <c:v>Ashadh 17, 2063</c:v>
                </c:pt>
                <c:pt idx="717">
                  <c:v>Ashadh 18, 2063</c:v>
                </c:pt>
                <c:pt idx="718">
                  <c:v>Ashadh 19, 2063</c:v>
                </c:pt>
                <c:pt idx="719">
                  <c:v>Ashadh 20, 2063</c:v>
                </c:pt>
                <c:pt idx="720">
                  <c:v>Ashadh 21, 2063</c:v>
                </c:pt>
                <c:pt idx="721">
                  <c:v>Ashadh 22, 2063</c:v>
                </c:pt>
                <c:pt idx="722">
                  <c:v>Ashadh 23, 2063</c:v>
                </c:pt>
                <c:pt idx="723">
                  <c:v>Ashadh 24, 2063</c:v>
                </c:pt>
                <c:pt idx="724">
                  <c:v>Ashadh 25, 2063</c:v>
                </c:pt>
                <c:pt idx="725">
                  <c:v>Ashadh 26, 2063</c:v>
                </c:pt>
                <c:pt idx="726">
                  <c:v>Ashadh 27, 2063</c:v>
                </c:pt>
                <c:pt idx="727">
                  <c:v>Ashadh 28, 2063</c:v>
                </c:pt>
                <c:pt idx="728">
                  <c:v>Ashadh 29, 2063</c:v>
                </c:pt>
                <c:pt idx="729">
                  <c:v>Ashadh 30, 2063</c:v>
                </c:pt>
                <c:pt idx="730">
                  <c:v>Ashadh 31, 2063</c:v>
                </c:pt>
                <c:pt idx="731">
                  <c:v>Ashadh 32, 2063</c:v>
                </c:pt>
                <c:pt idx="732">
                  <c:v>Shrawan 1, 2063</c:v>
                </c:pt>
                <c:pt idx="733">
                  <c:v>Shrawan 2, 2063</c:v>
                </c:pt>
                <c:pt idx="734">
                  <c:v>Shrawan 3, 2063</c:v>
                </c:pt>
                <c:pt idx="735">
                  <c:v>Shrawan 4, 2063</c:v>
                </c:pt>
                <c:pt idx="736">
                  <c:v>Shrawan 5, 2063</c:v>
                </c:pt>
                <c:pt idx="737">
                  <c:v>Shrawan 6, 2063</c:v>
                </c:pt>
                <c:pt idx="738">
                  <c:v>Shrawan 7, 2063</c:v>
                </c:pt>
                <c:pt idx="739">
                  <c:v>Shrawan 8, 2063</c:v>
                </c:pt>
                <c:pt idx="740">
                  <c:v>Shrawan 9, 2063</c:v>
                </c:pt>
                <c:pt idx="741">
                  <c:v>Shrawan 10, 2063</c:v>
                </c:pt>
                <c:pt idx="742">
                  <c:v>Shrawan 11, 2063</c:v>
                </c:pt>
                <c:pt idx="743">
                  <c:v>Shrawan 12, 2063</c:v>
                </c:pt>
                <c:pt idx="744">
                  <c:v>Shrawan 13, 2063</c:v>
                </c:pt>
                <c:pt idx="745">
                  <c:v>Shrawan 14, 2063</c:v>
                </c:pt>
                <c:pt idx="746">
                  <c:v>Shrawan 15, 2063</c:v>
                </c:pt>
                <c:pt idx="747">
                  <c:v>Shrawan 16, 2063</c:v>
                </c:pt>
                <c:pt idx="748">
                  <c:v>Shrawan 17, 2063</c:v>
                </c:pt>
                <c:pt idx="749">
                  <c:v>Shrawan 18, 2063</c:v>
                </c:pt>
                <c:pt idx="750">
                  <c:v>Shrawan 19, 2063</c:v>
                </c:pt>
                <c:pt idx="751">
                  <c:v>Shrawan 20, 2063</c:v>
                </c:pt>
                <c:pt idx="752">
                  <c:v>Shrawan 21, 2063</c:v>
                </c:pt>
                <c:pt idx="753">
                  <c:v>Shrawan 22, 2063</c:v>
                </c:pt>
                <c:pt idx="754">
                  <c:v>Shrawan 23, 2063</c:v>
                </c:pt>
                <c:pt idx="755">
                  <c:v>Shrawan 24, 2063</c:v>
                </c:pt>
                <c:pt idx="756">
                  <c:v>Shrawan 25, 2063</c:v>
                </c:pt>
                <c:pt idx="757">
                  <c:v>Shrawan 26, 2063</c:v>
                </c:pt>
                <c:pt idx="758">
                  <c:v>Shrawan 27, 2063</c:v>
                </c:pt>
                <c:pt idx="759">
                  <c:v>Shrawan 28, 2063</c:v>
                </c:pt>
                <c:pt idx="760">
                  <c:v>Shrawan 29, 2063</c:v>
                </c:pt>
                <c:pt idx="761">
                  <c:v>Shrawan 30, 2063</c:v>
                </c:pt>
                <c:pt idx="762">
                  <c:v>Shrawan 31, 2063</c:v>
                </c:pt>
                <c:pt idx="763">
                  <c:v>Shrawan 32, 2063</c:v>
                </c:pt>
                <c:pt idx="764">
                  <c:v>Bhadra 1, 2063</c:v>
                </c:pt>
                <c:pt idx="765">
                  <c:v>Bhadra 2, 2063</c:v>
                </c:pt>
                <c:pt idx="766">
                  <c:v>Bhadra 3, 2063</c:v>
                </c:pt>
                <c:pt idx="767">
                  <c:v>Bhadra 4, 2063</c:v>
                </c:pt>
                <c:pt idx="768">
                  <c:v>Bhadra 5, 2063</c:v>
                </c:pt>
                <c:pt idx="769">
                  <c:v>Bhadra 6, 2063</c:v>
                </c:pt>
                <c:pt idx="770">
                  <c:v>Bhadra 7, 2063</c:v>
                </c:pt>
                <c:pt idx="771">
                  <c:v>Bhadra 8, 2063</c:v>
                </c:pt>
                <c:pt idx="772">
                  <c:v>Bhadra 9, 2063</c:v>
                </c:pt>
                <c:pt idx="773">
                  <c:v>Bhadra 10, 2063</c:v>
                </c:pt>
                <c:pt idx="774">
                  <c:v>Bhadra 11, 2063</c:v>
                </c:pt>
                <c:pt idx="775">
                  <c:v>Bhadra 12, 2063</c:v>
                </c:pt>
                <c:pt idx="776">
                  <c:v>Bhadra 13, 2063</c:v>
                </c:pt>
                <c:pt idx="777">
                  <c:v>Bhadra 14, 2063</c:v>
                </c:pt>
                <c:pt idx="778">
                  <c:v>Bhadra 15, 2063</c:v>
                </c:pt>
                <c:pt idx="779">
                  <c:v>Bhadra 16, 2063</c:v>
                </c:pt>
                <c:pt idx="780">
                  <c:v>Bhadra 17, 2063</c:v>
                </c:pt>
                <c:pt idx="781">
                  <c:v>Bhadra 18, 2063</c:v>
                </c:pt>
                <c:pt idx="782">
                  <c:v>Bhadra 19, 2063</c:v>
                </c:pt>
                <c:pt idx="783">
                  <c:v>Bhadra 20, 2063</c:v>
                </c:pt>
                <c:pt idx="784">
                  <c:v>Bhadra 21, 2063</c:v>
                </c:pt>
                <c:pt idx="785">
                  <c:v>Bhadra 22, 2063</c:v>
                </c:pt>
                <c:pt idx="786">
                  <c:v>Bhadra 23, 2063</c:v>
                </c:pt>
                <c:pt idx="787">
                  <c:v>Bhadra 24, 2063</c:v>
                </c:pt>
                <c:pt idx="788">
                  <c:v>Bhadra 25, 2063</c:v>
                </c:pt>
                <c:pt idx="789">
                  <c:v>Bhadra 26, 2063</c:v>
                </c:pt>
                <c:pt idx="790">
                  <c:v>Bhadra 27, 2063</c:v>
                </c:pt>
                <c:pt idx="791">
                  <c:v>Bhadra 28, 2063</c:v>
                </c:pt>
                <c:pt idx="792">
                  <c:v>Bhadra 29, 2063</c:v>
                </c:pt>
                <c:pt idx="793">
                  <c:v>Bhadra 30, 2063</c:v>
                </c:pt>
                <c:pt idx="794">
                  <c:v>Bhadra 31, 2063</c:v>
                </c:pt>
                <c:pt idx="795">
                  <c:v>Ashwin 1, 2063</c:v>
                </c:pt>
                <c:pt idx="796">
                  <c:v>Ashwin 2, 2063</c:v>
                </c:pt>
                <c:pt idx="797">
                  <c:v>Ashwin 3, 2063</c:v>
                </c:pt>
                <c:pt idx="798">
                  <c:v>Ashwin 4, 2063</c:v>
                </c:pt>
                <c:pt idx="799">
                  <c:v>Ashwin 5, 2063</c:v>
                </c:pt>
                <c:pt idx="800">
                  <c:v>Ashwin 6, 2063</c:v>
                </c:pt>
                <c:pt idx="801">
                  <c:v>Ashwin 7, 2063</c:v>
                </c:pt>
                <c:pt idx="802">
                  <c:v>Ashwin 8, 2063</c:v>
                </c:pt>
                <c:pt idx="803">
                  <c:v>Ashwin 9, 2063</c:v>
                </c:pt>
                <c:pt idx="804">
                  <c:v>Ashwin 10, 2063</c:v>
                </c:pt>
                <c:pt idx="805">
                  <c:v>Ashwin 11, 2063</c:v>
                </c:pt>
                <c:pt idx="806">
                  <c:v>Ashwin 12, 2063</c:v>
                </c:pt>
                <c:pt idx="807">
                  <c:v>Ashwin 13, 2063</c:v>
                </c:pt>
                <c:pt idx="808">
                  <c:v>Ashwin 14, 2063</c:v>
                </c:pt>
                <c:pt idx="809">
                  <c:v>Ashwin 15, 2063</c:v>
                </c:pt>
                <c:pt idx="810">
                  <c:v>Ashwin 16, 2063</c:v>
                </c:pt>
                <c:pt idx="811">
                  <c:v>Ashwin 17, 2063</c:v>
                </c:pt>
                <c:pt idx="812">
                  <c:v>Ashwin 18, 2063</c:v>
                </c:pt>
                <c:pt idx="813">
                  <c:v>Ashwin 19, 2063</c:v>
                </c:pt>
                <c:pt idx="814">
                  <c:v>Ashwin 20, 2063</c:v>
                </c:pt>
                <c:pt idx="815">
                  <c:v>Ashwin 21, 2063</c:v>
                </c:pt>
                <c:pt idx="816">
                  <c:v>Ashwin 22, 2063</c:v>
                </c:pt>
                <c:pt idx="817">
                  <c:v>Ashwin 23, 2063</c:v>
                </c:pt>
                <c:pt idx="818">
                  <c:v>Ashwin 24, 2063</c:v>
                </c:pt>
                <c:pt idx="819">
                  <c:v>Ashwin 25, 2063</c:v>
                </c:pt>
                <c:pt idx="820">
                  <c:v>Ashwin 26, 2063</c:v>
                </c:pt>
                <c:pt idx="821">
                  <c:v>Ashwin 27, 2063</c:v>
                </c:pt>
                <c:pt idx="822">
                  <c:v>Ashwin 28, 2063</c:v>
                </c:pt>
                <c:pt idx="823">
                  <c:v>Ashwin 29, 2063</c:v>
                </c:pt>
                <c:pt idx="824">
                  <c:v>Ashwin 30, 2063</c:v>
                </c:pt>
                <c:pt idx="825">
                  <c:v>Ashwin 31, 2063</c:v>
                </c:pt>
                <c:pt idx="826">
                  <c:v>Kartik 1, 2063</c:v>
                </c:pt>
                <c:pt idx="827">
                  <c:v>Kartik 2, 2063</c:v>
                </c:pt>
                <c:pt idx="828">
                  <c:v>Kartik 3, 2063</c:v>
                </c:pt>
                <c:pt idx="829">
                  <c:v>Kartik 4, 2063</c:v>
                </c:pt>
                <c:pt idx="830">
                  <c:v>Kartik 5, 2063</c:v>
                </c:pt>
                <c:pt idx="831">
                  <c:v>Kartik 6, 2063</c:v>
                </c:pt>
                <c:pt idx="832">
                  <c:v>Kartik 7, 2063</c:v>
                </c:pt>
                <c:pt idx="833">
                  <c:v>Kartik 8, 2063</c:v>
                </c:pt>
                <c:pt idx="834">
                  <c:v>Kartik 9, 2063</c:v>
                </c:pt>
                <c:pt idx="835">
                  <c:v>Kartik 10, 2063</c:v>
                </c:pt>
                <c:pt idx="836">
                  <c:v>Kartik 11, 2063</c:v>
                </c:pt>
                <c:pt idx="837">
                  <c:v>Kartik 12, 2063</c:v>
                </c:pt>
                <c:pt idx="838">
                  <c:v>Kartik 13, 2063</c:v>
                </c:pt>
                <c:pt idx="839">
                  <c:v>Kartik 14, 2063</c:v>
                </c:pt>
                <c:pt idx="840">
                  <c:v>Kartik 15, 2063</c:v>
                </c:pt>
                <c:pt idx="841">
                  <c:v>Kartik 16, 2063</c:v>
                </c:pt>
                <c:pt idx="842">
                  <c:v>Kartik 17, 2063</c:v>
                </c:pt>
                <c:pt idx="843">
                  <c:v>Kartik 18, 2063</c:v>
                </c:pt>
                <c:pt idx="844">
                  <c:v>Kartik 19, 2063</c:v>
                </c:pt>
                <c:pt idx="845">
                  <c:v>Kartik 20, 2063</c:v>
                </c:pt>
                <c:pt idx="846">
                  <c:v>Kartik 21, 2063</c:v>
                </c:pt>
                <c:pt idx="847">
                  <c:v>Kartik 22, 2063</c:v>
                </c:pt>
                <c:pt idx="848">
                  <c:v>Kartik 23, 2063</c:v>
                </c:pt>
                <c:pt idx="849">
                  <c:v>Kartik 24, 2063</c:v>
                </c:pt>
                <c:pt idx="850">
                  <c:v>Kartik 25, 2063</c:v>
                </c:pt>
                <c:pt idx="851">
                  <c:v>Kartik 26, 2063</c:v>
                </c:pt>
                <c:pt idx="852">
                  <c:v>Kartik 27, 2063</c:v>
                </c:pt>
                <c:pt idx="853">
                  <c:v>Kartik 28, 2063</c:v>
                </c:pt>
                <c:pt idx="854">
                  <c:v>Kartik 29, 2063</c:v>
                </c:pt>
                <c:pt idx="855">
                  <c:v>Kartik 30, 2063</c:v>
                </c:pt>
                <c:pt idx="856">
                  <c:v>Mangsir 1, 2063</c:v>
                </c:pt>
                <c:pt idx="857">
                  <c:v>Mangsir 2, 2063</c:v>
                </c:pt>
                <c:pt idx="858">
                  <c:v>Mangsir 3, 2063</c:v>
                </c:pt>
                <c:pt idx="859">
                  <c:v>Mangsir 4, 2063</c:v>
                </c:pt>
                <c:pt idx="860">
                  <c:v>Mangsir 5, 2063</c:v>
                </c:pt>
                <c:pt idx="861">
                  <c:v>Mangsir 6, 2063</c:v>
                </c:pt>
                <c:pt idx="862">
                  <c:v>Mangsir 7, 2063</c:v>
                </c:pt>
                <c:pt idx="863">
                  <c:v>Mangsir 8, 2063</c:v>
                </c:pt>
                <c:pt idx="864">
                  <c:v>Mangsir 9, 2063</c:v>
                </c:pt>
                <c:pt idx="865">
                  <c:v>Mangsir 10, 2063</c:v>
                </c:pt>
                <c:pt idx="866">
                  <c:v>Mangsir 11, 2063</c:v>
                </c:pt>
                <c:pt idx="867">
                  <c:v>Mangsir 12, 2063</c:v>
                </c:pt>
                <c:pt idx="868">
                  <c:v>Mangsir 13, 2063</c:v>
                </c:pt>
                <c:pt idx="869">
                  <c:v>Mangsir 14, 2063</c:v>
                </c:pt>
                <c:pt idx="870">
                  <c:v>Mangsir 15, 2063</c:v>
                </c:pt>
                <c:pt idx="871">
                  <c:v>Mangsir 16, 2063</c:v>
                </c:pt>
                <c:pt idx="872">
                  <c:v>Mangsir 17, 2063</c:v>
                </c:pt>
                <c:pt idx="873">
                  <c:v>Mangsir 18, 2063</c:v>
                </c:pt>
                <c:pt idx="874">
                  <c:v>Mangsir 19, 2063</c:v>
                </c:pt>
                <c:pt idx="875">
                  <c:v>Mangsir 20, 2063</c:v>
                </c:pt>
                <c:pt idx="876">
                  <c:v>Mangsir 21, 2063</c:v>
                </c:pt>
                <c:pt idx="877">
                  <c:v>Mangsir 22, 2063</c:v>
                </c:pt>
                <c:pt idx="878">
                  <c:v>Mangsir 23, 2063</c:v>
                </c:pt>
                <c:pt idx="879">
                  <c:v>Mangsir 24, 2063</c:v>
                </c:pt>
                <c:pt idx="880">
                  <c:v>Mangsir 25, 2063</c:v>
                </c:pt>
                <c:pt idx="881">
                  <c:v>Mangsir 26, 2063</c:v>
                </c:pt>
                <c:pt idx="882">
                  <c:v>Mangsir 27, 2063</c:v>
                </c:pt>
                <c:pt idx="883">
                  <c:v>Mangsir 28, 2063</c:v>
                </c:pt>
                <c:pt idx="884">
                  <c:v>Mangsir 29, 2063</c:v>
                </c:pt>
                <c:pt idx="885">
                  <c:v>Poush 1, 2063</c:v>
                </c:pt>
                <c:pt idx="886">
                  <c:v>Poush 2, 2063</c:v>
                </c:pt>
                <c:pt idx="887">
                  <c:v>Poush 3, 2063</c:v>
                </c:pt>
                <c:pt idx="888">
                  <c:v>Poush 4, 2063</c:v>
                </c:pt>
                <c:pt idx="889">
                  <c:v>Poush 5, 2063</c:v>
                </c:pt>
                <c:pt idx="890">
                  <c:v>Poush 6, 2063</c:v>
                </c:pt>
                <c:pt idx="891">
                  <c:v>Poush 7, 2063</c:v>
                </c:pt>
                <c:pt idx="892">
                  <c:v>Poush 8, 2063</c:v>
                </c:pt>
                <c:pt idx="893">
                  <c:v>Poush 9, 2063</c:v>
                </c:pt>
                <c:pt idx="894">
                  <c:v>Poush 10, 2063</c:v>
                </c:pt>
                <c:pt idx="895">
                  <c:v>Poush 11, 2063</c:v>
                </c:pt>
                <c:pt idx="896">
                  <c:v>Poush 12, 2063</c:v>
                </c:pt>
                <c:pt idx="897">
                  <c:v>Poush 13, 2063</c:v>
                </c:pt>
                <c:pt idx="898">
                  <c:v>Poush 14, 2063</c:v>
                </c:pt>
                <c:pt idx="899">
                  <c:v>Poush 15, 2063</c:v>
                </c:pt>
                <c:pt idx="900">
                  <c:v>Poush 16, 2063</c:v>
                </c:pt>
                <c:pt idx="901">
                  <c:v>Poush 17, 2063</c:v>
                </c:pt>
                <c:pt idx="902">
                  <c:v>Poush 18, 2063</c:v>
                </c:pt>
                <c:pt idx="903">
                  <c:v>Poush 19, 2063</c:v>
                </c:pt>
                <c:pt idx="904">
                  <c:v>Poush 20, 2063</c:v>
                </c:pt>
                <c:pt idx="905">
                  <c:v>Poush 21, 2063</c:v>
                </c:pt>
                <c:pt idx="906">
                  <c:v>Poush 22, 2063</c:v>
                </c:pt>
                <c:pt idx="907">
                  <c:v>Poush 23, 2063</c:v>
                </c:pt>
                <c:pt idx="908">
                  <c:v>Poush 24, 2063</c:v>
                </c:pt>
                <c:pt idx="909">
                  <c:v>Poush 25, 2063</c:v>
                </c:pt>
                <c:pt idx="910">
                  <c:v>Poush 26, 2063</c:v>
                </c:pt>
                <c:pt idx="911">
                  <c:v>Poush 27, 2063</c:v>
                </c:pt>
                <c:pt idx="912">
                  <c:v>Poush 28, 2063</c:v>
                </c:pt>
                <c:pt idx="913">
                  <c:v>Poush 29, 2063</c:v>
                </c:pt>
                <c:pt idx="914">
                  <c:v>Poush 30, 2063</c:v>
                </c:pt>
                <c:pt idx="915">
                  <c:v>Magh 1, 2063</c:v>
                </c:pt>
                <c:pt idx="916">
                  <c:v>Magh 2, 2063</c:v>
                </c:pt>
                <c:pt idx="917">
                  <c:v>Magh 3, 2063</c:v>
                </c:pt>
                <c:pt idx="918">
                  <c:v>Magh 4, 2063</c:v>
                </c:pt>
                <c:pt idx="919">
                  <c:v>Magh 5, 2063</c:v>
                </c:pt>
                <c:pt idx="920">
                  <c:v>Magh 6, 2063</c:v>
                </c:pt>
                <c:pt idx="921">
                  <c:v>Magh 7, 2063</c:v>
                </c:pt>
                <c:pt idx="922">
                  <c:v>Magh 8, 2063</c:v>
                </c:pt>
                <c:pt idx="923">
                  <c:v>Magh 9, 2063</c:v>
                </c:pt>
                <c:pt idx="924">
                  <c:v>Magh 10, 2063</c:v>
                </c:pt>
                <c:pt idx="925">
                  <c:v>Magh 11, 2063</c:v>
                </c:pt>
                <c:pt idx="926">
                  <c:v>Magh 12, 2063</c:v>
                </c:pt>
                <c:pt idx="927">
                  <c:v>Magh 13, 2063</c:v>
                </c:pt>
                <c:pt idx="928">
                  <c:v>Magh 14, 2063</c:v>
                </c:pt>
                <c:pt idx="929">
                  <c:v>Magh 15, 2063</c:v>
                </c:pt>
                <c:pt idx="930">
                  <c:v>Magh 16, 2063</c:v>
                </c:pt>
                <c:pt idx="931">
                  <c:v>Magh 17, 2063</c:v>
                </c:pt>
                <c:pt idx="932">
                  <c:v>Magh 18, 2063</c:v>
                </c:pt>
                <c:pt idx="933">
                  <c:v>Magh 19, 2063</c:v>
                </c:pt>
                <c:pt idx="934">
                  <c:v>Magh 20, 2063</c:v>
                </c:pt>
                <c:pt idx="935">
                  <c:v>Magh 21, 2063</c:v>
                </c:pt>
                <c:pt idx="936">
                  <c:v>Magh 22, 2063</c:v>
                </c:pt>
                <c:pt idx="937">
                  <c:v>Magh 23, 2063</c:v>
                </c:pt>
                <c:pt idx="938">
                  <c:v>Magh 24, 2063</c:v>
                </c:pt>
                <c:pt idx="939">
                  <c:v>Magh 25, 2063</c:v>
                </c:pt>
                <c:pt idx="940">
                  <c:v>Magh 26, 2063</c:v>
                </c:pt>
                <c:pt idx="941">
                  <c:v>Magh 27, 2063</c:v>
                </c:pt>
                <c:pt idx="942">
                  <c:v>Magh 28, 2063</c:v>
                </c:pt>
                <c:pt idx="943">
                  <c:v>Magh 29, 2063</c:v>
                </c:pt>
                <c:pt idx="944">
                  <c:v>Falgun 1, 2063</c:v>
                </c:pt>
                <c:pt idx="945">
                  <c:v>Falgun 2, 2063</c:v>
                </c:pt>
                <c:pt idx="946">
                  <c:v>Falgun 3, 2063</c:v>
                </c:pt>
                <c:pt idx="947">
                  <c:v>Falgun 4, 2063</c:v>
                </c:pt>
                <c:pt idx="948">
                  <c:v>Falgun 5, 2063</c:v>
                </c:pt>
                <c:pt idx="949">
                  <c:v>Falgun 6, 2063</c:v>
                </c:pt>
                <c:pt idx="950">
                  <c:v>Falgun 7, 2063</c:v>
                </c:pt>
                <c:pt idx="951">
                  <c:v>Falgun 8, 2063</c:v>
                </c:pt>
                <c:pt idx="952">
                  <c:v>Falgun 9, 2063</c:v>
                </c:pt>
                <c:pt idx="953">
                  <c:v>Falgun 10, 2063</c:v>
                </c:pt>
                <c:pt idx="954">
                  <c:v>Falgun 11, 2063</c:v>
                </c:pt>
                <c:pt idx="955">
                  <c:v>Falgun 12, 2063</c:v>
                </c:pt>
                <c:pt idx="956">
                  <c:v>Falgun 13, 2063</c:v>
                </c:pt>
                <c:pt idx="957">
                  <c:v>Falgun 14, 2063</c:v>
                </c:pt>
                <c:pt idx="958">
                  <c:v>Falgun 15, 2063</c:v>
                </c:pt>
                <c:pt idx="959">
                  <c:v>Falgun 16, 2063</c:v>
                </c:pt>
                <c:pt idx="960">
                  <c:v>Falgun 17, 2063</c:v>
                </c:pt>
                <c:pt idx="961">
                  <c:v>Falgun 18, 2063</c:v>
                </c:pt>
                <c:pt idx="962">
                  <c:v>Falgun 19, 2063</c:v>
                </c:pt>
                <c:pt idx="963">
                  <c:v>Falgun 20, 2063</c:v>
                </c:pt>
                <c:pt idx="964">
                  <c:v>Falgun 21, 2063</c:v>
                </c:pt>
                <c:pt idx="965">
                  <c:v>Falgun 22, 2063</c:v>
                </c:pt>
                <c:pt idx="966">
                  <c:v>Falgun 23, 2063</c:v>
                </c:pt>
                <c:pt idx="967">
                  <c:v>Falgun 24, 2063</c:v>
                </c:pt>
                <c:pt idx="968">
                  <c:v>Falgun 25, 2063</c:v>
                </c:pt>
                <c:pt idx="969">
                  <c:v>Falgun 26, 2063</c:v>
                </c:pt>
                <c:pt idx="970">
                  <c:v>Falgun 27, 2063</c:v>
                </c:pt>
                <c:pt idx="971">
                  <c:v>Falgun 28, 2063</c:v>
                </c:pt>
                <c:pt idx="972">
                  <c:v>Falgun 29, 2063</c:v>
                </c:pt>
                <c:pt idx="973">
                  <c:v>Falgun 30, 2063</c:v>
                </c:pt>
                <c:pt idx="974">
                  <c:v>Chaitra 1, 2063</c:v>
                </c:pt>
                <c:pt idx="975">
                  <c:v>Chaitra 2, 2063</c:v>
                </c:pt>
                <c:pt idx="976">
                  <c:v>Chaitra 3, 2063</c:v>
                </c:pt>
                <c:pt idx="977">
                  <c:v>Chaitra 4, 2063</c:v>
                </c:pt>
                <c:pt idx="978">
                  <c:v>Chaitra 5, 2063</c:v>
                </c:pt>
                <c:pt idx="979">
                  <c:v>Chaitra 6, 2063</c:v>
                </c:pt>
                <c:pt idx="980">
                  <c:v>Chaitra 7, 2063</c:v>
                </c:pt>
                <c:pt idx="981">
                  <c:v>Chaitra 8, 2063</c:v>
                </c:pt>
                <c:pt idx="982">
                  <c:v>Chaitra 9, 2063</c:v>
                </c:pt>
                <c:pt idx="983">
                  <c:v>Chaitra 10, 2063</c:v>
                </c:pt>
                <c:pt idx="984">
                  <c:v>Chaitra 11, 2063</c:v>
                </c:pt>
                <c:pt idx="985">
                  <c:v>Chaitra 12, 2063</c:v>
                </c:pt>
                <c:pt idx="986">
                  <c:v>Chaitra 13, 2063</c:v>
                </c:pt>
                <c:pt idx="987">
                  <c:v>Chaitra 14, 2063</c:v>
                </c:pt>
                <c:pt idx="988">
                  <c:v>Chaitra 15, 2063</c:v>
                </c:pt>
                <c:pt idx="989">
                  <c:v>Chaitra 16, 2063</c:v>
                </c:pt>
                <c:pt idx="990">
                  <c:v>Chaitra 17, 2063</c:v>
                </c:pt>
                <c:pt idx="991">
                  <c:v>Chaitra 18, 2063</c:v>
                </c:pt>
                <c:pt idx="992">
                  <c:v>Chaitra 19, 2063</c:v>
                </c:pt>
                <c:pt idx="993">
                  <c:v>Chaitra 20, 2063</c:v>
                </c:pt>
                <c:pt idx="994">
                  <c:v>Chaitra 21, 2063</c:v>
                </c:pt>
                <c:pt idx="995">
                  <c:v>Chaitra 22, 2063</c:v>
                </c:pt>
                <c:pt idx="996">
                  <c:v>Chaitra 23, 2063</c:v>
                </c:pt>
                <c:pt idx="997">
                  <c:v>Chaitra 24, 2063</c:v>
                </c:pt>
                <c:pt idx="998">
                  <c:v>Chaitra 25, 2063</c:v>
                </c:pt>
                <c:pt idx="999">
                  <c:v>Chaitra 26, 2063</c:v>
                </c:pt>
                <c:pt idx="1000">
                  <c:v>Chaitra 27, 2063</c:v>
                </c:pt>
                <c:pt idx="1001">
                  <c:v>Chaitra 28, 2063</c:v>
                </c:pt>
                <c:pt idx="1002">
                  <c:v>Chaitra 29, 2063</c:v>
                </c:pt>
                <c:pt idx="1003">
                  <c:v>Chaitra 30, 2063</c:v>
                </c:pt>
                <c:pt idx="1004">
                  <c:v>Baishakh 1, 2064</c:v>
                </c:pt>
                <c:pt idx="1005">
                  <c:v>Baishakh 2, 2064</c:v>
                </c:pt>
                <c:pt idx="1006">
                  <c:v>Baishakh 3, 2064</c:v>
                </c:pt>
                <c:pt idx="1007">
                  <c:v>Baishakh 4, 2064</c:v>
                </c:pt>
                <c:pt idx="1008">
                  <c:v>Baishakh 5, 2064</c:v>
                </c:pt>
                <c:pt idx="1009">
                  <c:v>Baishakh 6, 2064</c:v>
                </c:pt>
                <c:pt idx="1010">
                  <c:v>Baishakh 7, 2064</c:v>
                </c:pt>
                <c:pt idx="1011">
                  <c:v>Baishakh 8, 2064</c:v>
                </c:pt>
                <c:pt idx="1012">
                  <c:v>Baishakh 9, 2064</c:v>
                </c:pt>
                <c:pt idx="1013">
                  <c:v>Baishakh 10, 2064</c:v>
                </c:pt>
                <c:pt idx="1014">
                  <c:v>Baishakh 11, 2064</c:v>
                </c:pt>
                <c:pt idx="1015">
                  <c:v>Baishakh 12, 2064</c:v>
                </c:pt>
                <c:pt idx="1016">
                  <c:v>Baishakh 13, 2064</c:v>
                </c:pt>
                <c:pt idx="1017">
                  <c:v>Baishakh 14, 2064</c:v>
                </c:pt>
                <c:pt idx="1018">
                  <c:v>Baishakh 15, 2064</c:v>
                </c:pt>
                <c:pt idx="1019">
                  <c:v>Baishakh 16, 2064</c:v>
                </c:pt>
                <c:pt idx="1020">
                  <c:v>Baishakh 17, 2064</c:v>
                </c:pt>
                <c:pt idx="1021">
                  <c:v>Baishakh 18, 2064</c:v>
                </c:pt>
                <c:pt idx="1022">
                  <c:v>Baishakh 19, 2064</c:v>
                </c:pt>
                <c:pt idx="1023">
                  <c:v>Baishakh 20, 2064</c:v>
                </c:pt>
                <c:pt idx="1024">
                  <c:v>Baishakh 21, 2064</c:v>
                </c:pt>
                <c:pt idx="1025">
                  <c:v>Baishakh 22, 2064</c:v>
                </c:pt>
                <c:pt idx="1026">
                  <c:v>Baishakh 23, 2064</c:v>
                </c:pt>
                <c:pt idx="1027">
                  <c:v>Baishakh 24, 2064</c:v>
                </c:pt>
                <c:pt idx="1028">
                  <c:v>Baishakh 25, 2064</c:v>
                </c:pt>
                <c:pt idx="1029">
                  <c:v>Baishakh 26, 2064</c:v>
                </c:pt>
                <c:pt idx="1030">
                  <c:v>Baishakh 27, 2064</c:v>
                </c:pt>
                <c:pt idx="1031">
                  <c:v>Baishakh 28, 2064</c:v>
                </c:pt>
                <c:pt idx="1032">
                  <c:v>Baishakh 29, 2064</c:v>
                </c:pt>
                <c:pt idx="1033">
                  <c:v>Baishakh 30, 2064</c:v>
                </c:pt>
                <c:pt idx="1034">
                  <c:v>Baishakh 31, 2064</c:v>
                </c:pt>
                <c:pt idx="1035">
                  <c:v>Jestha 1, 2064</c:v>
                </c:pt>
                <c:pt idx="1036">
                  <c:v>Jestha 2, 2064</c:v>
                </c:pt>
                <c:pt idx="1037">
                  <c:v>Jestha 3, 2064</c:v>
                </c:pt>
                <c:pt idx="1038">
                  <c:v>Jestha 4, 2064</c:v>
                </c:pt>
                <c:pt idx="1039">
                  <c:v>Jestha 5, 2064</c:v>
                </c:pt>
                <c:pt idx="1040">
                  <c:v>Jestha 6, 2064</c:v>
                </c:pt>
                <c:pt idx="1041">
                  <c:v>Jestha 7, 2064</c:v>
                </c:pt>
                <c:pt idx="1042">
                  <c:v>Jestha 8, 2064</c:v>
                </c:pt>
                <c:pt idx="1043">
                  <c:v>Jestha 9, 2064</c:v>
                </c:pt>
                <c:pt idx="1044">
                  <c:v>Jestha 10, 2064</c:v>
                </c:pt>
                <c:pt idx="1045">
                  <c:v>Jestha 11, 2064</c:v>
                </c:pt>
                <c:pt idx="1046">
                  <c:v>Jestha 12, 2064</c:v>
                </c:pt>
                <c:pt idx="1047">
                  <c:v>Jestha 13, 2064</c:v>
                </c:pt>
                <c:pt idx="1048">
                  <c:v>Jestha 14, 2064</c:v>
                </c:pt>
                <c:pt idx="1049">
                  <c:v>Jestha 15, 2064</c:v>
                </c:pt>
                <c:pt idx="1050">
                  <c:v>Jestha 16, 2064</c:v>
                </c:pt>
                <c:pt idx="1051">
                  <c:v>Jestha 17, 2064</c:v>
                </c:pt>
                <c:pt idx="1052">
                  <c:v>Jestha 18, 2064</c:v>
                </c:pt>
                <c:pt idx="1053">
                  <c:v>Jestha 19, 2064</c:v>
                </c:pt>
                <c:pt idx="1054">
                  <c:v>Jestha 20, 2064</c:v>
                </c:pt>
                <c:pt idx="1055">
                  <c:v>Jestha 21, 2064</c:v>
                </c:pt>
                <c:pt idx="1056">
                  <c:v>Jestha 22, 2064</c:v>
                </c:pt>
                <c:pt idx="1057">
                  <c:v>Jestha 23, 2064</c:v>
                </c:pt>
                <c:pt idx="1058">
                  <c:v>Jestha 24, 2064</c:v>
                </c:pt>
                <c:pt idx="1059">
                  <c:v>Jestha 25, 2064</c:v>
                </c:pt>
                <c:pt idx="1060">
                  <c:v>Jestha 26, 2064</c:v>
                </c:pt>
                <c:pt idx="1061">
                  <c:v>Jestha 27, 2064</c:v>
                </c:pt>
                <c:pt idx="1062">
                  <c:v>Jestha 28, 2064</c:v>
                </c:pt>
                <c:pt idx="1063">
                  <c:v>Jestha 29, 2064</c:v>
                </c:pt>
                <c:pt idx="1064">
                  <c:v>Jestha 30, 2064</c:v>
                </c:pt>
                <c:pt idx="1065">
                  <c:v>Jestha 31, 2064</c:v>
                </c:pt>
                <c:pt idx="1066">
                  <c:v>Ashadh 1, 2064</c:v>
                </c:pt>
                <c:pt idx="1067">
                  <c:v>Ashadh 2, 2064</c:v>
                </c:pt>
                <c:pt idx="1068">
                  <c:v>Ashadh 3, 2064</c:v>
                </c:pt>
                <c:pt idx="1069">
                  <c:v>Ashadh 4, 2064</c:v>
                </c:pt>
                <c:pt idx="1070">
                  <c:v>Ashadh 5, 2064</c:v>
                </c:pt>
                <c:pt idx="1071">
                  <c:v>Ashadh 6, 2064</c:v>
                </c:pt>
                <c:pt idx="1072">
                  <c:v>Ashadh 7, 2064</c:v>
                </c:pt>
                <c:pt idx="1073">
                  <c:v>Ashadh 8, 2064</c:v>
                </c:pt>
                <c:pt idx="1074">
                  <c:v>Ashadh 9, 2064</c:v>
                </c:pt>
                <c:pt idx="1075">
                  <c:v>Ashadh 10, 2064</c:v>
                </c:pt>
                <c:pt idx="1076">
                  <c:v>Ashadh 11, 2064</c:v>
                </c:pt>
                <c:pt idx="1077">
                  <c:v>Ashadh 12, 2064</c:v>
                </c:pt>
                <c:pt idx="1078">
                  <c:v>Ashadh 13, 2064</c:v>
                </c:pt>
                <c:pt idx="1079">
                  <c:v>Ashadh 14, 2064</c:v>
                </c:pt>
                <c:pt idx="1080">
                  <c:v>Ashadh 15, 2064</c:v>
                </c:pt>
                <c:pt idx="1081">
                  <c:v>Ashadh 16, 2064</c:v>
                </c:pt>
                <c:pt idx="1082">
                  <c:v>Ashadh 17, 2064</c:v>
                </c:pt>
                <c:pt idx="1083">
                  <c:v>Ashadh 18, 2064</c:v>
                </c:pt>
                <c:pt idx="1084">
                  <c:v>Ashadh 19, 2064</c:v>
                </c:pt>
                <c:pt idx="1085">
                  <c:v>Ashadh 20, 2064</c:v>
                </c:pt>
                <c:pt idx="1086">
                  <c:v>Ashadh 21, 2064</c:v>
                </c:pt>
                <c:pt idx="1087">
                  <c:v>Ashadh 22, 2064</c:v>
                </c:pt>
                <c:pt idx="1088">
                  <c:v>Ashadh 23, 2064</c:v>
                </c:pt>
                <c:pt idx="1089">
                  <c:v>Ashadh 24, 2064</c:v>
                </c:pt>
                <c:pt idx="1090">
                  <c:v>Ashadh 25, 2064</c:v>
                </c:pt>
                <c:pt idx="1091">
                  <c:v>Ashadh 26, 2064</c:v>
                </c:pt>
                <c:pt idx="1092">
                  <c:v>Ashadh 27, 2064</c:v>
                </c:pt>
                <c:pt idx="1093">
                  <c:v>Ashadh 28, 2064</c:v>
                </c:pt>
                <c:pt idx="1094">
                  <c:v>Ashadh 29, 2064</c:v>
                </c:pt>
                <c:pt idx="1095">
                  <c:v>Ashadh 30, 2064</c:v>
                </c:pt>
                <c:pt idx="1096">
                  <c:v>Ashadh 31, 2064</c:v>
                </c:pt>
                <c:pt idx="1097">
                  <c:v>Ashadh 32, 2064</c:v>
                </c:pt>
                <c:pt idx="1098">
                  <c:v>Shrawan 1, 2064</c:v>
                </c:pt>
                <c:pt idx="1099">
                  <c:v>Shrawan 2, 2064</c:v>
                </c:pt>
                <c:pt idx="1100">
                  <c:v>Shrawan 3, 2064</c:v>
                </c:pt>
                <c:pt idx="1101">
                  <c:v>Shrawan 4, 2064</c:v>
                </c:pt>
                <c:pt idx="1102">
                  <c:v>Shrawan 5, 2064</c:v>
                </c:pt>
                <c:pt idx="1103">
                  <c:v>Shrawan 6, 2064</c:v>
                </c:pt>
                <c:pt idx="1104">
                  <c:v>Shrawan 7, 2064</c:v>
                </c:pt>
                <c:pt idx="1105">
                  <c:v>Shrawan 8, 2064</c:v>
                </c:pt>
                <c:pt idx="1106">
                  <c:v>Shrawan 9, 2064</c:v>
                </c:pt>
                <c:pt idx="1107">
                  <c:v>Shrawan 10, 2064</c:v>
                </c:pt>
                <c:pt idx="1108">
                  <c:v>Shrawan 11, 2064</c:v>
                </c:pt>
                <c:pt idx="1109">
                  <c:v>Shrawan 12, 2064</c:v>
                </c:pt>
                <c:pt idx="1110">
                  <c:v>Shrawan 13, 2064</c:v>
                </c:pt>
                <c:pt idx="1111">
                  <c:v>Shrawan 14, 2064</c:v>
                </c:pt>
                <c:pt idx="1112">
                  <c:v>Shrawan 15, 2064</c:v>
                </c:pt>
                <c:pt idx="1113">
                  <c:v>Shrawan 16, 2064</c:v>
                </c:pt>
                <c:pt idx="1114">
                  <c:v>Shrawan 17, 2064</c:v>
                </c:pt>
                <c:pt idx="1115">
                  <c:v>Shrawan 18, 2064</c:v>
                </c:pt>
                <c:pt idx="1116">
                  <c:v>Shrawan 19, 2064</c:v>
                </c:pt>
                <c:pt idx="1117">
                  <c:v>Shrawan 20, 2064</c:v>
                </c:pt>
                <c:pt idx="1118">
                  <c:v>Shrawan 21, 2064</c:v>
                </c:pt>
                <c:pt idx="1119">
                  <c:v>Shrawan 22, 2064</c:v>
                </c:pt>
                <c:pt idx="1120">
                  <c:v>Shrawan 23, 2064</c:v>
                </c:pt>
                <c:pt idx="1121">
                  <c:v>Shrawan 24, 2064</c:v>
                </c:pt>
                <c:pt idx="1122">
                  <c:v>Shrawan 25, 2064</c:v>
                </c:pt>
                <c:pt idx="1123">
                  <c:v>Shrawan 26, 2064</c:v>
                </c:pt>
                <c:pt idx="1124">
                  <c:v>Shrawan 27, 2064</c:v>
                </c:pt>
                <c:pt idx="1125">
                  <c:v>Shrawan 28, 2064</c:v>
                </c:pt>
                <c:pt idx="1126">
                  <c:v>Shrawan 29, 2064</c:v>
                </c:pt>
                <c:pt idx="1127">
                  <c:v>Shrawan 30, 2064</c:v>
                </c:pt>
                <c:pt idx="1128">
                  <c:v>Shrawan 31, 2064</c:v>
                </c:pt>
                <c:pt idx="1129">
                  <c:v>Shrawan 32, 2064</c:v>
                </c:pt>
                <c:pt idx="1130">
                  <c:v>Bhadra 1, 2064</c:v>
                </c:pt>
                <c:pt idx="1131">
                  <c:v>Bhadra 2, 2064</c:v>
                </c:pt>
                <c:pt idx="1132">
                  <c:v>Bhadra 3, 2064</c:v>
                </c:pt>
                <c:pt idx="1133">
                  <c:v>Bhadra 4, 2064</c:v>
                </c:pt>
                <c:pt idx="1134">
                  <c:v>Bhadra 5, 2064</c:v>
                </c:pt>
                <c:pt idx="1135">
                  <c:v>Bhadra 6, 2064</c:v>
                </c:pt>
                <c:pt idx="1136">
                  <c:v>Bhadra 7, 2064</c:v>
                </c:pt>
                <c:pt idx="1137">
                  <c:v>Bhadra 8, 2064</c:v>
                </c:pt>
                <c:pt idx="1138">
                  <c:v>Bhadra 9, 2064</c:v>
                </c:pt>
                <c:pt idx="1139">
                  <c:v>Bhadra 10, 2064</c:v>
                </c:pt>
                <c:pt idx="1140">
                  <c:v>Bhadra 11, 2064</c:v>
                </c:pt>
                <c:pt idx="1141">
                  <c:v>Bhadra 12, 2064</c:v>
                </c:pt>
                <c:pt idx="1142">
                  <c:v>Bhadra 13, 2064</c:v>
                </c:pt>
                <c:pt idx="1143">
                  <c:v>Bhadra 14, 2064</c:v>
                </c:pt>
                <c:pt idx="1144">
                  <c:v>Bhadra 15, 2064</c:v>
                </c:pt>
                <c:pt idx="1145">
                  <c:v>Bhadra 16, 2064</c:v>
                </c:pt>
                <c:pt idx="1146">
                  <c:v>Bhadra 17, 2064</c:v>
                </c:pt>
                <c:pt idx="1147">
                  <c:v>Bhadra 18, 2064</c:v>
                </c:pt>
                <c:pt idx="1148">
                  <c:v>Bhadra 19, 2064</c:v>
                </c:pt>
                <c:pt idx="1149">
                  <c:v>Bhadra 20, 2064</c:v>
                </c:pt>
                <c:pt idx="1150">
                  <c:v>Bhadra 21, 2064</c:v>
                </c:pt>
                <c:pt idx="1151">
                  <c:v>Bhadra 22, 2064</c:v>
                </c:pt>
                <c:pt idx="1152">
                  <c:v>Bhadra 23, 2064</c:v>
                </c:pt>
                <c:pt idx="1153">
                  <c:v>Bhadra 24, 2064</c:v>
                </c:pt>
                <c:pt idx="1154">
                  <c:v>Bhadra 25, 2064</c:v>
                </c:pt>
                <c:pt idx="1155">
                  <c:v>Bhadra 26, 2064</c:v>
                </c:pt>
                <c:pt idx="1156">
                  <c:v>Bhadra 27, 2064</c:v>
                </c:pt>
                <c:pt idx="1157">
                  <c:v>Bhadra 28, 2064</c:v>
                </c:pt>
                <c:pt idx="1158">
                  <c:v>Bhadra 29, 2064</c:v>
                </c:pt>
                <c:pt idx="1159">
                  <c:v>Bhadra 30, 2064</c:v>
                </c:pt>
                <c:pt idx="1160">
                  <c:v>Bhadra 31, 2064</c:v>
                </c:pt>
                <c:pt idx="1161">
                  <c:v>Ashwin 1, 2064</c:v>
                </c:pt>
                <c:pt idx="1162">
                  <c:v>Ashwin 2, 2064</c:v>
                </c:pt>
                <c:pt idx="1163">
                  <c:v>Ashwin 3, 2064</c:v>
                </c:pt>
                <c:pt idx="1164">
                  <c:v>Ashwin 4, 2064</c:v>
                </c:pt>
                <c:pt idx="1165">
                  <c:v>Ashwin 5, 2064</c:v>
                </c:pt>
                <c:pt idx="1166">
                  <c:v>Ashwin 6, 2064</c:v>
                </c:pt>
                <c:pt idx="1167">
                  <c:v>Ashwin 7, 2064</c:v>
                </c:pt>
                <c:pt idx="1168">
                  <c:v>Ashwin 8, 2064</c:v>
                </c:pt>
                <c:pt idx="1169">
                  <c:v>Ashwin 9, 2064</c:v>
                </c:pt>
                <c:pt idx="1170">
                  <c:v>Ashwin 10, 2064</c:v>
                </c:pt>
                <c:pt idx="1171">
                  <c:v>Ashwin 11, 2064</c:v>
                </c:pt>
                <c:pt idx="1172">
                  <c:v>Ashwin 12, 2064</c:v>
                </c:pt>
                <c:pt idx="1173">
                  <c:v>Ashwin 13, 2064</c:v>
                </c:pt>
                <c:pt idx="1174">
                  <c:v>Ashwin 14, 2064</c:v>
                </c:pt>
                <c:pt idx="1175">
                  <c:v>Ashwin 15, 2064</c:v>
                </c:pt>
                <c:pt idx="1176">
                  <c:v>Ashwin 16, 2064</c:v>
                </c:pt>
                <c:pt idx="1177">
                  <c:v>Ashwin 17, 2064</c:v>
                </c:pt>
                <c:pt idx="1178">
                  <c:v>Ashwin 18, 2064</c:v>
                </c:pt>
                <c:pt idx="1179">
                  <c:v>Ashwin 19, 2064</c:v>
                </c:pt>
                <c:pt idx="1180">
                  <c:v>Ashwin 20, 2064</c:v>
                </c:pt>
                <c:pt idx="1181">
                  <c:v>Ashwin 21, 2064</c:v>
                </c:pt>
                <c:pt idx="1182">
                  <c:v>Ashwin 22, 2064</c:v>
                </c:pt>
                <c:pt idx="1183">
                  <c:v>Ashwin 23, 2064</c:v>
                </c:pt>
                <c:pt idx="1184">
                  <c:v>Ashwin 24, 2064</c:v>
                </c:pt>
                <c:pt idx="1185">
                  <c:v>Ashwin 25, 2064</c:v>
                </c:pt>
                <c:pt idx="1186">
                  <c:v>Ashwin 26, 2064</c:v>
                </c:pt>
                <c:pt idx="1187">
                  <c:v>Ashwin 27, 2064</c:v>
                </c:pt>
                <c:pt idx="1188">
                  <c:v>Ashwin 28, 2064</c:v>
                </c:pt>
                <c:pt idx="1189">
                  <c:v>Ashwin 29, 2064</c:v>
                </c:pt>
                <c:pt idx="1190">
                  <c:v>Ashwin 30, 2064</c:v>
                </c:pt>
                <c:pt idx="1191">
                  <c:v>Kartik 1, 2064</c:v>
                </c:pt>
                <c:pt idx="1192">
                  <c:v>Kartik 2, 2064</c:v>
                </c:pt>
                <c:pt idx="1193">
                  <c:v>Kartik 3, 2064</c:v>
                </c:pt>
                <c:pt idx="1194">
                  <c:v>Kartik 4, 2064</c:v>
                </c:pt>
                <c:pt idx="1195">
                  <c:v>Kartik 5, 2064</c:v>
                </c:pt>
                <c:pt idx="1196">
                  <c:v>Kartik 6, 2064</c:v>
                </c:pt>
                <c:pt idx="1197">
                  <c:v>Kartik 7, 2064</c:v>
                </c:pt>
                <c:pt idx="1198">
                  <c:v>Kartik 8, 2064</c:v>
                </c:pt>
                <c:pt idx="1199">
                  <c:v>Kartik 9, 2064</c:v>
                </c:pt>
                <c:pt idx="1200">
                  <c:v>Kartik 10, 2064</c:v>
                </c:pt>
                <c:pt idx="1201">
                  <c:v>Kartik 11, 2064</c:v>
                </c:pt>
                <c:pt idx="1202">
                  <c:v>Kartik 12, 2064</c:v>
                </c:pt>
                <c:pt idx="1203">
                  <c:v>Kartik 13, 2064</c:v>
                </c:pt>
                <c:pt idx="1204">
                  <c:v>Kartik 14, 2064</c:v>
                </c:pt>
                <c:pt idx="1205">
                  <c:v>Kartik 15, 2064</c:v>
                </c:pt>
                <c:pt idx="1206">
                  <c:v>Kartik 16, 2064</c:v>
                </c:pt>
                <c:pt idx="1207">
                  <c:v>Kartik 17, 2064</c:v>
                </c:pt>
                <c:pt idx="1208">
                  <c:v>Kartik 18, 2064</c:v>
                </c:pt>
                <c:pt idx="1209">
                  <c:v>Kartik 19, 2064</c:v>
                </c:pt>
                <c:pt idx="1210">
                  <c:v>Kartik 20, 2064</c:v>
                </c:pt>
                <c:pt idx="1211">
                  <c:v>Kartik 21, 2064</c:v>
                </c:pt>
                <c:pt idx="1212">
                  <c:v>Kartik 22, 2064</c:v>
                </c:pt>
                <c:pt idx="1213">
                  <c:v>Kartik 23, 2064</c:v>
                </c:pt>
                <c:pt idx="1214">
                  <c:v>Kartik 24, 2064</c:v>
                </c:pt>
                <c:pt idx="1215">
                  <c:v>Kartik 25, 2064</c:v>
                </c:pt>
                <c:pt idx="1216">
                  <c:v>Kartik 26, 2064</c:v>
                </c:pt>
                <c:pt idx="1217">
                  <c:v>Kartik 27, 2064</c:v>
                </c:pt>
                <c:pt idx="1218">
                  <c:v>Kartik 28, 2064</c:v>
                </c:pt>
                <c:pt idx="1219">
                  <c:v>Kartik 29, 2064</c:v>
                </c:pt>
                <c:pt idx="1220">
                  <c:v>Kartik 30, 2064</c:v>
                </c:pt>
                <c:pt idx="1221">
                  <c:v>Mangsir 1, 2064</c:v>
                </c:pt>
                <c:pt idx="1222">
                  <c:v>Mangsir 2, 2064</c:v>
                </c:pt>
                <c:pt idx="1223">
                  <c:v>Mangsir 3, 2064</c:v>
                </c:pt>
                <c:pt idx="1224">
                  <c:v>Mangsir 4, 2064</c:v>
                </c:pt>
                <c:pt idx="1225">
                  <c:v>Mangsir 5, 2064</c:v>
                </c:pt>
                <c:pt idx="1226">
                  <c:v>Mangsir 6, 2064</c:v>
                </c:pt>
                <c:pt idx="1227">
                  <c:v>Mangsir 7, 2064</c:v>
                </c:pt>
                <c:pt idx="1228">
                  <c:v>Mangsir 8, 2064</c:v>
                </c:pt>
                <c:pt idx="1229">
                  <c:v>Mangsir 9, 2064</c:v>
                </c:pt>
                <c:pt idx="1230">
                  <c:v>Mangsir 10, 2064</c:v>
                </c:pt>
                <c:pt idx="1231">
                  <c:v>Mangsir 11, 2064</c:v>
                </c:pt>
                <c:pt idx="1232">
                  <c:v>Mangsir 12, 2064</c:v>
                </c:pt>
                <c:pt idx="1233">
                  <c:v>Mangsir 13, 2064</c:v>
                </c:pt>
                <c:pt idx="1234">
                  <c:v>Mangsir 14, 2064</c:v>
                </c:pt>
                <c:pt idx="1235">
                  <c:v>Mangsir 15, 2064</c:v>
                </c:pt>
                <c:pt idx="1236">
                  <c:v>Mangsir 16, 2064</c:v>
                </c:pt>
                <c:pt idx="1237">
                  <c:v>Mangsir 17, 2064</c:v>
                </c:pt>
                <c:pt idx="1238">
                  <c:v>Mangsir 18, 2064</c:v>
                </c:pt>
                <c:pt idx="1239">
                  <c:v>Mangsir 19, 2064</c:v>
                </c:pt>
                <c:pt idx="1240">
                  <c:v>Mangsir 20, 2064</c:v>
                </c:pt>
                <c:pt idx="1241">
                  <c:v>Mangsir 21, 2064</c:v>
                </c:pt>
                <c:pt idx="1242">
                  <c:v>Mangsir 22, 2064</c:v>
                </c:pt>
                <c:pt idx="1243">
                  <c:v>Mangsir 23, 2064</c:v>
                </c:pt>
                <c:pt idx="1244">
                  <c:v>Mangsir 24, 2064</c:v>
                </c:pt>
                <c:pt idx="1245">
                  <c:v>Mangsir 25, 2064</c:v>
                </c:pt>
                <c:pt idx="1246">
                  <c:v>Mangsir 26, 2064</c:v>
                </c:pt>
                <c:pt idx="1247">
                  <c:v>Mangsir 27, 2064</c:v>
                </c:pt>
                <c:pt idx="1248">
                  <c:v>Mangsir 28, 2064</c:v>
                </c:pt>
                <c:pt idx="1249">
                  <c:v>Mangsir 29, 2064</c:v>
                </c:pt>
                <c:pt idx="1250">
                  <c:v>Poush 1, 2064</c:v>
                </c:pt>
                <c:pt idx="1251">
                  <c:v>Poush 2, 2064</c:v>
                </c:pt>
                <c:pt idx="1252">
                  <c:v>Poush 3, 2064</c:v>
                </c:pt>
                <c:pt idx="1253">
                  <c:v>Poush 4, 2064</c:v>
                </c:pt>
                <c:pt idx="1254">
                  <c:v>Poush 5, 2064</c:v>
                </c:pt>
                <c:pt idx="1255">
                  <c:v>Poush 6, 2064</c:v>
                </c:pt>
                <c:pt idx="1256">
                  <c:v>Poush 7, 2064</c:v>
                </c:pt>
                <c:pt idx="1257">
                  <c:v>Poush 8, 2064</c:v>
                </c:pt>
                <c:pt idx="1258">
                  <c:v>Poush 9, 2064</c:v>
                </c:pt>
                <c:pt idx="1259">
                  <c:v>Poush 10, 2064</c:v>
                </c:pt>
                <c:pt idx="1260">
                  <c:v>Poush 11, 2064</c:v>
                </c:pt>
                <c:pt idx="1261">
                  <c:v>Poush 12, 2064</c:v>
                </c:pt>
                <c:pt idx="1262">
                  <c:v>Poush 13, 2064</c:v>
                </c:pt>
                <c:pt idx="1263">
                  <c:v>Poush 14, 2064</c:v>
                </c:pt>
                <c:pt idx="1264">
                  <c:v>Poush 15, 2064</c:v>
                </c:pt>
                <c:pt idx="1265">
                  <c:v>Poush 16, 2064</c:v>
                </c:pt>
                <c:pt idx="1266">
                  <c:v>Poush 17, 2064</c:v>
                </c:pt>
                <c:pt idx="1267">
                  <c:v>Poush 18, 2064</c:v>
                </c:pt>
                <c:pt idx="1268">
                  <c:v>Poush 19, 2064</c:v>
                </c:pt>
                <c:pt idx="1269">
                  <c:v>Poush 20, 2064</c:v>
                </c:pt>
                <c:pt idx="1270">
                  <c:v>Poush 21, 2064</c:v>
                </c:pt>
                <c:pt idx="1271">
                  <c:v>Poush 22, 2064</c:v>
                </c:pt>
                <c:pt idx="1272">
                  <c:v>Poush 23, 2064</c:v>
                </c:pt>
                <c:pt idx="1273">
                  <c:v>Poush 24, 2064</c:v>
                </c:pt>
                <c:pt idx="1274">
                  <c:v>Poush 25, 2064</c:v>
                </c:pt>
                <c:pt idx="1275">
                  <c:v>Poush 26, 2064</c:v>
                </c:pt>
                <c:pt idx="1276">
                  <c:v>Poush 27, 2064</c:v>
                </c:pt>
                <c:pt idx="1277">
                  <c:v>Poush 28, 2064</c:v>
                </c:pt>
                <c:pt idx="1278">
                  <c:v>Poush 29, 2064</c:v>
                </c:pt>
                <c:pt idx="1279">
                  <c:v>Poush 30, 2064</c:v>
                </c:pt>
                <c:pt idx="1280">
                  <c:v>Magh 1, 2064</c:v>
                </c:pt>
                <c:pt idx="1281">
                  <c:v>Magh 2, 2064</c:v>
                </c:pt>
                <c:pt idx="1282">
                  <c:v>Magh 3, 2064</c:v>
                </c:pt>
                <c:pt idx="1283">
                  <c:v>Magh 4, 2064</c:v>
                </c:pt>
                <c:pt idx="1284">
                  <c:v>Magh 5, 2064</c:v>
                </c:pt>
                <c:pt idx="1285">
                  <c:v>Magh 6, 2064</c:v>
                </c:pt>
                <c:pt idx="1286">
                  <c:v>Magh 7, 2064</c:v>
                </c:pt>
                <c:pt idx="1287">
                  <c:v>Magh 8, 2064</c:v>
                </c:pt>
                <c:pt idx="1288">
                  <c:v>Magh 9, 2064</c:v>
                </c:pt>
                <c:pt idx="1289">
                  <c:v>Magh 10, 2064</c:v>
                </c:pt>
                <c:pt idx="1290">
                  <c:v>Magh 11, 2064</c:v>
                </c:pt>
                <c:pt idx="1291">
                  <c:v>Magh 12, 2064</c:v>
                </c:pt>
                <c:pt idx="1292">
                  <c:v>Magh 13, 2064</c:v>
                </c:pt>
                <c:pt idx="1293">
                  <c:v>Magh 14, 2064</c:v>
                </c:pt>
                <c:pt idx="1294">
                  <c:v>Magh 15, 2064</c:v>
                </c:pt>
                <c:pt idx="1295">
                  <c:v>Magh 16, 2064</c:v>
                </c:pt>
                <c:pt idx="1296">
                  <c:v>Magh 17, 2064</c:v>
                </c:pt>
                <c:pt idx="1297">
                  <c:v>Magh 18, 2064</c:v>
                </c:pt>
                <c:pt idx="1298">
                  <c:v>Magh 19, 2064</c:v>
                </c:pt>
                <c:pt idx="1299">
                  <c:v>Magh 20, 2064</c:v>
                </c:pt>
                <c:pt idx="1300">
                  <c:v>Magh 21, 2064</c:v>
                </c:pt>
                <c:pt idx="1301">
                  <c:v>Magh 22, 2064</c:v>
                </c:pt>
                <c:pt idx="1302">
                  <c:v>Magh 23, 2064</c:v>
                </c:pt>
                <c:pt idx="1303">
                  <c:v>Magh 24, 2064</c:v>
                </c:pt>
                <c:pt idx="1304">
                  <c:v>Magh 25, 2064</c:v>
                </c:pt>
                <c:pt idx="1305">
                  <c:v>Magh 26, 2064</c:v>
                </c:pt>
                <c:pt idx="1306">
                  <c:v>Magh 27, 2064</c:v>
                </c:pt>
                <c:pt idx="1307">
                  <c:v>Magh 28, 2064</c:v>
                </c:pt>
                <c:pt idx="1308">
                  <c:v>Magh 29, 2064</c:v>
                </c:pt>
                <c:pt idx="1309">
                  <c:v>Falgun 1, 2064</c:v>
                </c:pt>
                <c:pt idx="1310">
                  <c:v>Falgun 2, 2064</c:v>
                </c:pt>
                <c:pt idx="1311">
                  <c:v>Falgun 3, 2064</c:v>
                </c:pt>
                <c:pt idx="1312">
                  <c:v>Falgun 4, 2064</c:v>
                </c:pt>
                <c:pt idx="1313">
                  <c:v>Falgun 5, 2064</c:v>
                </c:pt>
                <c:pt idx="1314">
                  <c:v>Falgun 6, 2064</c:v>
                </c:pt>
                <c:pt idx="1315">
                  <c:v>Falgun 7, 2064</c:v>
                </c:pt>
                <c:pt idx="1316">
                  <c:v>Falgun 8, 2064</c:v>
                </c:pt>
                <c:pt idx="1317">
                  <c:v>Falgun 9, 2064</c:v>
                </c:pt>
                <c:pt idx="1318">
                  <c:v>Falgun 10, 2064</c:v>
                </c:pt>
                <c:pt idx="1319">
                  <c:v>Falgun 11, 2064</c:v>
                </c:pt>
                <c:pt idx="1320">
                  <c:v>Falgun 12, 2064</c:v>
                </c:pt>
                <c:pt idx="1321">
                  <c:v>Falgun 13, 2064</c:v>
                </c:pt>
                <c:pt idx="1322">
                  <c:v>Falgun 14, 2064</c:v>
                </c:pt>
                <c:pt idx="1323">
                  <c:v>Falgun 15, 2064</c:v>
                </c:pt>
                <c:pt idx="1324">
                  <c:v>Falgun 16, 2064</c:v>
                </c:pt>
                <c:pt idx="1325">
                  <c:v>Falgun 17, 2064</c:v>
                </c:pt>
                <c:pt idx="1326">
                  <c:v>Falgun 18, 2064</c:v>
                </c:pt>
                <c:pt idx="1327">
                  <c:v>Falgun 19, 2064</c:v>
                </c:pt>
                <c:pt idx="1328">
                  <c:v>Falgun 20, 2064</c:v>
                </c:pt>
                <c:pt idx="1329">
                  <c:v>Falgun 21, 2064</c:v>
                </c:pt>
                <c:pt idx="1330">
                  <c:v>Falgun 22, 2064</c:v>
                </c:pt>
                <c:pt idx="1331">
                  <c:v>Falgun 23, 2064</c:v>
                </c:pt>
                <c:pt idx="1332">
                  <c:v>Falgun 24, 2064</c:v>
                </c:pt>
                <c:pt idx="1333">
                  <c:v>Falgun 25, 2064</c:v>
                </c:pt>
                <c:pt idx="1334">
                  <c:v>Falgun 26, 2064</c:v>
                </c:pt>
                <c:pt idx="1335">
                  <c:v>Falgun 27, 2064</c:v>
                </c:pt>
                <c:pt idx="1336">
                  <c:v>Falgun 28, 2064</c:v>
                </c:pt>
                <c:pt idx="1337">
                  <c:v>Falgun 29, 2064</c:v>
                </c:pt>
                <c:pt idx="1338">
                  <c:v>Falgun 30, 2064</c:v>
                </c:pt>
                <c:pt idx="1339">
                  <c:v>Chaitra 1, 2064</c:v>
                </c:pt>
                <c:pt idx="1340">
                  <c:v>Chaitra 2, 2064</c:v>
                </c:pt>
                <c:pt idx="1341">
                  <c:v>Chaitra 3, 2064</c:v>
                </c:pt>
                <c:pt idx="1342">
                  <c:v>Chaitra 4, 2064</c:v>
                </c:pt>
                <c:pt idx="1343">
                  <c:v>Chaitra 5, 2064</c:v>
                </c:pt>
                <c:pt idx="1344">
                  <c:v>Chaitra 6, 2064</c:v>
                </c:pt>
                <c:pt idx="1345">
                  <c:v>Chaitra 7, 2064</c:v>
                </c:pt>
                <c:pt idx="1346">
                  <c:v>Chaitra 8, 2064</c:v>
                </c:pt>
                <c:pt idx="1347">
                  <c:v>Chaitra 9, 2064</c:v>
                </c:pt>
                <c:pt idx="1348">
                  <c:v>Chaitra 10, 2064</c:v>
                </c:pt>
                <c:pt idx="1349">
                  <c:v>Chaitra 11, 2064</c:v>
                </c:pt>
                <c:pt idx="1350">
                  <c:v>Chaitra 12, 2064</c:v>
                </c:pt>
                <c:pt idx="1351">
                  <c:v>Chaitra 13, 2064</c:v>
                </c:pt>
                <c:pt idx="1352">
                  <c:v>Chaitra 14, 2064</c:v>
                </c:pt>
                <c:pt idx="1353">
                  <c:v>Chaitra 15, 2064</c:v>
                </c:pt>
                <c:pt idx="1354">
                  <c:v>Chaitra 16, 2064</c:v>
                </c:pt>
                <c:pt idx="1355">
                  <c:v>Chaitra 17, 2064</c:v>
                </c:pt>
                <c:pt idx="1356">
                  <c:v>Chaitra 18, 2064</c:v>
                </c:pt>
                <c:pt idx="1357">
                  <c:v>Chaitra 19, 2064</c:v>
                </c:pt>
                <c:pt idx="1358">
                  <c:v>Chaitra 20, 2064</c:v>
                </c:pt>
                <c:pt idx="1359">
                  <c:v>Chaitra 21, 2064</c:v>
                </c:pt>
                <c:pt idx="1360">
                  <c:v>Chaitra 22, 2064</c:v>
                </c:pt>
                <c:pt idx="1361">
                  <c:v>Chaitra 23, 2064</c:v>
                </c:pt>
                <c:pt idx="1362">
                  <c:v>Chaitra 24, 2064</c:v>
                </c:pt>
                <c:pt idx="1363">
                  <c:v>Chaitra 25, 2064</c:v>
                </c:pt>
                <c:pt idx="1364">
                  <c:v>Chaitra 26, 2064</c:v>
                </c:pt>
                <c:pt idx="1365">
                  <c:v>Chaitra 27, 2064</c:v>
                </c:pt>
                <c:pt idx="1366">
                  <c:v>Chaitra 28, 2064</c:v>
                </c:pt>
                <c:pt idx="1367">
                  <c:v>Chaitra 29, 2064</c:v>
                </c:pt>
                <c:pt idx="1368">
                  <c:v>Chaitra 30, 2064</c:v>
                </c:pt>
                <c:pt idx="1369">
                  <c:v>Baishakh 1, 2065</c:v>
                </c:pt>
                <c:pt idx="1370">
                  <c:v>Baishakh 2, 2065</c:v>
                </c:pt>
                <c:pt idx="1371">
                  <c:v>Baishakh 3, 2065</c:v>
                </c:pt>
                <c:pt idx="1372">
                  <c:v>Baishakh 4, 2065</c:v>
                </c:pt>
                <c:pt idx="1373">
                  <c:v>Baishakh 5, 2065</c:v>
                </c:pt>
                <c:pt idx="1374">
                  <c:v>Baishakh 6, 2065</c:v>
                </c:pt>
                <c:pt idx="1375">
                  <c:v>Baishakh 7, 2065</c:v>
                </c:pt>
                <c:pt idx="1376">
                  <c:v>Baishakh 8, 2065</c:v>
                </c:pt>
                <c:pt idx="1377">
                  <c:v>Baishakh 9, 2065</c:v>
                </c:pt>
                <c:pt idx="1378">
                  <c:v>Baishakh 10, 2065</c:v>
                </c:pt>
                <c:pt idx="1379">
                  <c:v>Baishakh 11, 2065</c:v>
                </c:pt>
                <c:pt idx="1380">
                  <c:v>Baishakh 12, 2065</c:v>
                </c:pt>
                <c:pt idx="1381">
                  <c:v>Baishakh 13, 2065</c:v>
                </c:pt>
                <c:pt idx="1382">
                  <c:v>Baishakh 14, 2065</c:v>
                </c:pt>
                <c:pt idx="1383">
                  <c:v>Baishakh 15, 2065</c:v>
                </c:pt>
                <c:pt idx="1384">
                  <c:v>Baishakh 16, 2065</c:v>
                </c:pt>
                <c:pt idx="1385">
                  <c:v>Baishakh 17, 2065</c:v>
                </c:pt>
                <c:pt idx="1386">
                  <c:v>Baishakh 18, 2065</c:v>
                </c:pt>
                <c:pt idx="1387">
                  <c:v>Baishakh 19, 2065</c:v>
                </c:pt>
                <c:pt idx="1388">
                  <c:v>Baishakh 20, 2065</c:v>
                </c:pt>
                <c:pt idx="1389">
                  <c:v>Baishakh 21, 2065</c:v>
                </c:pt>
                <c:pt idx="1390">
                  <c:v>Baishakh 22, 2065</c:v>
                </c:pt>
                <c:pt idx="1391">
                  <c:v>Baishakh 23, 2065</c:v>
                </c:pt>
                <c:pt idx="1392">
                  <c:v>Baishakh 24, 2065</c:v>
                </c:pt>
                <c:pt idx="1393">
                  <c:v>Baishakh 25, 2065</c:v>
                </c:pt>
                <c:pt idx="1394">
                  <c:v>Baishakh 26, 2065</c:v>
                </c:pt>
                <c:pt idx="1395">
                  <c:v>Baishakh 27, 2065</c:v>
                </c:pt>
                <c:pt idx="1396">
                  <c:v>Baishakh 28, 2065</c:v>
                </c:pt>
                <c:pt idx="1397">
                  <c:v>Baishakh 29, 2065</c:v>
                </c:pt>
                <c:pt idx="1398">
                  <c:v>Baishakh 30, 2065</c:v>
                </c:pt>
                <c:pt idx="1399">
                  <c:v>Baishakh 31, 2065</c:v>
                </c:pt>
                <c:pt idx="1400">
                  <c:v>Jestha 1, 2065</c:v>
                </c:pt>
                <c:pt idx="1401">
                  <c:v>Jestha 2, 2065</c:v>
                </c:pt>
                <c:pt idx="1402">
                  <c:v>Jestha 3, 2065</c:v>
                </c:pt>
                <c:pt idx="1403">
                  <c:v>Jestha 4, 2065</c:v>
                </c:pt>
                <c:pt idx="1404">
                  <c:v>Jestha 5, 2065</c:v>
                </c:pt>
                <c:pt idx="1405">
                  <c:v>Jestha 6, 2065</c:v>
                </c:pt>
                <c:pt idx="1406">
                  <c:v>Jestha 7, 2065</c:v>
                </c:pt>
                <c:pt idx="1407">
                  <c:v>Jestha 8, 2065</c:v>
                </c:pt>
                <c:pt idx="1408">
                  <c:v>Jestha 9, 2065</c:v>
                </c:pt>
                <c:pt idx="1409">
                  <c:v>Jestha 10, 2065</c:v>
                </c:pt>
                <c:pt idx="1410">
                  <c:v>Jestha 11, 2065</c:v>
                </c:pt>
                <c:pt idx="1411">
                  <c:v>Jestha 12, 2065</c:v>
                </c:pt>
                <c:pt idx="1412">
                  <c:v>Jestha 13, 2065</c:v>
                </c:pt>
                <c:pt idx="1413">
                  <c:v>Jestha 14, 2065</c:v>
                </c:pt>
                <c:pt idx="1414">
                  <c:v>Jestha 15, 2065</c:v>
                </c:pt>
                <c:pt idx="1415">
                  <c:v>Jestha 16, 2065</c:v>
                </c:pt>
                <c:pt idx="1416">
                  <c:v>Jestha 17, 2065</c:v>
                </c:pt>
                <c:pt idx="1417">
                  <c:v>Jestha 18, 2065</c:v>
                </c:pt>
                <c:pt idx="1418">
                  <c:v>Jestha 19, 2065</c:v>
                </c:pt>
                <c:pt idx="1419">
                  <c:v>Jestha 20, 2065</c:v>
                </c:pt>
                <c:pt idx="1420">
                  <c:v>Jestha 21, 2065</c:v>
                </c:pt>
                <c:pt idx="1421">
                  <c:v>Jestha 22, 2065</c:v>
                </c:pt>
                <c:pt idx="1422">
                  <c:v>Jestha 23, 2065</c:v>
                </c:pt>
                <c:pt idx="1423">
                  <c:v>Jestha 24, 2065</c:v>
                </c:pt>
                <c:pt idx="1424">
                  <c:v>Jestha 25, 2065</c:v>
                </c:pt>
                <c:pt idx="1425">
                  <c:v>Jestha 26, 2065</c:v>
                </c:pt>
                <c:pt idx="1426">
                  <c:v>Jestha 27, 2065</c:v>
                </c:pt>
                <c:pt idx="1427">
                  <c:v>Jestha 28, 2065</c:v>
                </c:pt>
                <c:pt idx="1428">
                  <c:v>Jestha 29, 2065</c:v>
                </c:pt>
                <c:pt idx="1429">
                  <c:v>Jestha 30, 2065</c:v>
                </c:pt>
                <c:pt idx="1430">
                  <c:v>Jestha 31, 2065</c:v>
                </c:pt>
                <c:pt idx="1431">
                  <c:v>Jestha 32, 2065</c:v>
                </c:pt>
                <c:pt idx="1432">
                  <c:v>Ashadh 1, 2065</c:v>
                </c:pt>
                <c:pt idx="1433">
                  <c:v>Ashadh 2, 2065</c:v>
                </c:pt>
                <c:pt idx="1434">
                  <c:v>Ashadh 3, 2065</c:v>
                </c:pt>
                <c:pt idx="1435">
                  <c:v>Ashadh 4, 2065</c:v>
                </c:pt>
                <c:pt idx="1436">
                  <c:v>Ashadh 5, 2065</c:v>
                </c:pt>
                <c:pt idx="1437">
                  <c:v>Ashadh 6, 2065</c:v>
                </c:pt>
                <c:pt idx="1438">
                  <c:v>Ashadh 7, 2065</c:v>
                </c:pt>
                <c:pt idx="1439">
                  <c:v>Ashadh 8, 2065</c:v>
                </c:pt>
                <c:pt idx="1440">
                  <c:v>Ashadh 9, 2065</c:v>
                </c:pt>
                <c:pt idx="1441">
                  <c:v>Ashadh 10, 2065</c:v>
                </c:pt>
                <c:pt idx="1442">
                  <c:v>Ashadh 11, 2065</c:v>
                </c:pt>
                <c:pt idx="1443">
                  <c:v>Ashadh 12, 2065</c:v>
                </c:pt>
                <c:pt idx="1444">
                  <c:v>Ashadh 13, 2065</c:v>
                </c:pt>
                <c:pt idx="1445">
                  <c:v>Ashadh 14, 2065</c:v>
                </c:pt>
                <c:pt idx="1446">
                  <c:v>Ashadh 15, 2065</c:v>
                </c:pt>
                <c:pt idx="1447">
                  <c:v>Ashadh 16, 2065</c:v>
                </c:pt>
                <c:pt idx="1448">
                  <c:v>Ashadh 17, 2065</c:v>
                </c:pt>
                <c:pt idx="1449">
                  <c:v>Ashadh 18, 2065</c:v>
                </c:pt>
                <c:pt idx="1450">
                  <c:v>Ashadh 19, 2065</c:v>
                </c:pt>
                <c:pt idx="1451">
                  <c:v>Ashadh 20, 2065</c:v>
                </c:pt>
                <c:pt idx="1452">
                  <c:v>Ashadh 21, 2065</c:v>
                </c:pt>
                <c:pt idx="1453">
                  <c:v>Ashadh 22, 2065</c:v>
                </c:pt>
                <c:pt idx="1454">
                  <c:v>Ashadh 23, 2065</c:v>
                </c:pt>
                <c:pt idx="1455">
                  <c:v>Ashadh 24, 2065</c:v>
                </c:pt>
                <c:pt idx="1456">
                  <c:v>Ashadh 25, 2065</c:v>
                </c:pt>
                <c:pt idx="1457">
                  <c:v>Ashadh 26, 2065</c:v>
                </c:pt>
                <c:pt idx="1458">
                  <c:v>Ashadh 27, 2065</c:v>
                </c:pt>
                <c:pt idx="1459">
                  <c:v>Ashadh 28, 2065</c:v>
                </c:pt>
                <c:pt idx="1460">
                  <c:v>Ashadh 29, 2065</c:v>
                </c:pt>
                <c:pt idx="1461">
                  <c:v>Ashadh 30, 2065</c:v>
                </c:pt>
                <c:pt idx="1462">
                  <c:v>Ashadh 31, 2065</c:v>
                </c:pt>
                <c:pt idx="1463">
                  <c:v>Shrawan 1, 2065</c:v>
                </c:pt>
                <c:pt idx="1464">
                  <c:v>Shrawan 2, 2065</c:v>
                </c:pt>
                <c:pt idx="1465">
                  <c:v>Shrawan 3, 2065</c:v>
                </c:pt>
                <c:pt idx="1466">
                  <c:v>Shrawan 4, 2065</c:v>
                </c:pt>
                <c:pt idx="1467">
                  <c:v>Shrawan 5, 2065</c:v>
                </c:pt>
                <c:pt idx="1468">
                  <c:v>Shrawan 6, 2065</c:v>
                </c:pt>
                <c:pt idx="1469">
                  <c:v>Shrawan 7, 2065</c:v>
                </c:pt>
                <c:pt idx="1470">
                  <c:v>Shrawan 8, 2065</c:v>
                </c:pt>
                <c:pt idx="1471">
                  <c:v>Shrawan 9, 2065</c:v>
                </c:pt>
                <c:pt idx="1472">
                  <c:v>Shrawan 10, 2065</c:v>
                </c:pt>
                <c:pt idx="1473">
                  <c:v>Shrawan 11, 2065</c:v>
                </c:pt>
                <c:pt idx="1474">
                  <c:v>Shrawan 12, 2065</c:v>
                </c:pt>
                <c:pt idx="1475">
                  <c:v>Shrawan 13, 2065</c:v>
                </c:pt>
                <c:pt idx="1476">
                  <c:v>Shrawan 14, 2065</c:v>
                </c:pt>
                <c:pt idx="1477">
                  <c:v>Shrawan 15, 2065</c:v>
                </c:pt>
                <c:pt idx="1478">
                  <c:v>Shrawan 16, 2065</c:v>
                </c:pt>
                <c:pt idx="1479">
                  <c:v>Shrawan 17, 2065</c:v>
                </c:pt>
                <c:pt idx="1480">
                  <c:v>Shrawan 18, 2065</c:v>
                </c:pt>
                <c:pt idx="1481">
                  <c:v>Shrawan 19, 2065</c:v>
                </c:pt>
                <c:pt idx="1482">
                  <c:v>Shrawan 20, 2065</c:v>
                </c:pt>
                <c:pt idx="1483">
                  <c:v>Shrawan 21, 2065</c:v>
                </c:pt>
                <c:pt idx="1484">
                  <c:v>Shrawan 22, 2065</c:v>
                </c:pt>
                <c:pt idx="1485">
                  <c:v>Shrawan 23, 2065</c:v>
                </c:pt>
                <c:pt idx="1486">
                  <c:v>Shrawan 24, 2065</c:v>
                </c:pt>
                <c:pt idx="1487">
                  <c:v>Shrawan 25, 2065</c:v>
                </c:pt>
                <c:pt idx="1488">
                  <c:v>Shrawan 26, 2065</c:v>
                </c:pt>
                <c:pt idx="1489">
                  <c:v>Shrawan 27, 2065</c:v>
                </c:pt>
                <c:pt idx="1490">
                  <c:v>Shrawan 28, 2065</c:v>
                </c:pt>
                <c:pt idx="1491">
                  <c:v>Shrawan 29, 2065</c:v>
                </c:pt>
                <c:pt idx="1492">
                  <c:v>Shrawan 30, 2065</c:v>
                </c:pt>
                <c:pt idx="1493">
                  <c:v>Shrawan 31, 2065</c:v>
                </c:pt>
                <c:pt idx="1494">
                  <c:v>Shrawan 32, 2065</c:v>
                </c:pt>
                <c:pt idx="1495">
                  <c:v>Bhadra 1, 2065</c:v>
                </c:pt>
                <c:pt idx="1496">
                  <c:v>Bhadra 2, 2065</c:v>
                </c:pt>
                <c:pt idx="1497">
                  <c:v>Bhadra 3, 2065</c:v>
                </c:pt>
                <c:pt idx="1498">
                  <c:v>Bhadra 4, 2065</c:v>
                </c:pt>
                <c:pt idx="1499">
                  <c:v>Bhadra 5, 2065</c:v>
                </c:pt>
                <c:pt idx="1500">
                  <c:v>Bhadra 6, 2065</c:v>
                </c:pt>
                <c:pt idx="1501">
                  <c:v>Bhadra 7, 2065</c:v>
                </c:pt>
                <c:pt idx="1502">
                  <c:v>Bhadra 8, 2065</c:v>
                </c:pt>
                <c:pt idx="1503">
                  <c:v>Bhadra 9, 2065</c:v>
                </c:pt>
                <c:pt idx="1504">
                  <c:v>Bhadra 10, 2065</c:v>
                </c:pt>
                <c:pt idx="1505">
                  <c:v>Bhadra 11, 2065</c:v>
                </c:pt>
                <c:pt idx="1506">
                  <c:v>Bhadra 12, 2065</c:v>
                </c:pt>
                <c:pt idx="1507">
                  <c:v>Bhadra 13, 2065</c:v>
                </c:pt>
                <c:pt idx="1508">
                  <c:v>Bhadra 14, 2065</c:v>
                </c:pt>
                <c:pt idx="1509">
                  <c:v>Bhadra 15, 2065</c:v>
                </c:pt>
                <c:pt idx="1510">
                  <c:v>Bhadra 16, 2065</c:v>
                </c:pt>
                <c:pt idx="1511">
                  <c:v>Bhadra 17, 2065</c:v>
                </c:pt>
                <c:pt idx="1512">
                  <c:v>Bhadra 18, 2065</c:v>
                </c:pt>
                <c:pt idx="1513">
                  <c:v>Bhadra 19, 2065</c:v>
                </c:pt>
                <c:pt idx="1514">
                  <c:v>Bhadra 20, 2065</c:v>
                </c:pt>
                <c:pt idx="1515">
                  <c:v>Bhadra 21, 2065</c:v>
                </c:pt>
                <c:pt idx="1516">
                  <c:v>Bhadra 22, 2065</c:v>
                </c:pt>
                <c:pt idx="1517">
                  <c:v>Bhadra 23, 2065</c:v>
                </c:pt>
                <c:pt idx="1518">
                  <c:v>Bhadra 24, 2065</c:v>
                </c:pt>
                <c:pt idx="1519">
                  <c:v>Bhadra 25, 2065</c:v>
                </c:pt>
                <c:pt idx="1520">
                  <c:v>Bhadra 26, 2065</c:v>
                </c:pt>
                <c:pt idx="1521">
                  <c:v>Bhadra 27, 2065</c:v>
                </c:pt>
                <c:pt idx="1522">
                  <c:v>Bhadra 28, 2065</c:v>
                </c:pt>
                <c:pt idx="1523">
                  <c:v>Bhadra 29, 2065</c:v>
                </c:pt>
                <c:pt idx="1524">
                  <c:v>Bhadra 30, 2065</c:v>
                </c:pt>
                <c:pt idx="1525">
                  <c:v>Bhadra 31, 2065</c:v>
                </c:pt>
                <c:pt idx="1526">
                  <c:v>Ashwin 1, 2065</c:v>
                </c:pt>
                <c:pt idx="1527">
                  <c:v>Ashwin 2, 2065</c:v>
                </c:pt>
                <c:pt idx="1528">
                  <c:v>Ashwin 3, 2065</c:v>
                </c:pt>
                <c:pt idx="1529">
                  <c:v>Ashwin 4, 2065</c:v>
                </c:pt>
                <c:pt idx="1530">
                  <c:v>Ashwin 5, 2065</c:v>
                </c:pt>
                <c:pt idx="1531">
                  <c:v>Ashwin 6, 2065</c:v>
                </c:pt>
                <c:pt idx="1532">
                  <c:v>Ashwin 7, 2065</c:v>
                </c:pt>
                <c:pt idx="1533">
                  <c:v>Ashwin 8, 2065</c:v>
                </c:pt>
                <c:pt idx="1534">
                  <c:v>Ashwin 9, 2065</c:v>
                </c:pt>
                <c:pt idx="1535">
                  <c:v>Ashwin 10, 2065</c:v>
                </c:pt>
                <c:pt idx="1536">
                  <c:v>Ashwin 11, 2065</c:v>
                </c:pt>
                <c:pt idx="1537">
                  <c:v>Ashwin 12, 2065</c:v>
                </c:pt>
                <c:pt idx="1538">
                  <c:v>Ashwin 13, 2065</c:v>
                </c:pt>
                <c:pt idx="1539">
                  <c:v>Ashwin 14, 2065</c:v>
                </c:pt>
                <c:pt idx="1540">
                  <c:v>Ashwin 15, 2065</c:v>
                </c:pt>
                <c:pt idx="1541">
                  <c:v>Ashwin 16, 2065</c:v>
                </c:pt>
                <c:pt idx="1542">
                  <c:v>Ashwin 17, 2065</c:v>
                </c:pt>
                <c:pt idx="1543">
                  <c:v>Ashwin 18, 2065</c:v>
                </c:pt>
                <c:pt idx="1544">
                  <c:v>Ashwin 19, 2065</c:v>
                </c:pt>
                <c:pt idx="1545">
                  <c:v>Ashwin 20, 2065</c:v>
                </c:pt>
                <c:pt idx="1546">
                  <c:v>Ashwin 21, 2065</c:v>
                </c:pt>
                <c:pt idx="1547">
                  <c:v>Ashwin 22, 2065</c:v>
                </c:pt>
                <c:pt idx="1548">
                  <c:v>Ashwin 23, 2065</c:v>
                </c:pt>
                <c:pt idx="1549">
                  <c:v>Ashwin 24, 2065</c:v>
                </c:pt>
                <c:pt idx="1550">
                  <c:v>Ashwin 25, 2065</c:v>
                </c:pt>
                <c:pt idx="1551">
                  <c:v>Ashwin 26, 2065</c:v>
                </c:pt>
                <c:pt idx="1552">
                  <c:v>Ashwin 27, 2065</c:v>
                </c:pt>
                <c:pt idx="1553">
                  <c:v>Ashwin 28, 2065</c:v>
                </c:pt>
                <c:pt idx="1554">
                  <c:v>Ashwin 29, 2065</c:v>
                </c:pt>
                <c:pt idx="1555">
                  <c:v>Ashwin 30, 2065</c:v>
                </c:pt>
                <c:pt idx="1556">
                  <c:v>Ashwin 31, 2065</c:v>
                </c:pt>
                <c:pt idx="1557">
                  <c:v>Kartik 1, 2065</c:v>
                </c:pt>
                <c:pt idx="1558">
                  <c:v>Kartik 2, 2065</c:v>
                </c:pt>
                <c:pt idx="1559">
                  <c:v>Kartik 3, 2065</c:v>
                </c:pt>
                <c:pt idx="1560">
                  <c:v>Kartik 4, 2065</c:v>
                </c:pt>
                <c:pt idx="1561">
                  <c:v>Kartik 5, 2065</c:v>
                </c:pt>
                <c:pt idx="1562">
                  <c:v>Kartik 6, 2065</c:v>
                </c:pt>
                <c:pt idx="1563">
                  <c:v>Kartik 7, 2065</c:v>
                </c:pt>
                <c:pt idx="1564">
                  <c:v>Kartik 8, 2065</c:v>
                </c:pt>
                <c:pt idx="1565">
                  <c:v>Kartik 9, 2065</c:v>
                </c:pt>
                <c:pt idx="1566">
                  <c:v>Kartik 10, 2065</c:v>
                </c:pt>
                <c:pt idx="1567">
                  <c:v>Kartik 11, 2065</c:v>
                </c:pt>
                <c:pt idx="1568">
                  <c:v>Kartik 12, 2065</c:v>
                </c:pt>
                <c:pt idx="1569">
                  <c:v>Kartik 13, 2065</c:v>
                </c:pt>
                <c:pt idx="1570">
                  <c:v>Kartik 14, 2065</c:v>
                </c:pt>
                <c:pt idx="1571">
                  <c:v>Kartik 15, 2065</c:v>
                </c:pt>
                <c:pt idx="1572">
                  <c:v>Kartik 16, 2065</c:v>
                </c:pt>
                <c:pt idx="1573">
                  <c:v>Kartik 17, 2065</c:v>
                </c:pt>
                <c:pt idx="1574">
                  <c:v>Kartik 18, 2065</c:v>
                </c:pt>
                <c:pt idx="1575">
                  <c:v>Kartik 19, 2065</c:v>
                </c:pt>
                <c:pt idx="1576">
                  <c:v>Kartik 20, 2065</c:v>
                </c:pt>
                <c:pt idx="1577">
                  <c:v>Kartik 21, 2065</c:v>
                </c:pt>
                <c:pt idx="1578">
                  <c:v>Kartik 22, 2065</c:v>
                </c:pt>
                <c:pt idx="1579">
                  <c:v>Kartik 23, 2065</c:v>
                </c:pt>
                <c:pt idx="1580">
                  <c:v>Kartik 24, 2065</c:v>
                </c:pt>
                <c:pt idx="1581">
                  <c:v>Kartik 25, 2065</c:v>
                </c:pt>
                <c:pt idx="1582">
                  <c:v>Kartik 26, 2065</c:v>
                </c:pt>
                <c:pt idx="1583">
                  <c:v>Kartik 27, 2065</c:v>
                </c:pt>
                <c:pt idx="1584">
                  <c:v>Kartik 28, 2065</c:v>
                </c:pt>
                <c:pt idx="1585">
                  <c:v>Kartik 29, 2065</c:v>
                </c:pt>
                <c:pt idx="1586">
                  <c:v>Kartik 30, 2065</c:v>
                </c:pt>
                <c:pt idx="1587">
                  <c:v>Mangsir 1, 2065</c:v>
                </c:pt>
                <c:pt idx="1588">
                  <c:v>Mangsir 2, 2065</c:v>
                </c:pt>
                <c:pt idx="1589">
                  <c:v>Mangsir 3, 2065</c:v>
                </c:pt>
                <c:pt idx="1590">
                  <c:v>Mangsir 4, 2065</c:v>
                </c:pt>
                <c:pt idx="1591">
                  <c:v>Mangsir 5, 2065</c:v>
                </c:pt>
                <c:pt idx="1592">
                  <c:v>Mangsir 6, 2065</c:v>
                </c:pt>
                <c:pt idx="1593">
                  <c:v>Mangsir 7, 2065</c:v>
                </c:pt>
                <c:pt idx="1594">
                  <c:v>Mangsir 8, 2065</c:v>
                </c:pt>
                <c:pt idx="1595">
                  <c:v>Mangsir 9, 2065</c:v>
                </c:pt>
                <c:pt idx="1596">
                  <c:v>Mangsir 10, 2065</c:v>
                </c:pt>
                <c:pt idx="1597">
                  <c:v>Mangsir 11, 2065</c:v>
                </c:pt>
                <c:pt idx="1598">
                  <c:v>Mangsir 12, 2065</c:v>
                </c:pt>
                <c:pt idx="1599">
                  <c:v>Mangsir 13, 2065</c:v>
                </c:pt>
                <c:pt idx="1600">
                  <c:v>Mangsir 14, 2065</c:v>
                </c:pt>
                <c:pt idx="1601">
                  <c:v>Mangsir 15, 2065</c:v>
                </c:pt>
                <c:pt idx="1602">
                  <c:v>Mangsir 16, 2065</c:v>
                </c:pt>
                <c:pt idx="1603">
                  <c:v>Mangsir 17, 2065</c:v>
                </c:pt>
                <c:pt idx="1604">
                  <c:v>Mangsir 18, 2065</c:v>
                </c:pt>
                <c:pt idx="1605">
                  <c:v>Mangsir 19, 2065</c:v>
                </c:pt>
                <c:pt idx="1606">
                  <c:v>Mangsir 20, 2065</c:v>
                </c:pt>
                <c:pt idx="1607">
                  <c:v>Mangsir 21, 2065</c:v>
                </c:pt>
                <c:pt idx="1608">
                  <c:v>Mangsir 22, 2065</c:v>
                </c:pt>
                <c:pt idx="1609">
                  <c:v>Mangsir 23, 2065</c:v>
                </c:pt>
                <c:pt idx="1610">
                  <c:v>Mangsir 24, 2065</c:v>
                </c:pt>
                <c:pt idx="1611">
                  <c:v>Mangsir 25, 2065</c:v>
                </c:pt>
                <c:pt idx="1612">
                  <c:v>Mangsir 26, 2065</c:v>
                </c:pt>
                <c:pt idx="1613">
                  <c:v>Mangsir 27, 2065</c:v>
                </c:pt>
                <c:pt idx="1614">
                  <c:v>Mangsir 28, 2065</c:v>
                </c:pt>
                <c:pt idx="1615">
                  <c:v>Mangsir 29, 2065</c:v>
                </c:pt>
                <c:pt idx="1616">
                  <c:v>Mangsir 30, 2065</c:v>
                </c:pt>
                <c:pt idx="1617">
                  <c:v>Poush 1, 2065</c:v>
                </c:pt>
                <c:pt idx="1618">
                  <c:v>Poush 2, 2065</c:v>
                </c:pt>
                <c:pt idx="1619">
                  <c:v>Poush 3, 2065</c:v>
                </c:pt>
                <c:pt idx="1620">
                  <c:v>Poush 4, 2065</c:v>
                </c:pt>
                <c:pt idx="1621">
                  <c:v>Poush 5, 2065</c:v>
                </c:pt>
                <c:pt idx="1622">
                  <c:v>Poush 6, 2065</c:v>
                </c:pt>
                <c:pt idx="1623">
                  <c:v>Poush 7, 2065</c:v>
                </c:pt>
                <c:pt idx="1624">
                  <c:v>Poush 8, 2065</c:v>
                </c:pt>
                <c:pt idx="1625">
                  <c:v>Poush 9, 2065</c:v>
                </c:pt>
                <c:pt idx="1626">
                  <c:v>Poush 10, 2065</c:v>
                </c:pt>
                <c:pt idx="1627">
                  <c:v>Poush 11, 2065</c:v>
                </c:pt>
                <c:pt idx="1628">
                  <c:v>Poush 12, 2065</c:v>
                </c:pt>
                <c:pt idx="1629">
                  <c:v>Poush 13, 2065</c:v>
                </c:pt>
                <c:pt idx="1630">
                  <c:v>Poush 14, 2065</c:v>
                </c:pt>
                <c:pt idx="1631">
                  <c:v>Poush 15, 2065</c:v>
                </c:pt>
                <c:pt idx="1632">
                  <c:v>Poush 16, 2065</c:v>
                </c:pt>
                <c:pt idx="1633">
                  <c:v>Poush 17, 2065</c:v>
                </c:pt>
                <c:pt idx="1634">
                  <c:v>Poush 18, 2065</c:v>
                </c:pt>
                <c:pt idx="1635">
                  <c:v>Poush 19, 2065</c:v>
                </c:pt>
                <c:pt idx="1636">
                  <c:v>Poush 20, 2065</c:v>
                </c:pt>
                <c:pt idx="1637">
                  <c:v>Poush 21, 2065</c:v>
                </c:pt>
                <c:pt idx="1638">
                  <c:v>Poush 22, 2065</c:v>
                </c:pt>
                <c:pt idx="1639">
                  <c:v>Poush 23, 2065</c:v>
                </c:pt>
                <c:pt idx="1640">
                  <c:v>Poush 24, 2065</c:v>
                </c:pt>
                <c:pt idx="1641">
                  <c:v>Poush 25, 2065</c:v>
                </c:pt>
                <c:pt idx="1642">
                  <c:v>Poush 26, 2065</c:v>
                </c:pt>
                <c:pt idx="1643">
                  <c:v>Poush 27, 2065</c:v>
                </c:pt>
                <c:pt idx="1644">
                  <c:v>Poush 28, 2065</c:v>
                </c:pt>
                <c:pt idx="1645">
                  <c:v>Poush 29, 2065</c:v>
                </c:pt>
                <c:pt idx="1646">
                  <c:v>Magh 1, 2065</c:v>
                </c:pt>
                <c:pt idx="1647">
                  <c:v>Magh 2, 2065</c:v>
                </c:pt>
                <c:pt idx="1648">
                  <c:v>Magh 3, 2065</c:v>
                </c:pt>
                <c:pt idx="1649">
                  <c:v>Magh 4, 2065</c:v>
                </c:pt>
                <c:pt idx="1650">
                  <c:v>Magh 5, 2065</c:v>
                </c:pt>
                <c:pt idx="1651">
                  <c:v>Magh 6, 2065</c:v>
                </c:pt>
                <c:pt idx="1652">
                  <c:v>Magh 7, 2065</c:v>
                </c:pt>
                <c:pt idx="1653">
                  <c:v>Magh 8, 2065</c:v>
                </c:pt>
                <c:pt idx="1654">
                  <c:v>Magh 9, 2065</c:v>
                </c:pt>
                <c:pt idx="1655">
                  <c:v>Magh 10, 2065</c:v>
                </c:pt>
                <c:pt idx="1656">
                  <c:v>Magh 11, 2065</c:v>
                </c:pt>
                <c:pt idx="1657">
                  <c:v>Magh 12, 2065</c:v>
                </c:pt>
                <c:pt idx="1658">
                  <c:v>Magh 13, 2065</c:v>
                </c:pt>
                <c:pt idx="1659">
                  <c:v>Magh 14, 2065</c:v>
                </c:pt>
                <c:pt idx="1660">
                  <c:v>Magh 15, 2065</c:v>
                </c:pt>
                <c:pt idx="1661">
                  <c:v>Magh 16, 2065</c:v>
                </c:pt>
                <c:pt idx="1662">
                  <c:v>Magh 17, 2065</c:v>
                </c:pt>
                <c:pt idx="1663">
                  <c:v>Magh 18, 2065</c:v>
                </c:pt>
                <c:pt idx="1664">
                  <c:v>Magh 19, 2065</c:v>
                </c:pt>
                <c:pt idx="1665">
                  <c:v>Magh 20, 2065</c:v>
                </c:pt>
                <c:pt idx="1666">
                  <c:v>Magh 21, 2065</c:v>
                </c:pt>
                <c:pt idx="1667">
                  <c:v>Magh 22, 2065</c:v>
                </c:pt>
                <c:pt idx="1668">
                  <c:v>Magh 23, 2065</c:v>
                </c:pt>
                <c:pt idx="1669">
                  <c:v>Magh 24, 2065</c:v>
                </c:pt>
                <c:pt idx="1670">
                  <c:v>Magh 25, 2065</c:v>
                </c:pt>
                <c:pt idx="1671">
                  <c:v>Magh 26, 2065</c:v>
                </c:pt>
                <c:pt idx="1672">
                  <c:v>Magh 27, 2065</c:v>
                </c:pt>
                <c:pt idx="1673">
                  <c:v>Magh 28, 2065</c:v>
                </c:pt>
                <c:pt idx="1674">
                  <c:v>Magh 29, 2065</c:v>
                </c:pt>
                <c:pt idx="1675">
                  <c:v>Falgun 1, 2065</c:v>
                </c:pt>
                <c:pt idx="1676">
                  <c:v>Falgun 2, 2065</c:v>
                </c:pt>
                <c:pt idx="1677">
                  <c:v>Falgun 3, 2065</c:v>
                </c:pt>
                <c:pt idx="1678">
                  <c:v>Falgun 4, 2065</c:v>
                </c:pt>
                <c:pt idx="1679">
                  <c:v>Falgun 5, 2065</c:v>
                </c:pt>
                <c:pt idx="1680">
                  <c:v>Falgun 6, 2065</c:v>
                </c:pt>
                <c:pt idx="1681">
                  <c:v>Falgun 7, 2065</c:v>
                </c:pt>
                <c:pt idx="1682">
                  <c:v>Falgun 8, 2065</c:v>
                </c:pt>
                <c:pt idx="1683">
                  <c:v>Falgun 9, 2065</c:v>
                </c:pt>
                <c:pt idx="1684">
                  <c:v>Falgun 10, 2065</c:v>
                </c:pt>
                <c:pt idx="1685">
                  <c:v>Falgun 11, 2065</c:v>
                </c:pt>
                <c:pt idx="1686">
                  <c:v>Falgun 12, 2065</c:v>
                </c:pt>
                <c:pt idx="1687">
                  <c:v>Falgun 13, 2065</c:v>
                </c:pt>
                <c:pt idx="1688">
                  <c:v>Falgun 14, 2065</c:v>
                </c:pt>
                <c:pt idx="1689">
                  <c:v>Falgun 15, 2065</c:v>
                </c:pt>
                <c:pt idx="1690">
                  <c:v>Falgun 16, 2065</c:v>
                </c:pt>
                <c:pt idx="1691">
                  <c:v>Falgun 17, 2065</c:v>
                </c:pt>
                <c:pt idx="1692">
                  <c:v>Falgun 18, 2065</c:v>
                </c:pt>
                <c:pt idx="1693">
                  <c:v>Falgun 19, 2065</c:v>
                </c:pt>
                <c:pt idx="1694">
                  <c:v>Falgun 20, 2065</c:v>
                </c:pt>
                <c:pt idx="1695">
                  <c:v>Falgun 21, 2065</c:v>
                </c:pt>
                <c:pt idx="1696">
                  <c:v>Falgun 22, 2065</c:v>
                </c:pt>
                <c:pt idx="1697">
                  <c:v>Falgun 23, 2065</c:v>
                </c:pt>
                <c:pt idx="1698">
                  <c:v>Falgun 24, 2065</c:v>
                </c:pt>
                <c:pt idx="1699">
                  <c:v>Falgun 25, 2065</c:v>
                </c:pt>
                <c:pt idx="1700">
                  <c:v>Falgun 26, 2065</c:v>
                </c:pt>
                <c:pt idx="1701">
                  <c:v>Falgun 27, 2065</c:v>
                </c:pt>
                <c:pt idx="1702">
                  <c:v>Falgun 28, 2065</c:v>
                </c:pt>
                <c:pt idx="1703">
                  <c:v>Falgun 29, 2065</c:v>
                </c:pt>
                <c:pt idx="1704">
                  <c:v>Falgun 30, 2065</c:v>
                </c:pt>
                <c:pt idx="1705">
                  <c:v>Chaitra 1, 2065</c:v>
                </c:pt>
                <c:pt idx="1706">
                  <c:v>Chaitra 2, 2065</c:v>
                </c:pt>
                <c:pt idx="1707">
                  <c:v>Chaitra 3, 2065</c:v>
                </c:pt>
                <c:pt idx="1708">
                  <c:v>Chaitra 4, 2065</c:v>
                </c:pt>
                <c:pt idx="1709">
                  <c:v>Chaitra 5, 2065</c:v>
                </c:pt>
                <c:pt idx="1710">
                  <c:v>Chaitra 6, 2065</c:v>
                </c:pt>
                <c:pt idx="1711">
                  <c:v>Chaitra 7, 2065</c:v>
                </c:pt>
                <c:pt idx="1712">
                  <c:v>Chaitra 8, 2065</c:v>
                </c:pt>
                <c:pt idx="1713">
                  <c:v>Chaitra 9, 2065</c:v>
                </c:pt>
                <c:pt idx="1714">
                  <c:v>Chaitra 10, 2065</c:v>
                </c:pt>
                <c:pt idx="1715">
                  <c:v>Chaitra 11, 2065</c:v>
                </c:pt>
                <c:pt idx="1716">
                  <c:v>Chaitra 12, 2065</c:v>
                </c:pt>
                <c:pt idx="1717">
                  <c:v>Chaitra 13, 2065</c:v>
                </c:pt>
                <c:pt idx="1718">
                  <c:v>Chaitra 14, 2065</c:v>
                </c:pt>
                <c:pt idx="1719">
                  <c:v>Chaitra 15, 2065</c:v>
                </c:pt>
                <c:pt idx="1720">
                  <c:v>Chaitra 16, 2065</c:v>
                </c:pt>
                <c:pt idx="1721">
                  <c:v>Chaitra 17, 2065</c:v>
                </c:pt>
                <c:pt idx="1722">
                  <c:v>Chaitra 18, 2065</c:v>
                </c:pt>
                <c:pt idx="1723">
                  <c:v>Chaitra 19, 2065</c:v>
                </c:pt>
                <c:pt idx="1724">
                  <c:v>Chaitra 20, 2065</c:v>
                </c:pt>
                <c:pt idx="1725">
                  <c:v>Chaitra 21, 2065</c:v>
                </c:pt>
                <c:pt idx="1726">
                  <c:v>Chaitra 22, 2065</c:v>
                </c:pt>
                <c:pt idx="1727">
                  <c:v>Chaitra 23, 2065</c:v>
                </c:pt>
                <c:pt idx="1728">
                  <c:v>Chaitra 24, 2065</c:v>
                </c:pt>
                <c:pt idx="1729">
                  <c:v>Chaitra 25, 2065</c:v>
                </c:pt>
                <c:pt idx="1730">
                  <c:v>Chaitra 26, 2065</c:v>
                </c:pt>
                <c:pt idx="1731">
                  <c:v>Chaitra 27, 2065</c:v>
                </c:pt>
                <c:pt idx="1732">
                  <c:v>Chaitra 28, 2065</c:v>
                </c:pt>
                <c:pt idx="1733">
                  <c:v>Chaitra 29, 2065</c:v>
                </c:pt>
                <c:pt idx="1734">
                  <c:v>Chaitra 30, 2065</c:v>
                </c:pt>
                <c:pt idx="1735">
                  <c:v>Chaitra 31, 2065</c:v>
                </c:pt>
                <c:pt idx="1736">
                  <c:v>Baishakh 1, 2066</c:v>
                </c:pt>
                <c:pt idx="1737">
                  <c:v>Baishakh 2, 2066</c:v>
                </c:pt>
                <c:pt idx="1738">
                  <c:v>Baishakh 3, 2066</c:v>
                </c:pt>
                <c:pt idx="1739">
                  <c:v>Baishakh 4, 2066</c:v>
                </c:pt>
                <c:pt idx="1740">
                  <c:v>Baishakh 5, 2066</c:v>
                </c:pt>
                <c:pt idx="1741">
                  <c:v>Baishakh 6, 2066</c:v>
                </c:pt>
                <c:pt idx="1742">
                  <c:v>Baishakh 7, 2066</c:v>
                </c:pt>
                <c:pt idx="1743">
                  <c:v>Baishakh 8, 2066</c:v>
                </c:pt>
                <c:pt idx="1744">
                  <c:v>Baishakh 9, 2066</c:v>
                </c:pt>
                <c:pt idx="1745">
                  <c:v>Baishakh 10, 2066</c:v>
                </c:pt>
                <c:pt idx="1746">
                  <c:v>Baishakh 11, 2066</c:v>
                </c:pt>
                <c:pt idx="1747">
                  <c:v>Baishakh 12, 2066</c:v>
                </c:pt>
                <c:pt idx="1748">
                  <c:v>Baishakh 13, 2066</c:v>
                </c:pt>
                <c:pt idx="1749">
                  <c:v>Baishakh 14, 2066</c:v>
                </c:pt>
                <c:pt idx="1750">
                  <c:v>Baishakh 15, 2066</c:v>
                </c:pt>
                <c:pt idx="1751">
                  <c:v>Baishakh 16, 2066</c:v>
                </c:pt>
                <c:pt idx="1752">
                  <c:v>Baishakh 17, 2066</c:v>
                </c:pt>
                <c:pt idx="1753">
                  <c:v>Baishakh 18, 2066</c:v>
                </c:pt>
                <c:pt idx="1754">
                  <c:v>Baishakh 19, 2066</c:v>
                </c:pt>
                <c:pt idx="1755">
                  <c:v>Baishakh 20, 2066</c:v>
                </c:pt>
                <c:pt idx="1756">
                  <c:v>Baishakh 21, 2066</c:v>
                </c:pt>
                <c:pt idx="1757">
                  <c:v>Baishakh 22, 2066</c:v>
                </c:pt>
                <c:pt idx="1758">
                  <c:v>Baishakh 23, 2066</c:v>
                </c:pt>
                <c:pt idx="1759">
                  <c:v>Baishakh 24, 2066</c:v>
                </c:pt>
                <c:pt idx="1760">
                  <c:v>Baishakh 25, 2066</c:v>
                </c:pt>
                <c:pt idx="1761">
                  <c:v>Baishakh 26, 2066</c:v>
                </c:pt>
                <c:pt idx="1762">
                  <c:v>Baishakh 27, 2066</c:v>
                </c:pt>
                <c:pt idx="1763">
                  <c:v>Baishakh 28, 2066</c:v>
                </c:pt>
                <c:pt idx="1764">
                  <c:v>Baishakh 29, 2066</c:v>
                </c:pt>
                <c:pt idx="1765">
                  <c:v>Baishakh 30, 2066</c:v>
                </c:pt>
                <c:pt idx="1766">
                  <c:v>Baishakh 31, 2066</c:v>
                </c:pt>
                <c:pt idx="1767">
                  <c:v>Jestha 1, 2066</c:v>
                </c:pt>
                <c:pt idx="1768">
                  <c:v>Jestha 2, 2066</c:v>
                </c:pt>
                <c:pt idx="1769">
                  <c:v>Jestha 3, 2066</c:v>
                </c:pt>
                <c:pt idx="1770">
                  <c:v>Jestha 4, 2066</c:v>
                </c:pt>
                <c:pt idx="1771">
                  <c:v>Jestha 5, 2066</c:v>
                </c:pt>
                <c:pt idx="1772">
                  <c:v>Jestha 6, 2066</c:v>
                </c:pt>
                <c:pt idx="1773">
                  <c:v>Jestha 7, 2066</c:v>
                </c:pt>
                <c:pt idx="1774">
                  <c:v>Jestha 8, 2066</c:v>
                </c:pt>
                <c:pt idx="1775">
                  <c:v>Jestha 9, 2066</c:v>
                </c:pt>
                <c:pt idx="1776">
                  <c:v>Jestha 10, 2066</c:v>
                </c:pt>
                <c:pt idx="1777">
                  <c:v>Jestha 11, 2066</c:v>
                </c:pt>
                <c:pt idx="1778">
                  <c:v>Jestha 12, 2066</c:v>
                </c:pt>
                <c:pt idx="1779">
                  <c:v>Jestha 13, 2066</c:v>
                </c:pt>
                <c:pt idx="1780">
                  <c:v>Jestha 14, 2066</c:v>
                </c:pt>
                <c:pt idx="1781">
                  <c:v>Jestha 15, 2066</c:v>
                </c:pt>
                <c:pt idx="1782">
                  <c:v>Jestha 16, 2066</c:v>
                </c:pt>
                <c:pt idx="1783">
                  <c:v>Jestha 17, 2066</c:v>
                </c:pt>
                <c:pt idx="1784">
                  <c:v>Jestha 18, 2066</c:v>
                </c:pt>
                <c:pt idx="1785">
                  <c:v>Jestha 19, 2066</c:v>
                </c:pt>
                <c:pt idx="1786">
                  <c:v>Jestha 20, 2066</c:v>
                </c:pt>
                <c:pt idx="1787">
                  <c:v>Jestha 21, 2066</c:v>
                </c:pt>
                <c:pt idx="1788">
                  <c:v>Jestha 22, 2066</c:v>
                </c:pt>
                <c:pt idx="1789">
                  <c:v>Jestha 23, 2066</c:v>
                </c:pt>
                <c:pt idx="1790">
                  <c:v>Jestha 24, 2066</c:v>
                </c:pt>
                <c:pt idx="1791">
                  <c:v>Jestha 25, 2066</c:v>
                </c:pt>
                <c:pt idx="1792">
                  <c:v>Jestha 26, 2066</c:v>
                </c:pt>
                <c:pt idx="1793">
                  <c:v>Jestha 27, 2066</c:v>
                </c:pt>
                <c:pt idx="1794">
                  <c:v>Jestha 28, 2066</c:v>
                </c:pt>
                <c:pt idx="1795">
                  <c:v>Jestha 29, 2066</c:v>
                </c:pt>
                <c:pt idx="1796">
                  <c:v>Jestha 30, 2066</c:v>
                </c:pt>
                <c:pt idx="1797">
                  <c:v>Jestha 31, 2066</c:v>
                </c:pt>
                <c:pt idx="1798">
                  <c:v>Ashadh 1, 2066</c:v>
                </c:pt>
                <c:pt idx="1799">
                  <c:v>Ashadh 2, 2066</c:v>
                </c:pt>
                <c:pt idx="1800">
                  <c:v>Ashadh 3, 2066</c:v>
                </c:pt>
                <c:pt idx="1801">
                  <c:v>Ashadh 4, 2066</c:v>
                </c:pt>
                <c:pt idx="1802">
                  <c:v>Ashadh 5, 2066</c:v>
                </c:pt>
                <c:pt idx="1803">
                  <c:v>Ashadh 6, 2066</c:v>
                </c:pt>
                <c:pt idx="1804">
                  <c:v>Ashadh 7, 2066</c:v>
                </c:pt>
                <c:pt idx="1805">
                  <c:v>Ashadh 8, 2066</c:v>
                </c:pt>
                <c:pt idx="1806">
                  <c:v>Ashadh 9, 2066</c:v>
                </c:pt>
                <c:pt idx="1807">
                  <c:v>Ashadh 10, 2066</c:v>
                </c:pt>
                <c:pt idx="1808">
                  <c:v>Ashadh 11, 2066</c:v>
                </c:pt>
                <c:pt idx="1809">
                  <c:v>Ashadh 12, 2066</c:v>
                </c:pt>
                <c:pt idx="1810">
                  <c:v>Ashadh 13, 2066</c:v>
                </c:pt>
                <c:pt idx="1811">
                  <c:v>Ashadh 14, 2066</c:v>
                </c:pt>
                <c:pt idx="1812">
                  <c:v>Ashadh 15, 2066</c:v>
                </c:pt>
                <c:pt idx="1813">
                  <c:v>Ashadh 16, 2066</c:v>
                </c:pt>
                <c:pt idx="1814">
                  <c:v>Ashadh 17, 2066</c:v>
                </c:pt>
                <c:pt idx="1815">
                  <c:v>Ashadh 18, 2066</c:v>
                </c:pt>
                <c:pt idx="1816">
                  <c:v>Ashadh 19, 2066</c:v>
                </c:pt>
                <c:pt idx="1817">
                  <c:v>Ashadh 20, 2066</c:v>
                </c:pt>
                <c:pt idx="1818">
                  <c:v>Ashadh 21, 2066</c:v>
                </c:pt>
                <c:pt idx="1819">
                  <c:v>Ashadh 22, 2066</c:v>
                </c:pt>
                <c:pt idx="1820">
                  <c:v>Ashadh 23, 2066</c:v>
                </c:pt>
                <c:pt idx="1821">
                  <c:v>Ashadh 24, 2066</c:v>
                </c:pt>
                <c:pt idx="1822">
                  <c:v>Ashadh 25, 2066</c:v>
                </c:pt>
                <c:pt idx="1823">
                  <c:v>Ashadh 26, 2066</c:v>
                </c:pt>
                <c:pt idx="1824">
                  <c:v>Ashadh 27, 2066</c:v>
                </c:pt>
                <c:pt idx="1825">
                  <c:v>Ashadh 28, 2066</c:v>
                </c:pt>
                <c:pt idx="1826">
                  <c:v>Ashadh 29, 2066</c:v>
                </c:pt>
                <c:pt idx="1827">
                  <c:v>Ashadh 30, 2066</c:v>
                </c:pt>
                <c:pt idx="1828">
                  <c:v>Ashadh 31, 2066</c:v>
                </c:pt>
                <c:pt idx="1829">
                  <c:v>Shrawan 1, 2066</c:v>
                </c:pt>
                <c:pt idx="1830">
                  <c:v>Shrawan 2, 2066</c:v>
                </c:pt>
                <c:pt idx="1831">
                  <c:v>Shrawan 3, 2066</c:v>
                </c:pt>
                <c:pt idx="1832">
                  <c:v>Shrawan 4, 2066</c:v>
                </c:pt>
                <c:pt idx="1833">
                  <c:v>Shrawan 5, 2066</c:v>
                </c:pt>
                <c:pt idx="1834">
                  <c:v>Shrawan 6, 2066</c:v>
                </c:pt>
                <c:pt idx="1835">
                  <c:v>Shrawan 7, 2066</c:v>
                </c:pt>
                <c:pt idx="1836">
                  <c:v>Shrawan 8, 2066</c:v>
                </c:pt>
                <c:pt idx="1837">
                  <c:v>Shrawan 9, 2066</c:v>
                </c:pt>
                <c:pt idx="1838">
                  <c:v>Shrawan 10, 2066</c:v>
                </c:pt>
                <c:pt idx="1839">
                  <c:v>Shrawan 11, 2066</c:v>
                </c:pt>
                <c:pt idx="1840">
                  <c:v>Shrawan 12, 2066</c:v>
                </c:pt>
                <c:pt idx="1841">
                  <c:v>Shrawan 13, 2066</c:v>
                </c:pt>
                <c:pt idx="1842">
                  <c:v>Shrawan 14, 2066</c:v>
                </c:pt>
                <c:pt idx="1843">
                  <c:v>Shrawan 15, 2066</c:v>
                </c:pt>
                <c:pt idx="1844">
                  <c:v>Shrawan 16, 2066</c:v>
                </c:pt>
                <c:pt idx="1845">
                  <c:v>Shrawan 17, 2066</c:v>
                </c:pt>
                <c:pt idx="1846">
                  <c:v>Shrawan 18, 2066</c:v>
                </c:pt>
                <c:pt idx="1847">
                  <c:v>Shrawan 19, 2066</c:v>
                </c:pt>
                <c:pt idx="1848">
                  <c:v>Shrawan 20, 2066</c:v>
                </c:pt>
                <c:pt idx="1849">
                  <c:v>Shrawan 21, 2066</c:v>
                </c:pt>
                <c:pt idx="1850">
                  <c:v>Shrawan 22, 2066</c:v>
                </c:pt>
                <c:pt idx="1851">
                  <c:v>Shrawan 23, 2066</c:v>
                </c:pt>
                <c:pt idx="1852">
                  <c:v>Shrawan 24, 2066</c:v>
                </c:pt>
                <c:pt idx="1853">
                  <c:v>Shrawan 25, 2066</c:v>
                </c:pt>
                <c:pt idx="1854">
                  <c:v>Shrawan 26, 2066</c:v>
                </c:pt>
                <c:pt idx="1855">
                  <c:v>Shrawan 27, 2066</c:v>
                </c:pt>
                <c:pt idx="1856">
                  <c:v>Shrawan 28, 2066</c:v>
                </c:pt>
                <c:pt idx="1857">
                  <c:v>Shrawan 29, 2066</c:v>
                </c:pt>
                <c:pt idx="1858">
                  <c:v>Shrawan 30, 2066</c:v>
                </c:pt>
                <c:pt idx="1859">
                  <c:v>Shrawan 31, 2066</c:v>
                </c:pt>
                <c:pt idx="1860">
                  <c:v>Shrawan 32, 2066</c:v>
                </c:pt>
                <c:pt idx="1861">
                  <c:v>Bhadra 1, 2066</c:v>
                </c:pt>
                <c:pt idx="1862">
                  <c:v>Bhadra 2, 2066</c:v>
                </c:pt>
                <c:pt idx="1863">
                  <c:v>Bhadra 3, 2066</c:v>
                </c:pt>
                <c:pt idx="1864">
                  <c:v>Bhadra 4, 2066</c:v>
                </c:pt>
                <c:pt idx="1865">
                  <c:v>Bhadra 5, 2066</c:v>
                </c:pt>
                <c:pt idx="1866">
                  <c:v>Bhadra 6, 2066</c:v>
                </c:pt>
                <c:pt idx="1867">
                  <c:v>Bhadra 7, 2066</c:v>
                </c:pt>
                <c:pt idx="1868">
                  <c:v>Bhadra 8, 2066</c:v>
                </c:pt>
                <c:pt idx="1869">
                  <c:v>Bhadra 9, 2066</c:v>
                </c:pt>
                <c:pt idx="1870">
                  <c:v>Bhadra 10, 2066</c:v>
                </c:pt>
                <c:pt idx="1871">
                  <c:v>Bhadra 11, 2066</c:v>
                </c:pt>
                <c:pt idx="1872">
                  <c:v>Bhadra 12, 2066</c:v>
                </c:pt>
                <c:pt idx="1873">
                  <c:v>Bhadra 13, 2066</c:v>
                </c:pt>
                <c:pt idx="1874">
                  <c:v>Bhadra 14, 2066</c:v>
                </c:pt>
                <c:pt idx="1875">
                  <c:v>Bhadra 15, 2066</c:v>
                </c:pt>
                <c:pt idx="1876">
                  <c:v>Bhadra 16, 2066</c:v>
                </c:pt>
                <c:pt idx="1877">
                  <c:v>Bhadra 17, 2066</c:v>
                </c:pt>
                <c:pt idx="1878">
                  <c:v>Bhadra 18, 2066</c:v>
                </c:pt>
                <c:pt idx="1879">
                  <c:v>Bhadra 19, 2066</c:v>
                </c:pt>
                <c:pt idx="1880">
                  <c:v>Bhadra 20, 2066</c:v>
                </c:pt>
                <c:pt idx="1881">
                  <c:v>Bhadra 21, 2066</c:v>
                </c:pt>
                <c:pt idx="1882">
                  <c:v>Bhadra 22, 2066</c:v>
                </c:pt>
                <c:pt idx="1883">
                  <c:v>Bhadra 23, 2066</c:v>
                </c:pt>
                <c:pt idx="1884">
                  <c:v>Bhadra 24, 2066</c:v>
                </c:pt>
                <c:pt idx="1885">
                  <c:v>Bhadra 25, 2066</c:v>
                </c:pt>
                <c:pt idx="1886">
                  <c:v>Bhadra 26, 2066</c:v>
                </c:pt>
                <c:pt idx="1887">
                  <c:v>Bhadra 27, 2066</c:v>
                </c:pt>
                <c:pt idx="1888">
                  <c:v>Bhadra 28, 2066</c:v>
                </c:pt>
                <c:pt idx="1889">
                  <c:v>Bhadra 29, 2066</c:v>
                </c:pt>
                <c:pt idx="1890">
                  <c:v>Bhadra 30, 2066</c:v>
                </c:pt>
                <c:pt idx="1891">
                  <c:v>Bhadra 31, 2066</c:v>
                </c:pt>
                <c:pt idx="1892">
                  <c:v>Ashwin 1, 2066</c:v>
                </c:pt>
                <c:pt idx="1893">
                  <c:v>Ashwin 2, 2066</c:v>
                </c:pt>
                <c:pt idx="1894">
                  <c:v>Ashwin 3, 2066</c:v>
                </c:pt>
                <c:pt idx="1895">
                  <c:v>Ashwin 4, 2066</c:v>
                </c:pt>
                <c:pt idx="1896">
                  <c:v>Ashwin 5, 2066</c:v>
                </c:pt>
                <c:pt idx="1897">
                  <c:v>Ashwin 6, 2066</c:v>
                </c:pt>
                <c:pt idx="1898">
                  <c:v>Ashwin 7, 2066</c:v>
                </c:pt>
                <c:pt idx="1899">
                  <c:v>Ashwin 8, 2066</c:v>
                </c:pt>
                <c:pt idx="1900">
                  <c:v>Ashwin 9, 2066</c:v>
                </c:pt>
                <c:pt idx="1901">
                  <c:v>Ashwin 10, 2066</c:v>
                </c:pt>
                <c:pt idx="1902">
                  <c:v>Ashwin 11, 2066</c:v>
                </c:pt>
                <c:pt idx="1903">
                  <c:v>Ashwin 12, 2066</c:v>
                </c:pt>
                <c:pt idx="1904">
                  <c:v>Ashwin 13, 2066</c:v>
                </c:pt>
                <c:pt idx="1905">
                  <c:v>Ashwin 14, 2066</c:v>
                </c:pt>
                <c:pt idx="1906">
                  <c:v>Ashwin 15, 2066</c:v>
                </c:pt>
                <c:pt idx="1907">
                  <c:v>Ashwin 16, 2066</c:v>
                </c:pt>
                <c:pt idx="1908">
                  <c:v>Ashwin 17, 2066</c:v>
                </c:pt>
                <c:pt idx="1909">
                  <c:v>Ashwin 18, 2066</c:v>
                </c:pt>
                <c:pt idx="1910">
                  <c:v>Ashwin 19, 2066</c:v>
                </c:pt>
                <c:pt idx="1911">
                  <c:v>Ashwin 20, 2066</c:v>
                </c:pt>
                <c:pt idx="1912">
                  <c:v>Ashwin 21, 2066</c:v>
                </c:pt>
                <c:pt idx="1913">
                  <c:v>Ashwin 22, 2066</c:v>
                </c:pt>
                <c:pt idx="1914">
                  <c:v>Ashwin 23, 2066</c:v>
                </c:pt>
                <c:pt idx="1915">
                  <c:v>Ashwin 24, 2066</c:v>
                </c:pt>
                <c:pt idx="1916">
                  <c:v>Ashwin 25, 2066</c:v>
                </c:pt>
                <c:pt idx="1917">
                  <c:v>Ashwin 26, 2066</c:v>
                </c:pt>
                <c:pt idx="1918">
                  <c:v>Ashwin 27, 2066</c:v>
                </c:pt>
                <c:pt idx="1919">
                  <c:v>Ashwin 28, 2066</c:v>
                </c:pt>
                <c:pt idx="1920">
                  <c:v>Ashwin 29, 2066</c:v>
                </c:pt>
                <c:pt idx="1921">
                  <c:v>Ashwin 30, 2066</c:v>
                </c:pt>
                <c:pt idx="1922">
                  <c:v>Ashwin 31, 2066</c:v>
                </c:pt>
                <c:pt idx="1923">
                  <c:v>Kartik 1, 2066</c:v>
                </c:pt>
                <c:pt idx="1924">
                  <c:v>Kartik 2, 2066</c:v>
                </c:pt>
                <c:pt idx="1925">
                  <c:v>Kartik 3, 2066</c:v>
                </c:pt>
                <c:pt idx="1926">
                  <c:v>Kartik 4, 2066</c:v>
                </c:pt>
                <c:pt idx="1927">
                  <c:v>Kartik 5, 2066</c:v>
                </c:pt>
                <c:pt idx="1928">
                  <c:v>Kartik 6, 2066</c:v>
                </c:pt>
                <c:pt idx="1929">
                  <c:v>Kartik 7, 2066</c:v>
                </c:pt>
                <c:pt idx="1930">
                  <c:v>Kartik 8, 2066</c:v>
                </c:pt>
                <c:pt idx="1931">
                  <c:v>Kartik 9, 2066</c:v>
                </c:pt>
                <c:pt idx="1932">
                  <c:v>Kartik 10, 2066</c:v>
                </c:pt>
                <c:pt idx="1933">
                  <c:v>Kartik 11, 2066</c:v>
                </c:pt>
                <c:pt idx="1934">
                  <c:v>Kartik 12, 2066</c:v>
                </c:pt>
                <c:pt idx="1935">
                  <c:v>Kartik 13, 2066</c:v>
                </c:pt>
                <c:pt idx="1936">
                  <c:v>Kartik 14, 2066</c:v>
                </c:pt>
                <c:pt idx="1937">
                  <c:v>Kartik 15, 2066</c:v>
                </c:pt>
                <c:pt idx="1938">
                  <c:v>Kartik 16, 2066</c:v>
                </c:pt>
                <c:pt idx="1939">
                  <c:v>Kartik 17, 2066</c:v>
                </c:pt>
                <c:pt idx="1940">
                  <c:v>Kartik 18, 2066</c:v>
                </c:pt>
                <c:pt idx="1941">
                  <c:v>Kartik 19, 2066</c:v>
                </c:pt>
                <c:pt idx="1942">
                  <c:v>Kartik 20, 2066</c:v>
                </c:pt>
                <c:pt idx="1943">
                  <c:v>Kartik 21, 2066</c:v>
                </c:pt>
                <c:pt idx="1944">
                  <c:v>Kartik 22, 2066</c:v>
                </c:pt>
                <c:pt idx="1945">
                  <c:v>Kartik 23, 2066</c:v>
                </c:pt>
                <c:pt idx="1946">
                  <c:v>Kartik 24, 2066</c:v>
                </c:pt>
                <c:pt idx="1947">
                  <c:v>Kartik 25, 2066</c:v>
                </c:pt>
                <c:pt idx="1948">
                  <c:v>Kartik 26, 2066</c:v>
                </c:pt>
                <c:pt idx="1949">
                  <c:v>Kartik 27, 2066</c:v>
                </c:pt>
                <c:pt idx="1950">
                  <c:v>Kartik 28, 2066</c:v>
                </c:pt>
                <c:pt idx="1951">
                  <c:v>Kartik 29, 2066</c:v>
                </c:pt>
                <c:pt idx="1952">
                  <c:v>Mangsir 1, 2066</c:v>
                </c:pt>
                <c:pt idx="1953">
                  <c:v>Mangsir 2, 2066</c:v>
                </c:pt>
                <c:pt idx="1954">
                  <c:v>Mangsir 3, 2066</c:v>
                </c:pt>
                <c:pt idx="1955">
                  <c:v>Mangsir 4, 2066</c:v>
                </c:pt>
                <c:pt idx="1956">
                  <c:v>Mangsir 5, 2066</c:v>
                </c:pt>
                <c:pt idx="1957">
                  <c:v>Mangsir 6, 2066</c:v>
                </c:pt>
                <c:pt idx="1958">
                  <c:v>Mangsir 7, 2066</c:v>
                </c:pt>
                <c:pt idx="1959">
                  <c:v>Mangsir 8, 2066</c:v>
                </c:pt>
                <c:pt idx="1960">
                  <c:v>Mangsir 9, 2066</c:v>
                </c:pt>
                <c:pt idx="1961">
                  <c:v>Mangsir 10, 2066</c:v>
                </c:pt>
                <c:pt idx="1962">
                  <c:v>Mangsir 11, 2066</c:v>
                </c:pt>
                <c:pt idx="1963">
                  <c:v>Mangsir 12, 2066</c:v>
                </c:pt>
                <c:pt idx="1964">
                  <c:v>Mangsir 13, 2066</c:v>
                </c:pt>
                <c:pt idx="1965">
                  <c:v>Mangsir 14, 2066</c:v>
                </c:pt>
                <c:pt idx="1966">
                  <c:v>Mangsir 15, 2066</c:v>
                </c:pt>
                <c:pt idx="1967">
                  <c:v>Mangsir 16, 2066</c:v>
                </c:pt>
                <c:pt idx="1968">
                  <c:v>Mangsir 17, 2066</c:v>
                </c:pt>
                <c:pt idx="1969">
                  <c:v>Mangsir 18, 2066</c:v>
                </c:pt>
                <c:pt idx="1970">
                  <c:v>Mangsir 19, 2066</c:v>
                </c:pt>
                <c:pt idx="1971">
                  <c:v>Mangsir 20, 2066</c:v>
                </c:pt>
                <c:pt idx="1972">
                  <c:v>Mangsir 21, 2066</c:v>
                </c:pt>
                <c:pt idx="1973">
                  <c:v>Mangsir 22, 2066</c:v>
                </c:pt>
                <c:pt idx="1974">
                  <c:v>Mangsir 23, 2066</c:v>
                </c:pt>
                <c:pt idx="1975">
                  <c:v>Mangsir 24, 2066</c:v>
                </c:pt>
                <c:pt idx="1976">
                  <c:v>Mangsir 25, 2066</c:v>
                </c:pt>
                <c:pt idx="1977">
                  <c:v>Mangsir 26, 2066</c:v>
                </c:pt>
                <c:pt idx="1978">
                  <c:v>Mangsir 27, 2066</c:v>
                </c:pt>
                <c:pt idx="1979">
                  <c:v>Mangsir 28, 2066</c:v>
                </c:pt>
                <c:pt idx="1980">
                  <c:v>Mangsir 29, 2066</c:v>
                </c:pt>
                <c:pt idx="1981">
                  <c:v>Mangsir 30, 2066</c:v>
                </c:pt>
                <c:pt idx="1982">
                  <c:v>Poush 1, 2066</c:v>
                </c:pt>
                <c:pt idx="1983">
                  <c:v>Poush 2, 2066</c:v>
                </c:pt>
                <c:pt idx="1984">
                  <c:v>Poush 3, 2066</c:v>
                </c:pt>
                <c:pt idx="1985">
                  <c:v>Poush 4, 2066</c:v>
                </c:pt>
                <c:pt idx="1986">
                  <c:v>Poush 5, 2066</c:v>
                </c:pt>
                <c:pt idx="1987">
                  <c:v>Poush 6, 2066</c:v>
                </c:pt>
                <c:pt idx="1988">
                  <c:v>Poush 7, 2066</c:v>
                </c:pt>
                <c:pt idx="1989">
                  <c:v>Poush 8, 2066</c:v>
                </c:pt>
                <c:pt idx="1990">
                  <c:v>Poush 9, 2066</c:v>
                </c:pt>
                <c:pt idx="1991">
                  <c:v>Poush 10, 2066</c:v>
                </c:pt>
                <c:pt idx="1992">
                  <c:v>Poush 11, 2066</c:v>
                </c:pt>
                <c:pt idx="1993">
                  <c:v>Poush 12, 2066</c:v>
                </c:pt>
                <c:pt idx="1994">
                  <c:v>Poush 13, 2066</c:v>
                </c:pt>
                <c:pt idx="1995">
                  <c:v>Poush 14, 2066</c:v>
                </c:pt>
                <c:pt idx="1996">
                  <c:v>Poush 15, 2066</c:v>
                </c:pt>
                <c:pt idx="1997">
                  <c:v>Poush 16, 2066</c:v>
                </c:pt>
                <c:pt idx="1998">
                  <c:v>Poush 17, 2066</c:v>
                </c:pt>
                <c:pt idx="1999">
                  <c:v>Poush 18, 2066</c:v>
                </c:pt>
                <c:pt idx="2000">
                  <c:v>Poush 19, 2066</c:v>
                </c:pt>
                <c:pt idx="2001">
                  <c:v>Poush 20, 2066</c:v>
                </c:pt>
                <c:pt idx="2002">
                  <c:v>Poush 21, 2066</c:v>
                </c:pt>
                <c:pt idx="2003">
                  <c:v>Poush 22, 2066</c:v>
                </c:pt>
                <c:pt idx="2004">
                  <c:v>Poush 23, 2066</c:v>
                </c:pt>
                <c:pt idx="2005">
                  <c:v>Poush 24, 2066</c:v>
                </c:pt>
                <c:pt idx="2006">
                  <c:v>Poush 25, 2066</c:v>
                </c:pt>
                <c:pt idx="2007">
                  <c:v>Poush 26, 2066</c:v>
                </c:pt>
                <c:pt idx="2008">
                  <c:v>Poush 27, 2066</c:v>
                </c:pt>
                <c:pt idx="2009">
                  <c:v>Poush 28, 2066</c:v>
                </c:pt>
                <c:pt idx="2010">
                  <c:v>Poush 29, 2066</c:v>
                </c:pt>
                <c:pt idx="2011">
                  <c:v>Poush 30, 2066</c:v>
                </c:pt>
                <c:pt idx="2012">
                  <c:v>Magh 1, 2066</c:v>
                </c:pt>
                <c:pt idx="2013">
                  <c:v>Magh 2, 2066</c:v>
                </c:pt>
                <c:pt idx="2014">
                  <c:v>Magh 3, 2066</c:v>
                </c:pt>
                <c:pt idx="2015">
                  <c:v>Magh 4, 2066</c:v>
                </c:pt>
                <c:pt idx="2016">
                  <c:v>Magh 5, 2066</c:v>
                </c:pt>
                <c:pt idx="2017">
                  <c:v>Magh 6, 2066</c:v>
                </c:pt>
                <c:pt idx="2018">
                  <c:v>Magh 7, 2066</c:v>
                </c:pt>
                <c:pt idx="2019">
                  <c:v>Magh 8, 2066</c:v>
                </c:pt>
                <c:pt idx="2020">
                  <c:v>Magh 9, 2066</c:v>
                </c:pt>
                <c:pt idx="2021">
                  <c:v>Magh 10, 2066</c:v>
                </c:pt>
                <c:pt idx="2022">
                  <c:v>Magh 11, 2066</c:v>
                </c:pt>
                <c:pt idx="2023">
                  <c:v>Magh 12, 2066</c:v>
                </c:pt>
                <c:pt idx="2024">
                  <c:v>Magh 13, 2066</c:v>
                </c:pt>
                <c:pt idx="2025">
                  <c:v>Magh 14, 2066</c:v>
                </c:pt>
                <c:pt idx="2026">
                  <c:v>Magh 15, 2066</c:v>
                </c:pt>
                <c:pt idx="2027">
                  <c:v>Magh 16, 2066</c:v>
                </c:pt>
                <c:pt idx="2028">
                  <c:v>Magh 17, 2066</c:v>
                </c:pt>
                <c:pt idx="2029">
                  <c:v>Magh 18, 2066</c:v>
                </c:pt>
                <c:pt idx="2030">
                  <c:v>Magh 19, 2066</c:v>
                </c:pt>
                <c:pt idx="2031">
                  <c:v>Magh 20, 2066</c:v>
                </c:pt>
                <c:pt idx="2032">
                  <c:v>Magh 21, 2066</c:v>
                </c:pt>
                <c:pt idx="2033">
                  <c:v>Magh 22, 2066</c:v>
                </c:pt>
                <c:pt idx="2034">
                  <c:v>Magh 23, 2066</c:v>
                </c:pt>
                <c:pt idx="2035">
                  <c:v>Magh 24, 2066</c:v>
                </c:pt>
                <c:pt idx="2036">
                  <c:v>Magh 25, 2066</c:v>
                </c:pt>
                <c:pt idx="2037">
                  <c:v>Magh 26, 2066</c:v>
                </c:pt>
                <c:pt idx="2038">
                  <c:v>Magh 27, 2066</c:v>
                </c:pt>
                <c:pt idx="2039">
                  <c:v>Magh 28, 2066</c:v>
                </c:pt>
                <c:pt idx="2040">
                  <c:v>Magh 29, 2066</c:v>
                </c:pt>
                <c:pt idx="2041">
                  <c:v>Falgun 1, 2066</c:v>
                </c:pt>
                <c:pt idx="2042">
                  <c:v>Falgun 2, 2066</c:v>
                </c:pt>
                <c:pt idx="2043">
                  <c:v>Falgun 3, 2066</c:v>
                </c:pt>
                <c:pt idx="2044">
                  <c:v>Falgun 4, 2066</c:v>
                </c:pt>
                <c:pt idx="2045">
                  <c:v>Falgun 5, 2066</c:v>
                </c:pt>
                <c:pt idx="2046">
                  <c:v>Falgun 6, 2066</c:v>
                </c:pt>
                <c:pt idx="2047">
                  <c:v>Falgun 7, 2066</c:v>
                </c:pt>
                <c:pt idx="2048">
                  <c:v>Falgun 8, 2066</c:v>
                </c:pt>
                <c:pt idx="2049">
                  <c:v>Falgun 9, 2066</c:v>
                </c:pt>
                <c:pt idx="2050">
                  <c:v>Falgun 10, 2066</c:v>
                </c:pt>
                <c:pt idx="2051">
                  <c:v>Falgun 11, 2066</c:v>
                </c:pt>
                <c:pt idx="2052">
                  <c:v>Falgun 12, 2066</c:v>
                </c:pt>
                <c:pt idx="2053">
                  <c:v>Falgun 13, 2066</c:v>
                </c:pt>
                <c:pt idx="2054">
                  <c:v>Falgun 14, 2066</c:v>
                </c:pt>
                <c:pt idx="2055">
                  <c:v>Falgun 15, 2066</c:v>
                </c:pt>
                <c:pt idx="2056">
                  <c:v>Falgun 16, 2066</c:v>
                </c:pt>
                <c:pt idx="2057">
                  <c:v>Falgun 17, 2066</c:v>
                </c:pt>
                <c:pt idx="2058">
                  <c:v>Falgun 18, 2066</c:v>
                </c:pt>
                <c:pt idx="2059">
                  <c:v>Falgun 19, 2066</c:v>
                </c:pt>
                <c:pt idx="2060">
                  <c:v>Falgun 20, 2066</c:v>
                </c:pt>
                <c:pt idx="2061">
                  <c:v>Falgun 21, 2066</c:v>
                </c:pt>
                <c:pt idx="2062">
                  <c:v>Falgun 22, 2066</c:v>
                </c:pt>
                <c:pt idx="2063">
                  <c:v>Falgun 23, 2066</c:v>
                </c:pt>
                <c:pt idx="2064">
                  <c:v>Falgun 24, 2066</c:v>
                </c:pt>
                <c:pt idx="2065">
                  <c:v>Falgun 25, 2066</c:v>
                </c:pt>
                <c:pt idx="2066">
                  <c:v>Falgun 26, 2066</c:v>
                </c:pt>
                <c:pt idx="2067">
                  <c:v>Falgun 27, 2066</c:v>
                </c:pt>
                <c:pt idx="2068">
                  <c:v>Falgun 28, 2066</c:v>
                </c:pt>
                <c:pt idx="2069">
                  <c:v>Falgun 29, 2066</c:v>
                </c:pt>
                <c:pt idx="2070">
                  <c:v>Chaitra 1, 2066</c:v>
                </c:pt>
                <c:pt idx="2071">
                  <c:v>Chaitra 2, 2066</c:v>
                </c:pt>
                <c:pt idx="2072">
                  <c:v>Chaitra 3, 2066</c:v>
                </c:pt>
                <c:pt idx="2073">
                  <c:v>Chaitra 4, 2066</c:v>
                </c:pt>
                <c:pt idx="2074">
                  <c:v>Chaitra 5, 2066</c:v>
                </c:pt>
                <c:pt idx="2075">
                  <c:v>Chaitra 6, 2066</c:v>
                </c:pt>
                <c:pt idx="2076">
                  <c:v>Chaitra 7, 2066</c:v>
                </c:pt>
                <c:pt idx="2077">
                  <c:v>Chaitra 8, 2066</c:v>
                </c:pt>
                <c:pt idx="2078">
                  <c:v>Chaitra 9, 2066</c:v>
                </c:pt>
                <c:pt idx="2079">
                  <c:v>Chaitra 10, 2066</c:v>
                </c:pt>
                <c:pt idx="2080">
                  <c:v>Chaitra 11, 2066</c:v>
                </c:pt>
                <c:pt idx="2081">
                  <c:v>Chaitra 12, 2066</c:v>
                </c:pt>
                <c:pt idx="2082">
                  <c:v>Chaitra 13, 2066</c:v>
                </c:pt>
                <c:pt idx="2083">
                  <c:v>Chaitra 14, 2066</c:v>
                </c:pt>
                <c:pt idx="2084">
                  <c:v>Chaitra 15, 2066</c:v>
                </c:pt>
                <c:pt idx="2085">
                  <c:v>Chaitra 16, 2066</c:v>
                </c:pt>
                <c:pt idx="2086">
                  <c:v>Chaitra 17, 2066</c:v>
                </c:pt>
                <c:pt idx="2087">
                  <c:v>Chaitra 18, 2066</c:v>
                </c:pt>
                <c:pt idx="2088">
                  <c:v>Chaitra 19, 2066</c:v>
                </c:pt>
                <c:pt idx="2089">
                  <c:v>Chaitra 20, 2066</c:v>
                </c:pt>
                <c:pt idx="2090">
                  <c:v>Chaitra 21, 2066</c:v>
                </c:pt>
                <c:pt idx="2091">
                  <c:v>Chaitra 22, 2066</c:v>
                </c:pt>
                <c:pt idx="2092">
                  <c:v>Chaitra 23, 2066</c:v>
                </c:pt>
                <c:pt idx="2093">
                  <c:v>Chaitra 24, 2066</c:v>
                </c:pt>
                <c:pt idx="2094">
                  <c:v>Chaitra 25, 2066</c:v>
                </c:pt>
                <c:pt idx="2095">
                  <c:v>Chaitra 26, 2066</c:v>
                </c:pt>
                <c:pt idx="2096">
                  <c:v>Chaitra 27, 2066</c:v>
                </c:pt>
                <c:pt idx="2097">
                  <c:v>Chaitra 28, 2066</c:v>
                </c:pt>
                <c:pt idx="2098">
                  <c:v>Chaitra 29, 2066</c:v>
                </c:pt>
                <c:pt idx="2099">
                  <c:v>Chaitra 30, 2066</c:v>
                </c:pt>
                <c:pt idx="2100">
                  <c:v>Chaitra 31, 2066</c:v>
                </c:pt>
                <c:pt idx="2101">
                  <c:v>Baishakh 1, 2067</c:v>
                </c:pt>
                <c:pt idx="2102">
                  <c:v>Baishakh 2, 2067</c:v>
                </c:pt>
                <c:pt idx="2103">
                  <c:v>Baishakh 3, 2067</c:v>
                </c:pt>
                <c:pt idx="2104">
                  <c:v>Baishakh 4, 2067</c:v>
                </c:pt>
                <c:pt idx="2105">
                  <c:v>Baishakh 5, 2067</c:v>
                </c:pt>
                <c:pt idx="2106">
                  <c:v>Baishakh 6, 2067</c:v>
                </c:pt>
                <c:pt idx="2107">
                  <c:v>Baishakh 7, 2067</c:v>
                </c:pt>
                <c:pt idx="2108">
                  <c:v>Baishakh 8, 2067</c:v>
                </c:pt>
                <c:pt idx="2109">
                  <c:v>Baishakh 9, 2067</c:v>
                </c:pt>
                <c:pt idx="2110">
                  <c:v>Baishakh 10, 2067</c:v>
                </c:pt>
                <c:pt idx="2111">
                  <c:v>Baishakh 11, 2067</c:v>
                </c:pt>
                <c:pt idx="2112">
                  <c:v>Baishakh 12, 2067</c:v>
                </c:pt>
                <c:pt idx="2113">
                  <c:v>Baishakh 13, 2067</c:v>
                </c:pt>
                <c:pt idx="2114">
                  <c:v>Baishakh 14, 2067</c:v>
                </c:pt>
                <c:pt idx="2115">
                  <c:v>Baishakh 15, 2067</c:v>
                </c:pt>
                <c:pt idx="2116">
                  <c:v>Baishakh 16, 2067</c:v>
                </c:pt>
                <c:pt idx="2117">
                  <c:v>Baishakh 17, 2067</c:v>
                </c:pt>
                <c:pt idx="2118">
                  <c:v>Baishakh 18, 2067</c:v>
                </c:pt>
                <c:pt idx="2119">
                  <c:v>Baishakh 19, 2067</c:v>
                </c:pt>
                <c:pt idx="2120">
                  <c:v>Baishakh 20, 2067</c:v>
                </c:pt>
                <c:pt idx="2121">
                  <c:v>Baishakh 21, 2067</c:v>
                </c:pt>
                <c:pt idx="2122">
                  <c:v>Baishakh 22, 2067</c:v>
                </c:pt>
                <c:pt idx="2123">
                  <c:v>Baishakh 23, 2067</c:v>
                </c:pt>
                <c:pt idx="2124">
                  <c:v>Baishakh 24, 2067</c:v>
                </c:pt>
                <c:pt idx="2125">
                  <c:v>Baishakh 25, 2067</c:v>
                </c:pt>
                <c:pt idx="2126">
                  <c:v>Baishakh 26, 2067</c:v>
                </c:pt>
                <c:pt idx="2127">
                  <c:v>Baishakh 27, 2067</c:v>
                </c:pt>
                <c:pt idx="2128">
                  <c:v>Baishakh 28, 2067</c:v>
                </c:pt>
                <c:pt idx="2129">
                  <c:v>Baishakh 29, 2067</c:v>
                </c:pt>
                <c:pt idx="2130">
                  <c:v>Baishakh 30, 2067</c:v>
                </c:pt>
                <c:pt idx="2131">
                  <c:v>Baishakh 31, 2067</c:v>
                </c:pt>
                <c:pt idx="2132">
                  <c:v>Jestha 1, 2067</c:v>
                </c:pt>
                <c:pt idx="2133">
                  <c:v>Jestha 2, 2067</c:v>
                </c:pt>
                <c:pt idx="2134">
                  <c:v>Jestha 3, 2067</c:v>
                </c:pt>
                <c:pt idx="2135">
                  <c:v>Jestha 4, 2067</c:v>
                </c:pt>
                <c:pt idx="2136">
                  <c:v>Jestha 5, 2067</c:v>
                </c:pt>
                <c:pt idx="2137">
                  <c:v>Jestha 6, 2067</c:v>
                </c:pt>
                <c:pt idx="2138">
                  <c:v>Jestha 7, 2067</c:v>
                </c:pt>
                <c:pt idx="2139">
                  <c:v>Jestha 8, 2067</c:v>
                </c:pt>
                <c:pt idx="2140">
                  <c:v>Jestha 9, 2067</c:v>
                </c:pt>
                <c:pt idx="2141">
                  <c:v>Jestha 10, 2067</c:v>
                </c:pt>
                <c:pt idx="2142">
                  <c:v>Jestha 11, 2067</c:v>
                </c:pt>
                <c:pt idx="2143">
                  <c:v>Jestha 12, 2067</c:v>
                </c:pt>
                <c:pt idx="2144">
                  <c:v>Jestha 13, 2067</c:v>
                </c:pt>
                <c:pt idx="2145">
                  <c:v>Jestha 14, 2067</c:v>
                </c:pt>
                <c:pt idx="2146">
                  <c:v>Jestha 15, 2067</c:v>
                </c:pt>
                <c:pt idx="2147">
                  <c:v>Jestha 16, 2067</c:v>
                </c:pt>
                <c:pt idx="2148">
                  <c:v>Jestha 17, 2067</c:v>
                </c:pt>
                <c:pt idx="2149">
                  <c:v>Jestha 18, 2067</c:v>
                </c:pt>
                <c:pt idx="2150">
                  <c:v>Jestha 19, 2067</c:v>
                </c:pt>
                <c:pt idx="2151">
                  <c:v>Jestha 20, 2067</c:v>
                </c:pt>
                <c:pt idx="2152">
                  <c:v>Jestha 21, 2067</c:v>
                </c:pt>
                <c:pt idx="2153">
                  <c:v>Jestha 22, 2067</c:v>
                </c:pt>
                <c:pt idx="2154">
                  <c:v>Jestha 23, 2067</c:v>
                </c:pt>
                <c:pt idx="2155">
                  <c:v>Jestha 24, 2067</c:v>
                </c:pt>
                <c:pt idx="2156">
                  <c:v>Jestha 25, 2067</c:v>
                </c:pt>
                <c:pt idx="2157">
                  <c:v>Jestha 26, 2067</c:v>
                </c:pt>
                <c:pt idx="2158">
                  <c:v>Jestha 27, 2067</c:v>
                </c:pt>
                <c:pt idx="2159">
                  <c:v>Jestha 28, 2067</c:v>
                </c:pt>
                <c:pt idx="2160">
                  <c:v>Jestha 29, 2067</c:v>
                </c:pt>
                <c:pt idx="2161">
                  <c:v>Jestha 30, 2067</c:v>
                </c:pt>
                <c:pt idx="2162">
                  <c:v>Jestha 31, 2067</c:v>
                </c:pt>
                <c:pt idx="2163">
                  <c:v>Ashadh 1, 2067</c:v>
                </c:pt>
                <c:pt idx="2164">
                  <c:v>Ashadh 2, 2067</c:v>
                </c:pt>
                <c:pt idx="2165">
                  <c:v>Ashadh 3, 2067</c:v>
                </c:pt>
                <c:pt idx="2166">
                  <c:v>Ashadh 4, 2067</c:v>
                </c:pt>
                <c:pt idx="2167">
                  <c:v>Ashadh 5, 2067</c:v>
                </c:pt>
                <c:pt idx="2168">
                  <c:v>Ashadh 6, 2067</c:v>
                </c:pt>
                <c:pt idx="2169">
                  <c:v>Ashadh 7, 2067</c:v>
                </c:pt>
                <c:pt idx="2170">
                  <c:v>Ashadh 8, 2067</c:v>
                </c:pt>
                <c:pt idx="2171">
                  <c:v>Ashadh 9, 2067</c:v>
                </c:pt>
                <c:pt idx="2172">
                  <c:v>Ashadh 10, 2067</c:v>
                </c:pt>
                <c:pt idx="2173">
                  <c:v>Ashadh 11, 2067</c:v>
                </c:pt>
                <c:pt idx="2174">
                  <c:v>Ashadh 12, 2067</c:v>
                </c:pt>
                <c:pt idx="2175">
                  <c:v>Ashadh 13, 2067</c:v>
                </c:pt>
                <c:pt idx="2176">
                  <c:v>Ashadh 14, 2067</c:v>
                </c:pt>
                <c:pt idx="2177">
                  <c:v>Ashadh 15, 2067</c:v>
                </c:pt>
                <c:pt idx="2178">
                  <c:v>Ashadh 16, 2067</c:v>
                </c:pt>
                <c:pt idx="2179">
                  <c:v>Ashadh 17, 2067</c:v>
                </c:pt>
                <c:pt idx="2180">
                  <c:v>Ashadh 18, 2067</c:v>
                </c:pt>
                <c:pt idx="2181">
                  <c:v>Ashadh 19, 2067</c:v>
                </c:pt>
                <c:pt idx="2182">
                  <c:v>Ashadh 20, 2067</c:v>
                </c:pt>
                <c:pt idx="2183">
                  <c:v>Ashadh 21, 2067</c:v>
                </c:pt>
                <c:pt idx="2184">
                  <c:v>Ashadh 22, 2067</c:v>
                </c:pt>
                <c:pt idx="2185">
                  <c:v>Ashadh 23, 2067</c:v>
                </c:pt>
                <c:pt idx="2186">
                  <c:v>Ashadh 24, 2067</c:v>
                </c:pt>
                <c:pt idx="2187">
                  <c:v>Ashadh 25, 2067</c:v>
                </c:pt>
                <c:pt idx="2188">
                  <c:v>Ashadh 26, 2067</c:v>
                </c:pt>
                <c:pt idx="2189">
                  <c:v>Ashadh 27, 2067</c:v>
                </c:pt>
                <c:pt idx="2190">
                  <c:v>Ashadh 28, 2067</c:v>
                </c:pt>
                <c:pt idx="2191">
                  <c:v>Ashadh 29, 2067</c:v>
                </c:pt>
                <c:pt idx="2192">
                  <c:v>Ashadh 30, 2067</c:v>
                </c:pt>
                <c:pt idx="2193">
                  <c:v>Ashadh 31, 2067</c:v>
                </c:pt>
                <c:pt idx="2194">
                  <c:v>Ashadh 32, 2067</c:v>
                </c:pt>
                <c:pt idx="2195">
                  <c:v>Shrawan 1, 2067</c:v>
                </c:pt>
                <c:pt idx="2196">
                  <c:v>Shrawan 2, 2067</c:v>
                </c:pt>
                <c:pt idx="2197">
                  <c:v>Shrawan 3, 2067</c:v>
                </c:pt>
                <c:pt idx="2198">
                  <c:v>Shrawan 4, 2067</c:v>
                </c:pt>
                <c:pt idx="2199">
                  <c:v>Shrawan 5, 2067</c:v>
                </c:pt>
                <c:pt idx="2200">
                  <c:v>Shrawan 6, 2067</c:v>
                </c:pt>
                <c:pt idx="2201">
                  <c:v>Shrawan 7, 2067</c:v>
                </c:pt>
                <c:pt idx="2202">
                  <c:v>Shrawan 8, 2067</c:v>
                </c:pt>
                <c:pt idx="2203">
                  <c:v>Shrawan 9, 2067</c:v>
                </c:pt>
                <c:pt idx="2204">
                  <c:v>Shrawan 10, 2067</c:v>
                </c:pt>
                <c:pt idx="2205">
                  <c:v>Shrawan 11, 2067</c:v>
                </c:pt>
                <c:pt idx="2206">
                  <c:v>Shrawan 12, 2067</c:v>
                </c:pt>
                <c:pt idx="2207">
                  <c:v>Shrawan 13, 2067</c:v>
                </c:pt>
                <c:pt idx="2208">
                  <c:v>Shrawan 14, 2067</c:v>
                </c:pt>
                <c:pt idx="2209">
                  <c:v>Shrawan 15, 2067</c:v>
                </c:pt>
                <c:pt idx="2210">
                  <c:v>Shrawan 16, 2067</c:v>
                </c:pt>
                <c:pt idx="2211">
                  <c:v>Shrawan 17, 2067</c:v>
                </c:pt>
                <c:pt idx="2212">
                  <c:v>Shrawan 18, 2067</c:v>
                </c:pt>
                <c:pt idx="2213">
                  <c:v>Shrawan 19, 2067</c:v>
                </c:pt>
                <c:pt idx="2214">
                  <c:v>Shrawan 20, 2067</c:v>
                </c:pt>
                <c:pt idx="2215">
                  <c:v>Shrawan 21, 2067</c:v>
                </c:pt>
                <c:pt idx="2216">
                  <c:v>Shrawan 22, 2067</c:v>
                </c:pt>
                <c:pt idx="2217">
                  <c:v>Shrawan 23, 2067</c:v>
                </c:pt>
                <c:pt idx="2218">
                  <c:v>Shrawan 24, 2067</c:v>
                </c:pt>
                <c:pt idx="2219">
                  <c:v>Shrawan 25, 2067</c:v>
                </c:pt>
                <c:pt idx="2220">
                  <c:v>Shrawan 26, 2067</c:v>
                </c:pt>
                <c:pt idx="2221">
                  <c:v>Shrawan 27, 2067</c:v>
                </c:pt>
                <c:pt idx="2222">
                  <c:v>Shrawan 28, 2067</c:v>
                </c:pt>
                <c:pt idx="2223">
                  <c:v>Shrawan 29, 2067</c:v>
                </c:pt>
                <c:pt idx="2224">
                  <c:v>Shrawan 30, 2067</c:v>
                </c:pt>
                <c:pt idx="2225">
                  <c:v>Shrawan 31, 2067</c:v>
                </c:pt>
                <c:pt idx="2226">
                  <c:v>Shrawan 32, 2067</c:v>
                </c:pt>
                <c:pt idx="2227">
                  <c:v>Bhadra 1, 2067</c:v>
                </c:pt>
                <c:pt idx="2228">
                  <c:v>Bhadra 2, 2067</c:v>
                </c:pt>
                <c:pt idx="2229">
                  <c:v>Bhadra 3, 2067</c:v>
                </c:pt>
                <c:pt idx="2230">
                  <c:v>Bhadra 4, 2067</c:v>
                </c:pt>
                <c:pt idx="2231">
                  <c:v>Bhadra 5, 2067</c:v>
                </c:pt>
                <c:pt idx="2232">
                  <c:v>Bhadra 6, 2067</c:v>
                </c:pt>
                <c:pt idx="2233">
                  <c:v>Bhadra 7, 2067</c:v>
                </c:pt>
                <c:pt idx="2234">
                  <c:v>Bhadra 8, 2067</c:v>
                </c:pt>
                <c:pt idx="2235">
                  <c:v>Bhadra 9, 2067</c:v>
                </c:pt>
                <c:pt idx="2236">
                  <c:v>Bhadra 10, 2067</c:v>
                </c:pt>
                <c:pt idx="2237">
                  <c:v>Bhadra 11, 2067</c:v>
                </c:pt>
                <c:pt idx="2238">
                  <c:v>Bhadra 12, 2067</c:v>
                </c:pt>
                <c:pt idx="2239">
                  <c:v>Bhadra 13, 2067</c:v>
                </c:pt>
                <c:pt idx="2240">
                  <c:v>Bhadra 14, 2067</c:v>
                </c:pt>
                <c:pt idx="2241">
                  <c:v>Bhadra 15, 2067</c:v>
                </c:pt>
                <c:pt idx="2242">
                  <c:v>Bhadra 16, 2067</c:v>
                </c:pt>
                <c:pt idx="2243">
                  <c:v>Bhadra 17, 2067</c:v>
                </c:pt>
                <c:pt idx="2244">
                  <c:v>Bhadra 18, 2067</c:v>
                </c:pt>
                <c:pt idx="2245">
                  <c:v>Bhadra 19, 2067</c:v>
                </c:pt>
                <c:pt idx="2246">
                  <c:v>Bhadra 20, 2067</c:v>
                </c:pt>
                <c:pt idx="2247">
                  <c:v>Bhadra 21, 2067</c:v>
                </c:pt>
                <c:pt idx="2248">
                  <c:v>Bhadra 22, 2067</c:v>
                </c:pt>
                <c:pt idx="2249">
                  <c:v>Bhadra 23, 2067</c:v>
                </c:pt>
                <c:pt idx="2250">
                  <c:v>Bhadra 24, 2067</c:v>
                </c:pt>
                <c:pt idx="2251">
                  <c:v>Bhadra 25, 2067</c:v>
                </c:pt>
                <c:pt idx="2252">
                  <c:v>Bhadra 26, 2067</c:v>
                </c:pt>
                <c:pt idx="2253">
                  <c:v>Bhadra 27, 2067</c:v>
                </c:pt>
                <c:pt idx="2254">
                  <c:v>Bhadra 28, 2067</c:v>
                </c:pt>
                <c:pt idx="2255">
                  <c:v>Bhadra 29, 2067</c:v>
                </c:pt>
                <c:pt idx="2256">
                  <c:v>Bhadra 30, 2067</c:v>
                </c:pt>
                <c:pt idx="2257">
                  <c:v>Bhadra 31, 2067</c:v>
                </c:pt>
                <c:pt idx="2258">
                  <c:v>Ashwin 1, 2067</c:v>
                </c:pt>
                <c:pt idx="2259">
                  <c:v>Ashwin 2, 2067</c:v>
                </c:pt>
                <c:pt idx="2260">
                  <c:v>Ashwin 3, 2067</c:v>
                </c:pt>
                <c:pt idx="2261">
                  <c:v>Ashwin 4, 2067</c:v>
                </c:pt>
                <c:pt idx="2262">
                  <c:v>Ashwin 5, 2067</c:v>
                </c:pt>
                <c:pt idx="2263">
                  <c:v>Ashwin 6, 2067</c:v>
                </c:pt>
                <c:pt idx="2264">
                  <c:v>Ashwin 7, 2067</c:v>
                </c:pt>
                <c:pt idx="2265">
                  <c:v>Ashwin 8, 2067</c:v>
                </c:pt>
                <c:pt idx="2266">
                  <c:v>Ashwin 9, 2067</c:v>
                </c:pt>
                <c:pt idx="2267">
                  <c:v>Ashwin 10, 2067</c:v>
                </c:pt>
                <c:pt idx="2268">
                  <c:v>Ashwin 11, 2067</c:v>
                </c:pt>
                <c:pt idx="2269">
                  <c:v>Ashwin 12, 2067</c:v>
                </c:pt>
                <c:pt idx="2270">
                  <c:v>Ashwin 13, 2067</c:v>
                </c:pt>
                <c:pt idx="2271">
                  <c:v>Ashwin 14, 2067</c:v>
                </c:pt>
                <c:pt idx="2272">
                  <c:v>Ashwin 15, 2067</c:v>
                </c:pt>
                <c:pt idx="2273">
                  <c:v>Ashwin 16, 2067</c:v>
                </c:pt>
                <c:pt idx="2274">
                  <c:v>Ashwin 17, 2067</c:v>
                </c:pt>
                <c:pt idx="2275">
                  <c:v>Ashwin 18, 2067</c:v>
                </c:pt>
                <c:pt idx="2276">
                  <c:v>Ashwin 19, 2067</c:v>
                </c:pt>
                <c:pt idx="2277">
                  <c:v>Ashwin 20, 2067</c:v>
                </c:pt>
                <c:pt idx="2278">
                  <c:v>Ashwin 21, 2067</c:v>
                </c:pt>
                <c:pt idx="2279">
                  <c:v>Ashwin 22, 2067</c:v>
                </c:pt>
                <c:pt idx="2280">
                  <c:v>Ashwin 23, 2067</c:v>
                </c:pt>
                <c:pt idx="2281">
                  <c:v>Ashwin 24, 2067</c:v>
                </c:pt>
                <c:pt idx="2282">
                  <c:v>Ashwin 25, 2067</c:v>
                </c:pt>
                <c:pt idx="2283">
                  <c:v>Ashwin 26, 2067</c:v>
                </c:pt>
                <c:pt idx="2284">
                  <c:v>Ashwin 27, 2067</c:v>
                </c:pt>
                <c:pt idx="2285">
                  <c:v>Ashwin 28, 2067</c:v>
                </c:pt>
                <c:pt idx="2286">
                  <c:v>Ashwin 29, 2067</c:v>
                </c:pt>
                <c:pt idx="2287">
                  <c:v>Ashwin 30, 2067</c:v>
                </c:pt>
                <c:pt idx="2288">
                  <c:v>Ashwin 31, 2067</c:v>
                </c:pt>
                <c:pt idx="2289">
                  <c:v>Kartik 1, 2067</c:v>
                </c:pt>
                <c:pt idx="2290">
                  <c:v>Kartik 2, 2067</c:v>
                </c:pt>
                <c:pt idx="2291">
                  <c:v>Kartik 3, 2067</c:v>
                </c:pt>
                <c:pt idx="2292">
                  <c:v>Kartik 4, 2067</c:v>
                </c:pt>
                <c:pt idx="2293">
                  <c:v>Kartik 5, 2067</c:v>
                </c:pt>
                <c:pt idx="2294">
                  <c:v>Kartik 6, 2067</c:v>
                </c:pt>
                <c:pt idx="2295">
                  <c:v>Kartik 7, 2067</c:v>
                </c:pt>
                <c:pt idx="2296">
                  <c:v>Kartik 8, 2067</c:v>
                </c:pt>
                <c:pt idx="2297">
                  <c:v>Kartik 9, 2067</c:v>
                </c:pt>
                <c:pt idx="2298">
                  <c:v>Kartik 10, 2067</c:v>
                </c:pt>
                <c:pt idx="2299">
                  <c:v>Kartik 11, 2067</c:v>
                </c:pt>
                <c:pt idx="2300">
                  <c:v>Kartik 12, 2067</c:v>
                </c:pt>
                <c:pt idx="2301">
                  <c:v>Kartik 13, 2067</c:v>
                </c:pt>
                <c:pt idx="2302">
                  <c:v>Kartik 14, 2067</c:v>
                </c:pt>
                <c:pt idx="2303">
                  <c:v>Kartik 15, 2067</c:v>
                </c:pt>
                <c:pt idx="2304">
                  <c:v>Kartik 16, 2067</c:v>
                </c:pt>
                <c:pt idx="2305">
                  <c:v>Kartik 17, 2067</c:v>
                </c:pt>
                <c:pt idx="2306">
                  <c:v>Kartik 18, 2067</c:v>
                </c:pt>
                <c:pt idx="2307">
                  <c:v>Kartik 19, 2067</c:v>
                </c:pt>
                <c:pt idx="2308">
                  <c:v>Kartik 20, 2067</c:v>
                </c:pt>
                <c:pt idx="2309">
                  <c:v>Kartik 21, 2067</c:v>
                </c:pt>
                <c:pt idx="2310">
                  <c:v>Kartik 22, 2067</c:v>
                </c:pt>
                <c:pt idx="2311">
                  <c:v>Kartik 23, 2067</c:v>
                </c:pt>
                <c:pt idx="2312">
                  <c:v>Kartik 24, 2067</c:v>
                </c:pt>
                <c:pt idx="2313">
                  <c:v>Kartik 25, 2067</c:v>
                </c:pt>
                <c:pt idx="2314">
                  <c:v>Kartik 26, 2067</c:v>
                </c:pt>
                <c:pt idx="2315">
                  <c:v>Kartik 27, 2067</c:v>
                </c:pt>
                <c:pt idx="2316">
                  <c:v>Kartik 28, 2067</c:v>
                </c:pt>
                <c:pt idx="2317">
                  <c:v>Kartik 29, 2067</c:v>
                </c:pt>
                <c:pt idx="2318">
                  <c:v>Kartik 30, 2067</c:v>
                </c:pt>
                <c:pt idx="2319">
                  <c:v>Mangsir 1, 2067</c:v>
                </c:pt>
                <c:pt idx="2320">
                  <c:v>Mangsir 2, 2067</c:v>
                </c:pt>
                <c:pt idx="2321">
                  <c:v>Mangsir 3, 2067</c:v>
                </c:pt>
                <c:pt idx="2322">
                  <c:v>Mangsir 4, 2067</c:v>
                </c:pt>
                <c:pt idx="2323">
                  <c:v>Mangsir 5, 2067</c:v>
                </c:pt>
                <c:pt idx="2324">
                  <c:v>Mangsir 6, 2067</c:v>
                </c:pt>
                <c:pt idx="2325">
                  <c:v>Mangsir 7, 2067</c:v>
                </c:pt>
                <c:pt idx="2326">
                  <c:v>Mangsir 8, 2067</c:v>
                </c:pt>
                <c:pt idx="2327">
                  <c:v>Mangsir 9, 2067</c:v>
                </c:pt>
                <c:pt idx="2328">
                  <c:v>Mangsir 10, 2067</c:v>
                </c:pt>
                <c:pt idx="2329">
                  <c:v>Mangsir 11, 2067</c:v>
                </c:pt>
                <c:pt idx="2330">
                  <c:v>Mangsir 12, 2067</c:v>
                </c:pt>
                <c:pt idx="2331">
                  <c:v>Mangsir 13, 2067</c:v>
                </c:pt>
                <c:pt idx="2332">
                  <c:v>Mangsir 14, 2067</c:v>
                </c:pt>
                <c:pt idx="2333">
                  <c:v>Mangsir 15, 2067</c:v>
                </c:pt>
                <c:pt idx="2334">
                  <c:v>Mangsir 16, 2067</c:v>
                </c:pt>
                <c:pt idx="2335">
                  <c:v>Mangsir 17, 2067</c:v>
                </c:pt>
                <c:pt idx="2336">
                  <c:v>Mangsir 18, 2067</c:v>
                </c:pt>
                <c:pt idx="2337">
                  <c:v>Mangsir 19, 2067</c:v>
                </c:pt>
                <c:pt idx="2338">
                  <c:v>Mangsir 20, 2067</c:v>
                </c:pt>
                <c:pt idx="2339">
                  <c:v>Mangsir 21, 2067</c:v>
                </c:pt>
                <c:pt idx="2340">
                  <c:v>Mangsir 22, 2067</c:v>
                </c:pt>
                <c:pt idx="2341">
                  <c:v>Mangsir 23, 2067</c:v>
                </c:pt>
                <c:pt idx="2342">
                  <c:v>Mangsir 24, 2067</c:v>
                </c:pt>
                <c:pt idx="2343">
                  <c:v>Mangsir 25, 2067</c:v>
                </c:pt>
                <c:pt idx="2344">
                  <c:v>Mangsir 26, 2067</c:v>
                </c:pt>
                <c:pt idx="2345">
                  <c:v>Mangsir 27, 2067</c:v>
                </c:pt>
                <c:pt idx="2346">
                  <c:v>Mangsir 28, 2067</c:v>
                </c:pt>
                <c:pt idx="2347">
                  <c:v>Mangsir 29, 2067</c:v>
                </c:pt>
                <c:pt idx="2348">
                  <c:v>Poush 1, 2067</c:v>
                </c:pt>
                <c:pt idx="2349">
                  <c:v>Poush 2, 2067</c:v>
                </c:pt>
                <c:pt idx="2350">
                  <c:v>Poush 3, 2067</c:v>
                </c:pt>
                <c:pt idx="2351">
                  <c:v>Poush 4, 2067</c:v>
                </c:pt>
                <c:pt idx="2352">
                  <c:v>Poush 5, 2067</c:v>
                </c:pt>
                <c:pt idx="2353">
                  <c:v>Poush 6, 2067</c:v>
                </c:pt>
                <c:pt idx="2354">
                  <c:v>Poush 7, 2067</c:v>
                </c:pt>
                <c:pt idx="2355">
                  <c:v>Poush 8, 2067</c:v>
                </c:pt>
                <c:pt idx="2356">
                  <c:v>Poush 9, 2067</c:v>
                </c:pt>
                <c:pt idx="2357">
                  <c:v>Poush 10, 2067</c:v>
                </c:pt>
                <c:pt idx="2358">
                  <c:v>Poush 11, 2067</c:v>
                </c:pt>
                <c:pt idx="2359">
                  <c:v>Poush 12, 2067</c:v>
                </c:pt>
                <c:pt idx="2360">
                  <c:v>Poush 13, 2067</c:v>
                </c:pt>
                <c:pt idx="2361">
                  <c:v>Poush 14, 2067</c:v>
                </c:pt>
                <c:pt idx="2362">
                  <c:v>Poush 15, 2067</c:v>
                </c:pt>
                <c:pt idx="2363">
                  <c:v>Poush 16, 2067</c:v>
                </c:pt>
                <c:pt idx="2364">
                  <c:v>Poush 17, 2067</c:v>
                </c:pt>
                <c:pt idx="2365">
                  <c:v>Poush 18, 2067</c:v>
                </c:pt>
                <c:pt idx="2366">
                  <c:v>Poush 19, 2067</c:v>
                </c:pt>
                <c:pt idx="2367">
                  <c:v>Poush 20, 2067</c:v>
                </c:pt>
                <c:pt idx="2368">
                  <c:v>Poush 21, 2067</c:v>
                </c:pt>
                <c:pt idx="2369">
                  <c:v>Poush 22, 2067</c:v>
                </c:pt>
                <c:pt idx="2370">
                  <c:v>Poush 23, 2067</c:v>
                </c:pt>
                <c:pt idx="2371">
                  <c:v>Poush 24, 2067</c:v>
                </c:pt>
                <c:pt idx="2372">
                  <c:v>Poush 25, 2067</c:v>
                </c:pt>
                <c:pt idx="2373">
                  <c:v>Poush 26, 2067</c:v>
                </c:pt>
                <c:pt idx="2374">
                  <c:v>Poush 27, 2067</c:v>
                </c:pt>
                <c:pt idx="2375">
                  <c:v>Poush 28, 2067</c:v>
                </c:pt>
                <c:pt idx="2376">
                  <c:v>Poush 29, 2067</c:v>
                </c:pt>
                <c:pt idx="2377">
                  <c:v>Poush 30, 2067</c:v>
                </c:pt>
                <c:pt idx="2378">
                  <c:v>Magh 1, 2067</c:v>
                </c:pt>
                <c:pt idx="2379">
                  <c:v>Magh 2, 2067</c:v>
                </c:pt>
                <c:pt idx="2380">
                  <c:v>Magh 3, 2067</c:v>
                </c:pt>
                <c:pt idx="2381">
                  <c:v>Magh 4, 2067</c:v>
                </c:pt>
                <c:pt idx="2382">
                  <c:v>Magh 5, 2067</c:v>
                </c:pt>
                <c:pt idx="2383">
                  <c:v>Magh 6, 2067</c:v>
                </c:pt>
                <c:pt idx="2384">
                  <c:v>Magh 7, 2067</c:v>
                </c:pt>
                <c:pt idx="2385">
                  <c:v>Magh 8, 2067</c:v>
                </c:pt>
                <c:pt idx="2386">
                  <c:v>Magh 9, 2067</c:v>
                </c:pt>
                <c:pt idx="2387">
                  <c:v>Magh 10, 2067</c:v>
                </c:pt>
                <c:pt idx="2388">
                  <c:v>Magh 11, 2067</c:v>
                </c:pt>
                <c:pt idx="2389">
                  <c:v>Magh 12, 2067</c:v>
                </c:pt>
                <c:pt idx="2390">
                  <c:v>Magh 13, 2067</c:v>
                </c:pt>
                <c:pt idx="2391">
                  <c:v>Magh 14, 2067</c:v>
                </c:pt>
                <c:pt idx="2392">
                  <c:v>Magh 15, 2067</c:v>
                </c:pt>
                <c:pt idx="2393">
                  <c:v>Magh 16, 2067</c:v>
                </c:pt>
                <c:pt idx="2394">
                  <c:v>Magh 17, 2067</c:v>
                </c:pt>
                <c:pt idx="2395">
                  <c:v>Magh 18, 2067</c:v>
                </c:pt>
                <c:pt idx="2396">
                  <c:v>Magh 19, 2067</c:v>
                </c:pt>
                <c:pt idx="2397">
                  <c:v>Magh 20, 2067</c:v>
                </c:pt>
                <c:pt idx="2398">
                  <c:v>Magh 21, 2067</c:v>
                </c:pt>
                <c:pt idx="2399">
                  <c:v>Magh 22, 2067</c:v>
                </c:pt>
                <c:pt idx="2400">
                  <c:v>Magh 23, 2067</c:v>
                </c:pt>
                <c:pt idx="2401">
                  <c:v>Magh 24, 2067</c:v>
                </c:pt>
                <c:pt idx="2402">
                  <c:v>Magh 25, 2067</c:v>
                </c:pt>
                <c:pt idx="2403">
                  <c:v>Magh 26, 2067</c:v>
                </c:pt>
                <c:pt idx="2404">
                  <c:v>Magh 27, 2067</c:v>
                </c:pt>
                <c:pt idx="2405">
                  <c:v>Magh 28, 2067</c:v>
                </c:pt>
                <c:pt idx="2406">
                  <c:v>Magh 29, 2067</c:v>
                </c:pt>
                <c:pt idx="2407">
                  <c:v>Falgun 1, 2067</c:v>
                </c:pt>
                <c:pt idx="2408">
                  <c:v>Falgun 2, 2067</c:v>
                </c:pt>
                <c:pt idx="2409">
                  <c:v>Falgun 3, 2067</c:v>
                </c:pt>
                <c:pt idx="2410">
                  <c:v>Falgun 4, 2067</c:v>
                </c:pt>
                <c:pt idx="2411">
                  <c:v>Falgun 5, 2067</c:v>
                </c:pt>
                <c:pt idx="2412">
                  <c:v>Falgun 6, 2067</c:v>
                </c:pt>
                <c:pt idx="2413">
                  <c:v>Falgun 7, 2067</c:v>
                </c:pt>
                <c:pt idx="2414">
                  <c:v>Falgun 8, 2067</c:v>
                </c:pt>
                <c:pt idx="2415">
                  <c:v>Falgun 9, 2067</c:v>
                </c:pt>
                <c:pt idx="2416">
                  <c:v>Falgun 10, 2067</c:v>
                </c:pt>
                <c:pt idx="2417">
                  <c:v>Falgun 11, 2067</c:v>
                </c:pt>
                <c:pt idx="2418">
                  <c:v>Falgun 12, 2067</c:v>
                </c:pt>
                <c:pt idx="2419">
                  <c:v>Falgun 13, 2067</c:v>
                </c:pt>
                <c:pt idx="2420">
                  <c:v>Falgun 14, 2067</c:v>
                </c:pt>
                <c:pt idx="2421">
                  <c:v>Falgun 15, 2067</c:v>
                </c:pt>
                <c:pt idx="2422">
                  <c:v>Falgun 16, 2067</c:v>
                </c:pt>
                <c:pt idx="2423">
                  <c:v>Falgun 17, 2067</c:v>
                </c:pt>
                <c:pt idx="2424">
                  <c:v>Falgun 18, 2067</c:v>
                </c:pt>
                <c:pt idx="2425">
                  <c:v>Falgun 19, 2067</c:v>
                </c:pt>
                <c:pt idx="2426">
                  <c:v>Falgun 20, 2067</c:v>
                </c:pt>
                <c:pt idx="2427">
                  <c:v>Falgun 21, 2067</c:v>
                </c:pt>
                <c:pt idx="2428">
                  <c:v>Falgun 22, 2067</c:v>
                </c:pt>
                <c:pt idx="2429">
                  <c:v>Falgun 23, 2067</c:v>
                </c:pt>
                <c:pt idx="2430">
                  <c:v>Falgun 24, 2067</c:v>
                </c:pt>
                <c:pt idx="2431">
                  <c:v>Falgun 25, 2067</c:v>
                </c:pt>
                <c:pt idx="2432">
                  <c:v>Falgun 26, 2067</c:v>
                </c:pt>
                <c:pt idx="2433">
                  <c:v>Falgun 27, 2067</c:v>
                </c:pt>
                <c:pt idx="2434">
                  <c:v>Falgun 28, 2067</c:v>
                </c:pt>
                <c:pt idx="2435">
                  <c:v>Falgun 29, 2067</c:v>
                </c:pt>
                <c:pt idx="2436">
                  <c:v>Falgun 30, 2067</c:v>
                </c:pt>
                <c:pt idx="2437">
                  <c:v>Chaitra 1, 2067</c:v>
                </c:pt>
                <c:pt idx="2438">
                  <c:v>Chaitra 2, 2067</c:v>
                </c:pt>
                <c:pt idx="2439">
                  <c:v>Chaitra 3, 2067</c:v>
                </c:pt>
                <c:pt idx="2440">
                  <c:v>Chaitra 4, 2067</c:v>
                </c:pt>
                <c:pt idx="2441">
                  <c:v>Chaitra 5, 2067</c:v>
                </c:pt>
                <c:pt idx="2442">
                  <c:v>Chaitra 6, 2067</c:v>
                </c:pt>
                <c:pt idx="2443">
                  <c:v>Chaitra 7, 2067</c:v>
                </c:pt>
                <c:pt idx="2444">
                  <c:v>Chaitra 8, 2067</c:v>
                </c:pt>
                <c:pt idx="2445">
                  <c:v>Chaitra 9, 2067</c:v>
                </c:pt>
                <c:pt idx="2446">
                  <c:v>Chaitra 10, 2067</c:v>
                </c:pt>
                <c:pt idx="2447">
                  <c:v>Chaitra 11, 2067</c:v>
                </c:pt>
                <c:pt idx="2448">
                  <c:v>Chaitra 12, 2067</c:v>
                </c:pt>
                <c:pt idx="2449">
                  <c:v>Chaitra 13, 2067</c:v>
                </c:pt>
                <c:pt idx="2450">
                  <c:v>Chaitra 14, 2067</c:v>
                </c:pt>
                <c:pt idx="2451">
                  <c:v>Chaitra 15, 2067</c:v>
                </c:pt>
                <c:pt idx="2452">
                  <c:v>Chaitra 16, 2067</c:v>
                </c:pt>
                <c:pt idx="2453">
                  <c:v>Chaitra 17, 2067</c:v>
                </c:pt>
                <c:pt idx="2454">
                  <c:v>Chaitra 18, 2067</c:v>
                </c:pt>
                <c:pt idx="2455">
                  <c:v>Chaitra 19, 2067</c:v>
                </c:pt>
                <c:pt idx="2456">
                  <c:v>Chaitra 20, 2067</c:v>
                </c:pt>
                <c:pt idx="2457">
                  <c:v>Chaitra 21, 2067</c:v>
                </c:pt>
                <c:pt idx="2458">
                  <c:v>Chaitra 22, 2067</c:v>
                </c:pt>
                <c:pt idx="2459">
                  <c:v>Chaitra 23, 2067</c:v>
                </c:pt>
                <c:pt idx="2460">
                  <c:v>Chaitra 24, 2067</c:v>
                </c:pt>
                <c:pt idx="2461">
                  <c:v>Chaitra 25, 2067</c:v>
                </c:pt>
                <c:pt idx="2462">
                  <c:v>Chaitra 26, 2067</c:v>
                </c:pt>
                <c:pt idx="2463">
                  <c:v>Chaitra 27, 2067</c:v>
                </c:pt>
                <c:pt idx="2464">
                  <c:v>Chaitra 28, 2067</c:v>
                </c:pt>
                <c:pt idx="2465">
                  <c:v>Chaitra 29, 2067</c:v>
                </c:pt>
                <c:pt idx="2466">
                  <c:v>Chaitra 30, 2067</c:v>
                </c:pt>
                <c:pt idx="2467">
                  <c:v>Baishakh 1, 2068</c:v>
                </c:pt>
                <c:pt idx="2468">
                  <c:v>Baishakh 2, 2068</c:v>
                </c:pt>
                <c:pt idx="2469">
                  <c:v>Baishakh 3, 2068</c:v>
                </c:pt>
                <c:pt idx="2470">
                  <c:v>Baishakh 4, 2068</c:v>
                </c:pt>
                <c:pt idx="2471">
                  <c:v>Baishakh 5, 2068</c:v>
                </c:pt>
                <c:pt idx="2472">
                  <c:v>Baishakh 6, 2068</c:v>
                </c:pt>
                <c:pt idx="2473">
                  <c:v>Baishakh 7, 2068</c:v>
                </c:pt>
                <c:pt idx="2474">
                  <c:v>Baishakh 8, 2068</c:v>
                </c:pt>
                <c:pt idx="2475">
                  <c:v>Baishakh 9, 2068</c:v>
                </c:pt>
                <c:pt idx="2476">
                  <c:v>Baishakh 10, 2068</c:v>
                </c:pt>
                <c:pt idx="2477">
                  <c:v>Baishakh 11, 2068</c:v>
                </c:pt>
                <c:pt idx="2478">
                  <c:v>Baishakh 12, 2068</c:v>
                </c:pt>
                <c:pt idx="2479">
                  <c:v>Baishakh 13, 2068</c:v>
                </c:pt>
                <c:pt idx="2480">
                  <c:v>Baishakh 14, 2068</c:v>
                </c:pt>
                <c:pt idx="2481">
                  <c:v>Baishakh 15, 2068</c:v>
                </c:pt>
                <c:pt idx="2482">
                  <c:v>Baishakh 16, 2068</c:v>
                </c:pt>
                <c:pt idx="2483">
                  <c:v>Baishakh 17, 2068</c:v>
                </c:pt>
                <c:pt idx="2484">
                  <c:v>Baishakh 18, 2068</c:v>
                </c:pt>
                <c:pt idx="2485">
                  <c:v>Baishakh 19, 2068</c:v>
                </c:pt>
                <c:pt idx="2486">
                  <c:v>Baishakh 20, 2068</c:v>
                </c:pt>
                <c:pt idx="2487">
                  <c:v>Baishakh 21, 2068</c:v>
                </c:pt>
                <c:pt idx="2488">
                  <c:v>Baishakh 22, 2068</c:v>
                </c:pt>
                <c:pt idx="2489">
                  <c:v>Baishakh 23, 2068</c:v>
                </c:pt>
                <c:pt idx="2490">
                  <c:v>Baishakh 24, 2068</c:v>
                </c:pt>
                <c:pt idx="2491">
                  <c:v>Baishakh 25, 2068</c:v>
                </c:pt>
                <c:pt idx="2492">
                  <c:v>Baishakh 26, 2068</c:v>
                </c:pt>
                <c:pt idx="2493">
                  <c:v>Baishakh 27, 2068</c:v>
                </c:pt>
                <c:pt idx="2494">
                  <c:v>Baishakh 28, 2068</c:v>
                </c:pt>
                <c:pt idx="2495">
                  <c:v>Baishakh 29, 2068</c:v>
                </c:pt>
                <c:pt idx="2496">
                  <c:v>Baishakh 30, 2068</c:v>
                </c:pt>
                <c:pt idx="2497">
                  <c:v>Baishakh 31, 2068</c:v>
                </c:pt>
                <c:pt idx="2498">
                  <c:v>Jestha 1, 2068</c:v>
                </c:pt>
                <c:pt idx="2499">
                  <c:v>Jestha 2, 2068</c:v>
                </c:pt>
                <c:pt idx="2500">
                  <c:v>Jestha 3, 2068</c:v>
                </c:pt>
                <c:pt idx="2501">
                  <c:v>Jestha 4, 2068</c:v>
                </c:pt>
                <c:pt idx="2502">
                  <c:v>Jestha 5, 2068</c:v>
                </c:pt>
                <c:pt idx="2503">
                  <c:v>Jestha 6, 2068</c:v>
                </c:pt>
                <c:pt idx="2504">
                  <c:v>Jestha 7, 2068</c:v>
                </c:pt>
                <c:pt idx="2505">
                  <c:v>Jestha 8, 2068</c:v>
                </c:pt>
                <c:pt idx="2506">
                  <c:v>Jestha 9, 2068</c:v>
                </c:pt>
                <c:pt idx="2507">
                  <c:v>Jestha 10, 2068</c:v>
                </c:pt>
                <c:pt idx="2508">
                  <c:v>Jestha 11, 2068</c:v>
                </c:pt>
                <c:pt idx="2509">
                  <c:v>Jestha 12, 2068</c:v>
                </c:pt>
                <c:pt idx="2510">
                  <c:v>Jestha 13, 2068</c:v>
                </c:pt>
                <c:pt idx="2511">
                  <c:v>Jestha 14, 2068</c:v>
                </c:pt>
                <c:pt idx="2512">
                  <c:v>Jestha 15, 2068</c:v>
                </c:pt>
                <c:pt idx="2513">
                  <c:v>Jestha 16, 2068</c:v>
                </c:pt>
                <c:pt idx="2514">
                  <c:v>Jestha 17, 2068</c:v>
                </c:pt>
                <c:pt idx="2515">
                  <c:v>Jestha 18, 2068</c:v>
                </c:pt>
                <c:pt idx="2516">
                  <c:v>Jestha 19, 2068</c:v>
                </c:pt>
                <c:pt idx="2517">
                  <c:v>Jestha 20, 2068</c:v>
                </c:pt>
                <c:pt idx="2518">
                  <c:v>Jestha 21, 2068</c:v>
                </c:pt>
                <c:pt idx="2519">
                  <c:v>Jestha 22, 2068</c:v>
                </c:pt>
                <c:pt idx="2520">
                  <c:v>Jestha 23, 2068</c:v>
                </c:pt>
                <c:pt idx="2521">
                  <c:v>Jestha 24, 2068</c:v>
                </c:pt>
                <c:pt idx="2522">
                  <c:v>Jestha 25, 2068</c:v>
                </c:pt>
                <c:pt idx="2523">
                  <c:v>Jestha 26, 2068</c:v>
                </c:pt>
                <c:pt idx="2524">
                  <c:v>Jestha 27, 2068</c:v>
                </c:pt>
                <c:pt idx="2525">
                  <c:v>Jestha 28, 2068</c:v>
                </c:pt>
                <c:pt idx="2526">
                  <c:v>Jestha 29, 2068</c:v>
                </c:pt>
                <c:pt idx="2527">
                  <c:v>Jestha 30, 2068</c:v>
                </c:pt>
                <c:pt idx="2528">
                  <c:v>Jestha 31, 2068</c:v>
                </c:pt>
                <c:pt idx="2529">
                  <c:v>Ashadh 1, 2068</c:v>
                </c:pt>
                <c:pt idx="2530">
                  <c:v>Ashadh 2, 2068</c:v>
                </c:pt>
                <c:pt idx="2531">
                  <c:v>Ashadh 3, 2068</c:v>
                </c:pt>
                <c:pt idx="2532">
                  <c:v>Ashadh 4, 2068</c:v>
                </c:pt>
                <c:pt idx="2533">
                  <c:v>Ashadh 5, 2068</c:v>
                </c:pt>
                <c:pt idx="2534">
                  <c:v>Ashadh 6, 2068</c:v>
                </c:pt>
                <c:pt idx="2535">
                  <c:v>Ashadh 7, 2068</c:v>
                </c:pt>
                <c:pt idx="2536">
                  <c:v>Ashadh 8, 2068</c:v>
                </c:pt>
                <c:pt idx="2537">
                  <c:v>Ashadh 9, 2068</c:v>
                </c:pt>
                <c:pt idx="2538">
                  <c:v>Ashadh 10, 2068</c:v>
                </c:pt>
                <c:pt idx="2539">
                  <c:v>Ashadh 11, 2068</c:v>
                </c:pt>
                <c:pt idx="2540">
                  <c:v>Ashadh 12, 2068</c:v>
                </c:pt>
                <c:pt idx="2541">
                  <c:v>Ashadh 13, 2068</c:v>
                </c:pt>
                <c:pt idx="2542">
                  <c:v>Ashadh 14, 2068</c:v>
                </c:pt>
                <c:pt idx="2543">
                  <c:v>Ashadh 15, 2068</c:v>
                </c:pt>
                <c:pt idx="2544">
                  <c:v>Ashadh 16, 2068</c:v>
                </c:pt>
                <c:pt idx="2545">
                  <c:v>Ashadh 17, 2068</c:v>
                </c:pt>
                <c:pt idx="2546">
                  <c:v>Ashadh 18, 2068</c:v>
                </c:pt>
                <c:pt idx="2547">
                  <c:v>Ashadh 19, 2068</c:v>
                </c:pt>
                <c:pt idx="2548">
                  <c:v>Ashadh 20, 2068</c:v>
                </c:pt>
                <c:pt idx="2549">
                  <c:v>Ashadh 21, 2068</c:v>
                </c:pt>
                <c:pt idx="2550">
                  <c:v>Ashadh 22, 2068</c:v>
                </c:pt>
                <c:pt idx="2551">
                  <c:v>Ashadh 23, 2068</c:v>
                </c:pt>
                <c:pt idx="2552">
                  <c:v>Ashadh 24, 2068</c:v>
                </c:pt>
                <c:pt idx="2553">
                  <c:v>Ashadh 25, 2068</c:v>
                </c:pt>
                <c:pt idx="2554">
                  <c:v>Ashadh 26, 2068</c:v>
                </c:pt>
                <c:pt idx="2555">
                  <c:v>Ashadh 27, 2068</c:v>
                </c:pt>
                <c:pt idx="2556">
                  <c:v>Ashadh 28, 2068</c:v>
                </c:pt>
                <c:pt idx="2557">
                  <c:v>Ashadh 29, 2068</c:v>
                </c:pt>
                <c:pt idx="2558">
                  <c:v>Ashadh 30, 2068</c:v>
                </c:pt>
                <c:pt idx="2559">
                  <c:v>Ashadh 31, 2068</c:v>
                </c:pt>
                <c:pt idx="2560">
                  <c:v>Ashadh 32, 2068</c:v>
                </c:pt>
                <c:pt idx="2561">
                  <c:v>Shrawan 1, 2068</c:v>
                </c:pt>
                <c:pt idx="2562">
                  <c:v>Shrawan 2, 2068</c:v>
                </c:pt>
                <c:pt idx="2563">
                  <c:v>Shrawan 3, 2068</c:v>
                </c:pt>
                <c:pt idx="2564">
                  <c:v>Shrawan 4, 2068</c:v>
                </c:pt>
                <c:pt idx="2565">
                  <c:v>Shrawan 5, 2068</c:v>
                </c:pt>
                <c:pt idx="2566">
                  <c:v>Shrawan 6, 2068</c:v>
                </c:pt>
                <c:pt idx="2567">
                  <c:v>Shrawan 7, 2068</c:v>
                </c:pt>
                <c:pt idx="2568">
                  <c:v>Shrawan 8, 2068</c:v>
                </c:pt>
                <c:pt idx="2569">
                  <c:v>Shrawan 9, 2068</c:v>
                </c:pt>
                <c:pt idx="2570">
                  <c:v>Shrawan 10, 2068</c:v>
                </c:pt>
                <c:pt idx="2571">
                  <c:v>Shrawan 11, 2068</c:v>
                </c:pt>
                <c:pt idx="2572">
                  <c:v>Shrawan 12, 2068</c:v>
                </c:pt>
                <c:pt idx="2573">
                  <c:v>Shrawan 13, 2068</c:v>
                </c:pt>
                <c:pt idx="2574">
                  <c:v>Shrawan 14, 2068</c:v>
                </c:pt>
                <c:pt idx="2575">
                  <c:v>Shrawan 15, 2068</c:v>
                </c:pt>
                <c:pt idx="2576">
                  <c:v>Shrawan 16, 2068</c:v>
                </c:pt>
                <c:pt idx="2577">
                  <c:v>Shrawan 17, 2068</c:v>
                </c:pt>
                <c:pt idx="2578">
                  <c:v>Shrawan 18, 2068</c:v>
                </c:pt>
                <c:pt idx="2579">
                  <c:v>Shrawan 19, 2068</c:v>
                </c:pt>
                <c:pt idx="2580">
                  <c:v>Shrawan 20, 2068</c:v>
                </c:pt>
                <c:pt idx="2581">
                  <c:v>Shrawan 21, 2068</c:v>
                </c:pt>
                <c:pt idx="2582">
                  <c:v>Shrawan 22, 2068</c:v>
                </c:pt>
                <c:pt idx="2583">
                  <c:v>Shrawan 23, 2068</c:v>
                </c:pt>
                <c:pt idx="2584">
                  <c:v>Shrawan 24, 2068</c:v>
                </c:pt>
                <c:pt idx="2585">
                  <c:v>Shrawan 25, 2068</c:v>
                </c:pt>
                <c:pt idx="2586">
                  <c:v>Shrawan 26, 2068</c:v>
                </c:pt>
                <c:pt idx="2587">
                  <c:v>Shrawan 27, 2068</c:v>
                </c:pt>
                <c:pt idx="2588">
                  <c:v>Shrawan 28, 2068</c:v>
                </c:pt>
                <c:pt idx="2589">
                  <c:v>Shrawan 29, 2068</c:v>
                </c:pt>
                <c:pt idx="2590">
                  <c:v>Shrawan 30, 2068</c:v>
                </c:pt>
                <c:pt idx="2591">
                  <c:v>Shrawan 31, 2068</c:v>
                </c:pt>
                <c:pt idx="2592">
                  <c:v>Shrawan 32, 2068</c:v>
                </c:pt>
                <c:pt idx="2593">
                  <c:v>Bhadra 1, 2068</c:v>
                </c:pt>
                <c:pt idx="2594">
                  <c:v>Bhadra 2, 2068</c:v>
                </c:pt>
                <c:pt idx="2595">
                  <c:v>Bhadra 3, 2068</c:v>
                </c:pt>
                <c:pt idx="2596">
                  <c:v>Bhadra 4, 2068</c:v>
                </c:pt>
                <c:pt idx="2597">
                  <c:v>Bhadra 5, 2068</c:v>
                </c:pt>
                <c:pt idx="2598">
                  <c:v>Bhadra 6, 2068</c:v>
                </c:pt>
                <c:pt idx="2599">
                  <c:v>Bhadra 7, 2068</c:v>
                </c:pt>
                <c:pt idx="2600">
                  <c:v>Bhadra 8, 2068</c:v>
                </c:pt>
                <c:pt idx="2601">
                  <c:v>Bhadra 9, 2068</c:v>
                </c:pt>
                <c:pt idx="2602">
                  <c:v>Bhadra 10, 2068</c:v>
                </c:pt>
                <c:pt idx="2603">
                  <c:v>Bhadra 11, 2068</c:v>
                </c:pt>
                <c:pt idx="2604">
                  <c:v>Bhadra 12, 2068</c:v>
                </c:pt>
                <c:pt idx="2605">
                  <c:v>Bhadra 13, 2068</c:v>
                </c:pt>
                <c:pt idx="2606">
                  <c:v>Bhadra 14, 2068</c:v>
                </c:pt>
                <c:pt idx="2607">
                  <c:v>Bhadra 15, 2068</c:v>
                </c:pt>
                <c:pt idx="2608">
                  <c:v>Bhadra 16, 2068</c:v>
                </c:pt>
                <c:pt idx="2609">
                  <c:v>Bhadra 17, 2068</c:v>
                </c:pt>
                <c:pt idx="2610">
                  <c:v>Bhadra 18, 2068</c:v>
                </c:pt>
                <c:pt idx="2611">
                  <c:v>Bhadra 19, 2068</c:v>
                </c:pt>
                <c:pt idx="2612">
                  <c:v>Bhadra 20, 2068</c:v>
                </c:pt>
                <c:pt idx="2613">
                  <c:v>Bhadra 21, 2068</c:v>
                </c:pt>
                <c:pt idx="2614">
                  <c:v>Bhadra 22, 2068</c:v>
                </c:pt>
                <c:pt idx="2615">
                  <c:v>Bhadra 23, 2068</c:v>
                </c:pt>
                <c:pt idx="2616">
                  <c:v>Bhadra 24, 2068</c:v>
                </c:pt>
                <c:pt idx="2617">
                  <c:v>Bhadra 25, 2068</c:v>
                </c:pt>
                <c:pt idx="2618">
                  <c:v>Bhadra 26, 2068</c:v>
                </c:pt>
                <c:pt idx="2619">
                  <c:v>Bhadra 27, 2068</c:v>
                </c:pt>
                <c:pt idx="2620">
                  <c:v>Bhadra 28, 2068</c:v>
                </c:pt>
                <c:pt idx="2621">
                  <c:v>Bhadra 29, 2068</c:v>
                </c:pt>
                <c:pt idx="2622">
                  <c:v>Bhadra 30, 2068</c:v>
                </c:pt>
                <c:pt idx="2623">
                  <c:v>Bhadra 31, 2068</c:v>
                </c:pt>
                <c:pt idx="2624">
                  <c:v>Bhadra 32, 2068</c:v>
                </c:pt>
                <c:pt idx="2625">
                  <c:v>Ashwin 2, 2068</c:v>
                </c:pt>
                <c:pt idx="2626">
                  <c:v>Ashwin 3, 2068</c:v>
                </c:pt>
                <c:pt idx="2627">
                  <c:v>Ashwin 4, 2068</c:v>
                </c:pt>
                <c:pt idx="2628">
                  <c:v>Ashwin 5, 2068</c:v>
                </c:pt>
                <c:pt idx="2629">
                  <c:v>Ashwin 6, 2068</c:v>
                </c:pt>
                <c:pt idx="2630">
                  <c:v>Ashwin 7, 2068</c:v>
                </c:pt>
                <c:pt idx="2631">
                  <c:v>Ashwin 8, 2068</c:v>
                </c:pt>
                <c:pt idx="2632">
                  <c:v>Ashwin 9, 2068</c:v>
                </c:pt>
                <c:pt idx="2633">
                  <c:v>Ashwin 10, 2068</c:v>
                </c:pt>
                <c:pt idx="2634">
                  <c:v>Ashwin 11, 2068</c:v>
                </c:pt>
                <c:pt idx="2635">
                  <c:v>Ashwin 12, 2068</c:v>
                </c:pt>
                <c:pt idx="2636">
                  <c:v>Ashwin 13, 2068</c:v>
                </c:pt>
                <c:pt idx="2637">
                  <c:v>Ashwin 14, 2068</c:v>
                </c:pt>
                <c:pt idx="2638">
                  <c:v>Ashwin 15, 2068</c:v>
                </c:pt>
                <c:pt idx="2639">
                  <c:v>Ashwin 16, 2068</c:v>
                </c:pt>
                <c:pt idx="2640">
                  <c:v>Ashwin 17, 2068</c:v>
                </c:pt>
                <c:pt idx="2641">
                  <c:v>Ashwin 18, 2068</c:v>
                </c:pt>
                <c:pt idx="2642">
                  <c:v>Ashwin 19, 2068</c:v>
                </c:pt>
                <c:pt idx="2643">
                  <c:v>Ashwin 20, 2068</c:v>
                </c:pt>
                <c:pt idx="2644">
                  <c:v>Ashwin 21, 2068</c:v>
                </c:pt>
                <c:pt idx="2645">
                  <c:v>Ashwin 22, 2068</c:v>
                </c:pt>
                <c:pt idx="2646">
                  <c:v>Ashwin 23, 2068</c:v>
                </c:pt>
                <c:pt idx="2647">
                  <c:v>Ashwin 24, 2068</c:v>
                </c:pt>
                <c:pt idx="2648">
                  <c:v>Ashwin 25, 2068</c:v>
                </c:pt>
                <c:pt idx="2649">
                  <c:v>Ashwin 26, 2068</c:v>
                </c:pt>
                <c:pt idx="2650">
                  <c:v>Ashwin 27, 2068</c:v>
                </c:pt>
                <c:pt idx="2651">
                  <c:v>Ashwin 28, 2068</c:v>
                </c:pt>
                <c:pt idx="2652">
                  <c:v>Ashwin 29, 2068</c:v>
                </c:pt>
                <c:pt idx="2653">
                  <c:v>Ashwin 30, 2068</c:v>
                </c:pt>
                <c:pt idx="2654">
                  <c:v>Ashwin 31, 2068</c:v>
                </c:pt>
                <c:pt idx="2655">
                  <c:v>Ashwin 32, 2068</c:v>
                </c:pt>
                <c:pt idx="2656">
                  <c:v>Kartik 3, 2068</c:v>
                </c:pt>
                <c:pt idx="2657">
                  <c:v>Kartik 4, 2068</c:v>
                </c:pt>
                <c:pt idx="2658">
                  <c:v>Kartik 5, 2068</c:v>
                </c:pt>
                <c:pt idx="2659">
                  <c:v>Kartik 6, 2068</c:v>
                </c:pt>
                <c:pt idx="2660">
                  <c:v>Kartik 7, 2068</c:v>
                </c:pt>
                <c:pt idx="2661">
                  <c:v>Kartik 8, 2068</c:v>
                </c:pt>
                <c:pt idx="2662">
                  <c:v>Kartik 9, 2068</c:v>
                </c:pt>
                <c:pt idx="2663">
                  <c:v>Kartik 10, 2068</c:v>
                </c:pt>
                <c:pt idx="2664">
                  <c:v>Kartik 11, 2068</c:v>
                </c:pt>
                <c:pt idx="2665">
                  <c:v>Kartik 12, 2068</c:v>
                </c:pt>
                <c:pt idx="2666">
                  <c:v>Kartik 13, 2068</c:v>
                </c:pt>
                <c:pt idx="2667">
                  <c:v>Kartik 14, 2068</c:v>
                </c:pt>
                <c:pt idx="2668">
                  <c:v>Kartik 15, 2068</c:v>
                </c:pt>
                <c:pt idx="2669">
                  <c:v>Kartik 16, 2068</c:v>
                </c:pt>
                <c:pt idx="2670">
                  <c:v>Kartik 17, 2068</c:v>
                </c:pt>
                <c:pt idx="2671">
                  <c:v>Kartik 18, 2068</c:v>
                </c:pt>
                <c:pt idx="2672">
                  <c:v>Kartik 19, 2068</c:v>
                </c:pt>
                <c:pt idx="2673">
                  <c:v>Kartik 20, 2068</c:v>
                </c:pt>
                <c:pt idx="2674">
                  <c:v>Kartik 21, 2068</c:v>
                </c:pt>
                <c:pt idx="2675">
                  <c:v>Kartik 22, 2068</c:v>
                </c:pt>
                <c:pt idx="2676">
                  <c:v>Kartik 23, 2068</c:v>
                </c:pt>
                <c:pt idx="2677">
                  <c:v>Kartik 24, 2068</c:v>
                </c:pt>
                <c:pt idx="2678">
                  <c:v>Kartik 25, 2068</c:v>
                </c:pt>
                <c:pt idx="2679">
                  <c:v>Kartik 26, 2068</c:v>
                </c:pt>
                <c:pt idx="2680">
                  <c:v>Kartik 27, 2068</c:v>
                </c:pt>
                <c:pt idx="2681">
                  <c:v>Kartik 28, 2068</c:v>
                </c:pt>
                <c:pt idx="2682">
                  <c:v>Kartik 29, 2068</c:v>
                </c:pt>
                <c:pt idx="2683">
                  <c:v>Kartik 30, 2068</c:v>
                </c:pt>
                <c:pt idx="2684">
                  <c:v>Kartik 31, 2068</c:v>
                </c:pt>
                <c:pt idx="2685">
                  <c:v>Kartik 32, 2068</c:v>
                </c:pt>
                <c:pt idx="2686">
                  <c:v>Mangsir 1, 2068</c:v>
                </c:pt>
                <c:pt idx="2687">
                  <c:v>Mangsir 4, 2068</c:v>
                </c:pt>
                <c:pt idx="2688">
                  <c:v>Mangsir 5, 2068</c:v>
                </c:pt>
                <c:pt idx="2689">
                  <c:v>Mangsir 6, 2068</c:v>
                </c:pt>
                <c:pt idx="2690">
                  <c:v>Mangsir 7, 2068</c:v>
                </c:pt>
                <c:pt idx="2691">
                  <c:v>Mangsir 8, 2068</c:v>
                </c:pt>
                <c:pt idx="2692">
                  <c:v>Mangsir 9, 2068</c:v>
                </c:pt>
                <c:pt idx="2693">
                  <c:v>Mangsir 10, 2068</c:v>
                </c:pt>
                <c:pt idx="2694">
                  <c:v>Mangsir 11, 2068</c:v>
                </c:pt>
                <c:pt idx="2695">
                  <c:v>Mangsir 12, 2068</c:v>
                </c:pt>
                <c:pt idx="2696">
                  <c:v>Mangsir 13, 2068</c:v>
                </c:pt>
                <c:pt idx="2697">
                  <c:v>Mangsir 14, 2068</c:v>
                </c:pt>
                <c:pt idx="2698">
                  <c:v>Mangsir 15, 2068</c:v>
                </c:pt>
                <c:pt idx="2699">
                  <c:v>Mangsir 16, 2068</c:v>
                </c:pt>
                <c:pt idx="2700">
                  <c:v>Mangsir 17, 2068</c:v>
                </c:pt>
                <c:pt idx="2701">
                  <c:v>Mangsir 18, 2068</c:v>
                </c:pt>
                <c:pt idx="2702">
                  <c:v>Mangsir 19, 2068</c:v>
                </c:pt>
                <c:pt idx="2703">
                  <c:v>Mangsir 20, 2068</c:v>
                </c:pt>
                <c:pt idx="2704">
                  <c:v>Mangsir 21, 2068</c:v>
                </c:pt>
                <c:pt idx="2705">
                  <c:v>Mangsir 22, 2068</c:v>
                </c:pt>
                <c:pt idx="2706">
                  <c:v>Mangsir 23, 2068</c:v>
                </c:pt>
                <c:pt idx="2707">
                  <c:v>Mangsir 24, 2068</c:v>
                </c:pt>
                <c:pt idx="2708">
                  <c:v>Mangsir 25, 2068</c:v>
                </c:pt>
                <c:pt idx="2709">
                  <c:v>Mangsir 26, 2068</c:v>
                </c:pt>
                <c:pt idx="2710">
                  <c:v>Mangsir 27, 2068</c:v>
                </c:pt>
                <c:pt idx="2711">
                  <c:v>Mangsir 28, 2068</c:v>
                </c:pt>
                <c:pt idx="2712">
                  <c:v>Mangsir 29, 2068</c:v>
                </c:pt>
                <c:pt idx="2713">
                  <c:v>Mangsir 30, 2068</c:v>
                </c:pt>
                <c:pt idx="2714">
                  <c:v>Mangsir 31, 2068</c:v>
                </c:pt>
                <c:pt idx="2715">
                  <c:v>Mangsir 32, 2068</c:v>
                </c:pt>
                <c:pt idx="2716">
                  <c:v>Poush 1, 2068</c:v>
                </c:pt>
                <c:pt idx="2717">
                  <c:v>Poush 5, 2068</c:v>
                </c:pt>
                <c:pt idx="2718">
                  <c:v>Poush 6, 2068</c:v>
                </c:pt>
                <c:pt idx="2719">
                  <c:v>Poush 7, 2068</c:v>
                </c:pt>
                <c:pt idx="2720">
                  <c:v>Poush 8, 2068</c:v>
                </c:pt>
                <c:pt idx="2721">
                  <c:v>Poush 9, 2068</c:v>
                </c:pt>
                <c:pt idx="2722">
                  <c:v>Poush 10, 2068</c:v>
                </c:pt>
                <c:pt idx="2723">
                  <c:v>Poush 11, 2068</c:v>
                </c:pt>
                <c:pt idx="2724">
                  <c:v>Poush 12, 2068</c:v>
                </c:pt>
                <c:pt idx="2725">
                  <c:v>Poush 13, 2068</c:v>
                </c:pt>
                <c:pt idx="2726">
                  <c:v>Poush 14, 2068</c:v>
                </c:pt>
                <c:pt idx="2727">
                  <c:v>Poush 15, 2068</c:v>
                </c:pt>
                <c:pt idx="2728">
                  <c:v>Poush 16, 2068</c:v>
                </c:pt>
                <c:pt idx="2729">
                  <c:v>Poush 17, 2068</c:v>
                </c:pt>
                <c:pt idx="2730">
                  <c:v>Poush 18, 2068</c:v>
                </c:pt>
                <c:pt idx="2731">
                  <c:v>Poush 19, 2068</c:v>
                </c:pt>
                <c:pt idx="2732">
                  <c:v>Poush 20, 2068</c:v>
                </c:pt>
                <c:pt idx="2733">
                  <c:v>Poush 21, 2068</c:v>
                </c:pt>
                <c:pt idx="2734">
                  <c:v>Poush 22, 2068</c:v>
                </c:pt>
                <c:pt idx="2735">
                  <c:v>Poush 23, 2068</c:v>
                </c:pt>
                <c:pt idx="2736">
                  <c:v>Poush 24, 2068</c:v>
                </c:pt>
                <c:pt idx="2737">
                  <c:v>Poush 25, 2068</c:v>
                </c:pt>
                <c:pt idx="2738">
                  <c:v>Poush 26, 2068</c:v>
                </c:pt>
                <c:pt idx="2739">
                  <c:v>Poush 27, 2068</c:v>
                </c:pt>
                <c:pt idx="2740">
                  <c:v>Poush 28, 2068</c:v>
                </c:pt>
                <c:pt idx="2741">
                  <c:v>Poush 29, 2068</c:v>
                </c:pt>
                <c:pt idx="2742">
                  <c:v>Poush 30, 2068</c:v>
                </c:pt>
                <c:pt idx="2743">
                  <c:v>Poush 31, 2068</c:v>
                </c:pt>
                <c:pt idx="2744">
                  <c:v>Poush 32, 2068</c:v>
                </c:pt>
                <c:pt idx="2745">
                  <c:v>Magh 1, 2068</c:v>
                </c:pt>
                <c:pt idx="2746">
                  <c:v>Magh 2, 2068</c:v>
                </c:pt>
                <c:pt idx="2747">
                  <c:v>Magh 3, 2068</c:v>
                </c:pt>
                <c:pt idx="2748">
                  <c:v>Magh 6, 2068</c:v>
                </c:pt>
                <c:pt idx="2749">
                  <c:v>Magh 7, 2068</c:v>
                </c:pt>
                <c:pt idx="2750">
                  <c:v>Magh 8, 2068</c:v>
                </c:pt>
                <c:pt idx="2751">
                  <c:v>Magh 9, 2068</c:v>
                </c:pt>
                <c:pt idx="2752">
                  <c:v>Magh 10, 2068</c:v>
                </c:pt>
                <c:pt idx="2753">
                  <c:v>Magh 11, 2068</c:v>
                </c:pt>
                <c:pt idx="2754">
                  <c:v>Magh 12, 2068</c:v>
                </c:pt>
                <c:pt idx="2755">
                  <c:v>Magh 13, 2068</c:v>
                </c:pt>
                <c:pt idx="2756">
                  <c:v>Magh 14, 2068</c:v>
                </c:pt>
                <c:pt idx="2757">
                  <c:v>Magh 15, 2068</c:v>
                </c:pt>
                <c:pt idx="2758">
                  <c:v>Magh 16, 2068</c:v>
                </c:pt>
                <c:pt idx="2759">
                  <c:v>Magh 17, 2068</c:v>
                </c:pt>
                <c:pt idx="2760">
                  <c:v>Magh 18, 2068</c:v>
                </c:pt>
                <c:pt idx="2761">
                  <c:v>Magh 19, 2068</c:v>
                </c:pt>
                <c:pt idx="2762">
                  <c:v>Magh 20, 2068</c:v>
                </c:pt>
                <c:pt idx="2763">
                  <c:v>Magh 21, 2068</c:v>
                </c:pt>
                <c:pt idx="2764">
                  <c:v>Magh 22, 2068</c:v>
                </c:pt>
                <c:pt idx="2765">
                  <c:v>Magh 23, 2068</c:v>
                </c:pt>
                <c:pt idx="2766">
                  <c:v>Magh 24, 2068</c:v>
                </c:pt>
                <c:pt idx="2767">
                  <c:v>Magh 25, 2068</c:v>
                </c:pt>
                <c:pt idx="2768">
                  <c:v>Magh 26, 2068</c:v>
                </c:pt>
                <c:pt idx="2769">
                  <c:v>Magh 27, 2068</c:v>
                </c:pt>
                <c:pt idx="2770">
                  <c:v>Magh 28, 2068</c:v>
                </c:pt>
                <c:pt idx="2771">
                  <c:v>Magh 29, 2068</c:v>
                </c:pt>
                <c:pt idx="2772">
                  <c:v>Magh 30, 2068</c:v>
                </c:pt>
                <c:pt idx="2773">
                  <c:v>Magh 31, 2068</c:v>
                </c:pt>
                <c:pt idx="2774">
                  <c:v>Magh 32, 2068</c:v>
                </c:pt>
                <c:pt idx="2775">
                  <c:v>Falgun 1, 2068</c:v>
                </c:pt>
                <c:pt idx="2776">
                  <c:v>Falgun 2, 2068</c:v>
                </c:pt>
                <c:pt idx="2777">
                  <c:v>Falgun 3, 2068</c:v>
                </c:pt>
                <c:pt idx="2778">
                  <c:v>Falgun 7, 2068</c:v>
                </c:pt>
                <c:pt idx="2779">
                  <c:v>Falgun 8, 2068</c:v>
                </c:pt>
                <c:pt idx="2780">
                  <c:v>Falgun 9, 2068</c:v>
                </c:pt>
                <c:pt idx="2781">
                  <c:v>Falgun 10, 2068</c:v>
                </c:pt>
                <c:pt idx="2782">
                  <c:v>Falgun 11, 2068</c:v>
                </c:pt>
                <c:pt idx="2783">
                  <c:v>Falgun 12, 2068</c:v>
                </c:pt>
                <c:pt idx="2784">
                  <c:v>Falgun 13, 2068</c:v>
                </c:pt>
                <c:pt idx="2785">
                  <c:v>Falgun 14, 2068</c:v>
                </c:pt>
                <c:pt idx="2786">
                  <c:v>Falgun 15, 2068</c:v>
                </c:pt>
                <c:pt idx="2787">
                  <c:v>Falgun 16, 2068</c:v>
                </c:pt>
                <c:pt idx="2788">
                  <c:v>Falgun 17, 2068</c:v>
                </c:pt>
                <c:pt idx="2789">
                  <c:v>Falgun 18, 2068</c:v>
                </c:pt>
                <c:pt idx="2790">
                  <c:v>Falgun 19, 2068</c:v>
                </c:pt>
                <c:pt idx="2791">
                  <c:v>Falgun 20, 2068</c:v>
                </c:pt>
                <c:pt idx="2792">
                  <c:v>Falgun 21, 2068</c:v>
                </c:pt>
                <c:pt idx="2793">
                  <c:v>Falgun 22, 2068</c:v>
                </c:pt>
                <c:pt idx="2794">
                  <c:v>Falgun 23, 2068</c:v>
                </c:pt>
                <c:pt idx="2795">
                  <c:v>Falgun 24, 2068</c:v>
                </c:pt>
                <c:pt idx="2796">
                  <c:v>Falgun 25, 2068</c:v>
                </c:pt>
                <c:pt idx="2797">
                  <c:v>Falgun 26, 2068</c:v>
                </c:pt>
                <c:pt idx="2798">
                  <c:v>Falgun 27, 2068</c:v>
                </c:pt>
                <c:pt idx="2799">
                  <c:v>Falgun 28, 2068</c:v>
                </c:pt>
                <c:pt idx="2800">
                  <c:v>Falgun 29, 2068</c:v>
                </c:pt>
                <c:pt idx="2801">
                  <c:v>Falgun 30, 2068</c:v>
                </c:pt>
                <c:pt idx="2802">
                  <c:v>Falgun 31, 2068</c:v>
                </c:pt>
                <c:pt idx="2803">
                  <c:v>Falgun 32, 2068</c:v>
                </c:pt>
                <c:pt idx="2804">
                  <c:v>Chaitra 1, 2068</c:v>
                </c:pt>
                <c:pt idx="2805">
                  <c:v>Chaitra 2, 2068</c:v>
                </c:pt>
                <c:pt idx="2806">
                  <c:v>Chaitra 3, 2068</c:v>
                </c:pt>
                <c:pt idx="2807">
                  <c:v>Chaitra 4, 2068</c:v>
                </c:pt>
                <c:pt idx="2808">
                  <c:v>Chaitra 5, 2068</c:v>
                </c:pt>
                <c:pt idx="2809">
                  <c:v>Chaitra 8, 2068</c:v>
                </c:pt>
                <c:pt idx="2810">
                  <c:v>Chaitra 9, 2068</c:v>
                </c:pt>
                <c:pt idx="2811">
                  <c:v>Chaitra 10, 2068</c:v>
                </c:pt>
                <c:pt idx="2812">
                  <c:v>Chaitra 11, 2068</c:v>
                </c:pt>
                <c:pt idx="2813">
                  <c:v>Chaitra 12, 2068</c:v>
                </c:pt>
                <c:pt idx="2814">
                  <c:v>Chaitra 13, 2068</c:v>
                </c:pt>
                <c:pt idx="2815">
                  <c:v>Chaitra 14, 2068</c:v>
                </c:pt>
                <c:pt idx="2816">
                  <c:v>Chaitra 15, 2068</c:v>
                </c:pt>
                <c:pt idx="2817">
                  <c:v>Chaitra 16, 2068</c:v>
                </c:pt>
                <c:pt idx="2818">
                  <c:v>Chaitra 17, 2068</c:v>
                </c:pt>
                <c:pt idx="2819">
                  <c:v>Chaitra 18, 2068</c:v>
                </c:pt>
                <c:pt idx="2820">
                  <c:v>Chaitra 19, 2068</c:v>
                </c:pt>
                <c:pt idx="2821">
                  <c:v>Chaitra 20, 2068</c:v>
                </c:pt>
                <c:pt idx="2822">
                  <c:v>Chaitra 21, 2068</c:v>
                </c:pt>
                <c:pt idx="2823">
                  <c:v>Chaitra 22, 2068</c:v>
                </c:pt>
                <c:pt idx="2824">
                  <c:v>Chaitra 23, 2068</c:v>
                </c:pt>
                <c:pt idx="2825">
                  <c:v>Chaitra 24, 2068</c:v>
                </c:pt>
                <c:pt idx="2826">
                  <c:v>Chaitra 25, 2068</c:v>
                </c:pt>
                <c:pt idx="2827">
                  <c:v>Chaitra 26, 2068</c:v>
                </c:pt>
                <c:pt idx="2828">
                  <c:v>Chaitra 27, 2068</c:v>
                </c:pt>
                <c:pt idx="2829">
                  <c:v>Chaitra 28, 2068</c:v>
                </c:pt>
                <c:pt idx="2830">
                  <c:v>Chaitra 29, 2068</c:v>
                </c:pt>
                <c:pt idx="2831">
                  <c:v>Chaitra 30, 2068</c:v>
                </c:pt>
                <c:pt idx="2832">
                  <c:v>Chaitra 31, 2068</c:v>
                </c:pt>
                <c:pt idx="2833">
                  <c:v>Chaitra 32, 2068</c:v>
                </c:pt>
                <c:pt idx="2834">
                  <c:v>Baishakh 1, 2069</c:v>
                </c:pt>
                <c:pt idx="2835">
                  <c:v>Baishakh 2, 2069</c:v>
                </c:pt>
                <c:pt idx="2836">
                  <c:v>Baishakh 3, 2069</c:v>
                </c:pt>
                <c:pt idx="2837">
                  <c:v>Baishakh 4, 2069</c:v>
                </c:pt>
                <c:pt idx="2838">
                  <c:v>Baishakh 5, 2069</c:v>
                </c:pt>
                <c:pt idx="2839">
                  <c:v>Baishakh 6, 2069</c:v>
                </c:pt>
                <c:pt idx="2840">
                  <c:v>Baishakh 9, 2069</c:v>
                </c:pt>
                <c:pt idx="2841">
                  <c:v>Baishakh 10, 2069</c:v>
                </c:pt>
                <c:pt idx="2842">
                  <c:v>Baishakh 11, 2069</c:v>
                </c:pt>
                <c:pt idx="2843">
                  <c:v>Baishakh 12, 2069</c:v>
                </c:pt>
                <c:pt idx="2844">
                  <c:v>Baishakh 13, 2069</c:v>
                </c:pt>
                <c:pt idx="2845">
                  <c:v>Baishakh 14, 2069</c:v>
                </c:pt>
                <c:pt idx="2846">
                  <c:v>Baishakh 15, 2069</c:v>
                </c:pt>
                <c:pt idx="2847">
                  <c:v>Baishakh 16, 2069</c:v>
                </c:pt>
                <c:pt idx="2848">
                  <c:v>Baishakh 17, 2069</c:v>
                </c:pt>
                <c:pt idx="2849">
                  <c:v>Baishakh 18, 2069</c:v>
                </c:pt>
                <c:pt idx="2850">
                  <c:v>Baishakh 19, 2069</c:v>
                </c:pt>
                <c:pt idx="2851">
                  <c:v>Baishakh 20, 2069</c:v>
                </c:pt>
                <c:pt idx="2852">
                  <c:v>Baishakh 21, 2069</c:v>
                </c:pt>
                <c:pt idx="2853">
                  <c:v>Baishakh 22, 2069</c:v>
                </c:pt>
                <c:pt idx="2854">
                  <c:v>Baishakh 23, 2069</c:v>
                </c:pt>
                <c:pt idx="2855">
                  <c:v>Baishakh 24, 2069</c:v>
                </c:pt>
                <c:pt idx="2856">
                  <c:v>Baishakh 25, 2069</c:v>
                </c:pt>
                <c:pt idx="2857">
                  <c:v>Baishakh 26, 2069</c:v>
                </c:pt>
                <c:pt idx="2858">
                  <c:v>Baishakh 27, 2069</c:v>
                </c:pt>
                <c:pt idx="2859">
                  <c:v>Baishakh 28, 2069</c:v>
                </c:pt>
                <c:pt idx="2860">
                  <c:v>Baishakh 29, 2069</c:v>
                </c:pt>
                <c:pt idx="2861">
                  <c:v>Baishakh 30, 2069</c:v>
                </c:pt>
                <c:pt idx="2862">
                  <c:v>Baishakh 31, 2069</c:v>
                </c:pt>
                <c:pt idx="2863">
                  <c:v>Baishakh 32, 2069</c:v>
                </c:pt>
                <c:pt idx="2864">
                  <c:v>Jestha 1, 2069</c:v>
                </c:pt>
                <c:pt idx="2865">
                  <c:v>Jestha 2, 2069</c:v>
                </c:pt>
                <c:pt idx="2866">
                  <c:v>Jestha 3, 2069</c:v>
                </c:pt>
                <c:pt idx="2867">
                  <c:v>Jestha 4, 2069</c:v>
                </c:pt>
                <c:pt idx="2868">
                  <c:v>Jestha 5, 2069</c:v>
                </c:pt>
                <c:pt idx="2869">
                  <c:v>Jestha 6, 2069</c:v>
                </c:pt>
                <c:pt idx="2870">
                  <c:v>Jestha 7, 2069</c:v>
                </c:pt>
                <c:pt idx="2871">
                  <c:v>Jestha 8, 2069</c:v>
                </c:pt>
                <c:pt idx="2872">
                  <c:v>Jestha 10, 2069</c:v>
                </c:pt>
                <c:pt idx="2873">
                  <c:v>Jestha 11, 2069</c:v>
                </c:pt>
                <c:pt idx="2874">
                  <c:v>Jestha 12, 2069</c:v>
                </c:pt>
                <c:pt idx="2875">
                  <c:v>Jestha 13, 2069</c:v>
                </c:pt>
                <c:pt idx="2876">
                  <c:v>Jestha 14, 2069</c:v>
                </c:pt>
                <c:pt idx="2877">
                  <c:v>Jestha 15, 2069</c:v>
                </c:pt>
                <c:pt idx="2878">
                  <c:v>Jestha 16, 2069</c:v>
                </c:pt>
                <c:pt idx="2879">
                  <c:v>Jestha 17, 2069</c:v>
                </c:pt>
                <c:pt idx="2880">
                  <c:v>Jestha 18, 2069</c:v>
                </c:pt>
                <c:pt idx="2881">
                  <c:v>Jestha 19, 2069</c:v>
                </c:pt>
                <c:pt idx="2882">
                  <c:v>Jestha 20, 2069</c:v>
                </c:pt>
                <c:pt idx="2883">
                  <c:v>Jestha 21, 2069</c:v>
                </c:pt>
                <c:pt idx="2884">
                  <c:v>Jestha 22, 2069</c:v>
                </c:pt>
                <c:pt idx="2885">
                  <c:v>Jestha 23, 2069</c:v>
                </c:pt>
                <c:pt idx="2886">
                  <c:v>Jestha 24, 2069</c:v>
                </c:pt>
                <c:pt idx="2887">
                  <c:v>Jestha 25, 2069</c:v>
                </c:pt>
                <c:pt idx="2888">
                  <c:v>Jestha 26, 2069</c:v>
                </c:pt>
                <c:pt idx="2889">
                  <c:v>Jestha 27, 2069</c:v>
                </c:pt>
                <c:pt idx="2890">
                  <c:v>Jestha 28, 2069</c:v>
                </c:pt>
                <c:pt idx="2891">
                  <c:v>Jestha 29, 2069</c:v>
                </c:pt>
                <c:pt idx="2892">
                  <c:v>Jestha 30, 2069</c:v>
                </c:pt>
                <c:pt idx="2893">
                  <c:v>Jestha 31, 2069</c:v>
                </c:pt>
                <c:pt idx="2894">
                  <c:v>Jestha 32, 2069</c:v>
                </c:pt>
                <c:pt idx="2895">
                  <c:v>Ashadh 1, 2069</c:v>
                </c:pt>
                <c:pt idx="2896">
                  <c:v>Ashadh 2, 2069</c:v>
                </c:pt>
                <c:pt idx="2897">
                  <c:v>Ashadh 3, 2069</c:v>
                </c:pt>
                <c:pt idx="2898">
                  <c:v>Ashadh 4, 2069</c:v>
                </c:pt>
                <c:pt idx="2899">
                  <c:v>Ashadh 5, 2069</c:v>
                </c:pt>
                <c:pt idx="2900">
                  <c:v>Ashadh 6, 2069</c:v>
                </c:pt>
                <c:pt idx="2901">
                  <c:v>Ashadh 7, 2069</c:v>
                </c:pt>
                <c:pt idx="2902">
                  <c:v>Ashadh 8, 2069</c:v>
                </c:pt>
                <c:pt idx="2903">
                  <c:v>Ashadh 9, 2069</c:v>
                </c:pt>
                <c:pt idx="2904">
                  <c:v>Ashadh 10, 2069</c:v>
                </c:pt>
                <c:pt idx="2905">
                  <c:v>Ashadh 11, 2069</c:v>
                </c:pt>
                <c:pt idx="2906">
                  <c:v>Ashadh 12, 2069</c:v>
                </c:pt>
                <c:pt idx="2907">
                  <c:v>Ashadh 13, 2069</c:v>
                </c:pt>
                <c:pt idx="2908">
                  <c:v>Ashadh 14, 2069</c:v>
                </c:pt>
                <c:pt idx="2909">
                  <c:v>Ashadh 15, 2069</c:v>
                </c:pt>
                <c:pt idx="2910">
                  <c:v>Ashadh 16, 2069</c:v>
                </c:pt>
                <c:pt idx="2911">
                  <c:v>Ashadh 17, 2069</c:v>
                </c:pt>
                <c:pt idx="2912">
                  <c:v>Ashadh 18, 2069</c:v>
                </c:pt>
                <c:pt idx="2913">
                  <c:v>Ashadh 19, 2069</c:v>
                </c:pt>
                <c:pt idx="2914">
                  <c:v>Ashadh 20, 2069</c:v>
                </c:pt>
                <c:pt idx="2915">
                  <c:v>Ashadh 21, 2069</c:v>
                </c:pt>
                <c:pt idx="2916">
                  <c:v>Ashadh 22, 2069</c:v>
                </c:pt>
                <c:pt idx="2917">
                  <c:v>Ashadh 23, 2069</c:v>
                </c:pt>
                <c:pt idx="2918">
                  <c:v>Ashadh 24, 2069</c:v>
                </c:pt>
                <c:pt idx="2919">
                  <c:v>Ashadh 25, 2069</c:v>
                </c:pt>
                <c:pt idx="2920">
                  <c:v>Ashadh 26, 2069</c:v>
                </c:pt>
                <c:pt idx="2921">
                  <c:v>Ashadh 27, 2069</c:v>
                </c:pt>
                <c:pt idx="2922">
                  <c:v>Ashadh 28, 2069</c:v>
                </c:pt>
                <c:pt idx="2923">
                  <c:v>Ashadh 29, 2069</c:v>
                </c:pt>
                <c:pt idx="2924">
                  <c:v>Ashadh 30, 2069</c:v>
                </c:pt>
                <c:pt idx="2925">
                  <c:v>Ashadh 31, 2069</c:v>
                </c:pt>
                <c:pt idx="2926">
                  <c:v>Ashadh 32, 2069</c:v>
                </c:pt>
                <c:pt idx="2927">
                  <c:v>Shrawan 1, 2069</c:v>
                </c:pt>
                <c:pt idx="2928">
                  <c:v>Shrawan 2, 2069</c:v>
                </c:pt>
                <c:pt idx="2929">
                  <c:v>Shrawan 3, 2069</c:v>
                </c:pt>
                <c:pt idx="2930">
                  <c:v>Shrawan 4, 2069</c:v>
                </c:pt>
                <c:pt idx="2931">
                  <c:v>Shrawan 5, 2069</c:v>
                </c:pt>
                <c:pt idx="2932">
                  <c:v>Shrawan 6, 2069</c:v>
                </c:pt>
                <c:pt idx="2933">
                  <c:v>Shrawan 7, 2069</c:v>
                </c:pt>
                <c:pt idx="2934">
                  <c:v>Shrawan 8, 2069</c:v>
                </c:pt>
                <c:pt idx="2935">
                  <c:v>Shrawan 9, 2069</c:v>
                </c:pt>
                <c:pt idx="2936">
                  <c:v>Shrawan 10, 2069</c:v>
                </c:pt>
                <c:pt idx="2937">
                  <c:v>Shrawan 12, 2069</c:v>
                </c:pt>
                <c:pt idx="2938">
                  <c:v>Shrawan 13, 2069</c:v>
                </c:pt>
                <c:pt idx="2939">
                  <c:v>Shrawan 14, 2069</c:v>
                </c:pt>
                <c:pt idx="2940">
                  <c:v>Shrawan 15, 2069</c:v>
                </c:pt>
                <c:pt idx="2941">
                  <c:v>Shrawan 16, 2069</c:v>
                </c:pt>
                <c:pt idx="2942">
                  <c:v>Shrawan 17, 2069</c:v>
                </c:pt>
                <c:pt idx="2943">
                  <c:v>Shrawan 18, 2069</c:v>
                </c:pt>
                <c:pt idx="2944">
                  <c:v>Shrawan 19, 2069</c:v>
                </c:pt>
                <c:pt idx="2945">
                  <c:v>Shrawan 20, 2069</c:v>
                </c:pt>
                <c:pt idx="2946">
                  <c:v>Shrawan 21, 2069</c:v>
                </c:pt>
                <c:pt idx="2947">
                  <c:v>Shrawan 22, 2069</c:v>
                </c:pt>
                <c:pt idx="2948">
                  <c:v>Shrawan 23, 2069</c:v>
                </c:pt>
                <c:pt idx="2949">
                  <c:v>Shrawan 24, 2069</c:v>
                </c:pt>
                <c:pt idx="2950">
                  <c:v>Shrawan 25, 2069</c:v>
                </c:pt>
                <c:pt idx="2951">
                  <c:v>Shrawan 26, 2069</c:v>
                </c:pt>
                <c:pt idx="2952">
                  <c:v>Shrawan 27, 2069</c:v>
                </c:pt>
                <c:pt idx="2953">
                  <c:v>Shrawan 28, 2069</c:v>
                </c:pt>
                <c:pt idx="2954">
                  <c:v>Shrawan 29, 2069</c:v>
                </c:pt>
                <c:pt idx="2955">
                  <c:v>Shrawan 30, 2069</c:v>
                </c:pt>
                <c:pt idx="2956">
                  <c:v>Shrawan 31, 2069</c:v>
                </c:pt>
                <c:pt idx="2957">
                  <c:v>Shrawan 32, 2069</c:v>
                </c:pt>
                <c:pt idx="2958">
                  <c:v>Bhadra 1, 2069</c:v>
                </c:pt>
                <c:pt idx="2959">
                  <c:v>Bhadra 2, 2069</c:v>
                </c:pt>
                <c:pt idx="2960">
                  <c:v>Bhadra 3, 2069</c:v>
                </c:pt>
                <c:pt idx="2961">
                  <c:v>Bhadra 4, 2069</c:v>
                </c:pt>
                <c:pt idx="2962">
                  <c:v>Bhadra 5, 2069</c:v>
                </c:pt>
                <c:pt idx="2963">
                  <c:v>Bhadra 6, 2069</c:v>
                </c:pt>
                <c:pt idx="2964">
                  <c:v>Bhadra 7, 2069</c:v>
                </c:pt>
                <c:pt idx="2965">
                  <c:v>Bhadra 8, 2069</c:v>
                </c:pt>
                <c:pt idx="2966">
                  <c:v>Bhadra 9, 2069</c:v>
                </c:pt>
                <c:pt idx="2967">
                  <c:v>Bhadra 10, 2069</c:v>
                </c:pt>
                <c:pt idx="2968">
                  <c:v>Bhadra 11, 2069</c:v>
                </c:pt>
                <c:pt idx="2969">
                  <c:v>Bhadra 12, 2069</c:v>
                </c:pt>
                <c:pt idx="2970">
                  <c:v>Bhadra 13, 2069</c:v>
                </c:pt>
                <c:pt idx="2971">
                  <c:v>Bhadra 14, 2069</c:v>
                </c:pt>
                <c:pt idx="2972">
                  <c:v>Bhadra 15, 2069</c:v>
                </c:pt>
                <c:pt idx="2973">
                  <c:v>Bhadra 16, 2069</c:v>
                </c:pt>
                <c:pt idx="2974">
                  <c:v>Bhadra 17, 2069</c:v>
                </c:pt>
                <c:pt idx="2975">
                  <c:v>Bhadra 18, 2069</c:v>
                </c:pt>
                <c:pt idx="2976">
                  <c:v>Bhadra 19, 2069</c:v>
                </c:pt>
                <c:pt idx="2977">
                  <c:v>Bhadra 20, 2069</c:v>
                </c:pt>
                <c:pt idx="2978">
                  <c:v>Bhadra 21, 2069</c:v>
                </c:pt>
                <c:pt idx="2979">
                  <c:v>Bhadra 22, 2069</c:v>
                </c:pt>
                <c:pt idx="2980">
                  <c:v>Bhadra 23, 2069</c:v>
                </c:pt>
                <c:pt idx="2981">
                  <c:v>Bhadra 24, 2069</c:v>
                </c:pt>
                <c:pt idx="2982">
                  <c:v>Bhadra 25, 2069</c:v>
                </c:pt>
                <c:pt idx="2983">
                  <c:v>Bhadra 26, 2069</c:v>
                </c:pt>
                <c:pt idx="2984">
                  <c:v>Bhadra 27, 2069</c:v>
                </c:pt>
                <c:pt idx="2985">
                  <c:v>Bhadra 28, 2069</c:v>
                </c:pt>
                <c:pt idx="2986">
                  <c:v>Bhadra 29, 2069</c:v>
                </c:pt>
                <c:pt idx="2987">
                  <c:v>Bhadra 30, 2069</c:v>
                </c:pt>
                <c:pt idx="2988">
                  <c:v>Bhadra 31, 2069</c:v>
                </c:pt>
                <c:pt idx="2989">
                  <c:v>Bhadra 32, 2069</c:v>
                </c:pt>
                <c:pt idx="2990">
                  <c:v>Ashwin 1, 2069</c:v>
                </c:pt>
                <c:pt idx="2991">
                  <c:v>Ashwin 2, 2069</c:v>
                </c:pt>
                <c:pt idx="2992">
                  <c:v>Ashwin 3, 2069</c:v>
                </c:pt>
                <c:pt idx="2993">
                  <c:v>Ashwin 4, 2069</c:v>
                </c:pt>
                <c:pt idx="2994">
                  <c:v>Ashwin 5, 2069</c:v>
                </c:pt>
                <c:pt idx="2995">
                  <c:v>Ashwin 6, 2069</c:v>
                </c:pt>
                <c:pt idx="2996">
                  <c:v>Ashwin 7, 2069</c:v>
                </c:pt>
                <c:pt idx="2997">
                  <c:v>Ashwin 8, 2069</c:v>
                </c:pt>
                <c:pt idx="2998">
                  <c:v>Ashwin 9, 2069</c:v>
                </c:pt>
                <c:pt idx="2999">
                  <c:v>Ashwin 10, 2069</c:v>
                </c:pt>
                <c:pt idx="3000">
                  <c:v>Ashwin 11, 2069</c:v>
                </c:pt>
                <c:pt idx="3001">
                  <c:v>Ashwin 13, 2069</c:v>
                </c:pt>
                <c:pt idx="3002">
                  <c:v>Ashwin 14, 2069</c:v>
                </c:pt>
                <c:pt idx="3003">
                  <c:v>Ashwin 15, 2069</c:v>
                </c:pt>
                <c:pt idx="3004">
                  <c:v>Ashwin 16, 2069</c:v>
                </c:pt>
                <c:pt idx="3005">
                  <c:v>Ashwin 17, 2069</c:v>
                </c:pt>
                <c:pt idx="3006">
                  <c:v>Ashwin 18, 2069</c:v>
                </c:pt>
                <c:pt idx="3007">
                  <c:v>Ashwin 19, 2069</c:v>
                </c:pt>
                <c:pt idx="3008">
                  <c:v>Ashwin 20, 2069</c:v>
                </c:pt>
                <c:pt idx="3009">
                  <c:v>Ashwin 21, 2069</c:v>
                </c:pt>
                <c:pt idx="3010">
                  <c:v>Ashwin 22, 2069</c:v>
                </c:pt>
                <c:pt idx="3011">
                  <c:v>Ashwin 23, 2069</c:v>
                </c:pt>
                <c:pt idx="3012">
                  <c:v>Ashwin 24, 2069</c:v>
                </c:pt>
                <c:pt idx="3013">
                  <c:v>Ashwin 25, 2069</c:v>
                </c:pt>
                <c:pt idx="3014">
                  <c:v>Ashwin 26, 2069</c:v>
                </c:pt>
                <c:pt idx="3015">
                  <c:v>Ashwin 27, 2069</c:v>
                </c:pt>
                <c:pt idx="3016">
                  <c:v>Ashwin 28, 2069</c:v>
                </c:pt>
                <c:pt idx="3017">
                  <c:v>Ashwin 29, 2069</c:v>
                </c:pt>
                <c:pt idx="3018">
                  <c:v>Ashwin 30, 2069</c:v>
                </c:pt>
                <c:pt idx="3019">
                  <c:v>Ashwin 31, 2069</c:v>
                </c:pt>
                <c:pt idx="3020">
                  <c:v>Ashwin 32, 2069</c:v>
                </c:pt>
                <c:pt idx="3021">
                  <c:v>Kartik 1, 2069</c:v>
                </c:pt>
                <c:pt idx="3022">
                  <c:v>Kartik 2, 2069</c:v>
                </c:pt>
                <c:pt idx="3023">
                  <c:v>Kartik 3, 2069</c:v>
                </c:pt>
                <c:pt idx="3024">
                  <c:v>Kartik 4, 2069</c:v>
                </c:pt>
                <c:pt idx="3025">
                  <c:v>Kartik 5, 2069</c:v>
                </c:pt>
                <c:pt idx="3026">
                  <c:v>Kartik 6, 2069</c:v>
                </c:pt>
                <c:pt idx="3027">
                  <c:v>Kartik 7, 2069</c:v>
                </c:pt>
                <c:pt idx="3028">
                  <c:v>Kartik 8, 2069</c:v>
                </c:pt>
                <c:pt idx="3029">
                  <c:v>Kartik 9, 2069</c:v>
                </c:pt>
                <c:pt idx="3030">
                  <c:v>Kartik 10, 2069</c:v>
                </c:pt>
                <c:pt idx="3031">
                  <c:v>Kartik 13, 2069</c:v>
                </c:pt>
                <c:pt idx="3032">
                  <c:v>Kartik 14, 2069</c:v>
                </c:pt>
                <c:pt idx="3033">
                  <c:v>Kartik 15, 2069</c:v>
                </c:pt>
                <c:pt idx="3034">
                  <c:v>Kartik 16, 2069</c:v>
                </c:pt>
                <c:pt idx="3035">
                  <c:v>Kartik 17, 2069</c:v>
                </c:pt>
                <c:pt idx="3036">
                  <c:v>Kartik 18, 2069</c:v>
                </c:pt>
                <c:pt idx="3037">
                  <c:v>Kartik 19, 2069</c:v>
                </c:pt>
                <c:pt idx="3038">
                  <c:v>Kartik 20, 2069</c:v>
                </c:pt>
                <c:pt idx="3039">
                  <c:v>Kartik 21, 2069</c:v>
                </c:pt>
                <c:pt idx="3040">
                  <c:v>Kartik 22, 2069</c:v>
                </c:pt>
                <c:pt idx="3041">
                  <c:v>Kartik 23, 2069</c:v>
                </c:pt>
                <c:pt idx="3042">
                  <c:v>Kartik 24, 2069</c:v>
                </c:pt>
                <c:pt idx="3043">
                  <c:v>Kartik 25, 2069</c:v>
                </c:pt>
                <c:pt idx="3044">
                  <c:v>Kartik 26, 2069</c:v>
                </c:pt>
                <c:pt idx="3045">
                  <c:v>Kartik 27, 2069</c:v>
                </c:pt>
                <c:pt idx="3046">
                  <c:v>Kartik 28, 2069</c:v>
                </c:pt>
                <c:pt idx="3047">
                  <c:v>Kartik 29, 2069</c:v>
                </c:pt>
                <c:pt idx="3048">
                  <c:v>Kartik 30, 2069</c:v>
                </c:pt>
                <c:pt idx="3049">
                  <c:v>Kartik 31, 2069</c:v>
                </c:pt>
                <c:pt idx="3050">
                  <c:v>Kartik 32, 2069</c:v>
                </c:pt>
                <c:pt idx="3051">
                  <c:v>Mangsir 1, 2069</c:v>
                </c:pt>
                <c:pt idx="3052">
                  <c:v>Mangsir 2, 2069</c:v>
                </c:pt>
                <c:pt idx="3053">
                  <c:v>Mangsir 3, 2069</c:v>
                </c:pt>
                <c:pt idx="3054">
                  <c:v>Mangsir 4, 2069</c:v>
                </c:pt>
                <c:pt idx="3055">
                  <c:v>Mangsir 5, 2069</c:v>
                </c:pt>
                <c:pt idx="3056">
                  <c:v>Mangsir 6, 2069</c:v>
                </c:pt>
                <c:pt idx="3057">
                  <c:v>Mangsir 7, 2069</c:v>
                </c:pt>
                <c:pt idx="3058">
                  <c:v>Mangsir 8, 2069</c:v>
                </c:pt>
                <c:pt idx="3059">
                  <c:v>Mangsir 9, 2069</c:v>
                </c:pt>
                <c:pt idx="3060">
                  <c:v>Mangsir 10, 2069</c:v>
                </c:pt>
                <c:pt idx="3061">
                  <c:v>Mangsir 13, 2069</c:v>
                </c:pt>
                <c:pt idx="3062">
                  <c:v>Mangsir 14, 2069</c:v>
                </c:pt>
                <c:pt idx="3063">
                  <c:v>Mangsir 15, 2069</c:v>
                </c:pt>
                <c:pt idx="3064">
                  <c:v>Mangsir 16, 2069</c:v>
                </c:pt>
                <c:pt idx="3065">
                  <c:v>Mangsir 17, 2069</c:v>
                </c:pt>
                <c:pt idx="3066">
                  <c:v>Mangsir 18, 2069</c:v>
                </c:pt>
                <c:pt idx="3067">
                  <c:v>Mangsir 19, 2069</c:v>
                </c:pt>
                <c:pt idx="3068">
                  <c:v>Mangsir 20, 2069</c:v>
                </c:pt>
                <c:pt idx="3069">
                  <c:v>Mangsir 21, 2069</c:v>
                </c:pt>
                <c:pt idx="3070">
                  <c:v>Mangsir 22, 2069</c:v>
                </c:pt>
                <c:pt idx="3071">
                  <c:v>Mangsir 23, 2069</c:v>
                </c:pt>
                <c:pt idx="3072">
                  <c:v>Mangsir 24, 2069</c:v>
                </c:pt>
                <c:pt idx="3073">
                  <c:v>Mangsir 25, 2069</c:v>
                </c:pt>
                <c:pt idx="3074">
                  <c:v>Mangsir 26, 2069</c:v>
                </c:pt>
                <c:pt idx="3075">
                  <c:v>Mangsir 27, 2069</c:v>
                </c:pt>
                <c:pt idx="3076">
                  <c:v>Mangsir 28, 2069</c:v>
                </c:pt>
                <c:pt idx="3077">
                  <c:v>Mangsir 29, 2069</c:v>
                </c:pt>
                <c:pt idx="3078">
                  <c:v>Mangsir 30, 2069</c:v>
                </c:pt>
                <c:pt idx="3079">
                  <c:v>Mangsir 31, 2069</c:v>
                </c:pt>
                <c:pt idx="3080">
                  <c:v>Mangsir 32, 2069</c:v>
                </c:pt>
                <c:pt idx="3081">
                  <c:v>Poush 1, 2069</c:v>
                </c:pt>
                <c:pt idx="3082">
                  <c:v>Poush 2, 2069</c:v>
                </c:pt>
                <c:pt idx="3083">
                  <c:v>Poush 3, 2069</c:v>
                </c:pt>
                <c:pt idx="3084">
                  <c:v>Poush 4, 2069</c:v>
                </c:pt>
                <c:pt idx="3085">
                  <c:v>Poush 5, 2069</c:v>
                </c:pt>
                <c:pt idx="3086">
                  <c:v>Poush 6, 2069</c:v>
                </c:pt>
                <c:pt idx="3087">
                  <c:v>Poush 7, 2069</c:v>
                </c:pt>
                <c:pt idx="3088">
                  <c:v>Poush 8, 2069</c:v>
                </c:pt>
                <c:pt idx="3089">
                  <c:v>Poush 9, 2069</c:v>
                </c:pt>
                <c:pt idx="3090">
                  <c:v>Poush 10, 2069</c:v>
                </c:pt>
                <c:pt idx="3091">
                  <c:v>Poush 11, 2069</c:v>
                </c:pt>
                <c:pt idx="3092">
                  <c:v>Poush 12, 2069</c:v>
                </c:pt>
                <c:pt idx="3093">
                  <c:v>Poush 13, 2069</c:v>
                </c:pt>
                <c:pt idx="3094">
                  <c:v>Poush 14, 2069</c:v>
                </c:pt>
                <c:pt idx="3095">
                  <c:v>Poush 15, 2069</c:v>
                </c:pt>
                <c:pt idx="3096">
                  <c:v>Poush 16, 2069</c:v>
                </c:pt>
                <c:pt idx="3097">
                  <c:v>Poush 17, 2069</c:v>
                </c:pt>
                <c:pt idx="3098">
                  <c:v>Poush 18, 2069</c:v>
                </c:pt>
                <c:pt idx="3099">
                  <c:v>Poush 19, 2069</c:v>
                </c:pt>
                <c:pt idx="3100">
                  <c:v>Poush 20, 2069</c:v>
                </c:pt>
                <c:pt idx="3101">
                  <c:v>Poush 21, 2069</c:v>
                </c:pt>
                <c:pt idx="3102">
                  <c:v>Poush 22, 2069</c:v>
                </c:pt>
                <c:pt idx="3103">
                  <c:v>Poush 23, 2069</c:v>
                </c:pt>
                <c:pt idx="3104">
                  <c:v>Poush 24, 2069</c:v>
                </c:pt>
                <c:pt idx="3105">
                  <c:v>Poush 25, 2069</c:v>
                </c:pt>
                <c:pt idx="3106">
                  <c:v>Poush 26, 2069</c:v>
                </c:pt>
                <c:pt idx="3107">
                  <c:v>Poush 27, 2069</c:v>
                </c:pt>
                <c:pt idx="3108">
                  <c:v>Poush 28, 2069</c:v>
                </c:pt>
                <c:pt idx="3109">
                  <c:v>Poush 29, 2069</c:v>
                </c:pt>
                <c:pt idx="3110">
                  <c:v>Poush 30, 2069</c:v>
                </c:pt>
                <c:pt idx="3111">
                  <c:v>Poush 31, 2069</c:v>
                </c:pt>
                <c:pt idx="3112">
                  <c:v>Poush 32, 2069</c:v>
                </c:pt>
                <c:pt idx="3113">
                  <c:v>Magh 1, 2069</c:v>
                </c:pt>
                <c:pt idx="3114">
                  <c:v>Magh 2, 2069</c:v>
                </c:pt>
                <c:pt idx="3115">
                  <c:v>Magh 3, 2069</c:v>
                </c:pt>
                <c:pt idx="3116">
                  <c:v>Magh 4, 2069</c:v>
                </c:pt>
                <c:pt idx="3117">
                  <c:v>Magh 5, 2069</c:v>
                </c:pt>
                <c:pt idx="3118">
                  <c:v>Magh 6, 2069</c:v>
                </c:pt>
                <c:pt idx="3119">
                  <c:v>Magh 7, 2069</c:v>
                </c:pt>
                <c:pt idx="3120">
                  <c:v>Magh 8, 2069</c:v>
                </c:pt>
                <c:pt idx="3121">
                  <c:v>Magh 9, 2069</c:v>
                </c:pt>
                <c:pt idx="3122">
                  <c:v>Magh 10, 2069</c:v>
                </c:pt>
                <c:pt idx="3123">
                  <c:v>Magh 11, 2069</c:v>
                </c:pt>
                <c:pt idx="3124">
                  <c:v>Magh 12, 2069</c:v>
                </c:pt>
                <c:pt idx="3125">
                  <c:v>Magh 13, 2069</c:v>
                </c:pt>
                <c:pt idx="3126">
                  <c:v>Magh 14, 2069</c:v>
                </c:pt>
                <c:pt idx="3127">
                  <c:v>Magh 15, 2069</c:v>
                </c:pt>
                <c:pt idx="3128">
                  <c:v>Magh 16, 2069</c:v>
                </c:pt>
                <c:pt idx="3129">
                  <c:v>Magh 17, 2069</c:v>
                </c:pt>
                <c:pt idx="3130">
                  <c:v>Magh 18, 2069</c:v>
                </c:pt>
                <c:pt idx="3131">
                  <c:v>Magh 19, 2069</c:v>
                </c:pt>
                <c:pt idx="3132">
                  <c:v>Magh 20, 2069</c:v>
                </c:pt>
                <c:pt idx="3133">
                  <c:v>Magh 21, 2069</c:v>
                </c:pt>
                <c:pt idx="3134">
                  <c:v>Magh 22, 2069</c:v>
                </c:pt>
                <c:pt idx="3135">
                  <c:v>Magh 23, 2069</c:v>
                </c:pt>
                <c:pt idx="3136">
                  <c:v>Magh 24, 2069</c:v>
                </c:pt>
                <c:pt idx="3137">
                  <c:v>Magh 25, 2069</c:v>
                </c:pt>
                <c:pt idx="3138">
                  <c:v>Magh 26, 2069</c:v>
                </c:pt>
                <c:pt idx="3139">
                  <c:v>Magh 27, 2069</c:v>
                </c:pt>
                <c:pt idx="3140">
                  <c:v>Magh 28, 2069</c:v>
                </c:pt>
                <c:pt idx="3141">
                  <c:v>Magh 29, 2069</c:v>
                </c:pt>
                <c:pt idx="3142">
                  <c:v>Magh 30, 2069</c:v>
                </c:pt>
                <c:pt idx="3143">
                  <c:v>Magh 31, 2069</c:v>
                </c:pt>
                <c:pt idx="3144">
                  <c:v>Magh 32, 2069</c:v>
                </c:pt>
                <c:pt idx="3145">
                  <c:v>Falgun 1, 2069</c:v>
                </c:pt>
                <c:pt idx="3146">
                  <c:v>Falgun 2, 2069</c:v>
                </c:pt>
                <c:pt idx="3147">
                  <c:v>Falgun 3, 2069</c:v>
                </c:pt>
                <c:pt idx="3148">
                  <c:v>Falgun 4, 2069</c:v>
                </c:pt>
                <c:pt idx="3149">
                  <c:v>Falgun 5, 2069</c:v>
                </c:pt>
                <c:pt idx="3150">
                  <c:v>Falgun 6, 2069</c:v>
                </c:pt>
                <c:pt idx="3151">
                  <c:v>Falgun 7, 2069</c:v>
                </c:pt>
                <c:pt idx="3152">
                  <c:v>Falgun 8, 2069</c:v>
                </c:pt>
                <c:pt idx="3153">
                  <c:v>Falgun 9, 2069</c:v>
                </c:pt>
                <c:pt idx="3154">
                  <c:v>Falgun 10, 2069</c:v>
                </c:pt>
                <c:pt idx="3155">
                  <c:v>Falgun 11, 2069</c:v>
                </c:pt>
                <c:pt idx="3156">
                  <c:v>Falgun 12, 2069</c:v>
                </c:pt>
                <c:pt idx="3157">
                  <c:v>Falgun 13, 2069</c:v>
                </c:pt>
                <c:pt idx="3158">
                  <c:v>Falgun 14, 2069</c:v>
                </c:pt>
                <c:pt idx="3159">
                  <c:v>Falgun 15, 2069</c:v>
                </c:pt>
                <c:pt idx="3160">
                  <c:v>Falgun 16, 2069</c:v>
                </c:pt>
                <c:pt idx="3161">
                  <c:v>Falgun 17, 2069</c:v>
                </c:pt>
                <c:pt idx="3162">
                  <c:v>Falgun 18, 2069</c:v>
                </c:pt>
                <c:pt idx="3163">
                  <c:v>Falgun 19, 2069</c:v>
                </c:pt>
                <c:pt idx="3164">
                  <c:v>Falgun 20, 2069</c:v>
                </c:pt>
                <c:pt idx="3165">
                  <c:v>Falgun 21, 2069</c:v>
                </c:pt>
                <c:pt idx="3166">
                  <c:v>Falgun 22, 2069</c:v>
                </c:pt>
                <c:pt idx="3167">
                  <c:v>Falgun 23, 2069</c:v>
                </c:pt>
                <c:pt idx="3168">
                  <c:v>Falgun 24, 2069</c:v>
                </c:pt>
                <c:pt idx="3169">
                  <c:v>Falgun 25, 2069</c:v>
                </c:pt>
                <c:pt idx="3170">
                  <c:v>Falgun 26, 2069</c:v>
                </c:pt>
                <c:pt idx="3171">
                  <c:v>Falgun 27, 2069</c:v>
                </c:pt>
                <c:pt idx="3172">
                  <c:v>Falgun 28, 2069</c:v>
                </c:pt>
                <c:pt idx="3173">
                  <c:v>Falgun 29, 2069</c:v>
                </c:pt>
                <c:pt idx="3174">
                  <c:v>Falgun 30, 2069</c:v>
                </c:pt>
                <c:pt idx="3175">
                  <c:v>Falgun 31, 2069</c:v>
                </c:pt>
                <c:pt idx="3176">
                  <c:v>Falgun 32, 2069</c:v>
                </c:pt>
                <c:pt idx="3177">
                  <c:v>Chaitra 1, 2069</c:v>
                </c:pt>
                <c:pt idx="3178">
                  <c:v>Chaitra 2, 2069</c:v>
                </c:pt>
                <c:pt idx="3179">
                  <c:v>Chaitra 3, 2069</c:v>
                </c:pt>
                <c:pt idx="3180">
                  <c:v>Chaitra 4, 2069</c:v>
                </c:pt>
                <c:pt idx="3181">
                  <c:v>Chaitra 5, 2069</c:v>
                </c:pt>
                <c:pt idx="3182">
                  <c:v>Chaitra 6, 2069</c:v>
                </c:pt>
                <c:pt idx="3183">
                  <c:v>Chaitra 7, 2069</c:v>
                </c:pt>
                <c:pt idx="3184">
                  <c:v>Chaitra 8, 2069</c:v>
                </c:pt>
                <c:pt idx="3185">
                  <c:v>Chaitra 9, 2069</c:v>
                </c:pt>
                <c:pt idx="3186">
                  <c:v>Chaitra 10, 2069</c:v>
                </c:pt>
                <c:pt idx="3187">
                  <c:v>Chaitra 11, 2069</c:v>
                </c:pt>
                <c:pt idx="3188">
                  <c:v>Chaitra 12, 2069</c:v>
                </c:pt>
                <c:pt idx="3189">
                  <c:v>Chaitra 13, 2069</c:v>
                </c:pt>
                <c:pt idx="3190">
                  <c:v>Chaitra 14, 2069</c:v>
                </c:pt>
                <c:pt idx="3191">
                  <c:v>Chaitra 15, 2069</c:v>
                </c:pt>
                <c:pt idx="3192">
                  <c:v>Chaitra 16, 2069</c:v>
                </c:pt>
                <c:pt idx="3193">
                  <c:v>Chaitra 17, 2069</c:v>
                </c:pt>
                <c:pt idx="3194">
                  <c:v>Chaitra 18, 2069</c:v>
                </c:pt>
                <c:pt idx="3195">
                  <c:v>Chaitra 19, 2069</c:v>
                </c:pt>
                <c:pt idx="3196">
                  <c:v>Chaitra 20, 2069</c:v>
                </c:pt>
                <c:pt idx="3197">
                  <c:v>Chaitra 21, 2069</c:v>
                </c:pt>
                <c:pt idx="3198">
                  <c:v>Chaitra 22, 2069</c:v>
                </c:pt>
                <c:pt idx="3199">
                  <c:v>Chaitra 23, 2069</c:v>
                </c:pt>
                <c:pt idx="3200">
                  <c:v>Chaitra 24, 2069</c:v>
                </c:pt>
                <c:pt idx="3201">
                  <c:v>Chaitra 25, 2069</c:v>
                </c:pt>
                <c:pt idx="3202">
                  <c:v>Chaitra 26, 2069</c:v>
                </c:pt>
                <c:pt idx="3203">
                  <c:v>Chaitra 27, 2069</c:v>
                </c:pt>
                <c:pt idx="3204">
                  <c:v>Chaitra 28, 2069</c:v>
                </c:pt>
                <c:pt idx="3205">
                  <c:v>Chaitra 29, 2069</c:v>
                </c:pt>
                <c:pt idx="3206">
                  <c:v>Chaitra 30, 2069</c:v>
                </c:pt>
                <c:pt idx="3207">
                  <c:v>Chaitra 31, 2069</c:v>
                </c:pt>
                <c:pt idx="3208">
                  <c:v>Chaitra 32, 2069</c:v>
                </c:pt>
                <c:pt idx="3209">
                  <c:v>Baishakh 1, 2070</c:v>
                </c:pt>
                <c:pt idx="3210">
                  <c:v>Baishakh 2, 2070</c:v>
                </c:pt>
                <c:pt idx="3211">
                  <c:v>Baishakh 3, 2070</c:v>
                </c:pt>
                <c:pt idx="3212">
                  <c:v>Baishakh 4, 2070</c:v>
                </c:pt>
                <c:pt idx="3213">
                  <c:v>Baishakh 5, 2070</c:v>
                </c:pt>
                <c:pt idx="3214">
                  <c:v>Baishakh 6, 2070</c:v>
                </c:pt>
                <c:pt idx="3215">
                  <c:v>Baishakh 7, 2070</c:v>
                </c:pt>
                <c:pt idx="3216">
                  <c:v>Baishakh 8, 2070</c:v>
                </c:pt>
                <c:pt idx="3217">
                  <c:v>Baishakh 9, 2070</c:v>
                </c:pt>
                <c:pt idx="3218">
                  <c:v>Baishakh 10, 2070</c:v>
                </c:pt>
                <c:pt idx="3219">
                  <c:v>Baishakh 11, 2070</c:v>
                </c:pt>
                <c:pt idx="3220">
                  <c:v>Baishakh 12, 2070</c:v>
                </c:pt>
                <c:pt idx="3221">
                  <c:v>Baishakh 13, 2070</c:v>
                </c:pt>
                <c:pt idx="3222">
                  <c:v>Baishakh 14, 2070</c:v>
                </c:pt>
                <c:pt idx="3223">
                  <c:v>Baishakh 15, 2070</c:v>
                </c:pt>
                <c:pt idx="3224">
                  <c:v>Baishakh 16, 2070</c:v>
                </c:pt>
                <c:pt idx="3225">
                  <c:v>Baishakh 17, 2070</c:v>
                </c:pt>
                <c:pt idx="3226">
                  <c:v>Baishakh 18, 2070</c:v>
                </c:pt>
                <c:pt idx="3227">
                  <c:v>Baishakh 19, 2070</c:v>
                </c:pt>
                <c:pt idx="3228">
                  <c:v>Baishakh 20, 2070</c:v>
                </c:pt>
                <c:pt idx="3229">
                  <c:v>Baishakh 21, 2070</c:v>
                </c:pt>
                <c:pt idx="3230">
                  <c:v>Baishakh 22, 2070</c:v>
                </c:pt>
                <c:pt idx="3231">
                  <c:v>Baishakh 23, 2070</c:v>
                </c:pt>
                <c:pt idx="3232">
                  <c:v>Baishakh 24, 2070</c:v>
                </c:pt>
                <c:pt idx="3233">
                  <c:v>Baishakh 25, 2070</c:v>
                </c:pt>
                <c:pt idx="3234">
                  <c:v>Baishakh 26, 2070</c:v>
                </c:pt>
                <c:pt idx="3235">
                  <c:v>Baishakh 27, 2070</c:v>
                </c:pt>
                <c:pt idx="3236">
                  <c:v>Baishakh 28, 2070</c:v>
                </c:pt>
                <c:pt idx="3237">
                  <c:v>Baishakh 29, 2070</c:v>
                </c:pt>
                <c:pt idx="3238">
                  <c:v>Baishakh 30, 2070</c:v>
                </c:pt>
                <c:pt idx="3239">
                  <c:v>Baishakh 31, 2070</c:v>
                </c:pt>
                <c:pt idx="3240">
                  <c:v>Baishakh 32, 2070</c:v>
                </c:pt>
                <c:pt idx="3241">
                  <c:v>Jestha 1, 2070</c:v>
                </c:pt>
                <c:pt idx="3242">
                  <c:v>Jestha 2, 2070</c:v>
                </c:pt>
                <c:pt idx="3243">
                  <c:v>Jestha 3, 2070</c:v>
                </c:pt>
                <c:pt idx="3244">
                  <c:v>Jestha 4, 2070</c:v>
                </c:pt>
                <c:pt idx="3245">
                  <c:v>Jestha 5, 2070</c:v>
                </c:pt>
                <c:pt idx="3246">
                  <c:v>Jestha 6, 2070</c:v>
                </c:pt>
                <c:pt idx="3247">
                  <c:v>Jestha 7, 2070</c:v>
                </c:pt>
                <c:pt idx="3248">
                  <c:v>Jestha 8, 2070</c:v>
                </c:pt>
                <c:pt idx="3249">
                  <c:v>Jestha 9, 2070</c:v>
                </c:pt>
                <c:pt idx="3250">
                  <c:v>Jestha 10, 2070</c:v>
                </c:pt>
                <c:pt idx="3251">
                  <c:v>Jestha 11, 2070</c:v>
                </c:pt>
                <c:pt idx="3252">
                  <c:v>Jestha 12, 2070</c:v>
                </c:pt>
                <c:pt idx="3253">
                  <c:v>Jestha 13, 2070</c:v>
                </c:pt>
                <c:pt idx="3254">
                  <c:v>Jestha 14, 2070</c:v>
                </c:pt>
                <c:pt idx="3255">
                  <c:v>Jestha 15, 2070</c:v>
                </c:pt>
                <c:pt idx="3256">
                  <c:v>Jestha 16, 2070</c:v>
                </c:pt>
                <c:pt idx="3257">
                  <c:v>Jestha 17, 2070</c:v>
                </c:pt>
                <c:pt idx="3258">
                  <c:v>Jestha 18, 2070</c:v>
                </c:pt>
                <c:pt idx="3259">
                  <c:v>Jestha 19, 2070</c:v>
                </c:pt>
                <c:pt idx="3260">
                  <c:v>Jestha 20, 2070</c:v>
                </c:pt>
                <c:pt idx="3261">
                  <c:v>Jestha 21, 2070</c:v>
                </c:pt>
                <c:pt idx="3262">
                  <c:v>Jestha 22, 2070</c:v>
                </c:pt>
                <c:pt idx="3263">
                  <c:v>Jestha 23, 2070</c:v>
                </c:pt>
                <c:pt idx="3264">
                  <c:v>Jestha 24, 2070</c:v>
                </c:pt>
                <c:pt idx="3265">
                  <c:v>Jestha 25, 2070</c:v>
                </c:pt>
                <c:pt idx="3266">
                  <c:v>Jestha 26, 2070</c:v>
                </c:pt>
                <c:pt idx="3267">
                  <c:v>Jestha 27, 2070</c:v>
                </c:pt>
                <c:pt idx="3268">
                  <c:v>Jestha 28, 2070</c:v>
                </c:pt>
                <c:pt idx="3269">
                  <c:v>Jestha 29, 2070</c:v>
                </c:pt>
                <c:pt idx="3270">
                  <c:v>Jestha 30, 2070</c:v>
                </c:pt>
                <c:pt idx="3271">
                  <c:v>Jestha 31, 2070</c:v>
                </c:pt>
                <c:pt idx="3272">
                  <c:v>Jestha 32, 2070</c:v>
                </c:pt>
                <c:pt idx="3273">
                  <c:v>Ashadh 1, 2070</c:v>
                </c:pt>
                <c:pt idx="3274">
                  <c:v>Ashadh 2, 2070</c:v>
                </c:pt>
                <c:pt idx="3275">
                  <c:v>Ashadh 3, 2070</c:v>
                </c:pt>
                <c:pt idx="3276">
                  <c:v>Ashadh 4, 2070</c:v>
                </c:pt>
                <c:pt idx="3277">
                  <c:v>Ashadh 5, 2070</c:v>
                </c:pt>
                <c:pt idx="3278">
                  <c:v>Ashadh 6, 2070</c:v>
                </c:pt>
                <c:pt idx="3279">
                  <c:v>Ashadh 7, 2070</c:v>
                </c:pt>
                <c:pt idx="3280">
                  <c:v>Ashadh 8, 2070</c:v>
                </c:pt>
                <c:pt idx="3281">
                  <c:v>Ashadh 9, 2070</c:v>
                </c:pt>
                <c:pt idx="3282">
                  <c:v>Ashadh 10, 2070</c:v>
                </c:pt>
                <c:pt idx="3283">
                  <c:v>Ashadh 11, 2070</c:v>
                </c:pt>
                <c:pt idx="3284">
                  <c:v>Ashadh 12, 2070</c:v>
                </c:pt>
                <c:pt idx="3285">
                  <c:v>Ashadh 13, 2070</c:v>
                </c:pt>
                <c:pt idx="3286">
                  <c:v>Ashadh 14, 2070</c:v>
                </c:pt>
                <c:pt idx="3287">
                  <c:v>Ashadh 15, 2070</c:v>
                </c:pt>
                <c:pt idx="3288">
                  <c:v>Ashadh 16, 2070</c:v>
                </c:pt>
                <c:pt idx="3289">
                  <c:v>Ashadh 17, 2070</c:v>
                </c:pt>
                <c:pt idx="3290">
                  <c:v>Ashadh 18, 2070</c:v>
                </c:pt>
                <c:pt idx="3291">
                  <c:v>Ashadh 19, 2070</c:v>
                </c:pt>
                <c:pt idx="3292">
                  <c:v>Ashadh 20, 2070</c:v>
                </c:pt>
                <c:pt idx="3293">
                  <c:v>Ashadh 21, 2070</c:v>
                </c:pt>
                <c:pt idx="3294">
                  <c:v>Ashadh 22, 2070</c:v>
                </c:pt>
                <c:pt idx="3295">
                  <c:v>Ashadh 23, 2070</c:v>
                </c:pt>
                <c:pt idx="3296">
                  <c:v>Ashadh 24, 2070</c:v>
                </c:pt>
                <c:pt idx="3297">
                  <c:v>Ashadh 25, 2070</c:v>
                </c:pt>
                <c:pt idx="3298">
                  <c:v>Ashadh 26, 2070</c:v>
                </c:pt>
                <c:pt idx="3299">
                  <c:v>Ashadh 27, 2070</c:v>
                </c:pt>
                <c:pt idx="3300">
                  <c:v>Ashadh 28, 2070</c:v>
                </c:pt>
                <c:pt idx="3301">
                  <c:v>Ashadh 29, 2070</c:v>
                </c:pt>
                <c:pt idx="3302">
                  <c:v>Ashadh 30, 2070</c:v>
                </c:pt>
                <c:pt idx="3303">
                  <c:v>Ashadh 31, 2070</c:v>
                </c:pt>
                <c:pt idx="3304">
                  <c:v>Ashadh 32, 2070</c:v>
                </c:pt>
                <c:pt idx="3305">
                  <c:v>Shrawan 1, 2070</c:v>
                </c:pt>
                <c:pt idx="3306">
                  <c:v>Shrawan 2, 2070</c:v>
                </c:pt>
                <c:pt idx="3307">
                  <c:v>Shrawan 3, 2070</c:v>
                </c:pt>
                <c:pt idx="3308">
                  <c:v>Shrawan 4, 2070</c:v>
                </c:pt>
                <c:pt idx="3309">
                  <c:v>Shrawan 5, 2070</c:v>
                </c:pt>
                <c:pt idx="3310">
                  <c:v>Shrawan 6, 2070</c:v>
                </c:pt>
                <c:pt idx="3311">
                  <c:v>Shrawan 7, 2070</c:v>
                </c:pt>
                <c:pt idx="3312">
                  <c:v>Shrawan 8, 2070</c:v>
                </c:pt>
                <c:pt idx="3313">
                  <c:v>Shrawan 9, 2070</c:v>
                </c:pt>
                <c:pt idx="3314">
                  <c:v>Shrawan 10, 2070</c:v>
                </c:pt>
                <c:pt idx="3315">
                  <c:v>Shrawan 11, 2070</c:v>
                </c:pt>
                <c:pt idx="3316">
                  <c:v>Shrawan 12, 2070</c:v>
                </c:pt>
                <c:pt idx="3317">
                  <c:v>Shrawan 13, 2070</c:v>
                </c:pt>
                <c:pt idx="3318">
                  <c:v>Shrawan 14, 2070</c:v>
                </c:pt>
                <c:pt idx="3319">
                  <c:v>Shrawan 15, 2070</c:v>
                </c:pt>
                <c:pt idx="3320">
                  <c:v>Shrawan 16, 2070</c:v>
                </c:pt>
                <c:pt idx="3321">
                  <c:v>Shrawan 17, 2070</c:v>
                </c:pt>
                <c:pt idx="3322">
                  <c:v>Shrawan 18, 2070</c:v>
                </c:pt>
                <c:pt idx="3323">
                  <c:v>Shrawan 19, 2070</c:v>
                </c:pt>
                <c:pt idx="3324">
                  <c:v>Shrawan 20, 2070</c:v>
                </c:pt>
                <c:pt idx="3325">
                  <c:v>Shrawan 21, 2070</c:v>
                </c:pt>
                <c:pt idx="3326">
                  <c:v>Shrawan 22, 2070</c:v>
                </c:pt>
                <c:pt idx="3327">
                  <c:v>Shrawan 23, 2070</c:v>
                </c:pt>
                <c:pt idx="3328">
                  <c:v>Shrawan 24, 2070</c:v>
                </c:pt>
                <c:pt idx="3329">
                  <c:v>Shrawan 25, 2070</c:v>
                </c:pt>
                <c:pt idx="3330">
                  <c:v>Shrawan 26, 2070</c:v>
                </c:pt>
                <c:pt idx="3331">
                  <c:v>Shrawan 27, 2070</c:v>
                </c:pt>
                <c:pt idx="3332">
                  <c:v>Shrawan 28, 2070</c:v>
                </c:pt>
                <c:pt idx="3333">
                  <c:v>Shrawan 29, 2070</c:v>
                </c:pt>
                <c:pt idx="3334">
                  <c:v>Shrawan 30, 2070</c:v>
                </c:pt>
                <c:pt idx="3335">
                  <c:v>Shrawan 31, 2070</c:v>
                </c:pt>
                <c:pt idx="3336">
                  <c:v>Shrawan 32, 2070</c:v>
                </c:pt>
                <c:pt idx="3337">
                  <c:v>Bhadra 1, 2070</c:v>
                </c:pt>
                <c:pt idx="3338">
                  <c:v>Bhadra 2, 2070</c:v>
                </c:pt>
                <c:pt idx="3339">
                  <c:v>Bhadra 3, 2070</c:v>
                </c:pt>
                <c:pt idx="3340">
                  <c:v>Bhadra 4, 2070</c:v>
                </c:pt>
                <c:pt idx="3341">
                  <c:v>Bhadra 5, 2070</c:v>
                </c:pt>
                <c:pt idx="3342">
                  <c:v>Bhadra 6, 2070</c:v>
                </c:pt>
                <c:pt idx="3343">
                  <c:v>Bhadra 7, 2070</c:v>
                </c:pt>
                <c:pt idx="3344">
                  <c:v>Bhadra 8, 2070</c:v>
                </c:pt>
                <c:pt idx="3345">
                  <c:v>Bhadra 9, 2070</c:v>
                </c:pt>
                <c:pt idx="3346">
                  <c:v>Bhadra 10, 2070</c:v>
                </c:pt>
                <c:pt idx="3347">
                  <c:v>Bhadra 11, 2070</c:v>
                </c:pt>
                <c:pt idx="3348">
                  <c:v>Bhadra 12, 2070</c:v>
                </c:pt>
                <c:pt idx="3349">
                  <c:v>Bhadra 13, 2070</c:v>
                </c:pt>
                <c:pt idx="3350">
                  <c:v>Bhadra 14, 2070</c:v>
                </c:pt>
                <c:pt idx="3351">
                  <c:v>Bhadra 15, 2070</c:v>
                </c:pt>
                <c:pt idx="3352">
                  <c:v>Bhadra 16, 2070</c:v>
                </c:pt>
                <c:pt idx="3353">
                  <c:v>Bhadra 17, 2070</c:v>
                </c:pt>
                <c:pt idx="3354">
                  <c:v>Bhadra 18, 2070</c:v>
                </c:pt>
                <c:pt idx="3355">
                  <c:v>Bhadra 19, 2070</c:v>
                </c:pt>
                <c:pt idx="3356">
                  <c:v>Bhadra 20, 2070</c:v>
                </c:pt>
                <c:pt idx="3357">
                  <c:v>Bhadra 21, 2070</c:v>
                </c:pt>
                <c:pt idx="3358">
                  <c:v>Bhadra 22, 2070</c:v>
                </c:pt>
                <c:pt idx="3359">
                  <c:v>Bhadra 23, 2070</c:v>
                </c:pt>
                <c:pt idx="3360">
                  <c:v>Bhadra 24, 2070</c:v>
                </c:pt>
                <c:pt idx="3361">
                  <c:v>Bhadra 25, 2070</c:v>
                </c:pt>
                <c:pt idx="3362">
                  <c:v>Bhadra 26, 2070</c:v>
                </c:pt>
                <c:pt idx="3363">
                  <c:v>Bhadra 27, 2070</c:v>
                </c:pt>
                <c:pt idx="3364">
                  <c:v>Bhadra 28, 2070</c:v>
                </c:pt>
                <c:pt idx="3365">
                  <c:v>Bhadra 29, 2070</c:v>
                </c:pt>
                <c:pt idx="3366">
                  <c:v>Bhadra 30, 2070</c:v>
                </c:pt>
                <c:pt idx="3367">
                  <c:v>Bhadra 31, 2070</c:v>
                </c:pt>
                <c:pt idx="3368">
                  <c:v>Bhadra 32, 2070</c:v>
                </c:pt>
                <c:pt idx="3369">
                  <c:v>Ashwin 1, 2070</c:v>
                </c:pt>
                <c:pt idx="3370">
                  <c:v>Ashwin 2, 2070</c:v>
                </c:pt>
                <c:pt idx="3371">
                  <c:v>Ashwin 3, 2070</c:v>
                </c:pt>
                <c:pt idx="3372">
                  <c:v>Ashwin 4, 2070</c:v>
                </c:pt>
                <c:pt idx="3373">
                  <c:v>Ashwin 5, 2070</c:v>
                </c:pt>
                <c:pt idx="3374">
                  <c:v>Ashwin 6, 2070</c:v>
                </c:pt>
                <c:pt idx="3375">
                  <c:v>Ashwin 7, 2070</c:v>
                </c:pt>
                <c:pt idx="3376">
                  <c:v>Ashwin 8, 2070</c:v>
                </c:pt>
                <c:pt idx="3377">
                  <c:v>Ashwin 9, 2070</c:v>
                </c:pt>
                <c:pt idx="3378">
                  <c:v>Ashwin 10, 2070</c:v>
                </c:pt>
                <c:pt idx="3379">
                  <c:v>Ashwin 11, 2070</c:v>
                </c:pt>
                <c:pt idx="3380">
                  <c:v>Ashwin 12, 2070</c:v>
                </c:pt>
                <c:pt idx="3381">
                  <c:v>Ashwin 13, 2070</c:v>
                </c:pt>
                <c:pt idx="3382">
                  <c:v>Ashwin 14, 2070</c:v>
                </c:pt>
                <c:pt idx="3383">
                  <c:v>Ashwin 15, 2070</c:v>
                </c:pt>
                <c:pt idx="3384">
                  <c:v>Ashwin 16, 2070</c:v>
                </c:pt>
                <c:pt idx="3385">
                  <c:v>Ashwin 17, 2070</c:v>
                </c:pt>
                <c:pt idx="3386">
                  <c:v>Ashwin 18, 2070</c:v>
                </c:pt>
                <c:pt idx="3387">
                  <c:v>Ashwin 19, 2070</c:v>
                </c:pt>
                <c:pt idx="3388">
                  <c:v>Ashwin 20, 2070</c:v>
                </c:pt>
                <c:pt idx="3389">
                  <c:v>Ashwin 21, 2070</c:v>
                </c:pt>
                <c:pt idx="3390">
                  <c:v>Ashwin 22, 2070</c:v>
                </c:pt>
                <c:pt idx="3391">
                  <c:v>Ashwin 23, 2070</c:v>
                </c:pt>
                <c:pt idx="3392">
                  <c:v>Ashwin 24, 2070</c:v>
                </c:pt>
                <c:pt idx="3393">
                  <c:v>Ashwin 25, 2070</c:v>
                </c:pt>
                <c:pt idx="3394">
                  <c:v>Ashwin 26, 2070</c:v>
                </c:pt>
                <c:pt idx="3395">
                  <c:v>Ashwin 27, 2070</c:v>
                </c:pt>
                <c:pt idx="3396">
                  <c:v>Ashwin 28, 2070</c:v>
                </c:pt>
                <c:pt idx="3397">
                  <c:v>Ashwin 29, 2070</c:v>
                </c:pt>
                <c:pt idx="3398">
                  <c:v>Ashwin 30, 2070</c:v>
                </c:pt>
                <c:pt idx="3399">
                  <c:v>Ashwin 31, 2070</c:v>
                </c:pt>
                <c:pt idx="3400">
                  <c:v>Ashwin 32, 2070</c:v>
                </c:pt>
                <c:pt idx="3401">
                  <c:v>Kartik 1, 2070</c:v>
                </c:pt>
                <c:pt idx="3402">
                  <c:v>Kartik 2, 2070</c:v>
                </c:pt>
                <c:pt idx="3403">
                  <c:v>Kartik 3, 2070</c:v>
                </c:pt>
                <c:pt idx="3404">
                  <c:v>Kartik 4, 2070</c:v>
                </c:pt>
                <c:pt idx="3405">
                  <c:v>Kartik 5, 2070</c:v>
                </c:pt>
                <c:pt idx="3406">
                  <c:v>Kartik 6, 2070</c:v>
                </c:pt>
                <c:pt idx="3407">
                  <c:v>Kartik 7, 2070</c:v>
                </c:pt>
                <c:pt idx="3408">
                  <c:v>Kartik 8, 2070</c:v>
                </c:pt>
                <c:pt idx="3409">
                  <c:v>Kartik 9, 2070</c:v>
                </c:pt>
                <c:pt idx="3410">
                  <c:v>Kartik 10, 2070</c:v>
                </c:pt>
                <c:pt idx="3411">
                  <c:v>Kartik 11, 2070</c:v>
                </c:pt>
                <c:pt idx="3412">
                  <c:v>Kartik 12, 2070</c:v>
                </c:pt>
                <c:pt idx="3413">
                  <c:v>Kartik 13, 2070</c:v>
                </c:pt>
                <c:pt idx="3414">
                  <c:v>Kartik 14, 2070</c:v>
                </c:pt>
                <c:pt idx="3415">
                  <c:v>Kartik 15, 2070</c:v>
                </c:pt>
                <c:pt idx="3416">
                  <c:v>Kartik 16, 2070</c:v>
                </c:pt>
                <c:pt idx="3417">
                  <c:v>Kartik 17, 2070</c:v>
                </c:pt>
                <c:pt idx="3418">
                  <c:v>Kartik 18, 2070</c:v>
                </c:pt>
                <c:pt idx="3419">
                  <c:v>Kartik 19, 2070</c:v>
                </c:pt>
                <c:pt idx="3420">
                  <c:v>Kartik 20, 2070</c:v>
                </c:pt>
                <c:pt idx="3421">
                  <c:v>Kartik 21, 2070</c:v>
                </c:pt>
                <c:pt idx="3422">
                  <c:v>Kartik 22, 2070</c:v>
                </c:pt>
                <c:pt idx="3423">
                  <c:v>Kartik 23, 2070</c:v>
                </c:pt>
                <c:pt idx="3424">
                  <c:v>Kartik 24, 2070</c:v>
                </c:pt>
                <c:pt idx="3425">
                  <c:v>Kartik 25, 2070</c:v>
                </c:pt>
                <c:pt idx="3426">
                  <c:v>Kartik 26, 2070</c:v>
                </c:pt>
                <c:pt idx="3427">
                  <c:v>Kartik 27, 2070</c:v>
                </c:pt>
                <c:pt idx="3428">
                  <c:v>Kartik 28, 2070</c:v>
                </c:pt>
                <c:pt idx="3429">
                  <c:v>Kartik 29, 2070</c:v>
                </c:pt>
                <c:pt idx="3430">
                  <c:v>Kartik 30, 2070</c:v>
                </c:pt>
                <c:pt idx="3431">
                  <c:v>Kartik 31, 2070</c:v>
                </c:pt>
                <c:pt idx="3432">
                  <c:v>Kartik 32, 2070</c:v>
                </c:pt>
                <c:pt idx="3433">
                  <c:v>Mangsir 1, 2070</c:v>
                </c:pt>
                <c:pt idx="3434">
                  <c:v>Mangsir 2, 2070</c:v>
                </c:pt>
                <c:pt idx="3435">
                  <c:v>Mangsir 3, 2070</c:v>
                </c:pt>
                <c:pt idx="3436">
                  <c:v>Mangsir 4, 2070</c:v>
                </c:pt>
                <c:pt idx="3437">
                  <c:v>Mangsir 5, 2070</c:v>
                </c:pt>
                <c:pt idx="3438">
                  <c:v>Mangsir 6, 2070</c:v>
                </c:pt>
                <c:pt idx="3439">
                  <c:v>Mangsir 7, 2070</c:v>
                </c:pt>
                <c:pt idx="3440">
                  <c:v>Mangsir 8, 2070</c:v>
                </c:pt>
                <c:pt idx="3441">
                  <c:v>Mangsir 9, 2070</c:v>
                </c:pt>
                <c:pt idx="3442">
                  <c:v>Mangsir 10, 2070</c:v>
                </c:pt>
                <c:pt idx="3443">
                  <c:v>Mangsir 11, 2070</c:v>
                </c:pt>
                <c:pt idx="3444">
                  <c:v>Mangsir 12, 2070</c:v>
                </c:pt>
                <c:pt idx="3445">
                  <c:v>Mangsir 13, 2070</c:v>
                </c:pt>
                <c:pt idx="3446">
                  <c:v>Mangsir 14, 2070</c:v>
                </c:pt>
                <c:pt idx="3447">
                  <c:v>Mangsir 15, 2070</c:v>
                </c:pt>
                <c:pt idx="3448">
                  <c:v>Mangsir 16, 2070</c:v>
                </c:pt>
                <c:pt idx="3449">
                  <c:v>Mangsir 17, 2070</c:v>
                </c:pt>
                <c:pt idx="3450">
                  <c:v>Mangsir 18, 2070</c:v>
                </c:pt>
                <c:pt idx="3451">
                  <c:v>Mangsir 19, 2070</c:v>
                </c:pt>
                <c:pt idx="3452">
                  <c:v>Mangsir 20, 2070</c:v>
                </c:pt>
                <c:pt idx="3453">
                  <c:v>Mangsir 21, 2070</c:v>
                </c:pt>
                <c:pt idx="3454">
                  <c:v>Mangsir 22, 2070</c:v>
                </c:pt>
                <c:pt idx="3455">
                  <c:v>Mangsir 23, 2070</c:v>
                </c:pt>
                <c:pt idx="3456">
                  <c:v>Mangsir 24, 2070</c:v>
                </c:pt>
                <c:pt idx="3457">
                  <c:v>Mangsir 25, 2070</c:v>
                </c:pt>
                <c:pt idx="3458">
                  <c:v>Mangsir 26, 2070</c:v>
                </c:pt>
                <c:pt idx="3459">
                  <c:v>Mangsir 27, 2070</c:v>
                </c:pt>
                <c:pt idx="3460">
                  <c:v>Mangsir 28, 2070</c:v>
                </c:pt>
                <c:pt idx="3461">
                  <c:v>Mangsir 29, 2070</c:v>
                </c:pt>
                <c:pt idx="3462">
                  <c:v>Mangsir 30, 2070</c:v>
                </c:pt>
                <c:pt idx="3463">
                  <c:v>Mangsir 31, 2070</c:v>
                </c:pt>
                <c:pt idx="3464">
                  <c:v>Mangsir 32, 2070</c:v>
                </c:pt>
                <c:pt idx="3465">
                  <c:v>Poush 1, 2070</c:v>
                </c:pt>
                <c:pt idx="3466">
                  <c:v>Poush 2, 2070</c:v>
                </c:pt>
                <c:pt idx="3467">
                  <c:v>Poush 3, 2070</c:v>
                </c:pt>
                <c:pt idx="3468">
                  <c:v>Poush 4, 2070</c:v>
                </c:pt>
                <c:pt idx="3469">
                  <c:v>Poush 5, 2070</c:v>
                </c:pt>
                <c:pt idx="3470">
                  <c:v>Poush 6, 2070</c:v>
                </c:pt>
                <c:pt idx="3471">
                  <c:v>Poush 7, 2070</c:v>
                </c:pt>
                <c:pt idx="3472">
                  <c:v>Poush 8, 2070</c:v>
                </c:pt>
                <c:pt idx="3473">
                  <c:v>Poush 9, 2070</c:v>
                </c:pt>
                <c:pt idx="3474">
                  <c:v>Poush 10, 2070</c:v>
                </c:pt>
                <c:pt idx="3475">
                  <c:v>Poush 11, 2070</c:v>
                </c:pt>
                <c:pt idx="3476">
                  <c:v>Poush 12, 2070</c:v>
                </c:pt>
                <c:pt idx="3477">
                  <c:v>Poush 13, 2070</c:v>
                </c:pt>
                <c:pt idx="3478">
                  <c:v>Poush 14, 2070</c:v>
                </c:pt>
                <c:pt idx="3479">
                  <c:v>Poush 15, 2070</c:v>
                </c:pt>
                <c:pt idx="3480">
                  <c:v>Poush 16, 2070</c:v>
                </c:pt>
                <c:pt idx="3481">
                  <c:v>Poush 17, 2070</c:v>
                </c:pt>
                <c:pt idx="3482">
                  <c:v>Poush 18, 2070</c:v>
                </c:pt>
                <c:pt idx="3483">
                  <c:v>Poush 19, 2070</c:v>
                </c:pt>
                <c:pt idx="3484">
                  <c:v>Poush 20, 2070</c:v>
                </c:pt>
                <c:pt idx="3485">
                  <c:v>Poush 21, 2070</c:v>
                </c:pt>
                <c:pt idx="3486">
                  <c:v>Poush 22, 2070</c:v>
                </c:pt>
                <c:pt idx="3487">
                  <c:v>Poush 23, 2070</c:v>
                </c:pt>
                <c:pt idx="3488">
                  <c:v>Poush 24, 2070</c:v>
                </c:pt>
                <c:pt idx="3489">
                  <c:v>Poush 25, 2070</c:v>
                </c:pt>
                <c:pt idx="3490">
                  <c:v>Poush 26, 2070</c:v>
                </c:pt>
                <c:pt idx="3491">
                  <c:v>Poush 27, 2070</c:v>
                </c:pt>
                <c:pt idx="3492">
                  <c:v>Poush 28, 2070</c:v>
                </c:pt>
                <c:pt idx="3493">
                  <c:v>Poush 29, 2070</c:v>
                </c:pt>
                <c:pt idx="3494">
                  <c:v>Poush 30, 2070</c:v>
                </c:pt>
                <c:pt idx="3495">
                  <c:v>Poush 31, 2070</c:v>
                </c:pt>
                <c:pt idx="3496">
                  <c:v>Poush 32, 2070</c:v>
                </c:pt>
                <c:pt idx="3497">
                  <c:v>Magh 1, 2070</c:v>
                </c:pt>
                <c:pt idx="3498">
                  <c:v>Magh 2, 2070</c:v>
                </c:pt>
                <c:pt idx="3499">
                  <c:v>Magh 3, 2070</c:v>
                </c:pt>
                <c:pt idx="3500">
                  <c:v>Magh 4, 2070</c:v>
                </c:pt>
                <c:pt idx="3501">
                  <c:v>Magh 5, 2070</c:v>
                </c:pt>
                <c:pt idx="3502">
                  <c:v>Magh 6, 2070</c:v>
                </c:pt>
                <c:pt idx="3503">
                  <c:v>Magh 7, 2070</c:v>
                </c:pt>
                <c:pt idx="3504">
                  <c:v>Magh 8, 2070</c:v>
                </c:pt>
                <c:pt idx="3505">
                  <c:v>Magh 9, 2070</c:v>
                </c:pt>
                <c:pt idx="3506">
                  <c:v>Magh 10, 2070</c:v>
                </c:pt>
                <c:pt idx="3507">
                  <c:v>Magh 11, 2070</c:v>
                </c:pt>
                <c:pt idx="3508">
                  <c:v>Magh 12, 2070</c:v>
                </c:pt>
                <c:pt idx="3509">
                  <c:v>Magh 13, 2070</c:v>
                </c:pt>
                <c:pt idx="3510">
                  <c:v>Magh 14, 2070</c:v>
                </c:pt>
                <c:pt idx="3511">
                  <c:v>Magh 15, 2070</c:v>
                </c:pt>
                <c:pt idx="3512">
                  <c:v>Magh 16, 2070</c:v>
                </c:pt>
                <c:pt idx="3513">
                  <c:v>Magh 17, 2070</c:v>
                </c:pt>
                <c:pt idx="3514">
                  <c:v>Magh 18, 2070</c:v>
                </c:pt>
                <c:pt idx="3515">
                  <c:v>Magh 19, 2070</c:v>
                </c:pt>
                <c:pt idx="3516">
                  <c:v>Magh 20, 2070</c:v>
                </c:pt>
                <c:pt idx="3517">
                  <c:v>Magh 21, 2070</c:v>
                </c:pt>
                <c:pt idx="3518">
                  <c:v>Magh 22, 2070</c:v>
                </c:pt>
                <c:pt idx="3519">
                  <c:v>Magh 23, 2070</c:v>
                </c:pt>
                <c:pt idx="3520">
                  <c:v>Magh 24, 2070</c:v>
                </c:pt>
                <c:pt idx="3521">
                  <c:v>Magh 25, 2070</c:v>
                </c:pt>
                <c:pt idx="3522">
                  <c:v>Magh 26, 2070</c:v>
                </c:pt>
                <c:pt idx="3523">
                  <c:v>Magh 27, 2070</c:v>
                </c:pt>
                <c:pt idx="3524">
                  <c:v>Magh 28, 2070</c:v>
                </c:pt>
                <c:pt idx="3525">
                  <c:v>Magh 29, 2070</c:v>
                </c:pt>
                <c:pt idx="3526">
                  <c:v>Magh 30, 2070</c:v>
                </c:pt>
                <c:pt idx="3527">
                  <c:v>Magh 31, 2070</c:v>
                </c:pt>
                <c:pt idx="3528">
                  <c:v>Magh 32, 2070</c:v>
                </c:pt>
                <c:pt idx="3529">
                  <c:v>Falgun 1, 2070</c:v>
                </c:pt>
                <c:pt idx="3530">
                  <c:v>Falgun 2, 2070</c:v>
                </c:pt>
                <c:pt idx="3531">
                  <c:v>Falgun 3, 2070</c:v>
                </c:pt>
                <c:pt idx="3532">
                  <c:v>Falgun 4, 2070</c:v>
                </c:pt>
                <c:pt idx="3533">
                  <c:v>Falgun 5, 2070</c:v>
                </c:pt>
                <c:pt idx="3534">
                  <c:v>Falgun 6, 2070</c:v>
                </c:pt>
                <c:pt idx="3535">
                  <c:v>Falgun 7, 2070</c:v>
                </c:pt>
                <c:pt idx="3536">
                  <c:v>Falgun 8, 2070</c:v>
                </c:pt>
                <c:pt idx="3537">
                  <c:v>Falgun 9, 2070</c:v>
                </c:pt>
                <c:pt idx="3538">
                  <c:v>Falgun 10, 2070</c:v>
                </c:pt>
                <c:pt idx="3539">
                  <c:v>Falgun 11, 2070</c:v>
                </c:pt>
                <c:pt idx="3540">
                  <c:v>Falgun 12, 2070</c:v>
                </c:pt>
                <c:pt idx="3541">
                  <c:v>Falgun 13, 2070</c:v>
                </c:pt>
                <c:pt idx="3542">
                  <c:v>Falgun 14, 2070</c:v>
                </c:pt>
                <c:pt idx="3543">
                  <c:v>Falgun 15, 2070</c:v>
                </c:pt>
                <c:pt idx="3544">
                  <c:v>Falgun 16, 2070</c:v>
                </c:pt>
                <c:pt idx="3545">
                  <c:v>Falgun 17, 2070</c:v>
                </c:pt>
                <c:pt idx="3546">
                  <c:v>Falgun 18, 2070</c:v>
                </c:pt>
                <c:pt idx="3547">
                  <c:v>Falgun 19, 2070</c:v>
                </c:pt>
                <c:pt idx="3548">
                  <c:v>Falgun 20, 2070</c:v>
                </c:pt>
                <c:pt idx="3549">
                  <c:v>Falgun 21, 2070</c:v>
                </c:pt>
                <c:pt idx="3550">
                  <c:v>Falgun 22, 2070</c:v>
                </c:pt>
                <c:pt idx="3551">
                  <c:v>Falgun 23, 2070</c:v>
                </c:pt>
                <c:pt idx="3552">
                  <c:v>Falgun 24, 2070</c:v>
                </c:pt>
                <c:pt idx="3553">
                  <c:v>Falgun 25, 2070</c:v>
                </c:pt>
                <c:pt idx="3554">
                  <c:v>Falgun 26, 2070</c:v>
                </c:pt>
                <c:pt idx="3555">
                  <c:v>Falgun 27, 2070</c:v>
                </c:pt>
                <c:pt idx="3556">
                  <c:v>Falgun 28, 2070</c:v>
                </c:pt>
                <c:pt idx="3557">
                  <c:v>Falgun 29, 2070</c:v>
                </c:pt>
                <c:pt idx="3558">
                  <c:v>Falgun 30, 2070</c:v>
                </c:pt>
                <c:pt idx="3559">
                  <c:v>Falgun 31, 2070</c:v>
                </c:pt>
                <c:pt idx="3560">
                  <c:v>Falgun 32, 2070</c:v>
                </c:pt>
                <c:pt idx="3561">
                  <c:v>Chaitra 1, 2070</c:v>
                </c:pt>
                <c:pt idx="3562">
                  <c:v>Chaitra 2, 2070</c:v>
                </c:pt>
                <c:pt idx="3563">
                  <c:v>Chaitra 3, 2070</c:v>
                </c:pt>
                <c:pt idx="3564">
                  <c:v>Chaitra 4, 2070</c:v>
                </c:pt>
                <c:pt idx="3565">
                  <c:v>Chaitra 5, 2070</c:v>
                </c:pt>
                <c:pt idx="3566">
                  <c:v>Chaitra 6, 2070</c:v>
                </c:pt>
                <c:pt idx="3567">
                  <c:v>Chaitra 7, 2070</c:v>
                </c:pt>
                <c:pt idx="3568">
                  <c:v>Chaitra 8, 2070</c:v>
                </c:pt>
                <c:pt idx="3569">
                  <c:v>Chaitra 9, 2070</c:v>
                </c:pt>
                <c:pt idx="3570">
                  <c:v>Chaitra 10, 2070</c:v>
                </c:pt>
                <c:pt idx="3571">
                  <c:v>Chaitra 11, 2070</c:v>
                </c:pt>
                <c:pt idx="3572">
                  <c:v>Chaitra 12, 2070</c:v>
                </c:pt>
                <c:pt idx="3573">
                  <c:v>Chaitra 13, 2070</c:v>
                </c:pt>
                <c:pt idx="3574">
                  <c:v>Chaitra 14, 2070</c:v>
                </c:pt>
                <c:pt idx="3575">
                  <c:v>Chaitra 15, 2070</c:v>
                </c:pt>
                <c:pt idx="3576">
                  <c:v>Chaitra 16, 2070</c:v>
                </c:pt>
                <c:pt idx="3577">
                  <c:v>Chaitra 17, 2070</c:v>
                </c:pt>
                <c:pt idx="3578">
                  <c:v>Chaitra 18, 2070</c:v>
                </c:pt>
                <c:pt idx="3579">
                  <c:v>Chaitra 19, 2070</c:v>
                </c:pt>
                <c:pt idx="3580">
                  <c:v>Chaitra 20, 2070</c:v>
                </c:pt>
                <c:pt idx="3581">
                  <c:v>Chaitra 21, 2070</c:v>
                </c:pt>
                <c:pt idx="3582">
                  <c:v>Chaitra 22, 2070</c:v>
                </c:pt>
                <c:pt idx="3583">
                  <c:v>Chaitra 23, 2070</c:v>
                </c:pt>
                <c:pt idx="3584">
                  <c:v>Chaitra 24, 2070</c:v>
                </c:pt>
                <c:pt idx="3585">
                  <c:v>Chaitra 25, 2070</c:v>
                </c:pt>
                <c:pt idx="3586">
                  <c:v>Chaitra 26, 2070</c:v>
                </c:pt>
                <c:pt idx="3587">
                  <c:v>Chaitra 27, 2070</c:v>
                </c:pt>
                <c:pt idx="3588">
                  <c:v>Chaitra 28, 2070</c:v>
                </c:pt>
                <c:pt idx="3589">
                  <c:v>Chaitra 29, 2070</c:v>
                </c:pt>
                <c:pt idx="3590">
                  <c:v>Chaitra 30, 2070</c:v>
                </c:pt>
                <c:pt idx="3591">
                  <c:v>Chaitra 31, 2070</c:v>
                </c:pt>
                <c:pt idx="3592">
                  <c:v>Chaitra 32, 2070</c:v>
                </c:pt>
                <c:pt idx="3593">
                  <c:v>Baishakh 1, 2071</c:v>
                </c:pt>
                <c:pt idx="3594">
                  <c:v>Baishakh 2, 2071</c:v>
                </c:pt>
                <c:pt idx="3595">
                  <c:v>Baishakh 3, 2071</c:v>
                </c:pt>
                <c:pt idx="3596">
                  <c:v>Baishakh 4, 2071</c:v>
                </c:pt>
                <c:pt idx="3597">
                  <c:v>Baishakh 5, 2071</c:v>
                </c:pt>
                <c:pt idx="3598">
                  <c:v>Baishakh 6, 2071</c:v>
                </c:pt>
                <c:pt idx="3599">
                  <c:v>Baishakh 7, 2071</c:v>
                </c:pt>
                <c:pt idx="3600">
                  <c:v>Baishakh 8, 2071</c:v>
                </c:pt>
                <c:pt idx="3601">
                  <c:v>Baishakh 9, 2071</c:v>
                </c:pt>
                <c:pt idx="3602">
                  <c:v>Baishakh 10, 2071</c:v>
                </c:pt>
                <c:pt idx="3603">
                  <c:v>Baishakh 11, 2071</c:v>
                </c:pt>
                <c:pt idx="3604">
                  <c:v>Baishakh 12, 2071</c:v>
                </c:pt>
                <c:pt idx="3605">
                  <c:v>Baishakh 13, 2071</c:v>
                </c:pt>
                <c:pt idx="3606">
                  <c:v>Baishakh 14, 2071</c:v>
                </c:pt>
                <c:pt idx="3607">
                  <c:v>Baishakh 15, 2071</c:v>
                </c:pt>
                <c:pt idx="3608">
                  <c:v>Baishakh 16, 2071</c:v>
                </c:pt>
                <c:pt idx="3609">
                  <c:v>Baishakh 17, 2071</c:v>
                </c:pt>
                <c:pt idx="3610">
                  <c:v>Baishakh 18, 2071</c:v>
                </c:pt>
                <c:pt idx="3611">
                  <c:v>Baishakh 19, 2071</c:v>
                </c:pt>
                <c:pt idx="3612">
                  <c:v>Baishakh 20, 2071</c:v>
                </c:pt>
                <c:pt idx="3613">
                  <c:v>Baishakh 21, 2071</c:v>
                </c:pt>
                <c:pt idx="3614">
                  <c:v>Baishakh 22, 2071</c:v>
                </c:pt>
                <c:pt idx="3615">
                  <c:v>Baishakh 23, 2071</c:v>
                </c:pt>
                <c:pt idx="3616">
                  <c:v>Baishakh 24, 2071</c:v>
                </c:pt>
                <c:pt idx="3617">
                  <c:v>Baishakh 25, 2071</c:v>
                </c:pt>
                <c:pt idx="3618">
                  <c:v>Baishakh 26, 2071</c:v>
                </c:pt>
                <c:pt idx="3619">
                  <c:v>Baishakh 27, 2071</c:v>
                </c:pt>
                <c:pt idx="3620">
                  <c:v>Baishakh 28, 2071</c:v>
                </c:pt>
                <c:pt idx="3621">
                  <c:v>Baishakh 29, 2071</c:v>
                </c:pt>
                <c:pt idx="3622">
                  <c:v>Baishakh 30, 2071</c:v>
                </c:pt>
                <c:pt idx="3623">
                  <c:v>Baishakh 31, 2071</c:v>
                </c:pt>
                <c:pt idx="3624">
                  <c:v>Baishakh 32, 2071</c:v>
                </c:pt>
                <c:pt idx="3625">
                  <c:v>Jestha 1, 2071</c:v>
                </c:pt>
                <c:pt idx="3626">
                  <c:v>Jestha 2, 2071</c:v>
                </c:pt>
                <c:pt idx="3627">
                  <c:v>Jestha 3, 2071</c:v>
                </c:pt>
                <c:pt idx="3628">
                  <c:v>Jestha 4, 2071</c:v>
                </c:pt>
                <c:pt idx="3629">
                  <c:v>Jestha 5, 2071</c:v>
                </c:pt>
                <c:pt idx="3630">
                  <c:v>Jestha 6, 2071</c:v>
                </c:pt>
                <c:pt idx="3631">
                  <c:v>Jestha 7, 2071</c:v>
                </c:pt>
                <c:pt idx="3632">
                  <c:v>Jestha 8, 2071</c:v>
                </c:pt>
                <c:pt idx="3633">
                  <c:v>Jestha 9, 2071</c:v>
                </c:pt>
                <c:pt idx="3634">
                  <c:v>Jestha 10, 2071</c:v>
                </c:pt>
                <c:pt idx="3635">
                  <c:v>Jestha 11, 2071</c:v>
                </c:pt>
                <c:pt idx="3636">
                  <c:v>Jestha 12, 2071</c:v>
                </c:pt>
                <c:pt idx="3637">
                  <c:v>Jestha 13, 2071</c:v>
                </c:pt>
                <c:pt idx="3638">
                  <c:v>Jestha 14, 2071</c:v>
                </c:pt>
                <c:pt idx="3639">
                  <c:v>Jestha 15, 2071</c:v>
                </c:pt>
                <c:pt idx="3640">
                  <c:v>Jestha 16, 2071</c:v>
                </c:pt>
                <c:pt idx="3641">
                  <c:v>Jestha 17, 2071</c:v>
                </c:pt>
                <c:pt idx="3642">
                  <c:v>Jestha 18, 2071</c:v>
                </c:pt>
                <c:pt idx="3643">
                  <c:v>Jestha 19, 2071</c:v>
                </c:pt>
                <c:pt idx="3644">
                  <c:v>Jestha 20, 2071</c:v>
                </c:pt>
                <c:pt idx="3645">
                  <c:v>Jestha 21, 2071</c:v>
                </c:pt>
                <c:pt idx="3646">
                  <c:v>Jestha 22, 2071</c:v>
                </c:pt>
                <c:pt idx="3647">
                  <c:v>Jestha 23, 2071</c:v>
                </c:pt>
                <c:pt idx="3648">
                  <c:v>Jestha 24, 2071</c:v>
                </c:pt>
                <c:pt idx="3649">
                  <c:v>Jestha 25, 2071</c:v>
                </c:pt>
                <c:pt idx="3650">
                  <c:v>Jestha 26, 2071</c:v>
                </c:pt>
                <c:pt idx="3651">
                  <c:v>Jestha 27, 2071</c:v>
                </c:pt>
                <c:pt idx="3652">
                  <c:v>Jestha 28, 2071</c:v>
                </c:pt>
                <c:pt idx="3653">
                  <c:v>Jestha 29, 2071</c:v>
                </c:pt>
                <c:pt idx="3654">
                  <c:v>Jestha 30, 2071</c:v>
                </c:pt>
                <c:pt idx="3655">
                  <c:v>Jestha 31, 2071</c:v>
                </c:pt>
                <c:pt idx="3656">
                  <c:v>Jestha 32, 2071</c:v>
                </c:pt>
                <c:pt idx="3657">
                  <c:v>Ashadh 1, 2071</c:v>
                </c:pt>
                <c:pt idx="3658">
                  <c:v>Ashadh 2, 2071</c:v>
                </c:pt>
                <c:pt idx="3659">
                  <c:v>Ashadh 3, 2071</c:v>
                </c:pt>
                <c:pt idx="3660">
                  <c:v>Ashadh 4, 2071</c:v>
                </c:pt>
                <c:pt idx="3661">
                  <c:v>Ashadh 5, 2071</c:v>
                </c:pt>
                <c:pt idx="3662">
                  <c:v>Ashadh 6, 2071</c:v>
                </c:pt>
                <c:pt idx="3663">
                  <c:v>Ashadh 7, 2071</c:v>
                </c:pt>
                <c:pt idx="3664">
                  <c:v>Ashadh 8, 2071</c:v>
                </c:pt>
                <c:pt idx="3665">
                  <c:v>Ashadh 9, 2071</c:v>
                </c:pt>
                <c:pt idx="3666">
                  <c:v>Ashadh 10, 2071</c:v>
                </c:pt>
                <c:pt idx="3667">
                  <c:v>Ashadh 11, 2071</c:v>
                </c:pt>
                <c:pt idx="3668">
                  <c:v>Ashadh 12, 2071</c:v>
                </c:pt>
                <c:pt idx="3669">
                  <c:v>Ashadh 13, 2071</c:v>
                </c:pt>
                <c:pt idx="3670">
                  <c:v>Ashadh 14, 2071</c:v>
                </c:pt>
                <c:pt idx="3671">
                  <c:v>Ashadh 15, 2071</c:v>
                </c:pt>
                <c:pt idx="3672">
                  <c:v>Ashadh 16, 2071</c:v>
                </c:pt>
                <c:pt idx="3673">
                  <c:v>Ashadh 17, 2071</c:v>
                </c:pt>
                <c:pt idx="3674">
                  <c:v>Ashadh 18, 2071</c:v>
                </c:pt>
                <c:pt idx="3675">
                  <c:v>Ashadh 19, 2071</c:v>
                </c:pt>
                <c:pt idx="3676">
                  <c:v>Ashadh 20, 2071</c:v>
                </c:pt>
                <c:pt idx="3677">
                  <c:v>Ashadh 21, 2071</c:v>
                </c:pt>
                <c:pt idx="3678">
                  <c:v>Ashadh 22, 2071</c:v>
                </c:pt>
                <c:pt idx="3679">
                  <c:v>Ashadh 23, 2071</c:v>
                </c:pt>
                <c:pt idx="3680">
                  <c:v>Ashadh 24, 2071</c:v>
                </c:pt>
                <c:pt idx="3681">
                  <c:v>Ashadh 25, 2071</c:v>
                </c:pt>
                <c:pt idx="3682">
                  <c:v>Ashadh 26, 2071</c:v>
                </c:pt>
                <c:pt idx="3683">
                  <c:v>Ashadh 27, 2071</c:v>
                </c:pt>
                <c:pt idx="3684">
                  <c:v>Ashadh 28, 2071</c:v>
                </c:pt>
                <c:pt idx="3685">
                  <c:v>Ashadh 29, 2071</c:v>
                </c:pt>
                <c:pt idx="3686">
                  <c:v>Ashadh 30, 2071</c:v>
                </c:pt>
                <c:pt idx="3687">
                  <c:v>Ashadh 31, 2071</c:v>
                </c:pt>
                <c:pt idx="3688">
                  <c:v>Ashadh 32, 2071</c:v>
                </c:pt>
                <c:pt idx="3689">
                  <c:v>Shrawan 1, 2071</c:v>
                </c:pt>
                <c:pt idx="3690">
                  <c:v>Shrawan 2, 2071</c:v>
                </c:pt>
                <c:pt idx="3691">
                  <c:v>Shrawan 3, 2071</c:v>
                </c:pt>
                <c:pt idx="3692">
                  <c:v>Shrawan 4, 2071</c:v>
                </c:pt>
                <c:pt idx="3693">
                  <c:v>Shrawan 5, 2071</c:v>
                </c:pt>
                <c:pt idx="3694">
                  <c:v>Shrawan 6, 2071</c:v>
                </c:pt>
                <c:pt idx="3695">
                  <c:v>Shrawan 7, 2071</c:v>
                </c:pt>
                <c:pt idx="3696">
                  <c:v>Shrawan 8, 2071</c:v>
                </c:pt>
                <c:pt idx="3697">
                  <c:v>Shrawan 9, 2071</c:v>
                </c:pt>
                <c:pt idx="3698">
                  <c:v>Shrawan 10, 2071</c:v>
                </c:pt>
                <c:pt idx="3699">
                  <c:v>Shrawan 11, 2071</c:v>
                </c:pt>
                <c:pt idx="3700">
                  <c:v>Shrawan 12, 2071</c:v>
                </c:pt>
                <c:pt idx="3701">
                  <c:v>Shrawan 13, 2071</c:v>
                </c:pt>
                <c:pt idx="3702">
                  <c:v>Shrawan 14, 2071</c:v>
                </c:pt>
                <c:pt idx="3703">
                  <c:v>Shrawan 15, 2071</c:v>
                </c:pt>
                <c:pt idx="3704">
                  <c:v>Shrawan 16, 2071</c:v>
                </c:pt>
                <c:pt idx="3705">
                  <c:v>Shrawan 17, 2071</c:v>
                </c:pt>
                <c:pt idx="3706">
                  <c:v>Shrawan 18, 2071</c:v>
                </c:pt>
                <c:pt idx="3707">
                  <c:v>Shrawan 19, 2071</c:v>
                </c:pt>
                <c:pt idx="3708">
                  <c:v>Shrawan 20, 2071</c:v>
                </c:pt>
                <c:pt idx="3709">
                  <c:v>Shrawan 21, 2071</c:v>
                </c:pt>
                <c:pt idx="3710">
                  <c:v>Shrawan 22, 2071</c:v>
                </c:pt>
                <c:pt idx="3711">
                  <c:v>Shrawan 23, 2071</c:v>
                </c:pt>
                <c:pt idx="3712">
                  <c:v>Shrawan 24, 2071</c:v>
                </c:pt>
                <c:pt idx="3713">
                  <c:v>Shrawan 25, 2071</c:v>
                </c:pt>
                <c:pt idx="3714">
                  <c:v>Shrawan 26, 2071</c:v>
                </c:pt>
                <c:pt idx="3715">
                  <c:v>Shrawan 27, 2071</c:v>
                </c:pt>
                <c:pt idx="3716">
                  <c:v>Shrawan 28, 2071</c:v>
                </c:pt>
                <c:pt idx="3717">
                  <c:v>Shrawan 29, 2071</c:v>
                </c:pt>
                <c:pt idx="3718">
                  <c:v>Shrawan 30, 2071</c:v>
                </c:pt>
                <c:pt idx="3719">
                  <c:v>Shrawan 31, 2071</c:v>
                </c:pt>
                <c:pt idx="3720">
                  <c:v>Shrawan 32, 2071</c:v>
                </c:pt>
                <c:pt idx="3721">
                  <c:v>Bhadra 1, 2071</c:v>
                </c:pt>
                <c:pt idx="3722">
                  <c:v>Bhadra 2, 2071</c:v>
                </c:pt>
                <c:pt idx="3723">
                  <c:v>Bhadra 3, 2071</c:v>
                </c:pt>
                <c:pt idx="3724">
                  <c:v>Bhadra 4, 2071</c:v>
                </c:pt>
                <c:pt idx="3725">
                  <c:v>Bhadra 5, 2071</c:v>
                </c:pt>
                <c:pt idx="3726">
                  <c:v>Bhadra 6, 2071</c:v>
                </c:pt>
                <c:pt idx="3727">
                  <c:v>Bhadra 7, 2071</c:v>
                </c:pt>
                <c:pt idx="3728">
                  <c:v>Bhadra 8, 2071</c:v>
                </c:pt>
                <c:pt idx="3729">
                  <c:v>Bhadra 9, 2071</c:v>
                </c:pt>
                <c:pt idx="3730">
                  <c:v>Bhadra 10, 2071</c:v>
                </c:pt>
                <c:pt idx="3731">
                  <c:v>Bhadra 11, 2071</c:v>
                </c:pt>
                <c:pt idx="3732">
                  <c:v>Bhadra 12, 2071</c:v>
                </c:pt>
                <c:pt idx="3733">
                  <c:v>Bhadra 13, 2071</c:v>
                </c:pt>
                <c:pt idx="3734">
                  <c:v>Bhadra 14, 2071</c:v>
                </c:pt>
                <c:pt idx="3735">
                  <c:v>Bhadra 15, 2071</c:v>
                </c:pt>
                <c:pt idx="3736">
                  <c:v>Bhadra 16, 2071</c:v>
                </c:pt>
                <c:pt idx="3737">
                  <c:v>Bhadra 17, 2071</c:v>
                </c:pt>
                <c:pt idx="3738">
                  <c:v>Bhadra 18, 2071</c:v>
                </c:pt>
                <c:pt idx="3739">
                  <c:v>Bhadra 19, 2071</c:v>
                </c:pt>
                <c:pt idx="3740">
                  <c:v>Bhadra 20, 2071</c:v>
                </c:pt>
                <c:pt idx="3741">
                  <c:v>Bhadra 21, 2071</c:v>
                </c:pt>
                <c:pt idx="3742">
                  <c:v>Bhadra 22, 2071</c:v>
                </c:pt>
                <c:pt idx="3743">
                  <c:v>Bhadra 23, 2071</c:v>
                </c:pt>
                <c:pt idx="3744">
                  <c:v>Bhadra 24, 2071</c:v>
                </c:pt>
                <c:pt idx="3745">
                  <c:v>Bhadra 25, 2071</c:v>
                </c:pt>
                <c:pt idx="3746">
                  <c:v>Bhadra 26, 2071</c:v>
                </c:pt>
                <c:pt idx="3747">
                  <c:v>Bhadra 27, 2071</c:v>
                </c:pt>
                <c:pt idx="3748">
                  <c:v>Bhadra 28, 2071</c:v>
                </c:pt>
                <c:pt idx="3749">
                  <c:v>Bhadra 29, 2071</c:v>
                </c:pt>
                <c:pt idx="3750">
                  <c:v>Bhadra 30, 2071</c:v>
                </c:pt>
                <c:pt idx="3751">
                  <c:v>Bhadra 31, 2071</c:v>
                </c:pt>
                <c:pt idx="3752">
                  <c:v>Bhadra 32, 2071</c:v>
                </c:pt>
                <c:pt idx="3753">
                  <c:v>Ashwin 1, 2071</c:v>
                </c:pt>
                <c:pt idx="3754">
                  <c:v>Ashwin 2, 2071</c:v>
                </c:pt>
                <c:pt idx="3755">
                  <c:v>Ashwin 3, 2071</c:v>
                </c:pt>
                <c:pt idx="3756">
                  <c:v>Ashwin 4, 2071</c:v>
                </c:pt>
                <c:pt idx="3757">
                  <c:v>Ashwin 5, 2071</c:v>
                </c:pt>
                <c:pt idx="3758">
                  <c:v>Ashwin 6, 2071</c:v>
                </c:pt>
                <c:pt idx="3759">
                  <c:v>Ashwin 7, 2071</c:v>
                </c:pt>
                <c:pt idx="3760">
                  <c:v>Ashwin 8, 2071</c:v>
                </c:pt>
                <c:pt idx="3761">
                  <c:v>Ashwin 9, 2071</c:v>
                </c:pt>
                <c:pt idx="3762">
                  <c:v>Ashwin 10, 2071</c:v>
                </c:pt>
                <c:pt idx="3763">
                  <c:v>Ashwin 11, 2071</c:v>
                </c:pt>
                <c:pt idx="3764">
                  <c:v>Ashwin 12, 2071</c:v>
                </c:pt>
                <c:pt idx="3765">
                  <c:v>Ashwin 13, 2071</c:v>
                </c:pt>
                <c:pt idx="3766">
                  <c:v>Ashwin 14, 2071</c:v>
                </c:pt>
                <c:pt idx="3767">
                  <c:v>Ashwin 15, 2071</c:v>
                </c:pt>
                <c:pt idx="3768">
                  <c:v>Ashwin 16, 2071</c:v>
                </c:pt>
                <c:pt idx="3769">
                  <c:v>Ashwin 17, 2071</c:v>
                </c:pt>
                <c:pt idx="3770">
                  <c:v>Ashwin 18, 2071</c:v>
                </c:pt>
                <c:pt idx="3771">
                  <c:v>Ashwin 19, 2071</c:v>
                </c:pt>
                <c:pt idx="3772">
                  <c:v>Ashwin 20, 2071</c:v>
                </c:pt>
                <c:pt idx="3773">
                  <c:v>Ashwin 21, 2071</c:v>
                </c:pt>
                <c:pt idx="3774">
                  <c:v>Ashwin 22, 2071</c:v>
                </c:pt>
                <c:pt idx="3775">
                  <c:v>Ashwin 23, 2071</c:v>
                </c:pt>
                <c:pt idx="3776">
                  <c:v>Ashwin 24, 2071</c:v>
                </c:pt>
                <c:pt idx="3777">
                  <c:v>Ashwin 25, 2071</c:v>
                </c:pt>
                <c:pt idx="3778">
                  <c:v>Ashwin 26, 2071</c:v>
                </c:pt>
                <c:pt idx="3779">
                  <c:v>Ashwin 27, 2071</c:v>
                </c:pt>
                <c:pt idx="3780">
                  <c:v>Ashwin 28, 2071</c:v>
                </c:pt>
                <c:pt idx="3781">
                  <c:v>Ashwin 29, 2071</c:v>
                </c:pt>
                <c:pt idx="3782">
                  <c:v>Ashwin 30, 2071</c:v>
                </c:pt>
                <c:pt idx="3783">
                  <c:v>Ashwin 31, 2071</c:v>
                </c:pt>
                <c:pt idx="3784">
                  <c:v>Ashwin 32, 2071</c:v>
                </c:pt>
                <c:pt idx="3785">
                  <c:v>Kartik 1, 2071</c:v>
                </c:pt>
                <c:pt idx="3786">
                  <c:v>Kartik 2, 2071</c:v>
                </c:pt>
                <c:pt idx="3787">
                  <c:v>Kartik 3, 2071</c:v>
                </c:pt>
                <c:pt idx="3788">
                  <c:v>Kartik 4, 2071</c:v>
                </c:pt>
                <c:pt idx="3789">
                  <c:v>Kartik 5, 2071</c:v>
                </c:pt>
                <c:pt idx="3790">
                  <c:v>Kartik 6, 2071</c:v>
                </c:pt>
                <c:pt idx="3791">
                  <c:v>Kartik 7, 2071</c:v>
                </c:pt>
                <c:pt idx="3792">
                  <c:v>Kartik 8, 2071</c:v>
                </c:pt>
                <c:pt idx="3793">
                  <c:v>Kartik 9, 2071</c:v>
                </c:pt>
                <c:pt idx="3794">
                  <c:v>Kartik 10, 2071</c:v>
                </c:pt>
                <c:pt idx="3795">
                  <c:v>Kartik 11, 2071</c:v>
                </c:pt>
                <c:pt idx="3796">
                  <c:v>Kartik 12, 2071</c:v>
                </c:pt>
                <c:pt idx="3797">
                  <c:v>Kartik 13, 2071</c:v>
                </c:pt>
                <c:pt idx="3798">
                  <c:v>Kartik 14, 2071</c:v>
                </c:pt>
                <c:pt idx="3799">
                  <c:v>Kartik 15, 2071</c:v>
                </c:pt>
                <c:pt idx="3800">
                  <c:v>Kartik 16, 2071</c:v>
                </c:pt>
                <c:pt idx="3801">
                  <c:v>Kartik 17, 2071</c:v>
                </c:pt>
                <c:pt idx="3802">
                  <c:v>Kartik 18, 2071</c:v>
                </c:pt>
                <c:pt idx="3803">
                  <c:v>Kartik 19, 2071</c:v>
                </c:pt>
                <c:pt idx="3804">
                  <c:v>Kartik 20, 2071</c:v>
                </c:pt>
                <c:pt idx="3805">
                  <c:v>Kartik 21, 2071</c:v>
                </c:pt>
                <c:pt idx="3806">
                  <c:v>Kartik 22, 2071</c:v>
                </c:pt>
                <c:pt idx="3807">
                  <c:v>Kartik 23, 2071</c:v>
                </c:pt>
                <c:pt idx="3808">
                  <c:v>Kartik 24, 2071</c:v>
                </c:pt>
                <c:pt idx="3809">
                  <c:v>Kartik 25, 2071</c:v>
                </c:pt>
                <c:pt idx="3810">
                  <c:v>Kartik 26, 2071</c:v>
                </c:pt>
                <c:pt idx="3811">
                  <c:v>Kartik 27, 2071</c:v>
                </c:pt>
                <c:pt idx="3812">
                  <c:v>Kartik 28, 2071</c:v>
                </c:pt>
                <c:pt idx="3813">
                  <c:v>Kartik 29, 2071</c:v>
                </c:pt>
                <c:pt idx="3814">
                  <c:v>Kartik 30, 2071</c:v>
                </c:pt>
                <c:pt idx="3815">
                  <c:v>Kartik 31, 2071</c:v>
                </c:pt>
                <c:pt idx="3816">
                  <c:v>Kartik 32, 2071</c:v>
                </c:pt>
                <c:pt idx="3817">
                  <c:v>Mangsir 1, 2071</c:v>
                </c:pt>
                <c:pt idx="3818">
                  <c:v>Mangsir 2, 2071</c:v>
                </c:pt>
                <c:pt idx="3819">
                  <c:v>Mangsir 3, 2071</c:v>
                </c:pt>
                <c:pt idx="3820">
                  <c:v>Mangsir 4, 2071</c:v>
                </c:pt>
                <c:pt idx="3821">
                  <c:v>Mangsir 5, 2071</c:v>
                </c:pt>
                <c:pt idx="3822">
                  <c:v>Mangsir 6, 2071</c:v>
                </c:pt>
                <c:pt idx="3823">
                  <c:v>Mangsir 7, 2071</c:v>
                </c:pt>
                <c:pt idx="3824">
                  <c:v>Mangsir 8, 2071</c:v>
                </c:pt>
                <c:pt idx="3825">
                  <c:v>Mangsir 9, 2071</c:v>
                </c:pt>
                <c:pt idx="3826">
                  <c:v>Mangsir 10, 2071</c:v>
                </c:pt>
                <c:pt idx="3827">
                  <c:v>Mangsir 11, 2071</c:v>
                </c:pt>
                <c:pt idx="3828">
                  <c:v>Mangsir 12, 2071</c:v>
                </c:pt>
                <c:pt idx="3829">
                  <c:v>Mangsir 13, 2071</c:v>
                </c:pt>
                <c:pt idx="3830">
                  <c:v>Mangsir 14, 2071</c:v>
                </c:pt>
                <c:pt idx="3831">
                  <c:v>Mangsir 15, 2071</c:v>
                </c:pt>
                <c:pt idx="3832">
                  <c:v>Mangsir 16, 2071</c:v>
                </c:pt>
                <c:pt idx="3833">
                  <c:v>Mangsir 17, 2071</c:v>
                </c:pt>
                <c:pt idx="3834">
                  <c:v>Mangsir 18, 2071</c:v>
                </c:pt>
                <c:pt idx="3835">
                  <c:v>Mangsir 19, 2071</c:v>
                </c:pt>
                <c:pt idx="3836">
                  <c:v>Mangsir 20, 2071</c:v>
                </c:pt>
                <c:pt idx="3837">
                  <c:v>Mangsir 21, 2071</c:v>
                </c:pt>
                <c:pt idx="3838">
                  <c:v>Mangsir 22, 2071</c:v>
                </c:pt>
                <c:pt idx="3839">
                  <c:v>Mangsir 23, 2071</c:v>
                </c:pt>
                <c:pt idx="3840">
                  <c:v>Mangsir 24, 2071</c:v>
                </c:pt>
                <c:pt idx="3841">
                  <c:v>Mangsir 25, 2071</c:v>
                </c:pt>
                <c:pt idx="3842">
                  <c:v>Mangsir 26, 2071</c:v>
                </c:pt>
                <c:pt idx="3843">
                  <c:v>Mangsir 27, 2071</c:v>
                </c:pt>
                <c:pt idx="3844">
                  <c:v>Mangsir 28, 2071</c:v>
                </c:pt>
                <c:pt idx="3845">
                  <c:v>Mangsir 29, 2071</c:v>
                </c:pt>
                <c:pt idx="3846">
                  <c:v>Mangsir 30, 2071</c:v>
                </c:pt>
                <c:pt idx="3847">
                  <c:v>Mangsir 31, 2071</c:v>
                </c:pt>
                <c:pt idx="3848">
                  <c:v>Mangsir 32, 2071</c:v>
                </c:pt>
                <c:pt idx="3849">
                  <c:v>Poush 1, 2071</c:v>
                </c:pt>
                <c:pt idx="3850">
                  <c:v>Poush 2, 2071</c:v>
                </c:pt>
                <c:pt idx="3851">
                  <c:v>Poush 3, 2071</c:v>
                </c:pt>
                <c:pt idx="3852">
                  <c:v>Poush 4, 2071</c:v>
                </c:pt>
                <c:pt idx="3853">
                  <c:v>Poush 5, 2071</c:v>
                </c:pt>
                <c:pt idx="3854">
                  <c:v>Poush 6, 2071</c:v>
                </c:pt>
                <c:pt idx="3855">
                  <c:v>Poush 7, 2071</c:v>
                </c:pt>
                <c:pt idx="3856">
                  <c:v>Poush 8, 2071</c:v>
                </c:pt>
                <c:pt idx="3857">
                  <c:v>Poush 9, 2071</c:v>
                </c:pt>
                <c:pt idx="3858">
                  <c:v>Poush 10, 2071</c:v>
                </c:pt>
                <c:pt idx="3859">
                  <c:v>Poush 11, 2071</c:v>
                </c:pt>
                <c:pt idx="3860">
                  <c:v>Poush 12, 2071</c:v>
                </c:pt>
                <c:pt idx="3861">
                  <c:v>Poush 13, 2071</c:v>
                </c:pt>
                <c:pt idx="3862">
                  <c:v>Poush 14, 2071</c:v>
                </c:pt>
                <c:pt idx="3863">
                  <c:v>Poush 15, 2071</c:v>
                </c:pt>
                <c:pt idx="3864">
                  <c:v>Poush 16, 2071</c:v>
                </c:pt>
                <c:pt idx="3865">
                  <c:v>Poush 17, 2071</c:v>
                </c:pt>
                <c:pt idx="3866">
                  <c:v>Poush 18, 2071</c:v>
                </c:pt>
                <c:pt idx="3867">
                  <c:v>Poush 19, 2071</c:v>
                </c:pt>
                <c:pt idx="3868">
                  <c:v>Poush 20, 2071</c:v>
                </c:pt>
                <c:pt idx="3869">
                  <c:v>Poush 21, 2071</c:v>
                </c:pt>
                <c:pt idx="3870">
                  <c:v>Poush 22, 2071</c:v>
                </c:pt>
                <c:pt idx="3871">
                  <c:v>Poush 23, 2071</c:v>
                </c:pt>
                <c:pt idx="3872">
                  <c:v>Poush 24, 2071</c:v>
                </c:pt>
                <c:pt idx="3873">
                  <c:v>Poush 25, 2071</c:v>
                </c:pt>
                <c:pt idx="3874">
                  <c:v>Poush 26, 2071</c:v>
                </c:pt>
                <c:pt idx="3875">
                  <c:v>Poush 27, 2071</c:v>
                </c:pt>
                <c:pt idx="3876">
                  <c:v>Poush 28, 2071</c:v>
                </c:pt>
                <c:pt idx="3877">
                  <c:v>Poush 29, 2071</c:v>
                </c:pt>
                <c:pt idx="3878">
                  <c:v>Poush 30, 2071</c:v>
                </c:pt>
                <c:pt idx="3879">
                  <c:v>Poush 31, 2071</c:v>
                </c:pt>
                <c:pt idx="3880">
                  <c:v>Poush 32, 2071</c:v>
                </c:pt>
                <c:pt idx="3881">
                  <c:v>Magh 1, 2071</c:v>
                </c:pt>
                <c:pt idx="3882">
                  <c:v>Magh 2, 2071</c:v>
                </c:pt>
                <c:pt idx="3883">
                  <c:v>Magh 3, 2071</c:v>
                </c:pt>
                <c:pt idx="3884">
                  <c:v>Magh 4, 2071</c:v>
                </c:pt>
                <c:pt idx="3885">
                  <c:v>Magh 5, 2071</c:v>
                </c:pt>
                <c:pt idx="3886">
                  <c:v>Magh 6, 2071</c:v>
                </c:pt>
                <c:pt idx="3887">
                  <c:v>Magh 7, 2071</c:v>
                </c:pt>
                <c:pt idx="3888">
                  <c:v>Magh 8, 2071</c:v>
                </c:pt>
                <c:pt idx="3889">
                  <c:v>Magh 9, 2071</c:v>
                </c:pt>
                <c:pt idx="3890">
                  <c:v>Magh 10, 2071</c:v>
                </c:pt>
                <c:pt idx="3891">
                  <c:v>Magh 11, 2071</c:v>
                </c:pt>
                <c:pt idx="3892">
                  <c:v>Magh 12, 2071</c:v>
                </c:pt>
                <c:pt idx="3893">
                  <c:v>Magh 13, 2071</c:v>
                </c:pt>
                <c:pt idx="3894">
                  <c:v>Magh 14, 2071</c:v>
                </c:pt>
                <c:pt idx="3895">
                  <c:v>Magh 15, 2071</c:v>
                </c:pt>
                <c:pt idx="3896">
                  <c:v>Magh 16, 2071</c:v>
                </c:pt>
                <c:pt idx="3897">
                  <c:v>Magh 17, 2071</c:v>
                </c:pt>
                <c:pt idx="3898">
                  <c:v>Magh 18, 2071</c:v>
                </c:pt>
                <c:pt idx="3899">
                  <c:v>Magh 19, 2071</c:v>
                </c:pt>
                <c:pt idx="3900">
                  <c:v>Magh 20, 2071</c:v>
                </c:pt>
                <c:pt idx="3901">
                  <c:v>Magh 21, 2071</c:v>
                </c:pt>
                <c:pt idx="3902">
                  <c:v>Magh 22, 2071</c:v>
                </c:pt>
                <c:pt idx="3903">
                  <c:v>Magh 23, 2071</c:v>
                </c:pt>
                <c:pt idx="3904">
                  <c:v>Magh 24, 2071</c:v>
                </c:pt>
                <c:pt idx="3905">
                  <c:v>Magh 25, 2071</c:v>
                </c:pt>
                <c:pt idx="3906">
                  <c:v>Magh 26, 2071</c:v>
                </c:pt>
                <c:pt idx="3907">
                  <c:v>Magh 27, 2071</c:v>
                </c:pt>
                <c:pt idx="3908">
                  <c:v>Magh 28, 2071</c:v>
                </c:pt>
                <c:pt idx="3909">
                  <c:v>Magh 29, 2071</c:v>
                </c:pt>
                <c:pt idx="3910">
                  <c:v>Magh 30, 2071</c:v>
                </c:pt>
                <c:pt idx="3911">
                  <c:v>Magh 31, 2071</c:v>
                </c:pt>
                <c:pt idx="3912">
                  <c:v>Magh 32, 2071</c:v>
                </c:pt>
                <c:pt idx="3913">
                  <c:v>Falgun 1, 2071</c:v>
                </c:pt>
                <c:pt idx="3914">
                  <c:v>Falgun 2, 2071</c:v>
                </c:pt>
                <c:pt idx="3915">
                  <c:v>Falgun 3, 2071</c:v>
                </c:pt>
                <c:pt idx="3916">
                  <c:v>Falgun 4, 2071</c:v>
                </c:pt>
                <c:pt idx="3917">
                  <c:v>Falgun 5, 2071</c:v>
                </c:pt>
                <c:pt idx="3918">
                  <c:v>Falgun 6, 2071</c:v>
                </c:pt>
                <c:pt idx="3919">
                  <c:v>Falgun 7, 2071</c:v>
                </c:pt>
                <c:pt idx="3920">
                  <c:v>Falgun 8, 2071</c:v>
                </c:pt>
                <c:pt idx="3921">
                  <c:v>Falgun 9, 2071</c:v>
                </c:pt>
                <c:pt idx="3922">
                  <c:v>Falgun 10, 2071</c:v>
                </c:pt>
                <c:pt idx="3923">
                  <c:v>Falgun 11, 2071</c:v>
                </c:pt>
                <c:pt idx="3924">
                  <c:v>Falgun 12, 2071</c:v>
                </c:pt>
                <c:pt idx="3925">
                  <c:v>Falgun 13, 2071</c:v>
                </c:pt>
                <c:pt idx="3926">
                  <c:v>Falgun 14, 2071</c:v>
                </c:pt>
                <c:pt idx="3927">
                  <c:v>Falgun 15, 2071</c:v>
                </c:pt>
                <c:pt idx="3928">
                  <c:v>Falgun 16, 2071</c:v>
                </c:pt>
                <c:pt idx="3929">
                  <c:v>Falgun 17, 2071</c:v>
                </c:pt>
                <c:pt idx="3930">
                  <c:v>Falgun 18, 2071</c:v>
                </c:pt>
                <c:pt idx="3931">
                  <c:v>Falgun 19, 2071</c:v>
                </c:pt>
                <c:pt idx="3932">
                  <c:v>Falgun 20, 2071</c:v>
                </c:pt>
                <c:pt idx="3933">
                  <c:v>Falgun 21, 2071</c:v>
                </c:pt>
                <c:pt idx="3934">
                  <c:v>Falgun 22, 2071</c:v>
                </c:pt>
                <c:pt idx="3935">
                  <c:v>Falgun 23, 2071</c:v>
                </c:pt>
                <c:pt idx="3936">
                  <c:v>Falgun 24, 2071</c:v>
                </c:pt>
                <c:pt idx="3937">
                  <c:v>Falgun 25, 2071</c:v>
                </c:pt>
                <c:pt idx="3938">
                  <c:v>Falgun 26, 2071</c:v>
                </c:pt>
                <c:pt idx="3939">
                  <c:v>Falgun 27, 2071</c:v>
                </c:pt>
                <c:pt idx="3940">
                  <c:v>Falgun 28, 2071</c:v>
                </c:pt>
                <c:pt idx="3941">
                  <c:v>Falgun 29, 2071</c:v>
                </c:pt>
                <c:pt idx="3942">
                  <c:v>Falgun 30, 2071</c:v>
                </c:pt>
                <c:pt idx="3943">
                  <c:v>Falgun 31, 2071</c:v>
                </c:pt>
                <c:pt idx="3944">
                  <c:v>Falgun 32, 2071</c:v>
                </c:pt>
                <c:pt idx="3945">
                  <c:v>Chaitra 1, 2071</c:v>
                </c:pt>
                <c:pt idx="3946">
                  <c:v>Chaitra 2, 2071</c:v>
                </c:pt>
                <c:pt idx="3947">
                  <c:v>Chaitra 3, 2071</c:v>
                </c:pt>
                <c:pt idx="3948">
                  <c:v>Chaitra 4, 2071</c:v>
                </c:pt>
                <c:pt idx="3949">
                  <c:v>Chaitra 5, 2071</c:v>
                </c:pt>
                <c:pt idx="3950">
                  <c:v>Chaitra 6, 2071</c:v>
                </c:pt>
                <c:pt idx="3951">
                  <c:v>Chaitra 7, 2071</c:v>
                </c:pt>
                <c:pt idx="3952">
                  <c:v>Chaitra 8, 2071</c:v>
                </c:pt>
                <c:pt idx="3953">
                  <c:v>Chaitra 9, 2071</c:v>
                </c:pt>
                <c:pt idx="3954">
                  <c:v>Chaitra 10, 2071</c:v>
                </c:pt>
                <c:pt idx="3955">
                  <c:v>Chaitra 11, 2071</c:v>
                </c:pt>
                <c:pt idx="3956">
                  <c:v>Chaitra 12, 2071</c:v>
                </c:pt>
                <c:pt idx="3957">
                  <c:v>Chaitra 13, 2071</c:v>
                </c:pt>
                <c:pt idx="3958">
                  <c:v>Chaitra 14, 2071</c:v>
                </c:pt>
                <c:pt idx="3959">
                  <c:v>Chaitra 15, 2071</c:v>
                </c:pt>
                <c:pt idx="3960">
                  <c:v>Chaitra 16, 2071</c:v>
                </c:pt>
                <c:pt idx="3961">
                  <c:v>Chaitra 17, 2071</c:v>
                </c:pt>
                <c:pt idx="3962">
                  <c:v>Chaitra 18, 2071</c:v>
                </c:pt>
                <c:pt idx="3963">
                  <c:v>Chaitra 19, 2071</c:v>
                </c:pt>
                <c:pt idx="3964">
                  <c:v>Chaitra 20, 2071</c:v>
                </c:pt>
                <c:pt idx="3965">
                  <c:v>Chaitra 21, 2071</c:v>
                </c:pt>
                <c:pt idx="3966">
                  <c:v>Chaitra 22, 2071</c:v>
                </c:pt>
                <c:pt idx="3967">
                  <c:v>Chaitra 23, 2071</c:v>
                </c:pt>
                <c:pt idx="3968">
                  <c:v>Chaitra 24, 2071</c:v>
                </c:pt>
                <c:pt idx="3969">
                  <c:v>Chaitra 25, 2071</c:v>
                </c:pt>
                <c:pt idx="3970">
                  <c:v>Chaitra 26, 2071</c:v>
                </c:pt>
                <c:pt idx="3971">
                  <c:v>Chaitra 27, 2071</c:v>
                </c:pt>
                <c:pt idx="3972">
                  <c:v>Chaitra 28, 2071</c:v>
                </c:pt>
                <c:pt idx="3973">
                  <c:v>Chaitra 29, 2071</c:v>
                </c:pt>
                <c:pt idx="3974">
                  <c:v>Chaitra 30, 2071</c:v>
                </c:pt>
                <c:pt idx="3975">
                  <c:v>Chaitra 31, 2071</c:v>
                </c:pt>
                <c:pt idx="3976">
                  <c:v>Chaitra 32, 2071</c:v>
                </c:pt>
                <c:pt idx="3977">
                  <c:v>Baishakh 1, 2072</c:v>
                </c:pt>
                <c:pt idx="3978">
                  <c:v>Baishakh 2, 2072</c:v>
                </c:pt>
                <c:pt idx="3979">
                  <c:v>Baishakh 3, 2072</c:v>
                </c:pt>
                <c:pt idx="3980">
                  <c:v>Baishakh 4, 2072</c:v>
                </c:pt>
                <c:pt idx="3981">
                  <c:v>Baishakh 5, 2072</c:v>
                </c:pt>
                <c:pt idx="3982">
                  <c:v>Baishakh 6, 2072</c:v>
                </c:pt>
                <c:pt idx="3983">
                  <c:v>Baishakh 7, 2072</c:v>
                </c:pt>
                <c:pt idx="3984">
                  <c:v>Baishakh 8, 2072</c:v>
                </c:pt>
                <c:pt idx="3985">
                  <c:v>Baishakh 9, 2072</c:v>
                </c:pt>
                <c:pt idx="3986">
                  <c:v>Baishakh 10, 2072</c:v>
                </c:pt>
                <c:pt idx="3987">
                  <c:v>Baishakh 13, 2072</c:v>
                </c:pt>
                <c:pt idx="3988">
                  <c:v>Baishakh 14, 2072</c:v>
                </c:pt>
                <c:pt idx="3989">
                  <c:v>Baishakh 15, 2072</c:v>
                </c:pt>
                <c:pt idx="3990">
                  <c:v>Baishakh 16, 2072</c:v>
                </c:pt>
                <c:pt idx="3991">
                  <c:v>Baishakh 17, 2072</c:v>
                </c:pt>
                <c:pt idx="3992">
                  <c:v>Baishakh 18, 2072</c:v>
                </c:pt>
                <c:pt idx="3993">
                  <c:v>Baishakh 19, 2072</c:v>
                </c:pt>
                <c:pt idx="3994">
                  <c:v>Baishakh 20, 2072</c:v>
                </c:pt>
                <c:pt idx="3995">
                  <c:v>Baishakh 21, 2072</c:v>
                </c:pt>
                <c:pt idx="3996">
                  <c:v>Baishakh 22, 2072</c:v>
                </c:pt>
                <c:pt idx="3997">
                  <c:v>Baishakh 23, 2072</c:v>
                </c:pt>
                <c:pt idx="3998">
                  <c:v>Baishakh 24, 2072</c:v>
                </c:pt>
                <c:pt idx="3999">
                  <c:v>Baishakh 25, 2072</c:v>
                </c:pt>
                <c:pt idx="4000">
                  <c:v>Baishakh 26, 2072</c:v>
                </c:pt>
                <c:pt idx="4001">
                  <c:v>Baishakh 27, 2072</c:v>
                </c:pt>
                <c:pt idx="4002">
                  <c:v>Baishakh 28, 2072</c:v>
                </c:pt>
                <c:pt idx="4003">
                  <c:v>Baishakh 29, 2072</c:v>
                </c:pt>
                <c:pt idx="4004">
                  <c:v>Baishakh 30, 2072</c:v>
                </c:pt>
                <c:pt idx="4005">
                  <c:v>Baishakh 31, 2072</c:v>
                </c:pt>
                <c:pt idx="4006">
                  <c:v>Baishakh 32, 2072</c:v>
                </c:pt>
                <c:pt idx="4007">
                  <c:v>Jestha 1, 2072</c:v>
                </c:pt>
                <c:pt idx="4008">
                  <c:v>Jestha 2, 2072</c:v>
                </c:pt>
                <c:pt idx="4009">
                  <c:v>Jestha 3, 2072</c:v>
                </c:pt>
                <c:pt idx="4010">
                  <c:v>Jestha 4, 2072</c:v>
                </c:pt>
                <c:pt idx="4011">
                  <c:v>Jestha 5, 2072</c:v>
                </c:pt>
                <c:pt idx="4012">
                  <c:v>Jestha 6, 2072</c:v>
                </c:pt>
                <c:pt idx="4013">
                  <c:v>Jestha 7, 2072</c:v>
                </c:pt>
                <c:pt idx="4014">
                  <c:v>Jestha 8, 2072</c:v>
                </c:pt>
                <c:pt idx="4015">
                  <c:v>Jestha 9, 2072</c:v>
                </c:pt>
                <c:pt idx="4016">
                  <c:v>Jestha 10, 2072</c:v>
                </c:pt>
                <c:pt idx="4017">
                  <c:v>Jestha 11, 2072</c:v>
                </c:pt>
                <c:pt idx="4018">
                  <c:v>Jestha 13, 2072</c:v>
                </c:pt>
                <c:pt idx="4019">
                  <c:v>Jestha 14, 2072</c:v>
                </c:pt>
                <c:pt idx="4020">
                  <c:v>Jestha 15, 2072</c:v>
                </c:pt>
                <c:pt idx="4021">
                  <c:v>Jestha 16, 2072</c:v>
                </c:pt>
                <c:pt idx="4022">
                  <c:v>Jestha 17, 2072</c:v>
                </c:pt>
                <c:pt idx="4023">
                  <c:v>Jestha 18, 2072</c:v>
                </c:pt>
                <c:pt idx="4024">
                  <c:v>Jestha 19, 2072</c:v>
                </c:pt>
                <c:pt idx="4025">
                  <c:v>Jestha 20, 2072</c:v>
                </c:pt>
                <c:pt idx="4026">
                  <c:v>Jestha 21, 2072</c:v>
                </c:pt>
                <c:pt idx="4027">
                  <c:v>Jestha 22, 2072</c:v>
                </c:pt>
                <c:pt idx="4028">
                  <c:v>Jestha 23, 2072</c:v>
                </c:pt>
                <c:pt idx="4029">
                  <c:v>Jestha 24, 2072</c:v>
                </c:pt>
                <c:pt idx="4030">
                  <c:v>Jestha 25, 2072</c:v>
                </c:pt>
                <c:pt idx="4031">
                  <c:v>Jestha 26, 2072</c:v>
                </c:pt>
                <c:pt idx="4032">
                  <c:v>Jestha 27, 2072</c:v>
                </c:pt>
                <c:pt idx="4033">
                  <c:v>Jestha 28, 2072</c:v>
                </c:pt>
                <c:pt idx="4034">
                  <c:v>Jestha 29, 2072</c:v>
                </c:pt>
                <c:pt idx="4035">
                  <c:v>Jestha 30, 2072</c:v>
                </c:pt>
                <c:pt idx="4036">
                  <c:v>Jestha 31, 2072</c:v>
                </c:pt>
                <c:pt idx="4037">
                  <c:v>Jestha 32, 2072</c:v>
                </c:pt>
                <c:pt idx="4038">
                  <c:v>Ashadh 1, 2072</c:v>
                </c:pt>
                <c:pt idx="4039">
                  <c:v>Ashadh 2, 2072</c:v>
                </c:pt>
                <c:pt idx="4040">
                  <c:v>Ashadh 3, 2072</c:v>
                </c:pt>
                <c:pt idx="4041">
                  <c:v>Ashadh 4, 2072</c:v>
                </c:pt>
                <c:pt idx="4042">
                  <c:v>Ashadh 5, 2072</c:v>
                </c:pt>
                <c:pt idx="4043">
                  <c:v>Ashadh 6, 2072</c:v>
                </c:pt>
                <c:pt idx="4044">
                  <c:v>Ashadh 7, 2072</c:v>
                </c:pt>
                <c:pt idx="4045">
                  <c:v>Ashadh 8, 2072</c:v>
                </c:pt>
                <c:pt idx="4046">
                  <c:v>Ashadh 9, 2072</c:v>
                </c:pt>
                <c:pt idx="4047">
                  <c:v>Ashadh 10, 2072</c:v>
                </c:pt>
                <c:pt idx="4048">
                  <c:v>Ashadh 11, 2072</c:v>
                </c:pt>
                <c:pt idx="4049">
                  <c:v>Ashadh 12, 2072</c:v>
                </c:pt>
                <c:pt idx="4050">
                  <c:v>Ashadh 13, 2072</c:v>
                </c:pt>
                <c:pt idx="4051">
                  <c:v>Ashadh 14, 2072</c:v>
                </c:pt>
                <c:pt idx="4052">
                  <c:v>Ashadh 15, 2072</c:v>
                </c:pt>
                <c:pt idx="4053">
                  <c:v>Ashadh 16, 2072</c:v>
                </c:pt>
                <c:pt idx="4054">
                  <c:v>Ashadh 17, 2072</c:v>
                </c:pt>
                <c:pt idx="4055">
                  <c:v>Ashadh 18, 2072</c:v>
                </c:pt>
                <c:pt idx="4056">
                  <c:v>Ashadh 19, 2072</c:v>
                </c:pt>
                <c:pt idx="4057">
                  <c:v>Ashadh 20, 2072</c:v>
                </c:pt>
                <c:pt idx="4058">
                  <c:v>Ashadh 21, 2072</c:v>
                </c:pt>
                <c:pt idx="4059">
                  <c:v>Ashadh 22, 2072</c:v>
                </c:pt>
                <c:pt idx="4060">
                  <c:v>Ashadh 23, 2072</c:v>
                </c:pt>
                <c:pt idx="4061">
                  <c:v>Ashadh 24, 2072</c:v>
                </c:pt>
                <c:pt idx="4062">
                  <c:v>Ashadh 25, 2072</c:v>
                </c:pt>
                <c:pt idx="4063">
                  <c:v>Ashadh 26, 2072</c:v>
                </c:pt>
                <c:pt idx="4064">
                  <c:v>Ashadh 27, 2072</c:v>
                </c:pt>
                <c:pt idx="4065">
                  <c:v>Ashadh 28, 2072</c:v>
                </c:pt>
                <c:pt idx="4066">
                  <c:v>Ashadh 29, 2072</c:v>
                </c:pt>
                <c:pt idx="4067">
                  <c:v>Ashadh 30, 2072</c:v>
                </c:pt>
                <c:pt idx="4068">
                  <c:v>Ashadh 31, 2072</c:v>
                </c:pt>
                <c:pt idx="4069">
                  <c:v>Ashadh 32, 2072</c:v>
                </c:pt>
                <c:pt idx="4070">
                  <c:v>Shrawan 1, 2072</c:v>
                </c:pt>
                <c:pt idx="4071">
                  <c:v>Shrawan 2, 2072</c:v>
                </c:pt>
                <c:pt idx="4072">
                  <c:v>Shrawan 3, 2072</c:v>
                </c:pt>
                <c:pt idx="4073">
                  <c:v>Shrawan 4, 2072</c:v>
                </c:pt>
                <c:pt idx="4074">
                  <c:v>Shrawan 5, 2072</c:v>
                </c:pt>
                <c:pt idx="4075">
                  <c:v>Shrawan 6, 2072</c:v>
                </c:pt>
                <c:pt idx="4076">
                  <c:v>Shrawan 7, 2072</c:v>
                </c:pt>
                <c:pt idx="4077">
                  <c:v>Shrawan 8, 2072</c:v>
                </c:pt>
                <c:pt idx="4078">
                  <c:v>Shrawan 9, 2072</c:v>
                </c:pt>
                <c:pt idx="4079">
                  <c:v>Shrawan 10, 2072</c:v>
                </c:pt>
                <c:pt idx="4080">
                  <c:v>Shrawan 11, 2072</c:v>
                </c:pt>
                <c:pt idx="4081">
                  <c:v>Shrawan 13, 2072</c:v>
                </c:pt>
                <c:pt idx="4082">
                  <c:v>Shrawan 14, 2072</c:v>
                </c:pt>
                <c:pt idx="4083">
                  <c:v>Shrawan 15, 2072</c:v>
                </c:pt>
                <c:pt idx="4084">
                  <c:v>Shrawan 16, 2072</c:v>
                </c:pt>
                <c:pt idx="4085">
                  <c:v>Shrawan 17, 2072</c:v>
                </c:pt>
                <c:pt idx="4086">
                  <c:v>Shrawan 18, 2072</c:v>
                </c:pt>
                <c:pt idx="4087">
                  <c:v>Shrawan 19, 2072</c:v>
                </c:pt>
                <c:pt idx="4088">
                  <c:v>Shrawan 20, 2072</c:v>
                </c:pt>
                <c:pt idx="4089">
                  <c:v>Shrawan 21, 2072</c:v>
                </c:pt>
                <c:pt idx="4090">
                  <c:v>Shrawan 22, 2072</c:v>
                </c:pt>
                <c:pt idx="4091">
                  <c:v>Shrawan 23, 2072</c:v>
                </c:pt>
                <c:pt idx="4092">
                  <c:v>Shrawan 24, 2072</c:v>
                </c:pt>
                <c:pt idx="4093">
                  <c:v>Shrawan 25, 2072</c:v>
                </c:pt>
                <c:pt idx="4094">
                  <c:v>Shrawan 26, 2072</c:v>
                </c:pt>
                <c:pt idx="4095">
                  <c:v>Shrawan 27, 2072</c:v>
                </c:pt>
                <c:pt idx="4096">
                  <c:v>Shrawan 28, 2072</c:v>
                </c:pt>
                <c:pt idx="4097">
                  <c:v>Shrawan 29, 2072</c:v>
                </c:pt>
                <c:pt idx="4098">
                  <c:v>Shrawan 30, 2072</c:v>
                </c:pt>
                <c:pt idx="4099">
                  <c:v>Shrawan 31, 2072</c:v>
                </c:pt>
                <c:pt idx="4100">
                  <c:v>Shrawan 32, 2072</c:v>
                </c:pt>
                <c:pt idx="4101">
                  <c:v>Bhadra 1, 2072</c:v>
                </c:pt>
                <c:pt idx="4102">
                  <c:v>Bhadra 2, 2072</c:v>
                </c:pt>
                <c:pt idx="4103">
                  <c:v>Bhadra 3, 2072</c:v>
                </c:pt>
                <c:pt idx="4104">
                  <c:v>Bhadra 4, 2072</c:v>
                </c:pt>
                <c:pt idx="4105">
                  <c:v>Bhadra 5, 2072</c:v>
                </c:pt>
                <c:pt idx="4106">
                  <c:v>Bhadra 6, 2072</c:v>
                </c:pt>
                <c:pt idx="4107">
                  <c:v>Bhadra 7, 2072</c:v>
                </c:pt>
                <c:pt idx="4108">
                  <c:v>Bhadra 8, 2072</c:v>
                </c:pt>
                <c:pt idx="4109">
                  <c:v>Bhadra 9, 2072</c:v>
                </c:pt>
                <c:pt idx="4110">
                  <c:v>Bhadra 10, 2072</c:v>
                </c:pt>
                <c:pt idx="4111">
                  <c:v>Bhadra 11, 2072</c:v>
                </c:pt>
                <c:pt idx="4112">
                  <c:v>Bhadra 12, 2072</c:v>
                </c:pt>
                <c:pt idx="4113">
                  <c:v>Bhadra 13, 2072</c:v>
                </c:pt>
                <c:pt idx="4114">
                  <c:v>Bhadra 14, 2072</c:v>
                </c:pt>
                <c:pt idx="4115">
                  <c:v>Bhadra 15, 2072</c:v>
                </c:pt>
                <c:pt idx="4116">
                  <c:v>Bhadra 16, 2072</c:v>
                </c:pt>
                <c:pt idx="4117">
                  <c:v>Bhadra 17, 2072</c:v>
                </c:pt>
                <c:pt idx="4118">
                  <c:v>Bhadra 18, 2072</c:v>
                </c:pt>
                <c:pt idx="4119">
                  <c:v>Bhadra 19, 2072</c:v>
                </c:pt>
                <c:pt idx="4120">
                  <c:v>Bhadra 20, 2072</c:v>
                </c:pt>
                <c:pt idx="4121">
                  <c:v>Bhadra 21, 2072</c:v>
                </c:pt>
                <c:pt idx="4122">
                  <c:v>Bhadra 22, 2072</c:v>
                </c:pt>
                <c:pt idx="4123">
                  <c:v>Bhadra 23, 2072</c:v>
                </c:pt>
                <c:pt idx="4124">
                  <c:v>Bhadra 24, 2072</c:v>
                </c:pt>
                <c:pt idx="4125">
                  <c:v>Bhadra 25, 2072</c:v>
                </c:pt>
                <c:pt idx="4126">
                  <c:v>Bhadra 26, 2072</c:v>
                </c:pt>
                <c:pt idx="4127">
                  <c:v>Bhadra 27, 2072</c:v>
                </c:pt>
                <c:pt idx="4128">
                  <c:v>Bhadra 28, 2072</c:v>
                </c:pt>
                <c:pt idx="4129">
                  <c:v>Bhadra 29, 2072</c:v>
                </c:pt>
                <c:pt idx="4130">
                  <c:v>Bhadra 30, 2072</c:v>
                </c:pt>
                <c:pt idx="4131">
                  <c:v>Bhadra 31, 2072</c:v>
                </c:pt>
                <c:pt idx="4132">
                  <c:v>Bhadra 32, 2072</c:v>
                </c:pt>
                <c:pt idx="4133">
                  <c:v>Ashwin 1, 2072</c:v>
                </c:pt>
                <c:pt idx="4134">
                  <c:v>Ashwin 2, 2072</c:v>
                </c:pt>
                <c:pt idx="4135">
                  <c:v>Ashwin 3, 2072</c:v>
                </c:pt>
                <c:pt idx="4136">
                  <c:v>Ashwin 4, 2072</c:v>
                </c:pt>
                <c:pt idx="4137">
                  <c:v>Ashwin 5, 2072</c:v>
                </c:pt>
                <c:pt idx="4138">
                  <c:v>Ashwin 6, 2072</c:v>
                </c:pt>
                <c:pt idx="4139">
                  <c:v>Ashwin 7, 2072</c:v>
                </c:pt>
                <c:pt idx="4140">
                  <c:v>Ashwin 8, 2072</c:v>
                </c:pt>
                <c:pt idx="4141">
                  <c:v>Ashwin 9, 2072</c:v>
                </c:pt>
                <c:pt idx="4142">
                  <c:v>Ashwin 10, 2072</c:v>
                </c:pt>
                <c:pt idx="4143">
                  <c:v>Ashwin 11, 2072</c:v>
                </c:pt>
                <c:pt idx="4144">
                  <c:v>Ashwin 13, 2072</c:v>
                </c:pt>
                <c:pt idx="4145">
                  <c:v>Ashwin 14, 2072</c:v>
                </c:pt>
                <c:pt idx="4146">
                  <c:v>Ashwin 15, 2072</c:v>
                </c:pt>
                <c:pt idx="4147">
                  <c:v>Ashwin 16, 2072</c:v>
                </c:pt>
                <c:pt idx="4148">
                  <c:v>Ashwin 17, 2072</c:v>
                </c:pt>
                <c:pt idx="4149">
                  <c:v>Ashwin 18, 2072</c:v>
                </c:pt>
                <c:pt idx="4150">
                  <c:v>Ashwin 19, 2072</c:v>
                </c:pt>
                <c:pt idx="4151">
                  <c:v>Ashwin 20, 2072</c:v>
                </c:pt>
                <c:pt idx="4152">
                  <c:v>Ashwin 21, 2072</c:v>
                </c:pt>
                <c:pt idx="4153">
                  <c:v>Ashwin 22, 2072</c:v>
                </c:pt>
                <c:pt idx="4154">
                  <c:v>Ashwin 23, 2072</c:v>
                </c:pt>
                <c:pt idx="4155">
                  <c:v>Ashwin 24, 2072</c:v>
                </c:pt>
                <c:pt idx="4156">
                  <c:v>Ashwin 25, 2072</c:v>
                </c:pt>
                <c:pt idx="4157">
                  <c:v>Ashwin 26, 2072</c:v>
                </c:pt>
                <c:pt idx="4158">
                  <c:v>Ashwin 27, 2072</c:v>
                </c:pt>
                <c:pt idx="4159">
                  <c:v>Ashwin 28, 2072</c:v>
                </c:pt>
                <c:pt idx="4160">
                  <c:v>Ashwin 29, 2072</c:v>
                </c:pt>
                <c:pt idx="4161">
                  <c:v>Ashwin 30, 2072</c:v>
                </c:pt>
                <c:pt idx="4162">
                  <c:v>Ashwin 31, 2072</c:v>
                </c:pt>
                <c:pt idx="4163">
                  <c:v>Ashwin 32, 2072</c:v>
                </c:pt>
                <c:pt idx="4164">
                  <c:v>Kartik 1, 2072</c:v>
                </c:pt>
                <c:pt idx="4165">
                  <c:v>Kartik 2, 2072</c:v>
                </c:pt>
                <c:pt idx="4166">
                  <c:v>Kartik 3, 2072</c:v>
                </c:pt>
                <c:pt idx="4167">
                  <c:v>Kartik 4, 2072</c:v>
                </c:pt>
                <c:pt idx="4168">
                  <c:v>Kartik 5, 2072</c:v>
                </c:pt>
                <c:pt idx="4169">
                  <c:v>Kartik 6, 2072</c:v>
                </c:pt>
                <c:pt idx="4170">
                  <c:v>Kartik 7, 2072</c:v>
                </c:pt>
                <c:pt idx="4171">
                  <c:v>Kartik 8, 2072</c:v>
                </c:pt>
                <c:pt idx="4172">
                  <c:v>Kartik 9, 2072</c:v>
                </c:pt>
                <c:pt idx="4173">
                  <c:v>Kartik 10, 2072</c:v>
                </c:pt>
                <c:pt idx="4174">
                  <c:v>Kartik 13, 2072</c:v>
                </c:pt>
                <c:pt idx="4175">
                  <c:v>Kartik 14, 2072</c:v>
                </c:pt>
                <c:pt idx="4176">
                  <c:v>Kartik 15, 2072</c:v>
                </c:pt>
                <c:pt idx="4177">
                  <c:v>Kartik 16, 2072</c:v>
                </c:pt>
                <c:pt idx="4178">
                  <c:v>Kartik 17, 2072</c:v>
                </c:pt>
                <c:pt idx="4179">
                  <c:v>Kartik 18, 2072</c:v>
                </c:pt>
                <c:pt idx="4180">
                  <c:v>Kartik 19, 2072</c:v>
                </c:pt>
                <c:pt idx="4181">
                  <c:v>Kartik 20, 2072</c:v>
                </c:pt>
                <c:pt idx="4182">
                  <c:v>Kartik 21, 2072</c:v>
                </c:pt>
                <c:pt idx="4183">
                  <c:v>Kartik 22, 2072</c:v>
                </c:pt>
                <c:pt idx="4184">
                  <c:v>Kartik 23, 2072</c:v>
                </c:pt>
                <c:pt idx="4185">
                  <c:v>Kartik 24, 2072</c:v>
                </c:pt>
                <c:pt idx="4186">
                  <c:v>Kartik 25, 2072</c:v>
                </c:pt>
                <c:pt idx="4187">
                  <c:v>Kartik 26, 2072</c:v>
                </c:pt>
                <c:pt idx="4188">
                  <c:v>Kartik 27, 2072</c:v>
                </c:pt>
                <c:pt idx="4189">
                  <c:v>Kartik 28, 2072</c:v>
                </c:pt>
                <c:pt idx="4190">
                  <c:v>Kartik 29, 2072</c:v>
                </c:pt>
                <c:pt idx="4191">
                  <c:v>Kartik 30, 2072</c:v>
                </c:pt>
                <c:pt idx="4192">
                  <c:v>Kartik 31, 2072</c:v>
                </c:pt>
                <c:pt idx="4193">
                  <c:v>Kartik 32, 2072</c:v>
                </c:pt>
                <c:pt idx="4194">
                  <c:v>Mangsir 1, 2072</c:v>
                </c:pt>
                <c:pt idx="4195">
                  <c:v>Mangsir 2, 2072</c:v>
                </c:pt>
                <c:pt idx="4196">
                  <c:v>Mangsir 3, 2072</c:v>
                </c:pt>
                <c:pt idx="4197">
                  <c:v>Mangsir 4, 2072</c:v>
                </c:pt>
                <c:pt idx="4198">
                  <c:v>Mangsir 5, 2072</c:v>
                </c:pt>
                <c:pt idx="4199">
                  <c:v>Mangsir 6, 2072</c:v>
                </c:pt>
                <c:pt idx="4200">
                  <c:v>Mangsir 7, 2072</c:v>
                </c:pt>
                <c:pt idx="4201">
                  <c:v>Mangsir 8, 2072</c:v>
                </c:pt>
                <c:pt idx="4202">
                  <c:v>Mangsir 9, 2072</c:v>
                </c:pt>
                <c:pt idx="4203">
                  <c:v>Mangsir 10, 2072</c:v>
                </c:pt>
                <c:pt idx="4204">
                  <c:v>Mangsir 13, 2072</c:v>
                </c:pt>
                <c:pt idx="4205">
                  <c:v>Mangsir 14, 2072</c:v>
                </c:pt>
                <c:pt idx="4206">
                  <c:v>Mangsir 15, 2072</c:v>
                </c:pt>
                <c:pt idx="4207">
                  <c:v>Mangsir 16, 2072</c:v>
                </c:pt>
                <c:pt idx="4208">
                  <c:v>Mangsir 17, 2072</c:v>
                </c:pt>
                <c:pt idx="4209">
                  <c:v>Mangsir 18, 2072</c:v>
                </c:pt>
                <c:pt idx="4210">
                  <c:v>Mangsir 19, 2072</c:v>
                </c:pt>
                <c:pt idx="4211">
                  <c:v>Mangsir 20, 2072</c:v>
                </c:pt>
                <c:pt idx="4212">
                  <c:v>Mangsir 21, 2072</c:v>
                </c:pt>
                <c:pt idx="4213">
                  <c:v>Mangsir 22, 2072</c:v>
                </c:pt>
                <c:pt idx="4214">
                  <c:v>Mangsir 23, 2072</c:v>
                </c:pt>
                <c:pt idx="4215">
                  <c:v>Mangsir 24, 2072</c:v>
                </c:pt>
                <c:pt idx="4216">
                  <c:v>Mangsir 25, 2072</c:v>
                </c:pt>
                <c:pt idx="4217">
                  <c:v>Mangsir 26, 2072</c:v>
                </c:pt>
                <c:pt idx="4218">
                  <c:v>Mangsir 27, 2072</c:v>
                </c:pt>
                <c:pt idx="4219">
                  <c:v>Mangsir 28, 2072</c:v>
                </c:pt>
                <c:pt idx="4220">
                  <c:v>Mangsir 29, 2072</c:v>
                </c:pt>
                <c:pt idx="4221">
                  <c:v>Mangsir 30, 2072</c:v>
                </c:pt>
                <c:pt idx="4222">
                  <c:v>Mangsir 31, 2072</c:v>
                </c:pt>
                <c:pt idx="4223">
                  <c:v>Mangsir 32, 2072</c:v>
                </c:pt>
                <c:pt idx="4224">
                  <c:v>Poush 1, 2072</c:v>
                </c:pt>
                <c:pt idx="4225">
                  <c:v>Poush 2, 2072</c:v>
                </c:pt>
                <c:pt idx="4226">
                  <c:v>Poush 3, 2072</c:v>
                </c:pt>
                <c:pt idx="4227">
                  <c:v>Poush 4, 2072</c:v>
                </c:pt>
                <c:pt idx="4228">
                  <c:v>Poush 5, 2072</c:v>
                </c:pt>
                <c:pt idx="4229">
                  <c:v>Poush 6, 2072</c:v>
                </c:pt>
                <c:pt idx="4230">
                  <c:v>Poush 7, 2072</c:v>
                </c:pt>
                <c:pt idx="4231">
                  <c:v>Poush 8, 2072</c:v>
                </c:pt>
                <c:pt idx="4232">
                  <c:v>Poush 9, 2072</c:v>
                </c:pt>
                <c:pt idx="4233">
                  <c:v>Poush 13, 2072</c:v>
                </c:pt>
                <c:pt idx="4234">
                  <c:v>Poush 14, 2072</c:v>
                </c:pt>
                <c:pt idx="4235">
                  <c:v>Poush 15, 2072</c:v>
                </c:pt>
                <c:pt idx="4236">
                  <c:v>Poush 16, 2072</c:v>
                </c:pt>
                <c:pt idx="4237">
                  <c:v>Poush 17, 2072</c:v>
                </c:pt>
                <c:pt idx="4238">
                  <c:v>Poush 18, 2072</c:v>
                </c:pt>
                <c:pt idx="4239">
                  <c:v>Poush 19, 2072</c:v>
                </c:pt>
                <c:pt idx="4240">
                  <c:v>Poush 20, 2072</c:v>
                </c:pt>
                <c:pt idx="4241">
                  <c:v>Poush 21, 2072</c:v>
                </c:pt>
                <c:pt idx="4242">
                  <c:v>Poush 22, 2072</c:v>
                </c:pt>
                <c:pt idx="4243">
                  <c:v>Poush 23, 2072</c:v>
                </c:pt>
                <c:pt idx="4244">
                  <c:v>Poush 24, 2072</c:v>
                </c:pt>
                <c:pt idx="4245">
                  <c:v>Poush 25, 2072</c:v>
                </c:pt>
                <c:pt idx="4246">
                  <c:v>Poush 26, 2072</c:v>
                </c:pt>
                <c:pt idx="4247">
                  <c:v>Poush 27, 2072</c:v>
                </c:pt>
                <c:pt idx="4248">
                  <c:v>Poush 28, 2072</c:v>
                </c:pt>
                <c:pt idx="4249">
                  <c:v>Poush 29, 2072</c:v>
                </c:pt>
                <c:pt idx="4250">
                  <c:v>Poush 30, 2072</c:v>
                </c:pt>
                <c:pt idx="4251">
                  <c:v>Poush 31, 2072</c:v>
                </c:pt>
                <c:pt idx="4252">
                  <c:v>Poush 32, 2072</c:v>
                </c:pt>
                <c:pt idx="4253">
                  <c:v>Magh 1, 2072</c:v>
                </c:pt>
                <c:pt idx="4254">
                  <c:v>Magh 2, 2072</c:v>
                </c:pt>
                <c:pt idx="4255">
                  <c:v>Magh 3, 2072</c:v>
                </c:pt>
                <c:pt idx="4256">
                  <c:v>Magh 4, 2072</c:v>
                </c:pt>
                <c:pt idx="4257">
                  <c:v>Magh 5, 2072</c:v>
                </c:pt>
                <c:pt idx="4258">
                  <c:v>Magh 6, 2072</c:v>
                </c:pt>
                <c:pt idx="4259">
                  <c:v>Magh 7, 2072</c:v>
                </c:pt>
                <c:pt idx="4260">
                  <c:v>Magh 8, 2072</c:v>
                </c:pt>
                <c:pt idx="4261">
                  <c:v>Magh 9, 2072</c:v>
                </c:pt>
                <c:pt idx="4262">
                  <c:v>Magh 10, 2072</c:v>
                </c:pt>
                <c:pt idx="4263">
                  <c:v>Magh 13, 2072</c:v>
                </c:pt>
                <c:pt idx="4264">
                  <c:v>Magh 14, 2072</c:v>
                </c:pt>
                <c:pt idx="4265">
                  <c:v>Magh 15, 2072</c:v>
                </c:pt>
                <c:pt idx="4266">
                  <c:v>Magh 16, 2072</c:v>
                </c:pt>
                <c:pt idx="4267">
                  <c:v>Magh 17, 2072</c:v>
                </c:pt>
                <c:pt idx="4268">
                  <c:v>Magh 18, 2072</c:v>
                </c:pt>
                <c:pt idx="4269">
                  <c:v>Magh 19, 2072</c:v>
                </c:pt>
                <c:pt idx="4270">
                  <c:v>Magh 20, 2072</c:v>
                </c:pt>
                <c:pt idx="4271">
                  <c:v>Magh 21, 2072</c:v>
                </c:pt>
                <c:pt idx="4272">
                  <c:v>Magh 22, 2072</c:v>
                </c:pt>
                <c:pt idx="4273">
                  <c:v>Magh 23, 2072</c:v>
                </c:pt>
                <c:pt idx="4274">
                  <c:v>Magh 24, 2072</c:v>
                </c:pt>
                <c:pt idx="4275">
                  <c:v>Magh 25, 2072</c:v>
                </c:pt>
                <c:pt idx="4276">
                  <c:v>Magh 26, 2072</c:v>
                </c:pt>
                <c:pt idx="4277">
                  <c:v>Magh 27, 2072</c:v>
                </c:pt>
                <c:pt idx="4278">
                  <c:v>Magh 28, 2072</c:v>
                </c:pt>
                <c:pt idx="4279">
                  <c:v>Magh 29, 2072</c:v>
                </c:pt>
                <c:pt idx="4280">
                  <c:v>Magh 30, 2072</c:v>
                </c:pt>
                <c:pt idx="4281">
                  <c:v>Magh 31, 2072</c:v>
                </c:pt>
                <c:pt idx="4282">
                  <c:v>Magh 32, 2072</c:v>
                </c:pt>
                <c:pt idx="4283">
                  <c:v>Falgun 1, 2072</c:v>
                </c:pt>
                <c:pt idx="4284">
                  <c:v>Falgun 2, 2072</c:v>
                </c:pt>
                <c:pt idx="4285">
                  <c:v>Falgun 3, 2072</c:v>
                </c:pt>
                <c:pt idx="4286">
                  <c:v>Falgun 4, 2072</c:v>
                </c:pt>
                <c:pt idx="4287">
                  <c:v>Falgun 5, 2072</c:v>
                </c:pt>
                <c:pt idx="4288">
                  <c:v>Falgun 6, 2072</c:v>
                </c:pt>
                <c:pt idx="4289">
                  <c:v>Falgun 7, 2072</c:v>
                </c:pt>
                <c:pt idx="4290">
                  <c:v>Falgun 8, 2072</c:v>
                </c:pt>
                <c:pt idx="4291">
                  <c:v>Falgun 9, 2072</c:v>
                </c:pt>
                <c:pt idx="4292">
                  <c:v>Falgun 13, 2072</c:v>
                </c:pt>
                <c:pt idx="4293">
                  <c:v>Falgun 14, 2072</c:v>
                </c:pt>
                <c:pt idx="4294">
                  <c:v>Falgun 15, 2072</c:v>
                </c:pt>
                <c:pt idx="4295">
                  <c:v>Falgun 16, 2072</c:v>
                </c:pt>
                <c:pt idx="4296">
                  <c:v>Falgun 17, 2072</c:v>
                </c:pt>
                <c:pt idx="4297">
                  <c:v>Falgun 18, 2072</c:v>
                </c:pt>
                <c:pt idx="4298">
                  <c:v>Falgun 19, 2072</c:v>
                </c:pt>
                <c:pt idx="4299">
                  <c:v>Falgun 20, 2072</c:v>
                </c:pt>
                <c:pt idx="4300">
                  <c:v>Falgun 21, 2072</c:v>
                </c:pt>
                <c:pt idx="4301">
                  <c:v>Falgun 22, 2072</c:v>
                </c:pt>
                <c:pt idx="4302">
                  <c:v>Falgun 23, 2072</c:v>
                </c:pt>
                <c:pt idx="4303">
                  <c:v>Falgun 24, 2072</c:v>
                </c:pt>
                <c:pt idx="4304">
                  <c:v>Falgun 25, 2072</c:v>
                </c:pt>
                <c:pt idx="4305">
                  <c:v>Falgun 26, 2072</c:v>
                </c:pt>
                <c:pt idx="4306">
                  <c:v>Falgun 27, 2072</c:v>
                </c:pt>
                <c:pt idx="4307">
                  <c:v>Falgun 28, 2072</c:v>
                </c:pt>
                <c:pt idx="4308">
                  <c:v>Falgun 29, 2072</c:v>
                </c:pt>
                <c:pt idx="4309">
                  <c:v>Falgun 30, 2072</c:v>
                </c:pt>
                <c:pt idx="4310">
                  <c:v>Falgun 31, 2072</c:v>
                </c:pt>
                <c:pt idx="4311">
                  <c:v>Falgun 32, 2072</c:v>
                </c:pt>
                <c:pt idx="4312">
                  <c:v>Chaitra 1, 2072</c:v>
                </c:pt>
                <c:pt idx="4313">
                  <c:v>Chaitra 2, 2072</c:v>
                </c:pt>
                <c:pt idx="4314">
                  <c:v>Chaitra 3, 2072</c:v>
                </c:pt>
                <c:pt idx="4315">
                  <c:v>Chaitra 4, 2072</c:v>
                </c:pt>
                <c:pt idx="4316">
                  <c:v>Chaitra 5, 2072</c:v>
                </c:pt>
                <c:pt idx="4317">
                  <c:v>Chaitra 6, 2072</c:v>
                </c:pt>
                <c:pt idx="4318">
                  <c:v>Chaitra 7, 2072</c:v>
                </c:pt>
                <c:pt idx="4319">
                  <c:v>Chaitra 8, 2072</c:v>
                </c:pt>
                <c:pt idx="4320">
                  <c:v>Chaitra 9, 2072</c:v>
                </c:pt>
                <c:pt idx="4321">
                  <c:v>Chaitra 10, 2072</c:v>
                </c:pt>
                <c:pt idx="4322">
                  <c:v>Chaitra 13, 2072</c:v>
                </c:pt>
                <c:pt idx="4323">
                  <c:v>Chaitra 14, 2072</c:v>
                </c:pt>
                <c:pt idx="4324">
                  <c:v>Chaitra 15, 2072</c:v>
                </c:pt>
                <c:pt idx="4325">
                  <c:v>Chaitra 16, 2072</c:v>
                </c:pt>
                <c:pt idx="4326">
                  <c:v>Chaitra 17, 2072</c:v>
                </c:pt>
                <c:pt idx="4327">
                  <c:v>Chaitra 18, 2072</c:v>
                </c:pt>
                <c:pt idx="4328">
                  <c:v>Chaitra 19, 2072</c:v>
                </c:pt>
                <c:pt idx="4329">
                  <c:v>Chaitra 20, 2072</c:v>
                </c:pt>
                <c:pt idx="4330">
                  <c:v>Chaitra 21, 2072</c:v>
                </c:pt>
                <c:pt idx="4331">
                  <c:v>Chaitra 22, 2072</c:v>
                </c:pt>
                <c:pt idx="4332">
                  <c:v>Chaitra 23, 2072</c:v>
                </c:pt>
                <c:pt idx="4333">
                  <c:v>Chaitra 24, 2072</c:v>
                </c:pt>
                <c:pt idx="4334">
                  <c:v>Chaitra 25, 2072</c:v>
                </c:pt>
                <c:pt idx="4335">
                  <c:v>Chaitra 26, 2072</c:v>
                </c:pt>
                <c:pt idx="4336">
                  <c:v>Chaitra 27, 2072</c:v>
                </c:pt>
                <c:pt idx="4337">
                  <c:v>Chaitra 28, 2072</c:v>
                </c:pt>
                <c:pt idx="4338">
                  <c:v>Chaitra 29, 2072</c:v>
                </c:pt>
                <c:pt idx="4339">
                  <c:v>Chaitra 30, 2072</c:v>
                </c:pt>
                <c:pt idx="4340">
                  <c:v>Chaitra 31, 2072</c:v>
                </c:pt>
                <c:pt idx="4341">
                  <c:v>Chaitra 32, 2072</c:v>
                </c:pt>
                <c:pt idx="4342">
                  <c:v>Baishakh 1, 2073</c:v>
                </c:pt>
                <c:pt idx="4343">
                  <c:v>Baishakh 2, 2073</c:v>
                </c:pt>
                <c:pt idx="4344">
                  <c:v>Baishakh 3, 2073</c:v>
                </c:pt>
                <c:pt idx="4345">
                  <c:v>Baishakh 4, 2073</c:v>
                </c:pt>
                <c:pt idx="4346">
                  <c:v>Baishakh 5, 2073</c:v>
                </c:pt>
                <c:pt idx="4347">
                  <c:v>Baishakh 6, 2073</c:v>
                </c:pt>
                <c:pt idx="4348">
                  <c:v>Baishakh 7, 2073</c:v>
                </c:pt>
                <c:pt idx="4349">
                  <c:v>Baishakh 8, 2073</c:v>
                </c:pt>
                <c:pt idx="4350">
                  <c:v>Baishakh 9, 2073</c:v>
                </c:pt>
                <c:pt idx="4351">
                  <c:v>Baishakh 10, 2073</c:v>
                </c:pt>
                <c:pt idx="4352">
                  <c:v>Baishakh 13, 2073</c:v>
                </c:pt>
                <c:pt idx="4353">
                  <c:v>Baishakh 14, 2073</c:v>
                </c:pt>
                <c:pt idx="4354">
                  <c:v>Baishakh 15, 2073</c:v>
                </c:pt>
                <c:pt idx="4355">
                  <c:v>Baishakh 16, 2073</c:v>
                </c:pt>
                <c:pt idx="4356">
                  <c:v>Baishakh 17, 2073</c:v>
                </c:pt>
                <c:pt idx="4357">
                  <c:v>Baishakh 18, 2073</c:v>
                </c:pt>
                <c:pt idx="4358">
                  <c:v>Baishakh 19, 2073</c:v>
                </c:pt>
                <c:pt idx="4359">
                  <c:v>Baishakh 20, 2073</c:v>
                </c:pt>
                <c:pt idx="4360">
                  <c:v>Baishakh 21, 2073</c:v>
                </c:pt>
                <c:pt idx="4361">
                  <c:v>Baishakh 22, 2073</c:v>
                </c:pt>
                <c:pt idx="4362">
                  <c:v>Baishakh 23, 2073</c:v>
                </c:pt>
                <c:pt idx="4363">
                  <c:v>Baishakh 24, 2073</c:v>
                </c:pt>
                <c:pt idx="4364">
                  <c:v>Baishakh 25, 2073</c:v>
                </c:pt>
                <c:pt idx="4365">
                  <c:v>Baishakh 26, 2073</c:v>
                </c:pt>
                <c:pt idx="4366">
                  <c:v>Baishakh 27, 2073</c:v>
                </c:pt>
                <c:pt idx="4367">
                  <c:v>Baishakh 28, 2073</c:v>
                </c:pt>
                <c:pt idx="4368">
                  <c:v>Baishakh 29, 2073</c:v>
                </c:pt>
                <c:pt idx="4369">
                  <c:v>Baishakh 30, 2073</c:v>
                </c:pt>
                <c:pt idx="4370">
                  <c:v>Baishakh 31, 2073</c:v>
                </c:pt>
                <c:pt idx="4371">
                  <c:v>Baishakh 32, 2073</c:v>
                </c:pt>
                <c:pt idx="4372">
                  <c:v>Jestha 1, 2073</c:v>
                </c:pt>
                <c:pt idx="4373">
                  <c:v>Jestha 2, 2073</c:v>
                </c:pt>
                <c:pt idx="4374">
                  <c:v>Jestha 3, 2073</c:v>
                </c:pt>
                <c:pt idx="4375">
                  <c:v>Jestha 4, 2073</c:v>
                </c:pt>
                <c:pt idx="4376">
                  <c:v>Jestha 5, 2073</c:v>
                </c:pt>
                <c:pt idx="4377">
                  <c:v>Jestha 6, 2073</c:v>
                </c:pt>
                <c:pt idx="4378">
                  <c:v>Jestha 7, 2073</c:v>
                </c:pt>
                <c:pt idx="4379">
                  <c:v>Jestha 8, 2073</c:v>
                </c:pt>
                <c:pt idx="4380">
                  <c:v>Jestha 9, 2073</c:v>
                </c:pt>
                <c:pt idx="4381">
                  <c:v>Jestha 10, 2073</c:v>
                </c:pt>
                <c:pt idx="4382">
                  <c:v>Jestha 11, 2073</c:v>
                </c:pt>
                <c:pt idx="4383">
                  <c:v>Jestha 13, 2073</c:v>
                </c:pt>
                <c:pt idx="4384">
                  <c:v>Jestha 14, 2073</c:v>
                </c:pt>
                <c:pt idx="4385">
                  <c:v>Jestha 15, 2073</c:v>
                </c:pt>
                <c:pt idx="4386">
                  <c:v>Jestha 16, 2073</c:v>
                </c:pt>
                <c:pt idx="4387">
                  <c:v>Jestha 17, 2073</c:v>
                </c:pt>
                <c:pt idx="4388">
                  <c:v>Jestha 18, 2073</c:v>
                </c:pt>
                <c:pt idx="4389">
                  <c:v>Jestha 19, 2073</c:v>
                </c:pt>
                <c:pt idx="4390">
                  <c:v>Jestha 20, 2073</c:v>
                </c:pt>
                <c:pt idx="4391">
                  <c:v>Jestha 21, 2073</c:v>
                </c:pt>
                <c:pt idx="4392">
                  <c:v>Jestha 22, 2073</c:v>
                </c:pt>
                <c:pt idx="4393">
                  <c:v>Jestha 23, 2073</c:v>
                </c:pt>
                <c:pt idx="4394">
                  <c:v>Jestha 24, 2073</c:v>
                </c:pt>
                <c:pt idx="4395">
                  <c:v>Jestha 25, 2073</c:v>
                </c:pt>
                <c:pt idx="4396">
                  <c:v>Jestha 26, 2073</c:v>
                </c:pt>
                <c:pt idx="4397">
                  <c:v>Jestha 27, 2073</c:v>
                </c:pt>
                <c:pt idx="4398">
                  <c:v>Jestha 28, 2073</c:v>
                </c:pt>
                <c:pt idx="4399">
                  <c:v>Jestha 29, 2073</c:v>
                </c:pt>
                <c:pt idx="4400">
                  <c:v>Jestha 30, 2073</c:v>
                </c:pt>
                <c:pt idx="4401">
                  <c:v>Jestha 31, 2073</c:v>
                </c:pt>
                <c:pt idx="4402">
                  <c:v>Jestha 32, 2073</c:v>
                </c:pt>
                <c:pt idx="4403">
                  <c:v>Ashadh 1, 2073</c:v>
                </c:pt>
                <c:pt idx="4404">
                  <c:v>Ashadh 2, 2073</c:v>
                </c:pt>
                <c:pt idx="4405">
                  <c:v>Ashadh 3, 2073</c:v>
                </c:pt>
                <c:pt idx="4406">
                  <c:v>Ashadh 4, 2073</c:v>
                </c:pt>
                <c:pt idx="4407">
                  <c:v>Ashadh 5, 2073</c:v>
                </c:pt>
                <c:pt idx="4408">
                  <c:v>Ashadh 6, 2073</c:v>
                </c:pt>
                <c:pt idx="4409">
                  <c:v>Ashadh 7, 2073</c:v>
                </c:pt>
                <c:pt idx="4410">
                  <c:v>Ashadh 8, 2073</c:v>
                </c:pt>
                <c:pt idx="4411">
                  <c:v>Ashadh 9, 2073</c:v>
                </c:pt>
                <c:pt idx="4412">
                  <c:v>Ashadh 10, 2073</c:v>
                </c:pt>
                <c:pt idx="4413">
                  <c:v>Ashadh 11, 2073</c:v>
                </c:pt>
                <c:pt idx="4414">
                  <c:v>Ashadh 12, 2073</c:v>
                </c:pt>
                <c:pt idx="4415">
                  <c:v>Ashadh 13, 2073</c:v>
                </c:pt>
                <c:pt idx="4416">
                  <c:v>Ashadh 14, 2073</c:v>
                </c:pt>
                <c:pt idx="4417">
                  <c:v>Ashadh 15, 2073</c:v>
                </c:pt>
                <c:pt idx="4418">
                  <c:v>Ashadh 16, 2073</c:v>
                </c:pt>
                <c:pt idx="4419">
                  <c:v>Ashadh 17, 2073</c:v>
                </c:pt>
                <c:pt idx="4420">
                  <c:v>Ashadh 18, 2073</c:v>
                </c:pt>
                <c:pt idx="4421">
                  <c:v>Ashadh 19, 2073</c:v>
                </c:pt>
                <c:pt idx="4422">
                  <c:v>Ashadh 20, 2073</c:v>
                </c:pt>
                <c:pt idx="4423">
                  <c:v>Ashadh 21, 2073</c:v>
                </c:pt>
                <c:pt idx="4424">
                  <c:v>Ashadh 22, 2073</c:v>
                </c:pt>
                <c:pt idx="4425">
                  <c:v>Ashadh 23, 2073</c:v>
                </c:pt>
                <c:pt idx="4426">
                  <c:v>Ashadh 24, 2073</c:v>
                </c:pt>
                <c:pt idx="4427">
                  <c:v>Ashadh 25, 2073</c:v>
                </c:pt>
                <c:pt idx="4428">
                  <c:v>Ashadh 26, 2073</c:v>
                </c:pt>
                <c:pt idx="4429">
                  <c:v>Ashadh 27, 2073</c:v>
                </c:pt>
                <c:pt idx="4430">
                  <c:v>Ashadh 28, 2073</c:v>
                </c:pt>
                <c:pt idx="4431">
                  <c:v>Ashadh 29, 2073</c:v>
                </c:pt>
                <c:pt idx="4432">
                  <c:v>Ashadh 30, 2073</c:v>
                </c:pt>
                <c:pt idx="4433">
                  <c:v>Ashadh 31, 2073</c:v>
                </c:pt>
                <c:pt idx="4434">
                  <c:v>Ashadh 32, 2073</c:v>
                </c:pt>
                <c:pt idx="4435">
                  <c:v>Shrawan 1, 2073</c:v>
                </c:pt>
                <c:pt idx="4436">
                  <c:v>Shrawan 2, 2073</c:v>
                </c:pt>
                <c:pt idx="4437">
                  <c:v>Shrawan 3, 2073</c:v>
                </c:pt>
                <c:pt idx="4438">
                  <c:v>Shrawan 4, 2073</c:v>
                </c:pt>
                <c:pt idx="4439">
                  <c:v>Shrawan 5, 2073</c:v>
                </c:pt>
                <c:pt idx="4440">
                  <c:v>Shrawan 6, 2073</c:v>
                </c:pt>
                <c:pt idx="4441">
                  <c:v>Shrawan 7, 2073</c:v>
                </c:pt>
                <c:pt idx="4442">
                  <c:v>Shrawan 8, 2073</c:v>
                </c:pt>
                <c:pt idx="4443">
                  <c:v>Shrawan 9, 2073</c:v>
                </c:pt>
                <c:pt idx="4444">
                  <c:v>Shrawan 10, 2073</c:v>
                </c:pt>
                <c:pt idx="4445">
                  <c:v>Shrawan 11, 2073</c:v>
                </c:pt>
                <c:pt idx="4446">
                  <c:v>Shrawan 13, 2073</c:v>
                </c:pt>
                <c:pt idx="4447">
                  <c:v>Shrawan 14, 2073</c:v>
                </c:pt>
                <c:pt idx="4448">
                  <c:v>Shrawan 15, 2073</c:v>
                </c:pt>
                <c:pt idx="4449">
                  <c:v>Shrawan 16, 2073</c:v>
                </c:pt>
                <c:pt idx="4450">
                  <c:v>Shrawan 17, 2073</c:v>
                </c:pt>
                <c:pt idx="4451">
                  <c:v>Shrawan 18, 2073</c:v>
                </c:pt>
                <c:pt idx="4452">
                  <c:v>Shrawan 19, 2073</c:v>
                </c:pt>
                <c:pt idx="4453">
                  <c:v>Shrawan 20, 2073</c:v>
                </c:pt>
                <c:pt idx="4454">
                  <c:v>Shrawan 21, 2073</c:v>
                </c:pt>
                <c:pt idx="4455">
                  <c:v>Shrawan 22, 2073</c:v>
                </c:pt>
                <c:pt idx="4456">
                  <c:v>Shrawan 23, 2073</c:v>
                </c:pt>
                <c:pt idx="4457">
                  <c:v>Shrawan 24, 2073</c:v>
                </c:pt>
                <c:pt idx="4458">
                  <c:v>Shrawan 25, 2073</c:v>
                </c:pt>
                <c:pt idx="4459">
                  <c:v>Shrawan 26, 2073</c:v>
                </c:pt>
                <c:pt idx="4460">
                  <c:v>Shrawan 27, 2073</c:v>
                </c:pt>
                <c:pt idx="4461">
                  <c:v>Shrawan 28, 2073</c:v>
                </c:pt>
                <c:pt idx="4462">
                  <c:v>Shrawan 29, 2073</c:v>
                </c:pt>
                <c:pt idx="4463">
                  <c:v>Shrawan 30, 2073</c:v>
                </c:pt>
                <c:pt idx="4464">
                  <c:v>Shrawan 31, 2073</c:v>
                </c:pt>
                <c:pt idx="4465">
                  <c:v>Shrawan 32, 2073</c:v>
                </c:pt>
                <c:pt idx="4466">
                  <c:v>Bhadra 1, 2073</c:v>
                </c:pt>
                <c:pt idx="4467">
                  <c:v>Bhadra 2, 2073</c:v>
                </c:pt>
                <c:pt idx="4468">
                  <c:v>Bhadra 3, 2073</c:v>
                </c:pt>
                <c:pt idx="4469">
                  <c:v>Bhadra 4, 2073</c:v>
                </c:pt>
                <c:pt idx="4470">
                  <c:v>Bhadra 5, 2073</c:v>
                </c:pt>
                <c:pt idx="4471">
                  <c:v>Bhadra 6, 2073</c:v>
                </c:pt>
                <c:pt idx="4472">
                  <c:v>Bhadra 7, 2073</c:v>
                </c:pt>
                <c:pt idx="4473">
                  <c:v>Bhadra 8, 2073</c:v>
                </c:pt>
                <c:pt idx="4474">
                  <c:v>Bhadra 9, 2073</c:v>
                </c:pt>
                <c:pt idx="4475">
                  <c:v>Bhadra 10, 2073</c:v>
                </c:pt>
                <c:pt idx="4476">
                  <c:v>Bhadra 11, 2073</c:v>
                </c:pt>
                <c:pt idx="4477">
                  <c:v>Bhadra 12, 2073</c:v>
                </c:pt>
                <c:pt idx="4478">
                  <c:v>Bhadra 13, 2073</c:v>
                </c:pt>
                <c:pt idx="4479">
                  <c:v>Bhadra 14, 2073</c:v>
                </c:pt>
                <c:pt idx="4480">
                  <c:v>Bhadra 15, 2073</c:v>
                </c:pt>
                <c:pt idx="4481">
                  <c:v>Bhadra 16, 2073</c:v>
                </c:pt>
                <c:pt idx="4482">
                  <c:v>Bhadra 17, 2073</c:v>
                </c:pt>
                <c:pt idx="4483">
                  <c:v>Bhadra 18, 2073</c:v>
                </c:pt>
                <c:pt idx="4484">
                  <c:v>Bhadra 19, 2073</c:v>
                </c:pt>
                <c:pt idx="4485">
                  <c:v>Bhadra 20, 2073</c:v>
                </c:pt>
                <c:pt idx="4486">
                  <c:v>Bhadra 21, 2073</c:v>
                </c:pt>
                <c:pt idx="4487">
                  <c:v>Bhadra 22, 2073</c:v>
                </c:pt>
                <c:pt idx="4488">
                  <c:v>Bhadra 23, 2073</c:v>
                </c:pt>
                <c:pt idx="4489">
                  <c:v>Bhadra 24, 2073</c:v>
                </c:pt>
                <c:pt idx="4490">
                  <c:v>Bhadra 25, 2073</c:v>
                </c:pt>
                <c:pt idx="4491">
                  <c:v>Bhadra 26, 2073</c:v>
                </c:pt>
                <c:pt idx="4492">
                  <c:v>Bhadra 27, 2073</c:v>
                </c:pt>
                <c:pt idx="4493">
                  <c:v>Bhadra 28, 2073</c:v>
                </c:pt>
                <c:pt idx="4494">
                  <c:v>Bhadra 29, 2073</c:v>
                </c:pt>
                <c:pt idx="4495">
                  <c:v>Bhadra 30, 2073</c:v>
                </c:pt>
                <c:pt idx="4496">
                  <c:v>Bhadra 31, 2073</c:v>
                </c:pt>
                <c:pt idx="4497">
                  <c:v>Bhadra 32, 2073</c:v>
                </c:pt>
                <c:pt idx="4498">
                  <c:v>Ashwin 1, 2073</c:v>
                </c:pt>
                <c:pt idx="4499">
                  <c:v>Ashwin 2, 2073</c:v>
                </c:pt>
                <c:pt idx="4500">
                  <c:v>Ashwin 3, 2073</c:v>
                </c:pt>
                <c:pt idx="4501">
                  <c:v>Ashwin 4, 2073</c:v>
                </c:pt>
                <c:pt idx="4502">
                  <c:v>Ashwin 5, 2073</c:v>
                </c:pt>
                <c:pt idx="4503">
                  <c:v>Ashwin 6, 2073</c:v>
                </c:pt>
                <c:pt idx="4504">
                  <c:v>Ashwin 7, 2073</c:v>
                </c:pt>
                <c:pt idx="4505">
                  <c:v>Ashwin 8, 2073</c:v>
                </c:pt>
                <c:pt idx="4506">
                  <c:v>Ashwin 9, 2073</c:v>
                </c:pt>
                <c:pt idx="4507">
                  <c:v>Ashwin 10, 2073</c:v>
                </c:pt>
                <c:pt idx="4508">
                  <c:v>Ashwin 11, 2073</c:v>
                </c:pt>
                <c:pt idx="4509">
                  <c:v>Ashwin 13, 2073</c:v>
                </c:pt>
                <c:pt idx="4510">
                  <c:v>Ashwin 14, 2073</c:v>
                </c:pt>
                <c:pt idx="4511">
                  <c:v>Ashwin 15, 2073</c:v>
                </c:pt>
                <c:pt idx="4512">
                  <c:v>Ashwin 16, 2073</c:v>
                </c:pt>
                <c:pt idx="4513">
                  <c:v>Ashwin 17, 2073</c:v>
                </c:pt>
                <c:pt idx="4514">
                  <c:v>Ashwin 18, 2073</c:v>
                </c:pt>
                <c:pt idx="4515">
                  <c:v>Ashwin 19, 2073</c:v>
                </c:pt>
                <c:pt idx="4516">
                  <c:v>Ashwin 20, 2073</c:v>
                </c:pt>
                <c:pt idx="4517">
                  <c:v>Ashwin 21, 2073</c:v>
                </c:pt>
                <c:pt idx="4518">
                  <c:v>Ashwin 22, 2073</c:v>
                </c:pt>
                <c:pt idx="4519">
                  <c:v>Ashwin 23, 2073</c:v>
                </c:pt>
                <c:pt idx="4520">
                  <c:v>Ashwin 24, 2073</c:v>
                </c:pt>
                <c:pt idx="4521">
                  <c:v>Ashwin 25, 2073</c:v>
                </c:pt>
                <c:pt idx="4522">
                  <c:v>Ashwin 26, 2073</c:v>
                </c:pt>
                <c:pt idx="4523">
                  <c:v>Ashwin 27, 2073</c:v>
                </c:pt>
                <c:pt idx="4524">
                  <c:v>Ashwin 28, 2073</c:v>
                </c:pt>
                <c:pt idx="4525">
                  <c:v>Ashwin 29, 2073</c:v>
                </c:pt>
                <c:pt idx="4526">
                  <c:v>Ashwin 30, 2073</c:v>
                </c:pt>
                <c:pt idx="4527">
                  <c:v>Ashwin 31, 2073</c:v>
                </c:pt>
                <c:pt idx="4528">
                  <c:v>Ashwin 32, 2073</c:v>
                </c:pt>
                <c:pt idx="4529">
                  <c:v>Kartik 1, 2073</c:v>
                </c:pt>
                <c:pt idx="4530">
                  <c:v>Kartik 2, 2073</c:v>
                </c:pt>
                <c:pt idx="4531">
                  <c:v>Kartik 3, 2073</c:v>
                </c:pt>
                <c:pt idx="4532">
                  <c:v>Kartik 4, 2073</c:v>
                </c:pt>
                <c:pt idx="4533">
                  <c:v>Kartik 5, 2073</c:v>
                </c:pt>
                <c:pt idx="4534">
                  <c:v>Kartik 6, 2073</c:v>
                </c:pt>
                <c:pt idx="4535">
                  <c:v>Kartik 7, 2073</c:v>
                </c:pt>
                <c:pt idx="4536">
                  <c:v>Kartik 8, 2073</c:v>
                </c:pt>
                <c:pt idx="4537">
                  <c:v>Kartik 9, 2073</c:v>
                </c:pt>
                <c:pt idx="4538">
                  <c:v>Kartik 10, 2073</c:v>
                </c:pt>
                <c:pt idx="4539">
                  <c:v>Kartik 13, 2073</c:v>
                </c:pt>
                <c:pt idx="4540">
                  <c:v>Kartik 14, 2073</c:v>
                </c:pt>
                <c:pt idx="4541">
                  <c:v>Kartik 15, 2073</c:v>
                </c:pt>
                <c:pt idx="4542">
                  <c:v>Kartik 16, 2073</c:v>
                </c:pt>
                <c:pt idx="4543">
                  <c:v>Kartik 17, 2073</c:v>
                </c:pt>
                <c:pt idx="4544">
                  <c:v>Kartik 18, 2073</c:v>
                </c:pt>
                <c:pt idx="4545">
                  <c:v>Kartik 19, 2073</c:v>
                </c:pt>
                <c:pt idx="4546">
                  <c:v>Kartik 20, 2073</c:v>
                </c:pt>
                <c:pt idx="4547">
                  <c:v>Kartik 21, 2073</c:v>
                </c:pt>
                <c:pt idx="4548">
                  <c:v>Kartik 22, 2073</c:v>
                </c:pt>
                <c:pt idx="4549">
                  <c:v>Kartik 23, 2073</c:v>
                </c:pt>
                <c:pt idx="4550">
                  <c:v>Kartik 24, 2073</c:v>
                </c:pt>
                <c:pt idx="4551">
                  <c:v>Kartik 25, 2073</c:v>
                </c:pt>
                <c:pt idx="4552">
                  <c:v>Kartik 26, 2073</c:v>
                </c:pt>
                <c:pt idx="4553">
                  <c:v>Kartik 27, 2073</c:v>
                </c:pt>
                <c:pt idx="4554">
                  <c:v>Kartik 28, 2073</c:v>
                </c:pt>
                <c:pt idx="4555">
                  <c:v>Kartik 29, 2073</c:v>
                </c:pt>
                <c:pt idx="4556">
                  <c:v>Kartik 30, 2073</c:v>
                </c:pt>
                <c:pt idx="4557">
                  <c:v>Kartik 31, 2073</c:v>
                </c:pt>
                <c:pt idx="4558">
                  <c:v>Kartik 32, 2073</c:v>
                </c:pt>
                <c:pt idx="4559">
                  <c:v>Mangsir 1, 2073</c:v>
                </c:pt>
                <c:pt idx="4560">
                  <c:v>Mangsir 2, 2073</c:v>
                </c:pt>
                <c:pt idx="4561">
                  <c:v>Mangsir 3, 2073</c:v>
                </c:pt>
                <c:pt idx="4562">
                  <c:v>Mangsir 4, 2073</c:v>
                </c:pt>
                <c:pt idx="4563">
                  <c:v>Mangsir 5, 2073</c:v>
                </c:pt>
                <c:pt idx="4564">
                  <c:v>Mangsir 6, 2073</c:v>
                </c:pt>
                <c:pt idx="4565">
                  <c:v>Mangsir 7, 2073</c:v>
                </c:pt>
                <c:pt idx="4566">
                  <c:v>Mangsir 8, 2073</c:v>
                </c:pt>
                <c:pt idx="4567">
                  <c:v>Mangsir 9, 2073</c:v>
                </c:pt>
                <c:pt idx="4568">
                  <c:v>Mangsir 10, 2073</c:v>
                </c:pt>
                <c:pt idx="4569">
                  <c:v>Mangsir 13, 2073</c:v>
                </c:pt>
                <c:pt idx="4570">
                  <c:v>Mangsir 14, 2073</c:v>
                </c:pt>
                <c:pt idx="4571">
                  <c:v>Mangsir 15, 2073</c:v>
                </c:pt>
                <c:pt idx="4572">
                  <c:v>Mangsir 16, 2073</c:v>
                </c:pt>
                <c:pt idx="4573">
                  <c:v>Mangsir 17, 2073</c:v>
                </c:pt>
                <c:pt idx="4574">
                  <c:v>Mangsir 18, 2073</c:v>
                </c:pt>
                <c:pt idx="4575">
                  <c:v>Mangsir 19, 2073</c:v>
                </c:pt>
                <c:pt idx="4576">
                  <c:v>Mangsir 20, 2073</c:v>
                </c:pt>
                <c:pt idx="4577">
                  <c:v>Mangsir 21, 2073</c:v>
                </c:pt>
                <c:pt idx="4578">
                  <c:v>Mangsir 22, 2073</c:v>
                </c:pt>
                <c:pt idx="4579">
                  <c:v>Mangsir 23, 2073</c:v>
                </c:pt>
                <c:pt idx="4580">
                  <c:v>Mangsir 24, 2073</c:v>
                </c:pt>
                <c:pt idx="4581">
                  <c:v>Mangsir 25, 2073</c:v>
                </c:pt>
                <c:pt idx="4582">
                  <c:v>Mangsir 26, 2073</c:v>
                </c:pt>
                <c:pt idx="4583">
                  <c:v>Mangsir 27, 2073</c:v>
                </c:pt>
                <c:pt idx="4584">
                  <c:v>Mangsir 28, 2073</c:v>
                </c:pt>
                <c:pt idx="4585">
                  <c:v>Mangsir 29, 2073</c:v>
                </c:pt>
                <c:pt idx="4586">
                  <c:v>Mangsir 30, 2073</c:v>
                </c:pt>
                <c:pt idx="4587">
                  <c:v>Mangsir 31, 2073</c:v>
                </c:pt>
                <c:pt idx="4588">
                  <c:v>Mangsir 32, 2073</c:v>
                </c:pt>
                <c:pt idx="4589">
                  <c:v>Poush 1, 2073</c:v>
                </c:pt>
                <c:pt idx="4590">
                  <c:v>Poush 2, 2073</c:v>
                </c:pt>
                <c:pt idx="4591">
                  <c:v>Poush 3, 2073</c:v>
                </c:pt>
                <c:pt idx="4592">
                  <c:v>Poush 4, 2073</c:v>
                </c:pt>
                <c:pt idx="4593">
                  <c:v>Poush 5, 2073</c:v>
                </c:pt>
                <c:pt idx="4594">
                  <c:v>Poush 6, 2073</c:v>
                </c:pt>
                <c:pt idx="4595">
                  <c:v>Poush 7, 2073</c:v>
                </c:pt>
                <c:pt idx="4596">
                  <c:v>Poush 8, 2073</c:v>
                </c:pt>
                <c:pt idx="4597">
                  <c:v>Poush 9, 2073</c:v>
                </c:pt>
                <c:pt idx="4598">
                  <c:v>Poush 10, 2073</c:v>
                </c:pt>
                <c:pt idx="4599">
                  <c:v>Poush 13, 2073</c:v>
                </c:pt>
                <c:pt idx="4600">
                  <c:v>Poush 14, 2073</c:v>
                </c:pt>
                <c:pt idx="4601">
                  <c:v>Poush 15, 2073</c:v>
                </c:pt>
                <c:pt idx="4602">
                  <c:v>Poush 16, 2073</c:v>
                </c:pt>
                <c:pt idx="4603">
                  <c:v>Poush 17, 2073</c:v>
                </c:pt>
                <c:pt idx="4604">
                  <c:v>Poush 18, 2073</c:v>
                </c:pt>
                <c:pt idx="4605">
                  <c:v>Poush 19, 2073</c:v>
                </c:pt>
                <c:pt idx="4606">
                  <c:v>Poush 20, 2073</c:v>
                </c:pt>
                <c:pt idx="4607">
                  <c:v>Poush 21, 2073</c:v>
                </c:pt>
                <c:pt idx="4608">
                  <c:v>Poush 22, 2073</c:v>
                </c:pt>
                <c:pt idx="4609">
                  <c:v>Poush 23, 2073</c:v>
                </c:pt>
                <c:pt idx="4610">
                  <c:v>Poush 24, 2073</c:v>
                </c:pt>
                <c:pt idx="4611">
                  <c:v>Poush 25, 2073</c:v>
                </c:pt>
                <c:pt idx="4612">
                  <c:v>Poush 26, 2073</c:v>
                </c:pt>
                <c:pt idx="4613">
                  <c:v>Poush 27, 2073</c:v>
                </c:pt>
                <c:pt idx="4614">
                  <c:v>Poush 28, 2073</c:v>
                </c:pt>
                <c:pt idx="4615">
                  <c:v>Poush 29, 2073</c:v>
                </c:pt>
                <c:pt idx="4616">
                  <c:v>Poush 30, 2073</c:v>
                </c:pt>
                <c:pt idx="4617">
                  <c:v>Poush 31, 2073</c:v>
                </c:pt>
                <c:pt idx="4618">
                  <c:v>Poush 32, 2073</c:v>
                </c:pt>
                <c:pt idx="4619">
                  <c:v>Magh 1, 2073</c:v>
                </c:pt>
                <c:pt idx="4620">
                  <c:v>Magh 2, 2073</c:v>
                </c:pt>
                <c:pt idx="4621">
                  <c:v>Magh 3, 2073</c:v>
                </c:pt>
                <c:pt idx="4622">
                  <c:v>Magh 4, 2073</c:v>
                </c:pt>
                <c:pt idx="4623">
                  <c:v>Magh 5, 2073</c:v>
                </c:pt>
                <c:pt idx="4624">
                  <c:v>Magh 6, 2073</c:v>
                </c:pt>
                <c:pt idx="4625">
                  <c:v>Magh 7, 2073</c:v>
                </c:pt>
                <c:pt idx="4626">
                  <c:v>Magh 8, 2073</c:v>
                </c:pt>
                <c:pt idx="4627">
                  <c:v>Magh 9, 2073</c:v>
                </c:pt>
                <c:pt idx="4628">
                  <c:v>Magh 13, 2073</c:v>
                </c:pt>
                <c:pt idx="4629">
                  <c:v>Magh 14, 2073</c:v>
                </c:pt>
                <c:pt idx="4630">
                  <c:v>Magh 15, 2073</c:v>
                </c:pt>
                <c:pt idx="4631">
                  <c:v>Magh 16, 2073</c:v>
                </c:pt>
                <c:pt idx="4632">
                  <c:v>Magh 17, 2073</c:v>
                </c:pt>
                <c:pt idx="4633">
                  <c:v>Magh 18, 2073</c:v>
                </c:pt>
                <c:pt idx="4634">
                  <c:v>Magh 19, 2073</c:v>
                </c:pt>
                <c:pt idx="4635">
                  <c:v>Magh 20, 2073</c:v>
                </c:pt>
                <c:pt idx="4636">
                  <c:v>Magh 21, 2073</c:v>
                </c:pt>
                <c:pt idx="4637">
                  <c:v>Magh 22, 2073</c:v>
                </c:pt>
                <c:pt idx="4638">
                  <c:v>Magh 23, 2073</c:v>
                </c:pt>
                <c:pt idx="4639">
                  <c:v>Magh 24, 2073</c:v>
                </c:pt>
                <c:pt idx="4640">
                  <c:v>Magh 25, 2073</c:v>
                </c:pt>
                <c:pt idx="4641">
                  <c:v>Magh 26, 2073</c:v>
                </c:pt>
                <c:pt idx="4642">
                  <c:v>Magh 27, 2073</c:v>
                </c:pt>
                <c:pt idx="4643">
                  <c:v>Magh 28, 2073</c:v>
                </c:pt>
                <c:pt idx="4644">
                  <c:v>Magh 29, 2073</c:v>
                </c:pt>
                <c:pt idx="4645">
                  <c:v>Magh 30, 2073</c:v>
                </c:pt>
                <c:pt idx="4646">
                  <c:v>Magh 31, 2073</c:v>
                </c:pt>
                <c:pt idx="4647">
                  <c:v>Magh 32, 2073</c:v>
                </c:pt>
                <c:pt idx="4648">
                  <c:v>Falgun 1, 2073</c:v>
                </c:pt>
                <c:pt idx="4649">
                  <c:v>Falgun 2, 2073</c:v>
                </c:pt>
                <c:pt idx="4650">
                  <c:v>Falgun 3, 2073</c:v>
                </c:pt>
                <c:pt idx="4651">
                  <c:v>Falgun 4, 2073</c:v>
                </c:pt>
                <c:pt idx="4652">
                  <c:v>Falgun 5, 2073</c:v>
                </c:pt>
                <c:pt idx="4653">
                  <c:v>Falgun 6, 2073</c:v>
                </c:pt>
                <c:pt idx="4654">
                  <c:v>Falgun 7, 2073</c:v>
                </c:pt>
                <c:pt idx="4655">
                  <c:v>Falgun 8, 2073</c:v>
                </c:pt>
                <c:pt idx="4656">
                  <c:v>Falgun 9, 2073</c:v>
                </c:pt>
                <c:pt idx="4657">
                  <c:v>Falgun 13, 2073</c:v>
                </c:pt>
                <c:pt idx="4658">
                  <c:v>Falgun 14, 2073</c:v>
                </c:pt>
                <c:pt idx="4659">
                  <c:v>Falgun 15, 2073</c:v>
                </c:pt>
                <c:pt idx="4660">
                  <c:v>Falgun 16, 2073</c:v>
                </c:pt>
                <c:pt idx="4661">
                  <c:v>Falgun 17, 2073</c:v>
                </c:pt>
                <c:pt idx="4662">
                  <c:v>Falgun 18, 2073</c:v>
                </c:pt>
                <c:pt idx="4663">
                  <c:v>Falgun 19, 2073</c:v>
                </c:pt>
                <c:pt idx="4664">
                  <c:v>Falgun 20, 2073</c:v>
                </c:pt>
                <c:pt idx="4665">
                  <c:v>Falgun 21, 2073</c:v>
                </c:pt>
                <c:pt idx="4666">
                  <c:v>Falgun 22, 2073</c:v>
                </c:pt>
                <c:pt idx="4667">
                  <c:v>Falgun 23, 2073</c:v>
                </c:pt>
                <c:pt idx="4668">
                  <c:v>Falgun 24, 2073</c:v>
                </c:pt>
                <c:pt idx="4669">
                  <c:v>Falgun 25, 2073</c:v>
                </c:pt>
                <c:pt idx="4670">
                  <c:v>Falgun 26, 2073</c:v>
                </c:pt>
                <c:pt idx="4671">
                  <c:v>Falgun 27, 2073</c:v>
                </c:pt>
                <c:pt idx="4672">
                  <c:v>Falgun 28, 2073</c:v>
                </c:pt>
                <c:pt idx="4673">
                  <c:v>Falgun 29, 2073</c:v>
                </c:pt>
                <c:pt idx="4674">
                  <c:v>Falgun 30, 2073</c:v>
                </c:pt>
                <c:pt idx="4675">
                  <c:v>Falgun 31, 2073</c:v>
                </c:pt>
                <c:pt idx="4676">
                  <c:v>Falgun 32, 2073</c:v>
                </c:pt>
                <c:pt idx="4677">
                  <c:v>Chaitra 1, 2073</c:v>
                </c:pt>
                <c:pt idx="4678">
                  <c:v>Chaitra 2, 2073</c:v>
                </c:pt>
                <c:pt idx="4679">
                  <c:v>Chaitra 3, 2073</c:v>
                </c:pt>
                <c:pt idx="4680">
                  <c:v>Chaitra 4, 2073</c:v>
                </c:pt>
                <c:pt idx="4681">
                  <c:v>Chaitra 5, 2073</c:v>
                </c:pt>
                <c:pt idx="4682">
                  <c:v>Chaitra 6, 2073</c:v>
                </c:pt>
                <c:pt idx="4683">
                  <c:v>Chaitra 7, 2073</c:v>
                </c:pt>
                <c:pt idx="4684">
                  <c:v>Chaitra 8, 2073</c:v>
                </c:pt>
                <c:pt idx="4685">
                  <c:v>Chaitra 9, 2073</c:v>
                </c:pt>
                <c:pt idx="4686">
                  <c:v>Chaitra 10, 2073</c:v>
                </c:pt>
                <c:pt idx="4687">
                  <c:v>Chaitra 13, 2073</c:v>
                </c:pt>
                <c:pt idx="4688">
                  <c:v>Chaitra 14, 2073</c:v>
                </c:pt>
                <c:pt idx="4689">
                  <c:v>Chaitra 15, 2073</c:v>
                </c:pt>
                <c:pt idx="4690">
                  <c:v>Chaitra 16, 2073</c:v>
                </c:pt>
                <c:pt idx="4691">
                  <c:v>Chaitra 17, 2073</c:v>
                </c:pt>
                <c:pt idx="4692">
                  <c:v>Chaitra 18, 2073</c:v>
                </c:pt>
                <c:pt idx="4693">
                  <c:v>Chaitra 19, 2073</c:v>
                </c:pt>
                <c:pt idx="4694">
                  <c:v>Chaitra 20, 2073</c:v>
                </c:pt>
                <c:pt idx="4695">
                  <c:v>Chaitra 21, 2073</c:v>
                </c:pt>
                <c:pt idx="4696">
                  <c:v>Chaitra 22, 2073</c:v>
                </c:pt>
                <c:pt idx="4697">
                  <c:v>Chaitra 23, 2073</c:v>
                </c:pt>
                <c:pt idx="4698">
                  <c:v>Chaitra 24, 2073</c:v>
                </c:pt>
                <c:pt idx="4699">
                  <c:v>Chaitra 25, 2073</c:v>
                </c:pt>
                <c:pt idx="4700">
                  <c:v>Chaitra 26, 2073</c:v>
                </c:pt>
                <c:pt idx="4701">
                  <c:v>Chaitra 27, 2073</c:v>
                </c:pt>
                <c:pt idx="4702">
                  <c:v>Chaitra 28, 2073</c:v>
                </c:pt>
                <c:pt idx="4703">
                  <c:v>Chaitra 29, 2073</c:v>
                </c:pt>
                <c:pt idx="4704">
                  <c:v>Chaitra 30, 2073</c:v>
                </c:pt>
                <c:pt idx="4705">
                  <c:v>Chaitra 31, 2073</c:v>
                </c:pt>
                <c:pt idx="4706">
                  <c:v>Chaitra 32, 2073</c:v>
                </c:pt>
                <c:pt idx="4707">
                  <c:v>Baishakh 1, 2074</c:v>
                </c:pt>
                <c:pt idx="4708">
                  <c:v>Baishakh 2, 2074</c:v>
                </c:pt>
                <c:pt idx="4709">
                  <c:v>Baishakh 3, 2074</c:v>
                </c:pt>
                <c:pt idx="4710">
                  <c:v>Baishakh 4, 2074</c:v>
                </c:pt>
                <c:pt idx="4711">
                  <c:v>Baishakh 5, 2074</c:v>
                </c:pt>
                <c:pt idx="4712">
                  <c:v>Baishakh 6, 2074</c:v>
                </c:pt>
                <c:pt idx="4713">
                  <c:v>Baishakh 7, 2074</c:v>
                </c:pt>
                <c:pt idx="4714">
                  <c:v>Baishakh 8, 2074</c:v>
                </c:pt>
                <c:pt idx="4715">
                  <c:v>Baishakh 9, 2074</c:v>
                </c:pt>
                <c:pt idx="4716">
                  <c:v>Baishakh 10, 2074</c:v>
                </c:pt>
                <c:pt idx="4717">
                  <c:v>Baishakh 11, 2074</c:v>
                </c:pt>
                <c:pt idx="4718">
                  <c:v>Baishakh 13, 2074</c:v>
                </c:pt>
                <c:pt idx="4719">
                  <c:v>Baishakh 14, 2074</c:v>
                </c:pt>
                <c:pt idx="4720">
                  <c:v>Baishakh 15, 2074</c:v>
                </c:pt>
                <c:pt idx="4721">
                  <c:v>Baishakh 16, 2074</c:v>
                </c:pt>
                <c:pt idx="4722">
                  <c:v>Baishakh 17, 2074</c:v>
                </c:pt>
                <c:pt idx="4723">
                  <c:v>Baishakh 18, 2074</c:v>
                </c:pt>
                <c:pt idx="4724">
                  <c:v>Baishakh 19, 2074</c:v>
                </c:pt>
                <c:pt idx="4725">
                  <c:v>Baishakh 20, 2074</c:v>
                </c:pt>
                <c:pt idx="4726">
                  <c:v>Baishakh 21, 2074</c:v>
                </c:pt>
                <c:pt idx="4727">
                  <c:v>Baishakh 22, 2074</c:v>
                </c:pt>
                <c:pt idx="4728">
                  <c:v>Baishakh 23, 2074</c:v>
                </c:pt>
                <c:pt idx="4729">
                  <c:v>Baishakh 24, 2074</c:v>
                </c:pt>
                <c:pt idx="4730">
                  <c:v>Baishakh 25, 2074</c:v>
                </c:pt>
                <c:pt idx="4731">
                  <c:v>Baishakh 26, 2074</c:v>
                </c:pt>
                <c:pt idx="4732">
                  <c:v>Baishakh 27, 2074</c:v>
                </c:pt>
                <c:pt idx="4733">
                  <c:v>Baishakh 28, 2074</c:v>
                </c:pt>
                <c:pt idx="4734">
                  <c:v>Baishakh 29, 2074</c:v>
                </c:pt>
                <c:pt idx="4735">
                  <c:v>Baishakh 30, 2074</c:v>
                </c:pt>
                <c:pt idx="4736">
                  <c:v>Baishakh 31, 2074</c:v>
                </c:pt>
                <c:pt idx="4737">
                  <c:v>Baishakh 32, 2074</c:v>
                </c:pt>
                <c:pt idx="4738">
                  <c:v>Jestha 1, 2074</c:v>
                </c:pt>
                <c:pt idx="4739">
                  <c:v>Jestha 2, 2074</c:v>
                </c:pt>
                <c:pt idx="4740">
                  <c:v>Jestha 3, 2074</c:v>
                </c:pt>
                <c:pt idx="4741">
                  <c:v>Jestha 4, 2074</c:v>
                </c:pt>
                <c:pt idx="4742">
                  <c:v>Jestha 5, 2074</c:v>
                </c:pt>
                <c:pt idx="4743">
                  <c:v>Jestha 6, 2074</c:v>
                </c:pt>
                <c:pt idx="4744">
                  <c:v>Jestha 7, 2074</c:v>
                </c:pt>
                <c:pt idx="4745">
                  <c:v>Jestha 8, 2074</c:v>
                </c:pt>
                <c:pt idx="4746">
                  <c:v>Jestha 9, 2074</c:v>
                </c:pt>
                <c:pt idx="4747">
                  <c:v>Jestha 10, 2074</c:v>
                </c:pt>
                <c:pt idx="4748">
                  <c:v>Jestha 11, 2074</c:v>
                </c:pt>
                <c:pt idx="4749">
                  <c:v>Jestha 13, 2074</c:v>
                </c:pt>
                <c:pt idx="4750">
                  <c:v>Jestha 14, 2074</c:v>
                </c:pt>
                <c:pt idx="4751">
                  <c:v>Jestha 15, 2074</c:v>
                </c:pt>
                <c:pt idx="4752">
                  <c:v>Jestha 16, 2074</c:v>
                </c:pt>
                <c:pt idx="4753">
                  <c:v>Jestha 17, 2074</c:v>
                </c:pt>
                <c:pt idx="4754">
                  <c:v>Jestha 18, 2074</c:v>
                </c:pt>
                <c:pt idx="4755">
                  <c:v>Jestha 19, 2074</c:v>
                </c:pt>
                <c:pt idx="4756">
                  <c:v>Jestha 20, 2074</c:v>
                </c:pt>
                <c:pt idx="4757">
                  <c:v>Jestha 21, 2074</c:v>
                </c:pt>
                <c:pt idx="4758">
                  <c:v>Jestha 22, 2074</c:v>
                </c:pt>
                <c:pt idx="4759">
                  <c:v>Jestha 23, 2074</c:v>
                </c:pt>
                <c:pt idx="4760">
                  <c:v>Jestha 24, 2074</c:v>
                </c:pt>
                <c:pt idx="4761">
                  <c:v>Jestha 25, 2074</c:v>
                </c:pt>
                <c:pt idx="4762">
                  <c:v>Jestha 26, 2074</c:v>
                </c:pt>
                <c:pt idx="4763">
                  <c:v>Jestha 27, 2074</c:v>
                </c:pt>
                <c:pt idx="4764">
                  <c:v>Jestha 28, 2074</c:v>
                </c:pt>
                <c:pt idx="4765">
                  <c:v>Jestha 29, 2074</c:v>
                </c:pt>
                <c:pt idx="4766">
                  <c:v>Jestha 30, 2074</c:v>
                </c:pt>
                <c:pt idx="4767">
                  <c:v>Jestha 31, 2074</c:v>
                </c:pt>
                <c:pt idx="4768">
                  <c:v>Jestha 32, 2074</c:v>
                </c:pt>
                <c:pt idx="4769">
                  <c:v>Ashadh 1, 2074</c:v>
                </c:pt>
                <c:pt idx="4770">
                  <c:v>Ashadh 2, 2074</c:v>
                </c:pt>
                <c:pt idx="4771">
                  <c:v>Ashadh 3, 2074</c:v>
                </c:pt>
                <c:pt idx="4772">
                  <c:v>Ashadh 4, 2074</c:v>
                </c:pt>
                <c:pt idx="4773">
                  <c:v>Ashadh 5, 2074</c:v>
                </c:pt>
                <c:pt idx="4774">
                  <c:v>Ashadh 6, 2074</c:v>
                </c:pt>
                <c:pt idx="4775">
                  <c:v>Ashadh 7, 2074</c:v>
                </c:pt>
                <c:pt idx="4776">
                  <c:v>Ashadh 8, 2074</c:v>
                </c:pt>
                <c:pt idx="4777">
                  <c:v>Ashadh 9, 2074</c:v>
                </c:pt>
                <c:pt idx="4778">
                  <c:v>Ashadh 10, 2074</c:v>
                </c:pt>
                <c:pt idx="4779">
                  <c:v>Ashadh 11, 2074</c:v>
                </c:pt>
                <c:pt idx="4780">
                  <c:v>Ashadh 13, 2074</c:v>
                </c:pt>
                <c:pt idx="4781">
                  <c:v>Ashadh 14, 2074</c:v>
                </c:pt>
                <c:pt idx="4782">
                  <c:v>Ashadh 15, 2074</c:v>
                </c:pt>
                <c:pt idx="4783">
                  <c:v>Ashadh 16, 2074</c:v>
                </c:pt>
                <c:pt idx="4784">
                  <c:v>Ashadh 17, 2074</c:v>
                </c:pt>
                <c:pt idx="4785">
                  <c:v>Ashadh 18, 2074</c:v>
                </c:pt>
                <c:pt idx="4786">
                  <c:v>Ashadh 19, 2074</c:v>
                </c:pt>
                <c:pt idx="4787">
                  <c:v>Ashadh 20, 2074</c:v>
                </c:pt>
                <c:pt idx="4788">
                  <c:v>Ashadh 21, 2074</c:v>
                </c:pt>
                <c:pt idx="4789">
                  <c:v>Ashadh 22, 2074</c:v>
                </c:pt>
                <c:pt idx="4790">
                  <c:v>Ashadh 23, 2074</c:v>
                </c:pt>
                <c:pt idx="4791">
                  <c:v>Ashadh 24, 2074</c:v>
                </c:pt>
                <c:pt idx="4792">
                  <c:v>Ashadh 25, 2074</c:v>
                </c:pt>
                <c:pt idx="4793">
                  <c:v>Ashadh 26, 2074</c:v>
                </c:pt>
                <c:pt idx="4794">
                  <c:v>Ashadh 27, 2074</c:v>
                </c:pt>
                <c:pt idx="4795">
                  <c:v>Ashadh 28, 2074</c:v>
                </c:pt>
                <c:pt idx="4796">
                  <c:v>Ashadh 29, 2074</c:v>
                </c:pt>
                <c:pt idx="4797">
                  <c:v>Ashadh 30, 2074</c:v>
                </c:pt>
                <c:pt idx="4798">
                  <c:v>Ashadh 31, 2074</c:v>
                </c:pt>
                <c:pt idx="4799">
                  <c:v>Ashadh 32, 2074</c:v>
                </c:pt>
                <c:pt idx="4800">
                  <c:v>Shrawan 1, 2074</c:v>
                </c:pt>
                <c:pt idx="4801">
                  <c:v>Shrawan 2, 2074</c:v>
                </c:pt>
                <c:pt idx="4802">
                  <c:v>Shrawan 3, 2074</c:v>
                </c:pt>
                <c:pt idx="4803">
                  <c:v>Shrawan 4, 2074</c:v>
                </c:pt>
                <c:pt idx="4804">
                  <c:v>Shrawan 5, 2074</c:v>
                </c:pt>
                <c:pt idx="4805">
                  <c:v>Shrawan 6, 2074</c:v>
                </c:pt>
                <c:pt idx="4806">
                  <c:v>Shrawan 7, 2074</c:v>
                </c:pt>
                <c:pt idx="4807">
                  <c:v>Shrawan 8, 2074</c:v>
                </c:pt>
                <c:pt idx="4808">
                  <c:v>Shrawan 9, 2074</c:v>
                </c:pt>
                <c:pt idx="4809">
                  <c:v>Shrawan 10, 2074</c:v>
                </c:pt>
                <c:pt idx="4810">
                  <c:v>Shrawan 11, 2074</c:v>
                </c:pt>
                <c:pt idx="4811">
                  <c:v>Shrawan 13, 2074</c:v>
                </c:pt>
                <c:pt idx="4812">
                  <c:v>Shrawan 14, 2074</c:v>
                </c:pt>
                <c:pt idx="4813">
                  <c:v>Shrawan 15, 2074</c:v>
                </c:pt>
                <c:pt idx="4814">
                  <c:v>Shrawan 16, 2074</c:v>
                </c:pt>
                <c:pt idx="4815">
                  <c:v>Shrawan 17, 2074</c:v>
                </c:pt>
                <c:pt idx="4816">
                  <c:v>Shrawan 18, 2074</c:v>
                </c:pt>
                <c:pt idx="4817">
                  <c:v>Shrawan 19, 2074</c:v>
                </c:pt>
                <c:pt idx="4818">
                  <c:v>Shrawan 20, 2074</c:v>
                </c:pt>
                <c:pt idx="4819">
                  <c:v>Shrawan 21, 2074</c:v>
                </c:pt>
                <c:pt idx="4820">
                  <c:v>Shrawan 22, 2074</c:v>
                </c:pt>
                <c:pt idx="4821">
                  <c:v>Shrawan 23, 2074</c:v>
                </c:pt>
                <c:pt idx="4822">
                  <c:v>Shrawan 24, 2074</c:v>
                </c:pt>
                <c:pt idx="4823">
                  <c:v>Shrawan 25, 2074</c:v>
                </c:pt>
                <c:pt idx="4824">
                  <c:v>Shrawan 26, 2074</c:v>
                </c:pt>
                <c:pt idx="4825">
                  <c:v>Shrawan 27, 2074</c:v>
                </c:pt>
                <c:pt idx="4826">
                  <c:v>Shrawan 28, 2074</c:v>
                </c:pt>
                <c:pt idx="4827">
                  <c:v>Shrawan 29, 2074</c:v>
                </c:pt>
                <c:pt idx="4828">
                  <c:v>Shrawan 30, 2074</c:v>
                </c:pt>
                <c:pt idx="4829">
                  <c:v>Shrawan 31, 2074</c:v>
                </c:pt>
                <c:pt idx="4830">
                  <c:v>Shrawan 32, 2074</c:v>
                </c:pt>
                <c:pt idx="4831">
                  <c:v>Bhadra 1, 2074</c:v>
                </c:pt>
                <c:pt idx="4832">
                  <c:v>Bhadra 2, 2074</c:v>
                </c:pt>
                <c:pt idx="4833">
                  <c:v>Bhadra 3, 2074</c:v>
                </c:pt>
                <c:pt idx="4834">
                  <c:v>Bhadra 4, 2074</c:v>
                </c:pt>
                <c:pt idx="4835">
                  <c:v>Bhadra 5, 2074</c:v>
                </c:pt>
                <c:pt idx="4836">
                  <c:v>Bhadra 6, 2074</c:v>
                </c:pt>
                <c:pt idx="4837">
                  <c:v>Bhadra 7, 2074</c:v>
                </c:pt>
                <c:pt idx="4838">
                  <c:v>Bhadra 8, 2074</c:v>
                </c:pt>
                <c:pt idx="4839">
                  <c:v>Bhadra 9, 2074</c:v>
                </c:pt>
                <c:pt idx="4840">
                  <c:v>Bhadra 10, 2074</c:v>
                </c:pt>
                <c:pt idx="4841">
                  <c:v>Bhadra 11, 2074</c:v>
                </c:pt>
                <c:pt idx="4842">
                  <c:v>Bhadra 12, 2074</c:v>
                </c:pt>
                <c:pt idx="4843">
                  <c:v>Bhadra 13, 2074</c:v>
                </c:pt>
                <c:pt idx="4844">
                  <c:v>Bhadra 14, 2074</c:v>
                </c:pt>
                <c:pt idx="4845">
                  <c:v>Bhadra 15, 2074</c:v>
                </c:pt>
                <c:pt idx="4846">
                  <c:v>Bhadra 16, 2074</c:v>
                </c:pt>
                <c:pt idx="4847">
                  <c:v>Bhadra 17, 2074</c:v>
                </c:pt>
                <c:pt idx="4848">
                  <c:v>Bhadra 18, 2074</c:v>
                </c:pt>
                <c:pt idx="4849">
                  <c:v>Bhadra 19, 2074</c:v>
                </c:pt>
                <c:pt idx="4850">
                  <c:v>Bhadra 20, 2074</c:v>
                </c:pt>
                <c:pt idx="4851">
                  <c:v>Bhadra 21, 2074</c:v>
                </c:pt>
                <c:pt idx="4852">
                  <c:v>Bhadra 22, 2074</c:v>
                </c:pt>
                <c:pt idx="4853">
                  <c:v>Bhadra 23, 2074</c:v>
                </c:pt>
                <c:pt idx="4854">
                  <c:v>Bhadra 24, 2074</c:v>
                </c:pt>
                <c:pt idx="4855">
                  <c:v>Bhadra 25, 2074</c:v>
                </c:pt>
                <c:pt idx="4856">
                  <c:v>Bhadra 26, 2074</c:v>
                </c:pt>
                <c:pt idx="4857">
                  <c:v>Bhadra 27, 2074</c:v>
                </c:pt>
                <c:pt idx="4858">
                  <c:v>Bhadra 28, 2074</c:v>
                </c:pt>
                <c:pt idx="4859">
                  <c:v>Bhadra 29, 2074</c:v>
                </c:pt>
                <c:pt idx="4860">
                  <c:v>Bhadra 30, 2074</c:v>
                </c:pt>
                <c:pt idx="4861">
                  <c:v>Bhadra 31, 2074</c:v>
                </c:pt>
                <c:pt idx="4862">
                  <c:v>Bhadra 32, 2074</c:v>
                </c:pt>
                <c:pt idx="4863">
                  <c:v>Ashwin 1, 2074</c:v>
                </c:pt>
                <c:pt idx="4864">
                  <c:v>Ashwin 2, 2074</c:v>
                </c:pt>
                <c:pt idx="4865">
                  <c:v>Ashwin 3, 2074</c:v>
                </c:pt>
                <c:pt idx="4866">
                  <c:v>Ashwin 4, 2074</c:v>
                </c:pt>
                <c:pt idx="4867">
                  <c:v>Ashwin 5, 2074</c:v>
                </c:pt>
                <c:pt idx="4868">
                  <c:v>Ashwin 6, 2074</c:v>
                </c:pt>
                <c:pt idx="4869">
                  <c:v>Ashwin 7, 2074</c:v>
                </c:pt>
                <c:pt idx="4870">
                  <c:v>Ashwin 8, 2074</c:v>
                </c:pt>
                <c:pt idx="4871">
                  <c:v>Ashwin 9, 2074</c:v>
                </c:pt>
                <c:pt idx="4872">
                  <c:v>Ashwin 10, 2074</c:v>
                </c:pt>
                <c:pt idx="4873">
                  <c:v>Ashwin 11, 2074</c:v>
                </c:pt>
                <c:pt idx="4874">
                  <c:v>Ashwin 13, 2074</c:v>
                </c:pt>
                <c:pt idx="4875">
                  <c:v>Ashwin 14, 2074</c:v>
                </c:pt>
                <c:pt idx="4876">
                  <c:v>Ashwin 15, 2074</c:v>
                </c:pt>
                <c:pt idx="4877">
                  <c:v>Ashwin 16, 2074</c:v>
                </c:pt>
                <c:pt idx="4878">
                  <c:v>Ashwin 17, 2074</c:v>
                </c:pt>
                <c:pt idx="4879">
                  <c:v>Ashwin 18, 2074</c:v>
                </c:pt>
                <c:pt idx="4880">
                  <c:v>Ashwin 19, 2074</c:v>
                </c:pt>
                <c:pt idx="4881">
                  <c:v>Ashwin 20, 2074</c:v>
                </c:pt>
                <c:pt idx="4882">
                  <c:v>Ashwin 21, 2074</c:v>
                </c:pt>
                <c:pt idx="4883">
                  <c:v>Ashwin 22, 2074</c:v>
                </c:pt>
                <c:pt idx="4884">
                  <c:v>Ashwin 23, 2074</c:v>
                </c:pt>
                <c:pt idx="4885">
                  <c:v>Ashwin 24, 2074</c:v>
                </c:pt>
                <c:pt idx="4886">
                  <c:v>Ashwin 25, 2074</c:v>
                </c:pt>
                <c:pt idx="4887">
                  <c:v>Ashwin 26, 2074</c:v>
                </c:pt>
                <c:pt idx="4888">
                  <c:v>Ashwin 27, 2074</c:v>
                </c:pt>
                <c:pt idx="4889">
                  <c:v>Ashwin 28, 2074</c:v>
                </c:pt>
                <c:pt idx="4890">
                  <c:v>Ashwin 29, 2074</c:v>
                </c:pt>
                <c:pt idx="4891">
                  <c:v>Ashwin 30, 2074</c:v>
                </c:pt>
                <c:pt idx="4892">
                  <c:v>Ashwin 31, 2074</c:v>
                </c:pt>
                <c:pt idx="4893">
                  <c:v>Ashwin 32, 2074</c:v>
                </c:pt>
                <c:pt idx="4894">
                  <c:v>Kartik 1, 2074</c:v>
                </c:pt>
                <c:pt idx="4895">
                  <c:v>Kartik 2, 2074</c:v>
                </c:pt>
                <c:pt idx="4896">
                  <c:v>Kartik 3, 2074</c:v>
                </c:pt>
                <c:pt idx="4897">
                  <c:v>Kartik 4, 2074</c:v>
                </c:pt>
                <c:pt idx="4898">
                  <c:v>Kartik 5, 2074</c:v>
                </c:pt>
                <c:pt idx="4899">
                  <c:v>Kartik 6, 2074</c:v>
                </c:pt>
                <c:pt idx="4900">
                  <c:v>Kartik 7, 2074</c:v>
                </c:pt>
                <c:pt idx="4901">
                  <c:v>Kartik 8, 2074</c:v>
                </c:pt>
                <c:pt idx="4902">
                  <c:v>Kartik 9, 2074</c:v>
                </c:pt>
                <c:pt idx="4903">
                  <c:v>Kartik 10, 2074</c:v>
                </c:pt>
                <c:pt idx="4904">
                  <c:v>Kartik 11, 2074</c:v>
                </c:pt>
                <c:pt idx="4905">
                  <c:v>Kartik 13, 2074</c:v>
                </c:pt>
                <c:pt idx="4906">
                  <c:v>Kartik 14, 2074</c:v>
                </c:pt>
                <c:pt idx="4907">
                  <c:v>Kartik 15, 2074</c:v>
                </c:pt>
                <c:pt idx="4908">
                  <c:v>Kartik 16, 2074</c:v>
                </c:pt>
                <c:pt idx="4909">
                  <c:v>Kartik 17, 2074</c:v>
                </c:pt>
                <c:pt idx="4910">
                  <c:v>Kartik 18, 2074</c:v>
                </c:pt>
                <c:pt idx="4911">
                  <c:v>Kartik 19, 2074</c:v>
                </c:pt>
                <c:pt idx="4912">
                  <c:v>Kartik 20, 2074</c:v>
                </c:pt>
                <c:pt idx="4913">
                  <c:v>Kartik 21, 2074</c:v>
                </c:pt>
                <c:pt idx="4914">
                  <c:v>Kartik 22, 2074</c:v>
                </c:pt>
                <c:pt idx="4915">
                  <c:v>Kartik 23, 2074</c:v>
                </c:pt>
                <c:pt idx="4916">
                  <c:v>Kartik 24, 2074</c:v>
                </c:pt>
                <c:pt idx="4917">
                  <c:v>Kartik 25, 2074</c:v>
                </c:pt>
                <c:pt idx="4918">
                  <c:v>Kartik 26, 2074</c:v>
                </c:pt>
                <c:pt idx="4919">
                  <c:v>Kartik 27, 2074</c:v>
                </c:pt>
                <c:pt idx="4920">
                  <c:v>Kartik 28, 2074</c:v>
                </c:pt>
                <c:pt idx="4921">
                  <c:v>Kartik 29, 2074</c:v>
                </c:pt>
                <c:pt idx="4922">
                  <c:v>Kartik 30, 2074</c:v>
                </c:pt>
                <c:pt idx="4923">
                  <c:v>Kartik 31, 2074</c:v>
                </c:pt>
                <c:pt idx="4924">
                  <c:v>Kartik 32, 2074</c:v>
                </c:pt>
                <c:pt idx="4925">
                  <c:v>Mangsir 1, 2074</c:v>
                </c:pt>
                <c:pt idx="4926">
                  <c:v>Mangsir 2, 2074</c:v>
                </c:pt>
                <c:pt idx="4927">
                  <c:v>Mangsir 3, 2074</c:v>
                </c:pt>
                <c:pt idx="4928">
                  <c:v>Mangsir 4, 2074</c:v>
                </c:pt>
                <c:pt idx="4929">
                  <c:v>Mangsir 5, 2074</c:v>
                </c:pt>
                <c:pt idx="4930">
                  <c:v>Mangsir 6, 2074</c:v>
                </c:pt>
                <c:pt idx="4931">
                  <c:v>Mangsir 7, 2074</c:v>
                </c:pt>
                <c:pt idx="4932">
                  <c:v>Mangsir 8, 2074</c:v>
                </c:pt>
                <c:pt idx="4933">
                  <c:v>Mangsir 9, 2074</c:v>
                </c:pt>
                <c:pt idx="4934">
                  <c:v>Mangsir 10, 2074</c:v>
                </c:pt>
                <c:pt idx="4935">
                  <c:v>Mangsir 13, 2074</c:v>
                </c:pt>
                <c:pt idx="4936">
                  <c:v>Mangsir 14, 2074</c:v>
                </c:pt>
                <c:pt idx="4937">
                  <c:v>Mangsir 15, 2074</c:v>
                </c:pt>
                <c:pt idx="4938">
                  <c:v>Mangsir 16, 2074</c:v>
                </c:pt>
                <c:pt idx="4939">
                  <c:v>Mangsir 17, 2074</c:v>
                </c:pt>
                <c:pt idx="4940">
                  <c:v>Mangsir 18, 2074</c:v>
                </c:pt>
                <c:pt idx="4941">
                  <c:v>Mangsir 19, 2074</c:v>
                </c:pt>
                <c:pt idx="4942">
                  <c:v>Mangsir 20, 2074</c:v>
                </c:pt>
                <c:pt idx="4943">
                  <c:v>Mangsir 21, 2074</c:v>
                </c:pt>
                <c:pt idx="4944">
                  <c:v>Mangsir 22, 2074</c:v>
                </c:pt>
                <c:pt idx="4945">
                  <c:v>Mangsir 23, 2074</c:v>
                </c:pt>
                <c:pt idx="4946">
                  <c:v>Mangsir 24, 2074</c:v>
                </c:pt>
                <c:pt idx="4947">
                  <c:v>Mangsir 25, 2074</c:v>
                </c:pt>
                <c:pt idx="4948">
                  <c:v>Mangsir 26, 2074</c:v>
                </c:pt>
                <c:pt idx="4949">
                  <c:v>Mangsir 27, 2074</c:v>
                </c:pt>
                <c:pt idx="4950">
                  <c:v>Mangsir 28, 2074</c:v>
                </c:pt>
                <c:pt idx="4951">
                  <c:v>Mangsir 29, 2074</c:v>
                </c:pt>
                <c:pt idx="4952">
                  <c:v>Mangsir 30, 2074</c:v>
                </c:pt>
                <c:pt idx="4953">
                  <c:v>Mangsir 31, 2074</c:v>
                </c:pt>
                <c:pt idx="4954">
                  <c:v>Mangsir 32, 2074</c:v>
                </c:pt>
                <c:pt idx="4955">
                  <c:v>Poush 1, 2074</c:v>
                </c:pt>
                <c:pt idx="4956">
                  <c:v>Poush 2, 2074</c:v>
                </c:pt>
                <c:pt idx="4957">
                  <c:v>Poush 3, 2074</c:v>
                </c:pt>
                <c:pt idx="4958">
                  <c:v>Poush 4, 2074</c:v>
                </c:pt>
                <c:pt idx="4959">
                  <c:v>Poush 5, 2074</c:v>
                </c:pt>
                <c:pt idx="4960">
                  <c:v>Poush 6, 2074</c:v>
                </c:pt>
                <c:pt idx="4961">
                  <c:v>Poush 7, 2074</c:v>
                </c:pt>
                <c:pt idx="4962">
                  <c:v>Poush 8, 2074</c:v>
                </c:pt>
                <c:pt idx="4963">
                  <c:v>Poush 9, 2074</c:v>
                </c:pt>
                <c:pt idx="4964">
                  <c:v>Poush 12, 2074</c:v>
                </c:pt>
                <c:pt idx="4965">
                  <c:v>Poush 13, 2074</c:v>
                </c:pt>
                <c:pt idx="4966">
                  <c:v>Poush 14, 2074</c:v>
                </c:pt>
                <c:pt idx="4967">
                  <c:v>Poush 15, 2074</c:v>
                </c:pt>
                <c:pt idx="4968">
                  <c:v>Poush 16, 2074</c:v>
                </c:pt>
                <c:pt idx="4969">
                  <c:v>Poush 17, 2074</c:v>
                </c:pt>
                <c:pt idx="4970">
                  <c:v>Poush 18, 2074</c:v>
                </c:pt>
                <c:pt idx="4971">
                  <c:v>Poush 19, 2074</c:v>
                </c:pt>
                <c:pt idx="4972">
                  <c:v>Poush 20, 2074</c:v>
                </c:pt>
                <c:pt idx="4973">
                  <c:v>Poush 21, 2074</c:v>
                </c:pt>
                <c:pt idx="4974">
                  <c:v>Poush 22, 2074</c:v>
                </c:pt>
                <c:pt idx="4975">
                  <c:v>Poush 23, 2074</c:v>
                </c:pt>
                <c:pt idx="4976">
                  <c:v>Poush 24, 2074</c:v>
                </c:pt>
                <c:pt idx="4977">
                  <c:v>Poush 25, 2074</c:v>
                </c:pt>
                <c:pt idx="4978">
                  <c:v>Poush 26, 2074</c:v>
                </c:pt>
                <c:pt idx="4979">
                  <c:v>Poush 27, 2074</c:v>
                </c:pt>
                <c:pt idx="4980">
                  <c:v>Poush 28, 2074</c:v>
                </c:pt>
                <c:pt idx="4981">
                  <c:v>Poush 29, 2074</c:v>
                </c:pt>
                <c:pt idx="4982">
                  <c:v>Poush 30, 2074</c:v>
                </c:pt>
                <c:pt idx="4983">
                  <c:v>Poush 31, 2074</c:v>
                </c:pt>
                <c:pt idx="4984">
                  <c:v>Poush 32, 2074</c:v>
                </c:pt>
                <c:pt idx="4985">
                  <c:v>Magh 1, 2074</c:v>
                </c:pt>
                <c:pt idx="4986">
                  <c:v>Magh 2, 2074</c:v>
                </c:pt>
                <c:pt idx="4987">
                  <c:v>Magh 3, 2074</c:v>
                </c:pt>
                <c:pt idx="4988">
                  <c:v>Magh 4, 2074</c:v>
                </c:pt>
                <c:pt idx="4989">
                  <c:v>Magh 5, 2074</c:v>
                </c:pt>
                <c:pt idx="4990">
                  <c:v>Magh 6, 2074</c:v>
                </c:pt>
                <c:pt idx="4991">
                  <c:v>Magh 7, 2074</c:v>
                </c:pt>
                <c:pt idx="4992">
                  <c:v>Magh 8, 2074</c:v>
                </c:pt>
                <c:pt idx="4993">
                  <c:v>Magh 9, 2074</c:v>
                </c:pt>
                <c:pt idx="4994">
                  <c:v>Magh 10, 2074</c:v>
                </c:pt>
                <c:pt idx="4995">
                  <c:v>Magh 12, 2074</c:v>
                </c:pt>
                <c:pt idx="4996">
                  <c:v>Magh 13, 2074</c:v>
                </c:pt>
                <c:pt idx="4997">
                  <c:v>Magh 14, 2074</c:v>
                </c:pt>
                <c:pt idx="4998">
                  <c:v>Magh 15, 2074</c:v>
                </c:pt>
                <c:pt idx="4999">
                  <c:v>Magh 16, 2074</c:v>
                </c:pt>
                <c:pt idx="5000">
                  <c:v>Magh 17, 2074</c:v>
                </c:pt>
                <c:pt idx="5001">
                  <c:v>Magh 18, 2074</c:v>
                </c:pt>
                <c:pt idx="5002">
                  <c:v>Magh 19, 2074</c:v>
                </c:pt>
                <c:pt idx="5003">
                  <c:v>Magh 20, 2074</c:v>
                </c:pt>
                <c:pt idx="5004">
                  <c:v>Magh 21, 2074</c:v>
                </c:pt>
                <c:pt idx="5005">
                  <c:v>Magh 22, 2074</c:v>
                </c:pt>
                <c:pt idx="5006">
                  <c:v>Magh 23, 2074</c:v>
                </c:pt>
                <c:pt idx="5007">
                  <c:v>Magh 24, 2074</c:v>
                </c:pt>
                <c:pt idx="5008">
                  <c:v>Magh 25, 2074</c:v>
                </c:pt>
                <c:pt idx="5009">
                  <c:v>Magh 26, 2074</c:v>
                </c:pt>
                <c:pt idx="5010">
                  <c:v>Magh 27, 2074</c:v>
                </c:pt>
                <c:pt idx="5011">
                  <c:v>Magh 28, 2074</c:v>
                </c:pt>
                <c:pt idx="5012">
                  <c:v>Magh 29, 2074</c:v>
                </c:pt>
                <c:pt idx="5013">
                  <c:v>Magh 30, 2074</c:v>
                </c:pt>
                <c:pt idx="5014">
                  <c:v>Magh 31, 2074</c:v>
                </c:pt>
                <c:pt idx="5015">
                  <c:v>Magh 32, 2074</c:v>
                </c:pt>
                <c:pt idx="5016">
                  <c:v>Falgun 1, 2074</c:v>
                </c:pt>
                <c:pt idx="5017">
                  <c:v>Falgun 2, 2074</c:v>
                </c:pt>
                <c:pt idx="5018">
                  <c:v>Falgun 3, 2074</c:v>
                </c:pt>
                <c:pt idx="5019">
                  <c:v>Falgun 4, 2074</c:v>
                </c:pt>
                <c:pt idx="5020">
                  <c:v>Falgun 5, 2074</c:v>
                </c:pt>
                <c:pt idx="5021">
                  <c:v>Falgun 6, 2074</c:v>
                </c:pt>
                <c:pt idx="5022">
                  <c:v>Falgun 7, 2074</c:v>
                </c:pt>
                <c:pt idx="5023">
                  <c:v>Falgun 8, 2074</c:v>
                </c:pt>
                <c:pt idx="5024">
                  <c:v>Falgun 9, 2074</c:v>
                </c:pt>
                <c:pt idx="5025">
                  <c:v>Falgun 12, 2074</c:v>
                </c:pt>
                <c:pt idx="5026">
                  <c:v>Falgun 13, 2074</c:v>
                </c:pt>
                <c:pt idx="5027">
                  <c:v>Falgun 14, 2074</c:v>
                </c:pt>
                <c:pt idx="5028">
                  <c:v>Falgun 15, 2074</c:v>
                </c:pt>
                <c:pt idx="5029">
                  <c:v>Falgun 16, 2074</c:v>
                </c:pt>
                <c:pt idx="5030">
                  <c:v>Falgun 17, 2074</c:v>
                </c:pt>
                <c:pt idx="5031">
                  <c:v>Falgun 18, 2074</c:v>
                </c:pt>
                <c:pt idx="5032">
                  <c:v>Falgun 19, 2074</c:v>
                </c:pt>
                <c:pt idx="5033">
                  <c:v>Falgun 20, 2074</c:v>
                </c:pt>
                <c:pt idx="5034">
                  <c:v>Falgun 21, 2074</c:v>
                </c:pt>
                <c:pt idx="5035">
                  <c:v>Falgun 22, 2074</c:v>
                </c:pt>
                <c:pt idx="5036">
                  <c:v>Falgun 23, 2074</c:v>
                </c:pt>
                <c:pt idx="5037">
                  <c:v>Falgun 24, 2074</c:v>
                </c:pt>
                <c:pt idx="5038">
                  <c:v>Falgun 25, 2074</c:v>
                </c:pt>
                <c:pt idx="5039">
                  <c:v>Falgun 26, 2074</c:v>
                </c:pt>
                <c:pt idx="5040">
                  <c:v>Falgun 27, 2074</c:v>
                </c:pt>
                <c:pt idx="5041">
                  <c:v>Falgun 28, 2074</c:v>
                </c:pt>
                <c:pt idx="5042">
                  <c:v>Falgun 29, 2074</c:v>
                </c:pt>
                <c:pt idx="5043">
                  <c:v>Falgun 30, 2074</c:v>
                </c:pt>
                <c:pt idx="5044">
                  <c:v>Falgun 31, 2074</c:v>
                </c:pt>
                <c:pt idx="5045">
                  <c:v>Falgun 32, 2074</c:v>
                </c:pt>
                <c:pt idx="5046">
                  <c:v>Chaitra 1, 2074</c:v>
                </c:pt>
                <c:pt idx="5047">
                  <c:v>Chaitra 2, 2074</c:v>
                </c:pt>
                <c:pt idx="5048">
                  <c:v>Chaitra 3, 2074</c:v>
                </c:pt>
                <c:pt idx="5049">
                  <c:v>Chaitra 4, 2074</c:v>
                </c:pt>
                <c:pt idx="5050">
                  <c:v>Chaitra 5, 2074</c:v>
                </c:pt>
                <c:pt idx="5051">
                  <c:v>Chaitra 6, 2074</c:v>
                </c:pt>
                <c:pt idx="5052">
                  <c:v>Chaitra 7, 2074</c:v>
                </c:pt>
                <c:pt idx="5053">
                  <c:v>Chaitra 8, 2074</c:v>
                </c:pt>
                <c:pt idx="5054">
                  <c:v>Chaitra 9, 2074</c:v>
                </c:pt>
                <c:pt idx="5055">
                  <c:v>Chaitra 10, 2074</c:v>
                </c:pt>
                <c:pt idx="5056">
                  <c:v>Chaitra 12, 2074</c:v>
                </c:pt>
                <c:pt idx="5057">
                  <c:v>Chaitra 13, 2074</c:v>
                </c:pt>
                <c:pt idx="5058">
                  <c:v>Chaitra 14, 2074</c:v>
                </c:pt>
                <c:pt idx="5059">
                  <c:v>Chaitra 15, 2074</c:v>
                </c:pt>
                <c:pt idx="5060">
                  <c:v>Chaitra 16, 2074</c:v>
                </c:pt>
                <c:pt idx="5061">
                  <c:v>Chaitra 17, 2074</c:v>
                </c:pt>
                <c:pt idx="5062">
                  <c:v>Chaitra 18, 2074</c:v>
                </c:pt>
                <c:pt idx="5063">
                  <c:v>Chaitra 19, 2074</c:v>
                </c:pt>
                <c:pt idx="5064">
                  <c:v>Chaitra 20, 2074</c:v>
                </c:pt>
                <c:pt idx="5065">
                  <c:v>Chaitra 21, 2074</c:v>
                </c:pt>
                <c:pt idx="5066">
                  <c:v>Chaitra 22, 2074</c:v>
                </c:pt>
                <c:pt idx="5067">
                  <c:v>Chaitra 23, 2074</c:v>
                </c:pt>
                <c:pt idx="5068">
                  <c:v>Chaitra 24, 2074</c:v>
                </c:pt>
                <c:pt idx="5069">
                  <c:v>Chaitra 25, 2074</c:v>
                </c:pt>
                <c:pt idx="5070">
                  <c:v>Chaitra 26, 2074</c:v>
                </c:pt>
                <c:pt idx="5071">
                  <c:v>Chaitra 27, 2074</c:v>
                </c:pt>
                <c:pt idx="5072">
                  <c:v>Chaitra 28, 2074</c:v>
                </c:pt>
                <c:pt idx="5073">
                  <c:v>Chaitra 29, 2074</c:v>
                </c:pt>
                <c:pt idx="5074">
                  <c:v>Chaitra 30, 2074</c:v>
                </c:pt>
                <c:pt idx="5075">
                  <c:v>Chaitra 31, 2074</c:v>
                </c:pt>
                <c:pt idx="5076">
                  <c:v>Chaitra 32, 2074</c:v>
                </c:pt>
                <c:pt idx="5077">
                  <c:v>Baishakh 1, 2075</c:v>
                </c:pt>
                <c:pt idx="5078">
                  <c:v>Baishakh 2, 2075</c:v>
                </c:pt>
                <c:pt idx="5079">
                  <c:v>Baishakh 3, 2075</c:v>
                </c:pt>
                <c:pt idx="5080">
                  <c:v>Baishakh 4, 2075</c:v>
                </c:pt>
                <c:pt idx="5081">
                  <c:v>Baishakh 5, 2075</c:v>
                </c:pt>
                <c:pt idx="5082">
                  <c:v>Baishakh 6, 2075</c:v>
                </c:pt>
                <c:pt idx="5083">
                  <c:v>Baishakh 7, 2075</c:v>
                </c:pt>
                <c:pt idx="5084">
                  <c:v>Baishakh 8, 2075</c:v>
                </c:pt>
                <c:pt idx="5085">
                  <c:v>Baishakh 9, 2075</c:v>
                </c:pt>
                <c:pt idx="5086">
                  <c:v>Baishakh 10, 2075</c:v>
                </c:pt>
                <c:pt idx="5087">
                  <c:v>Baishakh 12, 2075</c:v>
                </c:pt>
                <c:pt idx="5088">
                  <c:v>Baishakh 13, 2075</c:v>
                </c:pt>
                <c:pt idx="5089">
                  <c:v>Baishakh 14, 2075</c:v>
                </c:pt>
                <c:pt idx="5090">
                  <c:v>Baishakh 15, 2075</c:v>
                </c:pt>
                <c:pt idx="5091">
                  <c:v>Baishakh 16, 2075</c:v>
                </c:pt>
                <c:pt idx="5092">
                  <c:v>Baishakh 17, 2075</c:v>
                </c:pt>
                <c:pt idx="5093">
                  <c:v>Baishakh 18, 2075</c:v>
                </c:pt>
                <c:pt idx="5094">
                  <c:v>Baishakh 19, 2075</c:v>
                </c:pt>
                <c:pt idx="5095">
                  <c:v>Baishakh 20, 2075</c:v>
                </c:pt>
                <c:pt idx="5096">
                  <c:v>Baishakh 21, 2075</c:v>
                </c:pt>
                <c:pt idx="5097">
                  <c:v>Baishakh 22, 2075</c:v>
                </c:pt>
                <c:pt idx="5098">
                  <c:v>Baishakh 23, 2075</c:v>
                </c:pt>
                <c:pt idx="5099">
                  <c:v>Baishakh 24, 2075</c:v>
                </c:pt>
                <c:pt idx="5100">
                  <c:v>Baishakh 25, 2075</c:v>
                </c:pt>
                <c:pt idx="5101">
                  <c:v>Baishakh 26, 2075</c:v>
                </c:pt>
                <c:pt idx="5102">
                  <c:v>Baishakh 27, 2075</c:v>
                </c:pt>
                <c:pt idx="5103">
                  <c:v>Baishakh 28, 2075</c:v>
                </c:pt>
                <c:pt idx="5104">
                  <c:v>Baishakh 29, 2075</c:v>
                </c:pt>
                <c:pt idx="5105">
                  <c:v>Baishakh 30, 2075</c:v>
                </c:pt>
                <c:pt idx="5106">
                  <c:v>Baishakh 31, 2075</c:v>
                </c:pt>
                <c:pt idx="5107">
                  <c:v>Baishakh 32, 2075</c:v>
                </c:pt>
                <c:pt idx="5108">
                  <c:v>Jestha 1, 2075</c:v>
                </c:pt>
                <c:pt idx="5109">
                  <c:v>Jestha 2, 2075</c:v>
                </c:pt>
                <c:pt idx="5110">
                  <c:v>Jestha 3, 2075</c:v>
                </c:pt>
                <c:pt idx="5111">
                  <c:v>Jestha 4, 2075</c:v>
                </c:pt>
                <c:pt idx="5112">
                  <c:v>Jestha 5, 2075</c:v>
                </c:pt>
                <c:pt idx="5113">
                  <c:v>Jestha 6, 2075</c:v>
                </c:pt>
                <c:pt idx="5114">
                  <c:v>Jestha 7, 2075</c:v>
                </c:pt>
                <c:pt idx="5115">
                  <c:v>Jestha 8, 2075</c:v>
                </c:pt>
                <c:pt idx="5116">
                  <c:v>Jestha 9, 2075</c:v>
                </c:pt>
                <c:pt idx="5117">
                  <c:v>Jestha 10, 2075</c:v>
                </c:pt>
                <c:pt idx="5118">
                  <c:v>Jestha 11, 2075</c:v>
                </c:pt>
                <c:pt idx="5119">
                  <c:v>Jestha 12, 2075</c:v>
                </c:pt>
                <c:pt idx="5120">
                  <c:v>Jestha 13, 2075</c:v>
                </c:pt>
                <c:pt idx="5121">
                  <c:v>Jestha 14, 2075</c:v>
                </c:pt>
                <c:pt idx="5122">
                  <c:v>Jestha 15, 2075</c:v>
                </c:pt>
                <c:pt idx="5123">
                  <c:v>Jestha 16, 2075</c:v>
                </c:pt>
                <c:pt idx="5124">
                  <c:v>Jestha 17, 2075</c:v>
                </c:pt>
                <c:pt idx="5125">
                  <c:v>Jestha 18, 2075</c:v>
                </c:pt>
                <c:pt idx="5126">
                  <c:v>Jestha 19, 2075</c:v>
                </c:pt>
                <c:pt idx="5127">
                  <c:v>Jestha 20, 2075</c:v>
                </c:pt>
                <c:pt idx="5128">
                  <c:v>Jestha 21, 2075</c:v>
                </c:pt>
                <c:pt idx="5129">
                  <c:v>Jestha 22, 2075</c:v>
                </c:pt>
                <c:pt idx="5130">
                  <c:v>Jestha 23, 2075</c:v>
                </c:pt>
                <c:pt idx="5131">
                  <c:v>Jestha 24, 2075</c:v>
                </c:pt>
                <c:pt idx="5132">
                  <c:v>Jestha 25, 2075</c:v>
                </c:pt>
                <c:pt idx="5133">
                  <c:v>Jestha 26, 2075</c:v>
                </c:pt>
                <c:pt idx="5134">
                  <c:v>Jestha 27, 2075</c:v>
                </c:pt>
                <c:pt idx="5135">
                  <c:v>Jestha 28, 2075</c:v>
                </c:pt>
                <c:pt idx="5136">
                  <c:v>Jestha 29, 2075</c:v>
                </c:pt>
                <c:pt idx="5137">
                  <c:v>Jestha 30, 2075</c:v>
                </c:pt>
                <c:pt idx="5138">
                  <c:v>Jestha 31, 2075</c:v>
                </c:pt>
                <c:pt idx="5139">
                  <c:v>Jestha 32, 2075</c:v>
                </c:pt>
                <c:pt idx="5140">
                  <c:v>Ashadh 1, 2075</c:v>
                </c:pt>
                <c:pt idx="5141">
                  <c:v>Ashadh 2, 2075</c:v>
                </c:pt>
                <c:pt idx="5142">
                  <c:v>Ashadh 3, 2075</c:v>
                </c:pt>
                <c:pt idx="5143">
                  <c:v>Ashadh 4, 2075</c:v>
                </c:pt>
                <c:pt idx="5144">
                  <c:v>Ashadh 5, 2075</c:v>
                </c:pt>
                <c:pt idx="5145">
                  <c:v>Ashadh 6, 2075</c:v>
                </c:pt>
                <c:pt idx="5146">
                  <c:v>Ashadh 7, 2075</c:v>
                </c:pt>
                <c:pt idx="5147">
                  <c:v>Ashadh 8, 2075</c:v>
                </c:pt>
                <c:pt idx="5148">
                  <c:v>Ashadh 9, 2075</c:v>
                </c:pt>
                <c:pt idx="5149">
                  <c:v>Ashadh 10, 2075</c:v>
                </c:pt>
                <c:pt idx="5150">
                  <c:v>Ashadh 11, 2075</c:v>
                </c:pt>
                <c:pt idx="5151">
                  <c:v>Ashadh 12, 2075</c:v>
                </c:pt>
                <c:pt idx="5152">
                  <c:v>Ashadh 13, 2075</c:v>
                </c:pt>
                <c:pt idx="5153">
                  <c:v>Ashadh 14, 2075</c:v>
                </c:pt>
                <c:pt idx="5154">
                  <c:v>Ashadh 15, 2075</c:v>
                </c:pt>
                <c:pt idx="5155">
                  <c:v>Ashadh 16, 2075</c:v>
                </c:pt>
                <c:pt idx="5156">
                  <c:v>Ashadh 17, 2075</c:v>
                </c:pt>
                <c:pt idx="5157">
                  <c:v>Ashadh 18, 2075</c:v>
                </c:pt>
                <c:pt idx="5158">
                  <c:v>Ashadh 19, 2075</c:v>
                </c:pt>
                <c:pt idx="5159">
                  <c:v>Ashadh 20, 2075</c:v>
                </c:pt>
                <c:pt idx="5160">
                  <c:v>Ashadh 21, 2075</c:v>
                </c:pt>
                <c:pt idx="5161">
                  <c:v>Ashadh 22, 2075</c:v>
                </c:pt>
                <c:pt idx="5162">
                  <c:v>Ashadh 23, 2075</c:v>
                </c:pt>
                <c:pt idx="5163">
                  <c:v>Ashadh 24, 2075</c:v>
                </c:pt>
                <c:pt idx="5164">
                  <c:v>Ashadh 25, 2075</c:v>
                </c:pt>
                <c:pt idx="5165">
                  <c:v>Ashadh 26, 2075</c:v>
                </c:pt>
                <c:pt idx="5166">
                  <c:v>Ashadh 27, 2075</c:v>
                </c:pt>
                <c:pt idx="5167">
                  <c:v>Ashadh 28, 2075</c:v>
                </c:pt>
                <c:pt idx="5168">
                  <c:v>Ashadh 29, 2075</c:v>
                </c:pt>
                <c:pt idx="5169">
                  <c:v>Ashadh 30, 2075</c:v>
                </c:pt>
                <c:pt idx="5170">
                  <c:v>Ashadh 31, 2075</c:v>
                </c:pt>
                <c:pt idx="5171">
                  <c:v>Ashadh 32, 2075</c:v>
                </c:pt>
                <c:pt idx="5172">
                  <c:v>Shrawan 1, 2075</c:v>
                </c:pt>
                <c:pt idx="5173">
                  <c:v>Shrawan 2, 2075</c:v>
                </c:pt>
                <c:pt idx="5174">
                  <c:v>Shrawan 3, 2075</c:v>
                </c:pt>
                <c:pt idx="5175">
                  <c:v>Shrawan 4, 2075</c:v>
                </c:pt>
                <c:pt idx="5176">
                  <c:v>Shrawan 5, 2075</c:v>
                </c:pt>
                <c:pt idx="5177">
                  <c:v>Shrawan 6, 2075</c:v>
                </c:pt>
                <c:pt idx="5178">
                  <c:v>Shrawan 7, 2075</c:v>
                </c:pt>
                <c:pt idx="5179">
                  <c:v>Shrawan 8, 2075</c:v>
                </c:pt>
                <c:pt idx="5180">
                  <c:v>Shrawan 9, 2075</c:v>
                </c:pt>
                <c:pt idx="5181">
                  <c:v>Shrawan 10, 2075</c:v>
                </c:pt>
                <c:pt idx="5182">
                  <c:v>Shrawan 11, 2075</c:v>
                </c:pt>
                <c:pt idx="5183">
                  <c:v>Shrawan 12, 2075</c:v>
                </c:pt>
                <c:pt idx="5184">
                  <c:v>Shrawan 13, 2075</c:v>
                </c:pt>
                <c:pt idx="5185">
                  <c:v>Shrawan 14, 2075</c:v>
                </c:pt>
                <c:pt idx="5186">
                  <c:v>Shrawan 15, 2075</c:v>
                </c:pt>
                <c:pt idx="5187">
                  <c:v>Shrawan 16, 2075</c:v>
                </c:pt>
                <c:pt idx="5188">
                  <c:v>Shrawan 17, 2075</c:v>
                </c:pt>
                <c:pt idx="5189">
                  <c:v>Shrawan 18, 2075</c:v>
                </c:pt>
                <c:pt idx="5190">
                  <c:v>Shrawan 19, 2075</c:v>
                </c:pt>
                <c:pt idx="5191">
                  <c:v>Shrawan 20, 2075</c:v>
                </c:pt>
                <c:pt idx="5192">
                  <c:v>Shrawan 21, 2075</c:v>
                </c:pt>
                <c:pt idx="5193">
                  <c:v>Shrawan 22, 2075</c:v>
                </c:pt>
                <c:pt idx="5194">
                  <c:v>Shrawan 23, 2075</c:v>
                </c:pt>
                <c:pt idx="5195">
                  <c:v>Shrawan 24, 2075</c:v>
                </c:pt>
                <c:pt idx="5196">
                  <c:v>Shrawan 25, 2075</c:v>
                </c:pt>
                <c:pt idx="5197">
                  <c:v>Shrawan 26, 2075</c:v>
                </c:pt>
                <c:pt idx="5198">
                  <c:v>Shrawan 27, 2075</c:v>
                </c:pt>
                <c:pt idx="5199">
                  <c:v>Shrawan 28, 2075</c:v>
                </c:pt>
                <c:pt idx="5200">
                  <c:v>Shrawan 29, 2075</c:v>
                </c:pt>
                <c:pt idx="5201">
                  <c:v>Shrawan 30, 2075</c:v>
                </c:pt>
                <c:pt idx="5202">
                  <c:v>Shrawan 31, 2075</c:v>
                </c:pt>
                <c:pt idx="5203">
                  <c:v>Shrawan 32, 2075</c:v>
                </c:pt>
                <c:pt idx="5204">
                  <c:v>Bhadra 1, 2075</c:v>
                </c:pt>
                <c:pt idx="5205">
                  <c:v>Bhadra 2, 2075</c:v>
                </c:pt>
                <c:pt idx="5206">
                  <c:v>Bhadra 3, 2075</c:v>
                </c:pt>
                <c:pt idx="5207">
                  <c:v>Bhadra 4, 2075</c:v>
                </c:pt>
                <c:pt idx="5208">
                  <c:v>Bhadra 5, 2075</c:v>
                </c:pt>
                <c:pt idx="5209">
                  <c:v>Bhadra 6, 2075</c:v>
                </c:pt>
                <c:pt idx="5210">
                  <c:v>Bhadra 7, 2075</c:v>
                </c:pt>
                <c:pt idx="5211">
                  <c:v>Bhadra 8, 2075</c:v>
                </c:pt>
                <c:pt idx="5212">
                  <c:v>Bhadra 9, 2075</c:v>
                </c:pt>
                <c:pt idx="5213">
                  <c:v>Bhadra 10, 2075</c:v>
                </c:pt>
                <c:pt idx="5214">
                  <c:v>Bhadra 11, 2075</c:v>
                </c:pt>
                <c:pt idx="5215">
                  <c:v>Bhadra 12, 2075</c:v>
                </c:pt>
                <c:pt idx="5216">
                  <c:v>Bhadra 13, 2075</c:v>
                </c:pt>
                <c:pt idx="5217">
                  <c:v>Bhadra 14, 2075</c:v>
                </c:pt>
                <c:pt idx="5218">
                  <c:v>Bhadra 15, 2075</c:v>
                </c:pt>
                <c:pt idx="5219">
                  <c:v>Bhadra 16, 2075</c:v>
                </c:pt>
                <c:pt idx="5220">
                  <c:v>Bhadra 17, 2075</c:v>
                </c:pt>
                <c:pt idx="5221">
                  <c:v>Bhadra 18, 2075</c:v>
                </c:pt>
                <c:pt idx="5222">
                  <c:v>Bhadra 19, 2075</c:v>
                </c:pt>
                <c:pt idx="5223">
                  <c:v>Bhadra 20, 2075</c:v>
                </c:pt>
                <c:pt idx="5224">
                  <c:v>Bhadra 21, 2075</c:v>
                </c:pt>
                <c:pt idx="5225">
                  <c:v>Bhadra 22, 2075</c:v>
                </c:pt>
                <c:pt idx="5226">
                  <c:v>Bhadra 23, 2075</c:v>
                </c:pt>
                <c:pt idx="5227">
                  <c:v>Bhadra 24, 2075</c:v>
                </c:pt>
                <c:pt idx="5228">
                  <c:v>Bhadra 25, 2075</c:v>
                </c:pt>
                <c:pt idx="5229">
                  <c:v>Bhadra 26, 2075</c:v>
                </c:pt>
                <c:pt idx="5230">
                  <c:v>Bhadra 27, 2075</c:v>
                </c:pt>
                <c:pt idx="5231">
                  <c:v>Bhadra 28, 2075</c:v>
                </c:pt>
                <c:pt idx="5232">
                  <c:v>Bhadra 29, 2075</c:v>
                </c:pt>
                <c:pt idx="5233">
                  <c:v>Bhadra 30, 2075</c:v>
                </c:pt>
                <c:pt idx="5234">
                  <c:v>Bhadra 31, 2075</c:v>
                </c:pt>
                <c:pt idx="5235">
                  <c:v>Bhadra 32, 2075</c:v>
                </c:pt>
                <c:pt idx="5236">
                  <c:v>Ashwin 1, 2075</c:v>
                </c:pt>
                <c:pt idx="5237">
                  <c:v>Ashwin 2, 2075</c:v>
                </c:pt>
                <c:pt idx="5238">
                  <c:v>Ashwin 3, 2075</c:v>
                </c:pt>
                <c:pt idx="5239">
                  <c:v>Ashwin 4, 2075</c:v>
                </c:pt>
                <c:pt idx="5240">
                  <c:v>Ashwin 5, 2075</c:v>
                </c:pt>
                <c:pt idx="5241">
                  <c:v>Ashwin 6, 2075</c:v>
                </c:pt>
                <c:pt idx="5242">
                  <c:v>Ashwin 7, 2075</c:v>
                </c:pt>
                <c:pt idx="5243">
                  <c:v>Ashwin 8, 2075</c:v>
                </c:pt>
                <c:pt idx="5244">
                  <c:v>Ashwin 9, 2075</c:v>
                </c:pt>
                <c:pt idx="5245">
                  <c:v>Ashwin 10, 2075</c:v>
                </c:pt>
                <c:pt idx="5246">
                  <c:v>Ashwin 11, 2075</c:v>
                </c:pt>
                <c:pt idx="5247">
                  <c:v>Ashwin 12, 2075</c:v>
                </c:pt>
                <c:pt idx="5248">
                  <c:v>Ashwin 13, 2075</c:v>
                </c:pt>
                <c:pt idx="5249">
                  <c:v>Ashwin 14, 2075</c:v>
                </c:pt>
                <c:pt idx="5250">
                  <c:v>Ashwin 15, 2075</c:v>
                </c:pt>
                <c:pt idx="5251">
                  <c:v>Ashwin 16, 2075</c:v>
                </c:pt>
                <c:pt idx="5252">
                  <c:v>Ashwin 17, 2075</c:v>
                </c:pt>
                <c:pt idx="5253">
                  <c:v>Ashwin 18, 2075</c:v>
                </c:pt>
                <c:pt idx="5254">
                  <c:v>Ashwin 19, 2075</c:v>
                </c:pt>
                <c:pt idx="5255">
                  <c:v>Ashwin 20, 2075</c:v>
                </c:pt>
                <c:pt idx="5256">
                  <c:v>Ashwin 21, 2075</c:v>
                </c:pt>
                <c:pt idx="5257">
                  <c:v>Ashwin 22, 2075</c:v>
                </c:pt>
                <c:pt idx="5258">
                  <c:v>Ashwin 23, 2075</c:v>
                </c:pt>
                <c:pt idx="5259">
                  <c:v>Ashwin 24, 2075</c:v>
                </c:pt>
                <c:pt idx="5260">
                  <c:v>Ashwin 25, 2075</c:v>
                </c:pt>
                <c:pt idx="5261">
                  <c:v>Ashwin 26, 2075</c:v>
                </c:pt>
                <c:pt idx="5262">
                  <c:v>Ashwin 27, 2075</c:v>
                </c:pt>
                <c:pt idx="5263">
                  <c:v>Ashwin 28, 2075</c:v>
                </c:pt>
                <c:pt idx="5264">
                  <c:v>Ashwin 29, 2075</c:v>
                </c:pt>
                <c:pt idx="5265">
                  <c:v>Ashwin 30, 2075</c:v>
                </c:pt>
                <c:pt idx="5266">
                  <c:v>Ashwin 31, 2075</c:v>
                </c:pt>
                <c:pt idx="5267">
                  <c:v>Ashwin 32, 2075</c:v>
                </c:pt>
                <c:pt idx="5268">
                  <c:v>Kartik 1, 2075</c:v>
                </c:pt>
                <c:pt idx="5269">
                  <c:v>Kartik 2, 2075</c:v>
                </c:pt>
                <c:pt idx="5270">
                  <c:v>Kartik 3, 2075</c:v>
                </c:pt>
                <c:pt idx="5271">
                  <c:v>Kartik 4, 2075</c:v>
                </c:pt>
                <c:pt idx="5272">
                  <c:v>Kartik 5, 2075</c:v>
                </c:pt>
                <c:pt idx="5273">
                  <c:v>Kartik 6, 2075</c:v>
                </c:pt>
                <c:pt idx="5274">
                  <c:v>Kartik 7, 2075</c:v>
                </c:pt>
                <c:pt idx="5275">
                  <c:v>Kartik 8, 2075</c:v>
                </c:pt>
                <c:pt idx="5276">
                  <c:v>Kartik 9, 2075</c:v>
                </c:pt>
                <c:pt idx="5277">
                  <c:v>Kartik 10, 2075</c:v>
                </c:pt>
                <c:pt idx="5278">
                  <c:v>Kartik 11, 2075</c:v>
                </c:pt>
                <c:pt idx="5279">
                  <c:v>Kartik 12, 2075</c:v>
                </c:pt>
                <c:pt idx="5280">
                  <c:v>Kartik 13, 2075</c:v>
                </c:pt>
                <c:pt idx="5281">
                  <c:v>Kartik 14, 2075</c:v>
                </c:pt>
                <c:pt idx="5282">
                  <c:v>Kartik 15, 2075</c:v>
                </c:pt>
                <c:pt idx="5283">
                  <c:v>Kartik 16, 2075</c:v>
                </c:pt>
                <c:pt idx="5284">
                  <c:v>Kartik 17, 2075</c:v>
                </c:pt>
                <c:pt idx="5285">
                  <c:v>Kartik 18, 2075</c:v>
                </c:pt>
                <c:pt idx="5286">
                  <c:v>Kartik 19, 2075</c:v>
                </c:pt>
                <c:pt idx="5287">
                  <c:v>Kartik 20, 2075</c:v>
                </c:pt>
                <c:pt idx="5288">
                  <c:v>Kartik 21, 2075</c:v>
                </c:pt>
                <c:pt idx="5289">
                  <c:v>Kartik 22, 2075</c:v>
                </c:pt>
                <c:pt idx="5290">
                  <c:v>Kartik 23, 2075</c:v>
                </c:pt>
                <c:pt idx="5291">
                  <c:v>Kartik 24, 2075</c:v>
                </c:pt>
                <c:pt idx="5292">
                  <c:v>Kartik 25, 2075</c:v>
                </c:pt>
                <c:pt idx="5293">
                  <c:v>Kartik 26, 2075</c:v>
                </c:pt>
                <c:pt idx="5294">
                  <c:v>Kartik 27, 2075</c:v>
                </c:pt>
                <c:pt idx="5295">
                  <c:v>Kartik 28, 2075</c:v>
                </c:pt>
                <c:pt idx="5296">
                  <c:v>Kartik 29, 2075</c:v>
                </c:pt>
                <c:pt idx="5297">
                  <c:v>Kartik 30, 2075</c:v>
                </c:pt>
                <c:pt idx="5298">
                  <c:v>Kartik 31, 2075</c:v>
                </c:pt>
                <c:pt idx="5299">
                  <c:v>Kartik 32, 2075</c:v>
                </c:pt>
                <c:pt idx="5300">
                  <c:v>Mangsir 1, 2075</c:v>
                </c:pt>
                <c:pt idx="5301">
                  <c:v>Mangsir 2, 2075</c:v>
                </c:pt>
                <c:pt idx="5302">
                  <c:v>Mangsir 3, 2075</c:v>
                </c:pt>
                <c:pt idx="5303">
                  <c:v>Mangsir 4, 2075</c:v>
                </c:pt>
                <c:pt idx="5304">
                  <c:v>Mangsir 5, 2075</c:v>
                </c:pt>
                <c:pt idx="5305">
                  <c:v>Mangsir 6, 2075</c:v>
                </c:pt>
                <c:pt idx="5306">
                  <c:v>Mangsir 7, 2075</c:v>
                </c:pt>
                <c:pt idx="5307">
                  <c:v>Mangsir 8, 2075</c:v>
                </c:pt>
                <c:pt idx="5308">
                  <c:v>Mangsir 9, 2075</c:v>
                </c:pt>
                <c:pt idx="5309">
                  <c:v>Mangsir 10, 2075</c:v>
                </c:pt>
                <c:pt idx="5310">
                  <c:v>Mangsir 11, 2075</c:v>
                </c:pt>
                <c:pt idx="5311">
                  <c:v>Mangsir 13, 2075</c:v>
                </c:pt>
                <c:pt idx="5312">
                  <c:v>Mangsir 14, 2075</c:v>
                </c:pt>
                <c:pt idx="5313">
                  <c:v>Mangsir 15, 2075</c:v>
                </c:pt>
                <c:pt idx="5314">
                  <c:v>Mangsir 16, 2075</c:v>
                </c:pt>
                <c:pt idx="5315">
                  <c:v>Mangsir 17, 2075</c:v>
                </c:pt>
                <c:pt idx="5316">
                  <c:v>Mangsir 18, 2075</c:v>
                </c:pt>
                <c:pt idx="5317">
                  <c:v>Mangsir 19, 2075</c:v>
                </c:pt>
                <c:pt idx="5318">
                  <c:v>Mangsir 20, 2075</c:v>
                </c:pt>
                <c:pt idx="5319">
                  <c:v>Mangsir 21, 2075</c:v>
                </c:pt>
                <c:pt idx="5320">
                  <c:v>Mangsir 22, 2075</c:v>
                </c:pt>
                <c:pt idx="5321">
                  <c:v>Mangsir 23, 2075</c:v>
                </c:pt>
                <c:pt idx="5322">
                  <c:v>Mangsir 24, 2075</c:v>
                </c:pt>
                <c:pt idx="5323">
                  <c:v>Mangsir 25, 2075</c:v>
                </c:pt>
                <c:pt idx="5324">
                  <c:v>Mangsir 26, 2075</c:v>
                </c:pt>
                <c:pt idx="5325">
                  <c:v>Mangsir 27, 2075</c:v>
                </c:pt>
                <c:pt idx="5326">
                  <c:v>Mangsir 28, 2075</c:v>
                </c:pt>
                <c:pt idx="5327">
                  <c:v>Mangsir 29, 2075</c:v>
                </c:pt>
                <c:pt idx="5328">
                  <c:v>Mangsir 30, 2075</c:v>
                </c:pt>
                <c:pt idx="5329">
                  <c:v>Mangsir 31, 2075</c:v>
                </c:pt>
                <c:pt idx="5330">
                  <c:v>Mangsir 32, 2075</c:v>
                </c:pt>
                <c:pt idx="5331">
                  <c:v>Poush 1, 2075</c:v>
                </c:pt>
                <c:pt idx="5332">
                  <c:v>Poush 2, 2075</c:v>
                </c:pt>
                <c:pt idx="5333">
                  <c:v>Poush 3, 2075</c:v>
                </c:pt>
                <c:pt idx="5334">
                  <c:v>Poush 4, 2075</c:v>
                </c:pt>
                <c:pt idx="5335">
                  <c:v>Poush 5, 2075</c:v>
                </c:pt>
                <c:pt idx="5336">
                  <c:v>Poush 6, 2075</c:v>
                </c:pt>
                <c:pt idx="5337">
                  <c:v>Poush 7, 2075</c:v>
                </c:pt>
                <c:pt idx="5338">
                  <c:v>Poush 8, 2075</c:v>
                </c:pt>
                <c:pt idx="5339">
                  <c:v>Poush 9, 2075</c:v>
                </c:pt>
                <c:pt idx="5340">
                  <c:v>Poush 10, 2075</c:v>
                </c:pt>
                <c:pt idx="5341">
                  <c:v>Poush 13, 2075</c:v>
                </c:pt>
                <c:pt idx="5342">
                  <c:v>Poush 14, 2075</c:v>
                </c:pt>
                <c:pt idx="5343">
                  <c:v>Poush 15, 2075</c:v>
                </c:pt>
                <c:pt idx="5344">
                  <c:v>Poush 16, 2075</c:v>
                </c:pt>
                <c:pt idx="5345">
                  <c:v>Poush 17, 2075</c:v>
                </c:pt>
                <c:pt idx="5346">
                  <c:v>Poush 18, 2075</c:v>
                </c:pt>
                <c:pt idx="5347">
                  <c:v>Poush 19, 2075</c:v>
                </c:pt>
                <c:pt idx="5348">
                  <c:v>Poush 20, 2075</c:v>
                </c:pt>
                <c:pt idx="5349">
                  <c:v>Poush 21, 2075</c:v>
                </c:pt>
                <c:pt idx="5350">
                  <c:v>Poush 22, 2075</c:v>
                </c:pt>
                <c:pt idx="5351">
                  <c:v>Poush 23, 2075</c:v>
                </c:pt>
                <c:pt idx="5352">
                  <c:v>Poush 24, 2075</c:v>
                </c:pt>
                <c:pt idx="5353">
                  <c:v>Poush 25, 2075</c:v>
                </c:pt>
                <c:pt idx="5354">
                  <c:v>Poush 26, 2075</c:v>
                </c:pt>
                <c:pt idx="5355">
                  <c:v>Poush 27, 2075</c:v>
                </c:pt>
                <c:pt idx="5356">
                  <c:v>Poush 28, 2075</c:v>
                </c:pt>
                <c:pt idx="5357">
                  <c:v>Poush 29, 2075</c:v>
                </c:pt>
                <c:pt idx="5358">
                  <c:v>Poush 30, 2075</c:v>
                </c:pt>
                <c:pt idx="5359">
                  <c:v>Poush 31, 2075</c:v>
                </c:pt>
                <c:pt idx="5360">
                  <c:v>Poush 32, 2075</c:v>
                </c:pt>
                <c:pt idx="5361">
                  <c:v>Magh 1, 2075</c:v>
                </c:pt>
                <c:pt idx="5362">
                  <c:v>Magh 2, 2075</c:v>
                </c:pt>
                <c:pt idx="5363">
                  <c:v>Magh 3, 2075</c:v>
                </c:pt>
                <c:pt idx="5364">
                  <c:v>Magh 4, 2075</c:v>
                </c:pt>
                <c:pt idx="5365">
                  <c:v>Magh 5, 2075</c:v>
                </c:pt>
                <c:pt idx="5366">
                  <c:v>Magh 6, 2075</c:v>
                </c:pt>
                <c:pt idx="5367">
                  <c:v>Magh 7, 2075</c:v>
                </c:pt>
                <c:pt idx="5368">
                  <c:v>Magh 8, 2075</c:v>
                </c:pt>
                <c:pt idx="5369">
                  <c:v>Magh 9, 2075</c:v>
                </c:pt>
                <c:pt idx="5370">
                  <c:v>Magh 10, 2075</c:v>
                </c:pt>
                <c:pt idx="5371">
                  <c:v>Magh 11, 2075</c:v>
                </c:pt>
                <c:pt idx="5372">
                  <c:v>Falgun 13, 2075</c:v>
                </c:pt>
                <c:pt idx="5373">
                  <c:v>Falgun 14, 2075</c:v>
                </c:pt>
                <c:pt idx="5374">
                  <c:v>Falgun 15, 2075</c:v>
                </c:pt>
                <c:pt idx="5375">
                  <c:v>Falgun 16, 2075</c:v>
                </c:pt>
                <c:pt idx="5376">
                  <c:v>Falgun 17, 2075</c:v>
                </c:pt>
                <c:pt idx="5377">
                  <c:v>Falgun 18, 2075</c:v>
                </c:pt>
                <c:pt idx="5378">
                  <c:v>Falgun 19, 2075</c:v>
                </c:pt>
                <c:pt idx="5379">
                  <c:v>Falgun 20, 2075</c:v>
                </c:pt>
                <c:pt idx="5380">
                  <c:v>Falgun 21, 2075</c:v>
                </c:pt>
                <c:pt idx="5381">
                  <c:v>Falgun 22, 2075</c:v>
                </c:pt>
                <c:pt idx="5382">
                  <c:v>Falgun 23, 2075</c:v>
                </c:pt>
                <c:pt idx="5383">
                  <c:v>Falgun 24, 2075</c:v>
                </c:pt>
                <c:pt idx="5384">
                  <c:v>Falgun 25, 2075</c:v>
                </c:pt>
                <c:pt idx="5385">
                  <c:v>Falgun 26, 2075</c:v>
                </c:pt>
                <c:pt idx="5386">
                  <c:v>Falgun 27, 2075</c:v>
                </c:pt>
                <c:pt idx="5387">
                  <c:v>Falgun 28, 2075</c:v>
                </c:pt>
                <c:pt idx="5388">
                  <c:v>Falgun 29, 2075</c:v>
                </c:pt>
                <c:pt idx="5389">
                  <c:v>Falgun 30, 2075</c:v>
                </c:pt>
                <c:pt idx="5390">
                  <c:v>Falgun 31, 2075</c:v>
                </c:pt>
                <c:pt idx="5391">
                  <c:v>Falgun 32, 2075</c:v>
                </c:pt>
                <c:pt idx="5392">
                  <c:v>Chaitra 1, 2075</c:v>
                </c:pt>
                <c:pt idx="5393">
                  <c:v>Chaitra 2, 2075</c:v>
                </c:pt>
                <c:pt idx="5394">
                  <c:v>Chaitra 3, 2075</c:v>
                </c:pt>
                <c:pt idx="5395">
                  <c:v>Chaitra 4, 2075</c:v>
                </c:pt>
                <c:pt idx="5396">
                  <c:v>Chaitra 5, 2075</c:v>
                </c:pt>
                <c:pt idx="5397">
                  <c:v>Chaitra 6, 2075</c:v>
                </c:pt>
                <c:pt idx="5398">
                  <c:v>Chaitra 7, 2075</c:v>
                </c:pt>
                <c:pt idx="5399">
                  <c:v>Chaitra 8, 2075</c:v>
                </c:pt>
                <c:pt idx="5400">
                  <c:v>Chaitra 9, 2075</c:v>
                </c:pt>
                <c:pt idx="5401">
                  <c:v>Chaitra 10, 2075</c:v>
                </c:pt>
                <c:pt idx="5402">
                  <c:v>Chaitra 11, 2075</c:v>
                </c:pt>
                <c:pt idx="5403">
                  <c:v>Chaitra 13, 2075</c:v>
                </c:pt>
                <c:pt idx="5404">
                  <c:v>Chaitra 14, 2075</c:v>
                </c:pt>
                <c:pt idx="5405">
                  <c:v>Chaitra 15, 2075</c:v>
                </c:pt>
                <c:pt idx="5406">
                  <c:v>Chaitra 16, 2075</c:v>
                </c:pt>
                <c:pt idx="5407">
                  <c:v>Chaitra 17, 2075</c:v>
                </c:pt>
                <c:pt idx="5408">
                  <c:v>Chaitra 18, 2075</c:v>
                </c:pt>
                <c:pt idx="5409">
                  <c:v>Chaitra 19, 2075</c:v>
                </c:pt>
                <c:pt idx="5410">
                  <c:v>Chaitra 20, 2075</c:v>
                </c:pt>
                <c:pt idx="5411">
                  <c:v>Chaitra 21, 2075</c:v>
                </c:pt>
                <c:pt idx="5412">
                  <c:v>Chaitra 22, 2075</c:v>
                </c:pt>
                <c:pt idx="5413">
                  <c:v>Chaitra 23, 2075</c:v>
                </c:pt>
                <c:pt idx="5414">
                  <c:v>Chaitra 24, 2075</c:v>
                </c:pt>
                <c:pt idx="5415">
                  <c:v>Chaitra 25, 2075</c:v>
                </c:pt>
                <c:pt idx="5416">
                  <c:v>Chaitra 26, 2075</c:v>
                </c:pt>
                <c:pt idx="5417">
                  <c:v>Chaitra 27, 2075</c:v>
                </c:pt>
                <c:pt idx="5418">
                  <c:v>Chaitra 28, 2075</c:v>
                </c:pt>
                <c:pt idx="5419">
                  <c:v>Chaitra 29, 2075</c:v>
                </c:pt>
                <c:pt idx="5420">
                  <c:v>Chaitra 30, 2075</c:v>
                </c:pt>
                <c:pt idx="5421">
                  <c:v>Chaitra 31, 2075</c:v>
                </c:pt>
                <c:pt idx="5422">
                  <c:v>Chaitra 32, 2075</c:v>
                </c:pt>
                <c:pt idx="5423">
                  <c:v>Baishakh 1, 2076</c:v>
                </c:pt>
                <c:pt idx="5424">
                  <c:v>Baishakh 2, 2076</c:v>
                </c:pt>
                <c:pt idx="5425">
                  <c:v>Baishakh 3, 2076</c:v>
                </c:pt>
                <c:pt idx="5426">
                  <c:v>Baishakh 4, 2076</c:v>
                </c:pt>
                <c:pt idx="5427">
                  <c:v>Baishakh 5, 2076</c:v>
                </c:pt>
                <c:pt idx="5428">
                  <c:v>Baishakh 6, 2076</c:v>
                </c:pt>
                <c:pt idx="5429">
                  <c:v>Baishakh 7, 2076</c:v>
                </c:pt>
                <c:pt idx="5430">
                  <c:v>Baishakh 8, 2076</c:v>
                </c:pt>
                <c:pt idx="5431">
                  <c:v>Baishakh 9, 2076</c:v>
                </c:pt>
                <c:pt idx="5432">
                  <c:v>Baishakh 10, 2076</c:v>
                </c:pt>
                <c:pt idx="5433">
                  <c:v>Baishakh 11, 2076</c:v>
                </c:pt>
                <c:pt idx="5434">
                  <c:v>Baishakh 13, 2076</c:v>
                </c:pt>
                <c:pt idx="5435">
                  <c:v>Baishakh 14, 2076</c:v>
                </c:pt>
                <c:pt idx="5436">
                  <c:v>Baishakh 15, 2076</c:v>
                </c:pt>
                <c:pt idx="5437">
                  <c:v>Baishakh 16, 2076</c:v>
                </c:pt>
                <c:pt idx="5438">
                  <c:v>Baishakh 17, 2076</c:v>
                </c:pt>
                <c:pt idx="5439">
                  <c:v>Baishakh 18, 2076</c:v>
                </c:pt>
                <c:pt idx="5440">
                  <c:v>Baishakh 19, 2076</c:v>
                </c:pt>
                <c:pt idx="5441">
                  <c:v>Baishakh 20, 2076</c:v>
                </c:pt>
                <c:pt idx="5442">
                  <c:v>Baishakh 21, 2076</c:v>
                </c:pt>
                <c:pt idx="5443">
                  <c:v>Baishakh 22, 2076</c:v>
                </c:pt>
                <c:pt idx="5444">
                  <c:v>Baishakh 23, 2076</c:v>
                </c:pt>
                <c:pt idx="5445">
                  <c:v>Baishakh 24, 2076</c:v>
                </c:pt>
                <c:pt idx="5446">
                  <c:v>Baishakh 25, 2076</c:v>
                </c:pt>
                <c:pt idx="5447">
                  <c:v>Baishakh 26, 2076</c:v>
                </c:pt>
                <c:pt idx="5448">
                  <c:v>Baishakh 27, 2076</c:v>
                </c:pt>
                <c:pt idx="5449">
                  <c:v>Baishakh 28, 2076</c:v>
                </c:pt>
                <c:pt idx="5450">
                  <c:v>Baishakh 29, 2076</c:v>
                </c:pt>
                <c:pt idx="5451">
                  <c:v>Baishakh 30, 2076</c:v>
                </c:pt>
                <c:pt idx="5452">
                  <c:v>Baishakh 31, 2076</c:v>
                </c:pt>
                <c:pt idx="5453">
                  <c:v>Baishakh 32, 2076</c:v>
                </c:pt>
                <c:pt idx="5454">
                  <c:v>Jestha 1, 2076</c:v>
                </c:pt>
                <c:pt idx="5455">
                  <c:v>Jestha 2, 2076</c:v>
                </c:pt>
                <c:pt idx="5456">
                  <c:v>Jestha 3, 2076</c:v>
                </c:pt>
                <c:pt idx="5457">
                  <c:v>Jestha 4, 2076</c:v>
                </c:pt>
                <c:pt idx="5458">
                  <c:v>Jestha 5, 2076</c:v>
                </c:pt>
                <c:pt idx="5459">
                  <c:v>Jestha 6, 2076</c:v>
                </c:pt>
                <c:pt idx="5460">
                  <c:v>Jestha 7, 2076</c:v>
                </c:pt>
                <c:pt idx="5461">
                  <c:v>Jestha 8, 2076</c:v>
                </c:pt>
                <c:pt idx="5462">
                  <c:v>Jestha 9, 2076</c:v>
                </c:pt>
                <c:pt idx="5463">
                  <c:v>Jestha 10, 2076</c:v>
                </c:pt>
                <c:pt idx="5464">
                  <c:v>Jestha 11, 2076</c:v>
                </c:pt>
                <c:pt idx="5465">
                  <c:v>Jestha 12, 2076</c:v>
                </c:pt>
                <c:pt idx="5466">
                  <c:v>Jestha 13, 2076</c:v>
                </c:pt>
                <c:pt idx="5467">
                  <c:v>Jestha 14, 2076</c:v>
                </c:pt>
                <c:pt idx="5468">
                  <c:v>Jestha 15, 2076</c:v>
                </c:pt>
                <c:pt idx="5469">
                  <c:v>Jestha 16, 2076</c:v>
                </c:pt>
                <c:pt idx="5470">
                  <c:v>Jestha 17, 2076</c:v>
                </c:pt>
                <c:pt idx="5471">
                  <c:v>Jestha 18, 2076</c:v>
                </c:pt>
                <c:pt idx="5472">
                  <c:v>Jestha 19, 2076</c:v>
                </c:pt>
                <c:pt idx="5473">
                  <c:v>Jestha 20, 2076</c:v>
                </c:pt>
                <c:pt idx="5474">
                  <c:v>Jestha 21, 2076</c:v>
                </c:pt>
                <c:pt idx="5475">
                  <c:v>Jestha 22, 2076</c:v>
                </c:pt>
                <c:pt idx="5476">
                  <c:v>Jestha 23, 2076</c:v>
                </c:pt>
                <c:pt idx="5477">
                  <c:v>Jestha 24, 2076</c:v>
                </c:pt>
                <c:pt idx="5478">
                  <c:v>Jestha 25, 2076</c:v>
                </c:pt>
                <c:pt idx="5479">
                  <c:v>Jestha 26, 2076</c:v>
                </c:pt>
                <c:pt idx="5480">
                  <c:v>Jestha 27, 2076</c:v>
                </c:pt>
                <c:pt idx="5481">
                  <c:v>Jestha 28, 2076</c:v>
                </c:pt>
                <c:pt idx="5482">
                  <c:v>Jestha 29, 2076</c:v>
                </c:pt>
                <c:pt idx="5483">
                  <c:v>Jestha 30, 2076</c:v>
                </c:pt>
                <c:pt idx="5484">
                  <c:v>Jestha 31, 2076</c:v>
                </c:pt>
                <c:pt idx="5485">
                  <c:v>Jestha 32, 2076</c:v>
                </c:pt>
                <c:pt idx="5486">
                  <c:v>Ashadh 1, 2076</c:v>
                </c:pt>
                <c:pt idx="5487">
                  <c:v>Ashadh 2, 2076</c:v>
                </c:pt>
                <c:pt idx="5488">
                  <c:v>Ashadh 3, 2076</c:v>
                </c:pt>
                <c:pt idx="5489">
                  <c:v>Ashadh 4, 2076</c:v>
                </c:pt>
                <c:pt idx="5490">
                  <c:v>Ashadh 5, 2076</c:v>
                </c:pt>
                <c:pt idx="5491">
                  <c:v>Ashadh 6, 2076</c:v>
                </c:pt>
                <c:pt idx="5492">
                  <c:v>Ashadh 7, 2076</c:v>
                </c:pt>
                <c:pt idx="5493">
                  <c:v>Ashadh 8, 2076</c:v>
                </c:pt>
                <c:pt idx="5494">
                  <c:v>Ashadh 9, 2076</c:v>
                </c:pt>
                <c:pt idx="5495">
                  <c:v>Ashadh 10, 2076</c:v>
                </c:pt>
                <c:pt idx="5496">
                  <c:v>Ashadh 11, 2076</c:v>
                </c:pt>
                <c:pt idx="5497">
                  <c:v>Ashadh 12, 2076</c:v>
                </c:pt>
                <c:pt idx="5498">
                  <c:v>Ashadh 13, 2076</c:v>
                </c:pt>
                <c:pt idx="5499">
                  <c:v>Ashadh 14, 2076</c:v>
                </c:pt>
                <c:pt idx="5500">
                  <c:v>Ashadh 15, 2076</c:v>
                </c:pt>
                <c:pt idx="5501">
                  <c:v>Ashadh 16, 2076</c:v>
                </c:pt>
                <c:pt idx="5502">
                  <c:v>Ashadh 17, 2076</c:v>
                </c:pt>
                <c:pt idx="5503">
                  <c:v>Ashadh 18, 2076</c:v>
                </c:pt>
                <c:pt idx="5504">
                  <c:v>Ashadh 19, 2076</c:v>
                </c:pt>
                <c:pt idx="5505">
                  <c:v>Ashadh 20, 2076</c:v>
                </c:pt>
                <c:pt idx="5506">
                  <c:v>Ashadh 21, 2076</c:v>
                </c:pt>
                <c:pt idx="5507">
                  <c:v>Ashadh 22, 2076</c:v>
                </c:pt>
                <c:pt idx="5508">
                  <c:v>Ashadh 23, 2076</c:v>
                </c:pt>
                <c:pt idx="5509">
                  <c:v>Ashadh 24, 2076</c:v>
                </c:pt>
                <c:pt idx="5510">
                  <c:v>Ashadh 25, 2076</c:v>
                </c:pt>
                <c:pt idx="5511">
                  <c:v>Ashadh 26, 2076</c:v>
                </c:pt>
                <c:pt idx="5512">
                  <c:v>Ashadh 27, 2076</c:v>
                </c:pt>
                <c:pt idx="5513">
                  <c:v>Ashadh 28, 2076</c:v>
                </c:pt>
                <c:pt idx="5514">
                  <c:v>Ashadh 29, 2076</c:v>
                </c:pt>
                <c:pt idx="5515">
                  <c:v>Ashadh 30, 2076</c:v>
                </c:pt>
                <c:pt idx="5516">
                  <c:v>Ashadh 31, 2076</c:v>
                </c:pt>
                <c:pt idx="5517">
                  <c:v>Ashadh 32, 2076</c:v>
                </c:pt>
                <c:pt idx="5518">
                  <c:v>Shrawan 1, 2076</c:v>
                </c:pt>
                <c:pt idx="5519">
                  <c:v>Shrawan 2, 2076</c:v>
                </c:pt>
                <c:pt idx="5520">
                  <c:v>Shrawan 3, 2076</c:v>
                </c:pt>
                <c:pt idx="5521">
                  <c:v>Shrawan 4, 2076</c:v>
                </c:pt>
                <c:pt idx="5522">
                  <c:v>Shrawan 5, 2076</c:v>
                </c:pt>
                <c:pt idx="5523">
                  <c:v>Shrawan 6, 2076</c:v>
                </c:pt>
                <c:pt idx="5524">
                  <c:v>Shrawan 7, 2076</c:v>
                </c:pt>
                <c:pt idx="5525">
                  <c:v>Shrawan 8, 2076</c:v>
                </c:pt>
                <c:pt idx="5526">
                  <c:v>Shrawan 9, 2076</c:v>
                </c:pt>
                <c:pt idx="5527">
                  <c:v>Shrawan 10, 2076</c:v>
                </c:pt>
                <c:pt idx="5528">
                  <c:v>Shrawan 11, 2076</c:v>
                </c:pt>
                <c:pt idx="5529">
                  <c:v>Shrawan 12, 2076</c:v>
                </c:pt>
                <c:pt idx="5530">
                  <c:v>Shrawan 13, 2076</c:v>
                </c:pt>
                <c:pt idx="5531">
                  <c:v>Shrawan 14, 2076</c:v>
                </c:pt>
                <c:pt idx="5532">
                  <c:v>Shrawan 15, 2076</c:v>
                </c:pt>
                <c:pt idx="5533">
                  <c:v>Shrawan 16, 2076</c:v>
                </c:pt>
                <c:pt idx="5534">
                  <c:v>Shrawan 17, 2076</c:v>
                </c:pt>
                <c:pt idx="5535">
                  <c:v>Shrawan 18, 2076</c:v>
                </c:pt>
                <c:pt idx="5536">
                  <c:v>Shrawan 19, 2076</c:v>
                </c:pt>
                <c:pt idx="5537">
                  <c:v>Shrawan 20, 2076</c:v>
                </c:pt>
                <c:pt idx="5538">
                  <c:v>Shrawan 21, 2076</c:v>
                </c:pt>
                <c:pt idx="5539">
                  <c:v>Shrawan 22, 2076</c:v>
                </c:pt>
                <c:pt idx="5540">
                  <c:v>Shrawan 23, 2076</c:v>
                </c:pt>
                <c:pt idx="5541">
                  <c:v>Shrawan 24, 2076</c:v>
                </c:pt>
                <c:pt idx="5542">
                  <c:v>Shrawan 25, 2076</c:v>
                </c:pt>
                <c:pt idx="5543">
                  <c:v>Shrawan 26, 2076</c:v>
                </c:pt>
                <c:pt idx="5544">
                  <c:v>Shrawan 27, 2076</c:v>
                </c:pt>
                <c:pt idx="5545">
                  <c:v>Shrawan 28, 2076</c:v>
                </c:pt>
                <c:pt idx="5546">
                  <c:v>Shrawan 29, 2076</c:v>
                </c:pt>
                <c:pt idx="5547">
                  <c:v>Shrawan 30, 2076</c:v>
                </c:pt>
                <c:pt idx="5548">
                  <c:v>Shrawan 31, 2076</c:v>
                </c:pt>
                <c:pt idx="5549">
                  <c:v>Shrawan 32, 2076</c:v>
                </c:pt>
                <c:pt idx="5550">
                  <c:v>Bhadra 1, 2076</c:v>
                </c:pt>
                <c:pt idx="5551">
                  <c:v>Bhadra 2, 2076</c:v>
                </c:pt>
                <c:pt idx="5552">
                  <c:v>Bhadra 3, 2076</c:v>
                </c:pt>
                <c:pt idx="5553">
                  <c:v>Bhadra 4, 2076</c:v>
                </c:pt>
                <c:pt idx="5554">
                  <c:v>Bhadra 5, 2076</c:v>
                </c:pt>
                <c:pt idx="5555">
                  <c:v>Bhadra 6, 2076</c:v>
                </c:pt>
                <c:pt idx="5556">
                  <c:v>Bhadra 7, 2076</c:v>
                </c:pt>
                <c:pt idx="5557">
                  <c:v>Bhadra 8, 2076</c:v>
                </c:pt>
                <c:pt idx="5558">
                  <c:v>Bhadra 9, 2076</c:v>
                </c:pt>
                <c:pt idx="5559">
                  <c:v>Bhadra 10, 2076</c:v>
                </c:pt>
                <c:pt idx="5560">
                  <c:v>Bhadra 11, 2076</c:v>
                </c:pt>
                <c:pt idx="5561">
                  <c:v>Bhadra 12, 2076</c:v>
                </c:pt>
                <c:pt idx="5562">
                  <c:v>Bhadra 13, 2076</c:v>
                </c:pt>
                <c:pt idx="5563">
                  <c:v>Bhadra 14, 2076</c:v>
                </c:pt>
                <c:pt idx="5564">
                  <c:v>Bhadra 15, 2076</c:v>
                </c:pt>
                <c:pt idx="5565">
                  <c:v>Bhadra 16, 2076</c:v>
                </c:pt>
                <c:pt idx="5566">
                  <c:v>Bhadra 17, 2076</c:v>
                </c:pt>
                <c:pt idx="5567">
                  <c:v>Bhadra 18, 2076</c:v>
                </c:pt>
                <c:pt idx="5568">
                  <c:v>Bhadra 19, 2076</c:v>
                </c:pt>
                <c:pt idx="5569">
                  <c:v>Bhadra 20, 2076</c:v>
                </c:pt>
                <c:pt idx="5570">
                  <c:v>Bhadra 21, 2076</c:v>
                </c:pt>
                <c:pt idx="5571">
                  <c:v>Bhadra 22, 2076</c:v>
                </c:pt>
                <c:pt idx="5572">
                  <c:v>Bhadra 23, 2076</c:v>
                </c:pt>
                <c:pt idx="5573">
                  <c:v>Bhadra 24, 2076</c:v>
                </c:pt>
                <c:pt idx="5574">
                  <c:v>Bhadra 25, 2076</c:v>
                </c:pt>
                <c:pt idx="5575">
                  <c:v>Bhadra 26, 2076</c:v>
                </c:pt>
                <c:pt idx="5576">
                  <c:v>Bhadra 27, 2076</c:v>
                </c:pt>
                <c:pt idx="5577">
                  <c:v>Bhadra 28, 2076</c:v>
                </c:pt>
                <c:pt idx="5578">
                  <c:v>Bhadra 29, 2076</c:v>
                </c:pt>
                <c:pt idx="5579">
                  <c:v>Bhadra 30, 2076</c:v>
                </c:pt>
                <c:pt idx="5580">
                  <c:v>Bhadra 31, 2076</c:v>
                </c:pt>
                <c:pt idx="5581">
                  <c:v>Bhadra 32, 2076</c:v>
                </c:pt>
                <c:pt idx="5582">
                  <c:v>Ashwin 1, 2076</c:v>
                </c:pt>
                <c:pt idx="5583">
                  <c:v>Ashwin 2, 2076</c:v>
                </c:pt>
                <c:pt idx="5584">
                  <c:v>Ashwin 3, 2076</c:v>
                </c:pt>
                <c:pt idx="5585">
                  <c:v>Ashwin 4, 2076</c:v>
                </c:pt>
                <c:pt idx="5586">
                  <c:v>Ashwin 5, 2076</c:v>
                </c:pt>
                <c:pt idx="5587">
                  <c:v>Ashwin 6, 2076</c:v>
                </c:pt>
                <c:pt idx="5588">
                  <c:v>Ashwin 7, 2076</c:v>
                </c:pt>
                <c:pt idx="5589">
                  <c:v>Ashwin 8, 2076</c:v>
                </c:pt>
                <c:pt idx="5590">
                  <c:v>Ashwin 9, 2076</c:v>
                </c:pt>
                <c:pt idx="5591">
                  <c:v>Ashwin 10, 2076</c:v>
                </c:pt>
                <c:pt idx="5592">
                  <c:v>Ashwin 11, 2076</c:v>
                </c:pt>
                <c:pt idx="5593">
                  <c:v>Ashwin 12, 2076</c:v>
                </c:pt>
                <c:pt idx="5594">
                  <c:v>Ashwin 13, 2076</c:v>
                </c:pt>
                <c:pt idx="5595">
                  <c:v>Ashwin 14, 2076</c:v>
                </c:pt>
                <c:pt idx="5596">
                  <c:v>Ashwin 15, 2076</c:v>
                </c:pt>
                <c:pt idx="5597">
                  <c:v>Ashwin 16, 2076</c:v>
                </c:pt>
                <c:pt idx="5598">
                  <c:v>Ashwin 17, 2076</c:v>
                </c:pt>
                <c:pt idx="5599">
                  <c:v>Ashwin 18, 2076</c:v>
                </c:pt>
                <c:pt idx="5600">
                  <c:v>Ashwin 19, 2076</c:v>
                </c:pt>
                <c:pt idx="5601">
                  <c:v>Ashwin 20, 2076</c:v>
                </c:pt>
                <c:pt idx="5602">
                  <c:v>Ashwin 21, 2076</c:v>
                </c:pt>
                <c:pt idx="5603">
                  <c:v>Ashwin 22, 2076</c:v>
                </c:pt>
                <c:pt idx="5604">
                  <c:v>Ashwin 23, 2076</c:v>
                </c:pt>
                <c:pt idx="5605">
                  <c:v>Ashwin 24, 2076</c:v>
                </c:pt>
                <c:pt idx="5606">
                  <c:v>Ashwin 25, 2076</c:v>
                </c:pt>
                <c:pt idx="5607">
                  <c:v>Ashwin 26, 2076</c:v>
                </c:pt>
                <c:pt idx="5608">
                  <c:v>Ashwin 27, 2076</c:v>
                </c:pt>
                <c:pt idx="5609">
                  <c:v>Ashwin 28, 2076</c:v>
                </c:pt>
                <c:pt idx="5610">
                  <c:v>Ashwin 29, 2076</c:v>
                </c:pt>
                <c:pt idx="5611">
                  <c:v>Ashwin 30, 2076</c:v>
                </c:pt>
                <c:pt idx="5612">
                  <c:v>Ashwin 31, 2076</c:v>
                </c:pt>
                <c:pt idx="5613">
                  <c:v>Ashwin 32, 2076</c:v>
                </c:pt>
                <c:pt idx="5614">
                  <c:v>Kartik 1, 2076</c:v>
                </c:pt>
                <c:pt idx="5615">
                  <c:v>Kartik 2, 2076</c:v>
                </c:pt>
                <c:pt idx="5616">
                  <c:v>Kartik 3, 2076</c:v>
                </c:pt>
                <c:pt idx="5617">
                  <c:v>Kartik 4, 2076</c:v>
                </c:pt>
                <c:pt idx="5618">
                  <c:v>Kartik 5, 2076</c:v>
                </c:pt>
                <c:pt idx="5619">
                  <c:v>Kartik 6, 2076</c:v>
                </c:pt>
                <c:pt idx="5620">
                  <c:v>Kartik 7, 2076</c:v>
                </c:pt>
                <c:pt idx="5621">
                  <c:v>Kartik 8, 2076</c:v>
                </c:pt>
                <c:pt idx="5622">
                  <c:v>Kartik 9, 2076</c:v>
                </c:pt>
                <c:pt idx="5623">
                  <c:v>Kartik 10, 2076</c:v>
                </c:pt>
                <c:pt idx="5624">
                  <c:v>Kartik 11, 2076</c:v>
                </c:pt>
                <c:pt idx="5625">
                  <c:v>Kartik 13, 2076</c:v>
                </c:pt>
                <c:pt idx="5626">
                  <c:v>Kartik 14, 2076</c:v>
                </c:pt>
                <c:pt idx="5627">
                  <c:v>Kartik 15, 2076</c:v>
                </c:pt>
                <c:pt idx="5628">
                  <c:v>Kartik 16, 2076</c:v>
                </c:pt>
                <c:pt idx="5629">
                  <c:v>Kartik 17, 2076</c:v>
                </c:pt>
                <c:pt idx="5630">
                  <c:v>Kartik 18, 2076</c:v>
                </c:pt>
                <c:pt idx="5631">
                  <c:v>Kartik 19, 2076</c:v>
                </c:pt>
                <c:pt idx="5632">
                  <c:v>Kartik 20, 2076</c:v>
                </c:pt>
                <c:pt idx="5633">
                  <c:v>Kartik 21, 2076</c:v>
                </c:pt>
                <c:pt idx="5634">
                  <c:v>Kartik 22, 2076</c:v>
                </c:pt>
                <c:pt idx="5635">
                  <c:v>Kartik 23, 2076</c:v>
                </c:pt>
                <c:pt idx="5636">
                  <c:v>Kartik 24, 2076</c:v>
                </c:pt>
                <c:pt idx="5637">
                  <c:v>Kartik 25, 2076</c:v>
                </c:pt>
                <c:pt idx="5638">
                  <c:v>Kartik 26, 2076</c:v>
                </c:pt>
                <c:pt idx="5639">
                  <c:v>Kartik 27, 2076</c:v>
                </c:pt>
                <c:pt idx="5640">
                  <c:v>Kartik 28, 2076</c:v>
                </c:pt>
                <c:pt idx="5641">
                  <c:v>Kartik 29, 2076</c:v>
                </c:pt>
                <c:pt idx="5642">
                  <c:v>Kartik 30, 2076</c:v>
                </c:pt>
                <c:pt idx="5643">
                  <c:v>Kartik 31, 2076</c:v>
                </c:pt>
                <c:pt idx="5644">
                  <c:v>Kartik 32, 2076</c:v>
                </c:pt>
                <c:pt idx="5645">
                  <c:v>Mangsir 1, 2076</c:v>
                </c:pt>
                <c:pt idx="5646">
                  <c:v>Mangsir 2, 2076</c:v>
                </c:pt>
                <c:pt idx="5647">
                  <c:v>Mangsir 3, 2076</c:v>
                </c:pt>
                <c:pt idx="5648">
                  <c:v>Mangsir 4, 2076</c:v>
                </c:pt>
                <c:pt idx="5649">
                  <c:v>Mangsir 5, 2076</c:v>
                </c:pt>
                <c:pt idx="5650">
                  <c:v>Mangsir 6, 2076</c:v>
                </c:pt>
                <c:pt idx="5651">
                  <c:v>Mangsir 7, 2076</c:v>
                </c:pt>
                <c:pt idx="5652">
                  <c:v>Mangsir 8, 2076</c:v>
                </c:pt>
                <c:pt idx="5653">
                  <c:v>Mangsir 9, 2076</c:v>
                </c:pt>
                <c:pt idx="5654">
                  <c:v>Mangsir 10, 2076</c:v>
                </c:pt>
                <c:pt idx="5655">
                  <c:v>Mangsir 11, 2076</c:v>
                </c:pt>
                <c:pt idx="5656">
                  <c:v>Mangsir 13, 2076</c:v>
                </c:pt>
                <c:pt idx="5657">
                  <c:v>Mangsir 14, 2076</c:v>
                </c:pt>
                <c:pt idx="5658">
                  <c:v>Mangsir 15, 2076</c:v>
                </c:pt>
                <c:pt idx="5659">
                  <c:v>Mangsir 16, 2076</c:v>
                </c:pt>
                <c:pt idx="5660">
                  <c:v>Mangsir 17, 2076</c:v>
                </c:pt>
                <c:pt idx="5661">
                  <c:v>Mangsir 18, 2076</c:v>
                </c:pt>
                <c:pt idx="5662">
                  <c:v>Mangsir 19, 2076</c:v>
                </c:pt>
                <c:pt idx="5663">
                  <c:v>Mangsir 20, 2076</c:v>
                </c:pt>
                <c:pt idx="5664">
                  <c:v>Mangsir 21, 2076</c:v>
                </c:pt>
                <c:pt idx="5665">
                  <c:v>Mangsir 22, 2076</c:v>
                </c:pt>
                <c:pt idx="5666">
                  <c:v>Mangsir 23, 2076</c:v>
                </c:pt>
                <c:pt idx="5667">
                  <c:v>Mangsir 24, 2076</c:v>
                </c:pt>
                <c:pt idx="5668">
                  <c:v>Mangsir 25, 2076</c:v>
                </c:pt>
                <c:pt idx="5669">
                  <c:v>Mangsir 26, 2076</c:v>
                </c:pt>
                <c:pt idx="5670">
                  <c:v>Mangsir 27, 2076</c:v>
                </c:pt>
                <c:pt idx="5671">
                  <c:v>Mangsir 28, 2076</c:v>
                </c:pt>
                <c:pt idx="5672">
                  <c:v>Mangsir 29, 2076</c:v>
                </c:pt>
                <c:pt idx="5673">
                  <c:v>Mangsir 30, 2076</c:v>
                </c:pt>
                <c:pt idx="5674">
                  <c:v>Mangsir 31, 2076</c:v>
                </c:pt>
                <c:pt idx="5675">
                  <c:v>Mangsir 32, 2076</c:v>
                </c:pt>
                <c:pt idx="5676">
                  <c:v>Poush 1, 2076</c:v>
                </c:pt>
                <c:pt idx="5677">
                  <c:v>Poush 2, 2076</c:v>
                </c:pt>
                <c:pt idx="5678">
                  <c:v>Poush 3, 2076</c:v>
                </c:pt>
                <c:pt idx="5679">
                  <c:v>Poush 4, 2076</c:v>
                </c:pt>
                <c:pt idx="5680">
                  <c:v>Poush 5, 2076</c:v>
                </c:pt>
                <c:pt idx="5681">
                  <c:v>Poush 6, 2076</c:v>
                </c:pt>
                <c:pt idx="5682">
                  <c:v>Poush 7, 2076</c:v>
                </c:pt>
                <c:pt idx="5683">
                  <c:v>Poush 8, 2076</c:v>
                </c:pt>
                <c:pt idx="5684">
                  <c:v>Poush 9, 2076</c:v>
                </c:pt>
                <c:pt idx="5685">
                  <c:v>Poush 10, 2076</c:v>
                </c:pt>
                <c:pt idx="5686">
                  <c:v>Poush 11, 2076</c:v>
                </c:pt>
                <c:pt idx="5687">
                  <c:v>Poush 13, 2076</c:v>
                </c:pt>
                <c:pt idx="5688">
                  <c:v>Poush 14, 2076</c:v>
                </c:pt>
                <c:pt idx="5689">
                  <c:v>Poush 15, 2076</c:v>
                </c:pt>
                <c:pt idx="5690">
                  <c:v>Poush 16, 2076</c:v>
                </c:pt>
                <c:pt idx="5691">
                  <c:v>Poush 17, 2076</c:v>
                </c:pt>
                <c:pt idx="5692">
                  <c:v>Poush 18, 2076</c:v>
                </c:pt>
                <c:pt idx="5693">
                  <c:v>Poush 19, 2076</c:v>
                </c:pt>
                <c:pt idx="5694">
                  <c:v>Poush 20, 2076</c:v>
                </c:pt>
                <c:pt idx="5695">
                  <c:v>Poush 21, 2076</c:v>
                </c:pt>
                <c:pt idx="5696">
                  <c:v>Poush 22, 2076</c:v>
                </c:pt>
                <c:pt idx="5697">
                  <c:v>Poush 23, 2076</c:v>
                </c:pt>
                <c:pt idx="5698">
                  <c:v>Poush 24, 2076</c:v>
                </c:pt>
                <c:pt idx="5699">
                  <c:v>Poush 25, 2076</c:v>
                </c:pt>
                <c:pt idx="5700">
                  <c:v>Poush 26, 2076</c:v>
                </c:pt>
                <c:pt idx="5701">
                  <c:v>Poush 27, 2076</c:v>
                </c:pt>
                <c:pt idx="5702">
                  <c:v>Poush 28, 2076</c:v>
                </c:pt>
                <c:pt idx="5703">
                  <c:v>Poush 29, 2076</c:v>
                </c:pt>
                <c:pt idx="5704">
                  <c:v>Poush 30, 2076</c:v>
                </c:pt>
                <c:pt idx="5705">
                  <c:v>Poush 31, 2076</c:v>
                </c:pt>
                <c:pt idx="5706">
                  <c:v>Poush 32, 2076</c:v>
                </c:pt>
                <c:pt idx="5707">
                  <c:v>Magh 1, 2076</c:v>
                </c:pt>
                <c:pt idx="5708">
                  <c:v>Magh 2, 2076</c:v>
                </c:pt>
                <c:pt idx="5709">
                  <c:v>Magh 3, 2076</c:v>
                </c:pt>
                <c:pt idx="5710">
                  <c:v>Magh 4, 2076</c:v>
                </c:pt>
                <c:pt idx="5711">
                  <c:v>Magh 5, 2076</c:v>
                </c:pt>
                <c:pt idx="5712">
                  <c:v>Magh 6, 2076</c:v>
                </c:pt>
                <c:pt idx="5713">
                  <c:v>Magh 7, 2076</c:v>
                </c:pt>
                <c:pt idx="5714">
                  <c:v>Magh 8, 2076</c:v>
                </c:pt>
                <c:pt idx="5715">
                  <c:v>Magh 9, 2076</c:v>
                </c:pt>
                <c:pt idx="5716">
                  <c:v>Magh 10, 2076</c:v>
                </c:pt>
                <c:pt idx="5717">
                  <c:v>Magh 13, 2076</c:v>
                </c:pt>
                <c:pt idx="5718">
                  <c:v>Magh 14, 2076</c:v>
                </c:pt>
                <c:pt idx="5719">
                  <c:v>Magh 15, 2076</c:v>
                </c:pt>
                <c:pt idx="5720">
                  <c:v>Magh 16, 2076</c:v>
                </c:pt>
                <c:pt idx="5721">
                  <c:v>Magh 17, 2076</c:v>
                </c:pt>
                <c:pt idx="5722">
                  <c:v>Magh 18, 2076</c:v>
                </c:pt>
                <c:pt idx="5723">
                  <c:v>Magh 19, 2076</c:v>
                </c:pt>
                <c:pt idx="5724">
                  <c:v>Magh 20, 2076</c:v>
                </c:pt>
                <c:pt idx="5725">
                  <c:v>Magh 21, 2076</c:v>
                </c:pt>
                <c:pt idx="5726">
                  <c:v>Magh 22, 2076</c:v>
                </c:pt>
                <c:pt idx="5727">
                  <c:v>Magh 23, 2076</c:v>
                </c:pt>
                <c:pt idx="5728">
                  <c:v>Magh 24, 2076</c:v>
                </c:pt>
                <c:pt idx="5729">
                  <c:v>Magh 25, 2076</c:v>
                </c:pt>
                <c:pt idx="5730">
                  <c:v>Magh 26, 2076</c:v>
                </c:pt>
                <c:pt idx="5731">
                  <c:v>Magh 27, 2076</c:v>
                </c:pt>
                <c:pt idx="5732">
                  <c:v>Magh 28, 2076</c:v>
                </c:pt>
                <c:pt idx="5733">
                  <c:v>Magh 29, 2076</c:v>
                </c:pt>
                <c:pt idx="5734">
                  <c:v>Magh 30, 2076</c:v>
                </c:pt>
                <c:pt idx="5735">
                  <c:v>Magh 31, 2076</c:v>
                </c:pt>
                <c:pt idx="5736">
                  <c:v>Magh 32, 2076</c:v>
                </c:pt>
                <c:pt idx="5737">
                  <c:v>Falgun 1, 2076</c:v>
                </c:pt>
                <c:pt idx="5738">
                  <c:v>Falgun 2, 2076</c:v>
                </c:pt>
                <c:pt idx="5739">
                  <c:v>Falgun 3, 2076</c:v>
                </c:pt>
                <c:pt idx="5740">
                  <c:v>Falgun 4, 2076</c:v>
                </c:pt>
                <c:pt idx="5741">
                  <c:v>Falgun 5, 2076</c:v>
                </c:pt>
                <c:pt idx="5742">
                  <c:v>Falgun 6, 2076</c:v>
                </c:pt>
                <c:pt idx="5743">
                  <c:v>Falgun 7, 2076</c:v>
                </c:pt>
                <c:pt idx="5744">
                  <c:v>Falgun 8, 2076</c:v>
                </c:pt>
                <c:pt idx="5745">
                  <c:v>Falgun 9, 2076</c:v>
                </c:pt>
                <c:pt idx="5746">
                  <c:v>Falgun 10, 2076</c:v>
                </c:pt>
                <c:pt idx="5747">
                  <c:v>Falgun 13, 2076</c:v>
                </c:pt>
                <c:pt idx="5748">
                  <c:v>Falgun 14, 2076</c:v>
                </c:pt>
                <c:pt idx="5749">
                  <c:v>Falgun 15, 2076</c:v>
                </c:pt>
                <c:pt idx="5750">
                  <c:v>Falgun 16, 2076</c:v>
                </c:pt>
                <c:pt idx="5751">
                  <c:v>Falgun 17, 2076</c:v>
                </c:pt>
                <c:pt idx="5752">
                  <c:v>Falgun 18, 2076</c:v>
                </c:pt>
                <c:pt idx="5753">
                  <c:v>Falgun 19, 2076</c:v>
                </c:pt>
                <c:pt idx="5754">
                  <c:v>Falgun 20, 2076</c:v>
                </c:pt>
                <c:pt idx="5755">
                  <c:v>Falgun 21, 2076</c:v>
                </c:pt>
                <c:pt idx="5756">
                  <c:v>Falgun 22, 2076</c:v>
                </c:pt>
                <c:pt idx="5757">
                  <c:v>Falgun 23, 2076</c:v>
                </c:pt>
                <c:pt idx="5758">
                  <c:v>Falgun 24, 2076</c:v>
                </c:pt>
                <c:pt idx="5759">
                  <c:v>Falgun 25, 2076</c:v>
                </c:pt>
                <c:pt idx="5760">
                  <c:v>Falgun 26, 2076</c:v>
                </c:pt>
                <c:pt idx="5761">
                  <c:v>Falgun 27, 2076</c:v>
                </c:pt>
                <c:pt idx="5762">
                  <c:v>Falgun 28, 2076</c:v>
                </c:pt>
                <c:pt idx="5763">
                  <c:v>Falgun 29, 2076</c:v>
                </c:pt>
                <c:pt idx="5764">
                  <c:v>Falgun 30, 2076</c:v>
                </c:pt>
                <c:pt idx="5765">
                  <c:v>Falgun 31, 2076</c:v>
                </c:pt>
                <c:pt idx="5766">
                  <c:v>Falgun 32, 2076</c:v>
                </c:pt>
                <c:pt idx="5767">
                  <c:v>Chaitra 1, 2076</c:v>
                </c:pt>
                <c:pt idx="5768">
                  <c:v>Chaitra 2, 2076</c:v>
                </c:pt>
                <c:pt idx="5769">
                  <c:v>Chaitra 3, 2076</c:v>
                </c:pt>
                <c:pt idx="5770">
                  <c:v>Chaitra 4, 2076</c:v>
                </c:pt>
                <c:pt idx="5771">
                  <c:v>Chaitra 5, 2076</c:v>
                </c:pt>
                <c:pt idx="5772">
                  <c:v>Chaitra 6, 2076</c:v>
                </c:pt>
                <c:pt idx="5773">
                  <c:v>Chaitra 7, 2076</c:v>
                </c:pt>
                <c:pt idx="5774">
                  <c:v>Chaitra 8, 2076</c:v>
                </c:pt>
                <c:pt idx="5775">
                  <c:v>Chaitra 9, 2076</c:v>
                </c:pt>
                <c:pt idx="5776">
                  <c:v>Chaitra 10, 2076</c:v>
                </c:pt>
                <c:pt idx="5777">
                  <c:v>Chaitra 11, 2076</c:v>
                </c:pt>
                <c:pt idx="5778">
                  <c:v>Chaitra 13, 2076</c:v>
                </c:pt>
                <c:pt idx="5779">
                  <c:v>Chaitra 14, 2076</c:v>
                </c:pt>
                <c:pt idx="5780">
                  <c:v>Chaitra 15, 2076</c:v>
                </c:pt>
                <c:pt idx="5781">
                  <c:v>Chaitra 16, 2076</c:v>
                </c:pt>
                <c:pt idx="5782">
                  <c:v>Chaitra 17, 2076</c:v>
                </c:pt>
                <c:pt idx="5783">
                  <c:v>Chaitra 18, 2076</c:v>
                </c:pt>
                <c:pt idx="5784">
                  <c:v>Chaitra 19, 2076</c:v>
                </c:pt>
                <c:pt idx="5785">
                  <c:v>Chaitra 20, 2076</c:v>
                </c:pt>
                <c:pt idx="5786">
                  <c:v>Chaitra 21, 2076</c:v>
                </c:pt>
                <c:pt idx="5787">
                  <c:v>Chaitra 22, 2076</c:v>
                </c:pt>
                <c:pt idx="5788">
                  <c:v>Chaitra 23, 2076</c:v>
                </c:pt>
                <c:pt idx="5789">
                  <c:v>Chaitra 24, 2076</c:v>
                </c:pt>
                <c:pt idx="5790">
                  <c:v>Chaitra 25, 2076</c:v>
                </c:pt>
                <c:pt idx="5791">
                  <c:v>Chaitra 26, 2076</c:v>
                </c:pt>
                <c:pt idx="5792">
                  <c:v>Chaitra 27, 2076</c:v>
                </c:pt>
                <c:pt idx="5793">
                  <c:v>Chaitra 28, 2076</c:v>
                </c:pt>
                <c:pt idx="5794">
                  <c:v>Chaitra 29, 2076</c:v>
                </c:pt>
                <c:pt idx="5795">
                  <c:v>Chaitra 30, 2076</c:v>
                </c:pt>
                <c:pt idx="5796">
                  <c:v>Chaitra 31, 2076</c:v>
                </c:pt>
                <c:pt idx="5797">
                  <c:v>Chaitra 32, 2076</c:v>
                </c:pt>
                <c:pt idx="5798">
                  <c:v>Baishakh 1, 2077</c:v>
                </c:pt>
                <c:pt idx="5799">
                  <c:v>Baishakh 2, 2077</c:v>
                </c:pt>
                <c:pt idx="5800">
                  <c:v>Baishakh 3, 2077</c:v>
                </c:pt>
                <c:pt idx="5801">
                  <c:v>Baishakh 4, 2077</c:v>
                </c:pt>
                <c:pt idx="5802">
                  <c:v>Baishakh 5, 2077</c:v>
                </c:pt>
                <c:pt idx="5803">
                  <c:v>Baishakh 6, 2077</c:v>
                </c:pt>
                <c:pt idx="5804">
                  <c:v>Baishakh 7, 2077</c:v>
                </c:pt>
                <c:pt idx="5805">
                  <c:v>Baishakh 8, 2077</c:v>
                </c:pt>
                <c:pt idx="5806">
                  <c:v>Baishakh 9, 2077</c:v>
                </c:pt>
                <c:pt idx="5807">
                  <c:v>Baishakh 10, 2077</c:v>
                </c:pt>
                <c:pt idx="5808">
                  <c:v>Baishakh 11, 2077</c:v>
                </c:pt>
                <c:pt idx="5809">
                  <c:v>Baishakh 13, 2077</c:v>
                </c:pt>
                <c:pt idx="5810">
                  <c:v>Baishakh 14, 2077</c:v>
                </c:pt>
                <c:pt idx="5811">
                  <c:v>Baishakh 15, 2077</c:v>
                </c:pt>
                <c:pt idx="5812">
                  <c:v>Baishakh 16, 2077</c:v>
                </c:pt>
                <c:pt idx="5813">
                  <c:v>Baishakh 17, 2077</c:v>
                </c:pt>
                <c:pt idx="5814">
                  <c:v>Baishakh 18, 2077</c:v>
                </c:pt>
                <c:pt idx="5815">
                  <c:v>Baishakh 19, 2077</c:v>
                </c:pt>
                <c:pt idx="5816">
                  <c:v>Baishakh 20, 2077</c:v>
                </c:pt>
                <c:pt idx="5817">
                  <c:v>Baishakh 21, 2077</c:v>
                </c:pt>
                <c:pt idx="5818">
                  <c:v>Baishakh 22, 2077</c:v>
                </c:pt>
                <c:pt idx="5819">
                  <c:v>Baishakh 23, 2077</c:v>
                </c:pt>
                <c:pt idx="5820">
                  <c:v>Baishakh 24, 2077</c:v>
                </c:pt>
                <c:pt idx="5821">
                  <c:v>Baishakh 25, 2077</c:v>
                </c:pt>
                <c:pt idx="5822">
                  <c:v>Baishakh 26, 2077</c:v>
                </c:pt>
                <c:pt idx="5823">
                  <c:v>Baishakh 27, 2077</c:v>
                </c:pt>
                <c:pt idx="5824">
                  <c:v>Baishakh 28, 2077</c:v>
                </c:pt>
                <c:pt idx="5825">
                  <c:v>Baishakh 29, 2077</c:v>
                </c:pt>
                <c:pt idx="5826">
                  <c:v>Baishakh 30, 2077</c:v>
                </c:pt>
                <c:pt idx="5827">
                  <c:v>Baishakh 31, 2077</c:v>
                </c:pt>
                <c:pt idx="5828">
                  <c:v>Baishakh 32, 2077</c:v>
                </c:pt>
                <c:pt idx="5829">
                  <c:v>Jestha 1, 2077</c:v>
                </c:pt>
                <c:pt idx="5830">
                  <c:v>Jestha 2, 2077</c:v>
                </c:pt>
                <c:pt idx="5831">
                  <c:v>Jestha 3, 2077</c:v>
                </c:pt>
                <c:pt idx="5832">
                  <c:v>Jestha 4, 2077</c:v>
                </c:pt>
                <c:pt idx="5833">
                  <c:v>Jestha 5, 2077</c:v>
                </c:pt>
                <c:pt idx="5834">
                  <c:v>Jestha 6, 2077</c:v>
                </c:pt>
                <c:pt idx="5835">
                  <c:v>Jestha 7, 2077</c:v>
                </c:pt>
                <c:pt idx="5836">
                  <c:v>Jestha 8, 2077</c:v>
                </c:pt>
                <c:pt idx="5837">
                  <c:v>Jestha 9, 2077</c:v>
                </c:pt>
                <c:pt idx="5838">
                  <c:v>Jestha 10, 2077</c:v>
                </c:pt>
                <c:pt idx="5839">
                  <c:v>Jestha 11, 2077</c:v>
                </c:pt>
                <c:pt idx="5840">
                  <c:v>Jestha 13, 2077</c:v>
                </c:pt>
                <c:pt idx="5841">
                  <c:v>Jestha 14, 2077</c:v>
                </c:pt>
                <c:pt idx="5842">
                  <c:v>Jestha 15, 2077</c:v>
                </c:pt>
                <c:pt idx="5843">
                  <c:v>Jestha 16, 2077</c:v>
                </c:pt>
                <c:pt idx="5844">
                  <c:v>Jestha 17, 2077</c:v>
                </c:pt>
                <c:pt idx="5845">
                  <c:v>Jestha 18, 2077</c:v>
                </c:pt>
                <c:pt idx="5846">
                  <c:v>Jestha 19, 2077</c:v>
                </c:pt>
                <c:pt idx="5847">
                  <c:v>Jestha 20, 2077</c:v>
                </c:pt>
                <c:pt idx="5848">
                  <c:v>Jestha 21, 2077</c:v>
                </c:pt>
                <c:pt idx="5849">
                  <c:v>Jestha 22, 2077</c:v>
                </c:pt>
                <c:pt idx="5850">
                  <c:v>Jestha 23, 2077</c:v>
                </c:pt>
                <c:pt idx="5851">
                  <c:v>Jestha 24, 2077</c:v>
                </c:pt>
                <c:pt idx="5852">
                  <c:v>Jestha 25, 2077</c:v>
                </c:pt>
                <c:pt idx="5853">
                  <c:v>Jestha 26, 2077</c:v>
                </c:pt>
                <c:pt idx="5854">
                  <c:v>Jestha 27, 2077</c:v>
                </c:pt>
                <c:pt idx="5855">
                  <c:v>Jestha 28, 2077</c:v>
                </c:pt>
                <c:pt idx="5856">
                  <c:v>Jestha 29, 2077</c:v>
                </c:pt>
                <c:pt idx="5857">
                  <c:v>Jestha 30, 2077</c:v>
                </c:pt>
                <c:pt idx="5858">
                  <c:v>Jestha 31, 2077</c:v>
                </c:pt>
                <c:pt idx="5859">
                  <c:v>Jestha 32, 2077</c:v>
                </c:pt>
                <c:pt idx="5860">
                  <c:v>Ashadh 1, 2077</c:v>
                </c:pt>
                <c:pt idx="5861">
                  <c:v>Ashadh 2, 2077</c:v>
                </c:pt>
                <c:pt idx="5862">
                  <c:v>Ashadh 3, 2077</c:v>
                </c:pt>
                <c:pt idx="5863">
                  <c:v>Ashadh 4, 2077</c:v>
                </c:pt>
                <c:pt idx="5864">
                  <c:v>Ashadh 5, 2077</c:v>
                </c:pt>
                <c:pt idx="5865">
                  <c:v>Ashadh 6, 2077</c:v>
                </c:pt>
                <c:pt idx="5866">
                  <c:v>Ashadh 7, 2077</c:v>
                </c:pt>
                <c:pt idx="5867">
                  <c:v>Ashadh 8, 2077</c:v>
                </c:pt>
                <c:pt idx="5868">
                  <c:v>Ashadh 9, 2077</c:v>
                </c:pt>
                <c:pt idx="5869">
                  <c:v>Ashadh 10, 2077</c:v>
                </c:pt>
                <c:pt idx="5870">
                  <c:v>Ashadh 11, 2077</c:v>
                </c:pt>
                <c:pt idx="5871">
                  <c:v>Ashadh 12, 2077</c:v>
                </c:pt>
                <c:pt idx="5872">
                  <c:v>Ashadh 13, 2077</c:v>
                </c:pt>
                <c:pt idx="5873">
                  <c:v>Ashadh 14, 2077</c:v>
                </c:pt>
                <c:pt idx="5874">
                  <c:v>Ashadh 15, 2077</c:v>
                </c:pt>
                <c:pt idx="5875">
                  <c:v>Ashadh 16, 2077</c:v>
                </c:pt>
                <c:pt idx="5876">
                  <c:v>Ashadh 17, 2077</c:v>
                </c:pt>
                <c:pt idx="5877">
                  <c:v>Ashadh 18, 2077</c:v>
                </c:pt>
                <c:pt idx="5878">
                  <c:v>Ashadh 19, 2077</c:v>
                </c:pt>
                <c:pt idx="5879">
                  <c:v>Ashadh 20, 2077</c:v>
                </c:pt>
                <c:pt idx="5880">
                  <c:v>Ashadh 21, 2077</c:v>
                </c:pt>
                <c:pt idx="5881">
                  <c:v>Ashadh 22, 2077</c:v>
                </c:pt>
                <c:pt idx="5882">
                  <c:v>Ashadh 23, 2077</c:v>
                </c:pt>
                <c:pt idx="5883">
                  <c:v>Ashadh 24, 2077</c:v>
                </c:pt>
                <c:pt idx="5884">
                  <c:v>Ashadh 25, 2077</c:v>
                </c:pt>
                <c:pt idx="5885">
                  <c:v>Ashadh 26, 2077</c:v>
                </c:pt>
                <c:pt idx="5886">
                  <c:v>Ashadh 27, 2077</c:v>
                </c:pt>
                <c:pt idx="5887">
                  <c:v>Ashadh 28, 2077</c:v>
                </c:pt>
                <c:pt idx="5888">
                  <c:v>Ashadh 29, 2077</c:v>
                </c:pt>
                <c:pt idx="5889">
                  <c:v>Ashadh 30, 2077</c:v>
                </c:pt>
                <c:pt idx="5890">
                  <c:v>Ashadh 31, 2077</c:v>
                </c:pt>
                <c:pt idx="5891">
                  <c:v>Ashadh 32, 2077</c:v>
                </c:pt>
                <c:pt idx="5892">
                  <c:v>Shrawan 1, 2077</c:v>
                </c:pt>
                <c:pt idx="5893">
                  <c:v>Shrawan 2, 2077</c:v>
                </c:pt>
                <c:pt idx="5894">
                  <c:v>Shrawan 3, 2077</c:v>
                </c:pt>
                <c:pt idx="5895">
                  <c:v>Shrawan 4, 2077</c:v>
                </c:pt>
                <c:pt idx="5896">
                  <c:v>Shrawan 5, 2077</c:v>
                </c:pt>
                <c:pt idx="5897">
                  <c:v>Shrawan 6, 2077</c:v>
                </c:pt>
                <c:pt idx="5898">
                  <c:v>Shrawan 7, 2077</c:v>
                </c:pt>
                <c:pt idx="5899">
                  <c:v>Shrawan 8, 2077</c:v>
                </c:pt>
                <c:pt idx="5900">
                  <c:v>Shrawan 9, 2077</c:v>
                </c:pt>
                <c:pt idx="5901">
                  <c:v>Shrawan 10, 2077</c:v>
                </c:pt>
                <c:pt idx="5902">
                  <c:v>Shrawan 11, 2077</c:v>
                </c:pt>
                <c:pt idx="5903">
                  <c:v>Shrawan 13, 2077</c:v>
                </c:pt>
                <c:pt idx="5904">
                  <c:v>Shrawan 14, 2077</c:v>
                </c:pt>
                <c:pt idx="5905">
                  <c:v>Shrawan 15, 2077</c:v>
                </c:pt>
                <c:pt idx="5906">
                  <c:v>Shrawan 16, 2077</c:v>
                </c:pt>
                <c:pt idx="5907">
                  <c:v>Shrawan 17, 2077</c:v>
                </c:pt>
                <c:pt idx="5908">
                  <c:v>Shrawan 18, 2077</c:v>
                </c:pt>
                <c:pt idx="5909">
                  <c:v>Shrawan 19, 2077</c:v>
                </c:pt>
                <c:pt idx="5910">
                  <c:v>Shrawan 20, 2077</c:v>
                </c:pt>
                <c:pt idx="5911">
                  <c:v>Shrawan 21, 2077</c:v>
                </c:pt>
                <c:pt idx="5912">
                  <c:v>Shrawan 22, 2077</c:v>
                </c:pt>
                <c:pt idx="5913">
                  <c:v>Shrawan 23, 2077</c:v>
                </c:pt>
                <c:pt idx="5914">
                  <c:v>Shrawan 24, 2077</c:v>
                </c:pt>
                <c:pt idx="5915">
                  <c:v>Shrawan 25, 2077</c:v>
                </c:pt>
                <c:pt idx="5916">
                  <c:v>Shrawan 26, 2077</c:v>
                </c:pt>
                <c:pt idx="5917">
                  <c:v>Shrawan 27, 2077</c:v>
                </c:pt>
                <c:pt idx="5918">
                  <c:v>Shrawan 28, 2077</c:v>
                </c:pt>
                <c:pt idx="5919">
                  <c:v>Shrawan 29, 2077</c:v>
                </c:pt>
                <c:pt idx="5920">
                  <c:v>Shrawan 30, 2077</c:v>
                </c:pt>
                <c:pt idx="5921">
                  <c:v>Shrawan 31, 2077</c:v>
                </c:pt>
                <c:pt idx="5922">
                  <c:v>Shrawan 32, 2077</c:v>
                </c:pt>
                <c:pt idx="5923">
                  <c:v>Bhadra 1, 2077</c:v>
                </c:pt>
                <c:pt idx="5924">
                  <c:v>Bhadra 2, 2077</c:v>
                </c:pt>
                <c:pt idx="5925">
                  <c:v>Bhadra 3, 2077</c:v>
                </c:pt>
                <c:pt idx="5926">
                  <c:v>Bhadra 4, 2077</c:v>
                </c:pt>
                <c:pt idx="5927">
                  <c:v>Bhadra 5, 2077</c:v>
                </c:pt>
                <c:pt idx="5928">
                  <c:v>Bhadra 6, 2077</c:v>
                </c:pt>
                <c:pt idx="5929">
                  <c:v>Bhadra 7, 2077</c:v>
                </c:pt>
                <c:pt idx="5930">
                  <c:v>Bhadra 8, 2077</c:v>
                </c:pt>
                <c:pt idx="5931">
                  <c:v>Bhadra 9, 2077</c:v>
                </c:pt>
                <c:pt idx="5932">
                  <c:v>Bhadra 10, 2077</c:v>
                </c:pt>
                <c:pt idx="5933">
                  <c:v>Bhadra 11, 2077</c:v>
                </c:pt>
                <c:pt idx="5934">
                  <c:v>Bhadra 12, 2077</c:v>
                </c:pt>
                <c:pt idx="5935">
                  <c:v>Bhadra 13, 2077</c:v>
                </c:pt>
                <c:pt idx="5936">
                  <c:v>Bhadra 14, 2077</c:v>
                </c:pt>
                <c:pt idx="5937">
                  <c:v>Bhadra 15, 2077</c:v>
                </c:pt>
                <c:pt idx="5938">
                  <c:v>Bhadra 16, 2077</c:v>
                </c:pt>
                <c:pt idx="5939">
                  <c:v>Bhadra 17, 2077</c:v>
                </c:pt>
                <c:pt idx="5940">
                  <c:v>Bhadra 18, 2077</c:v>
                </c:pt>
                <c:pt idx="5941">
                  <c:v>Bhadra 19, 2077</c:v>
                </c:pt>
                <c:pt idx="5942">
                  <c:v>Bhadra 20, 2077</c:v>
                </c:pt>
                <c:pt idx="5943">
                  <c:v>Bhadra 21, 2077</c:v>
                </c:pt>
                <c:pt idx="5944">
                  <c:v>Bhadra 22, 2077</c:v>
                </c:pt>
                <c:pt idx="5945">
                  <c:v>Bhadra 23, 2077</c:v>
                </c:pt>
                <c:pt idx="5946">
                  <c:v>Bhadra 24, 2077</c:v>
                </c:pt>
                <c:pt idx="5947">
                  <c:v>Bhadra 25, 2077</c:v>
                </c:pt>
                <c:pt idx="5948">
                  <c:v>Bhadra 26, 2077</c:v>
                </c:pt>
                <c:pt idx="5949">
                  <c:v>Bhadra 27, 2077</c:v>
                </c:pt>
                <c:pt idx="5950">
                  <c:v>Bhadra 28, 2077</c:v>
                </c:pt>
                <c:pt idx="5951">
                  <c:v>Bhadra 29, 2077</c:v>
                </c:pt>
                <c:pt idx="5952">
                  <c:v>Bhadra 30, 2077</c:v>
                </c:pt>
                <c:pt idx="5953">
                  <c:v>Bhadra 31, 2077</c:v>
                </c:pt>
                <c:pt idx="5954">
                  <c:v>Bhadra 32, 2077</c:v>
                </c:pt>
                <c:pt idx="5955">
                  <c:v>Ashwin 1, 2077</c:v>
                </c:pt>
                <c:pt idx="5956">
                  <c:v>Ashwin 2, 2077</c:v>
                </c:pt>
                <c:pt idx="5957">
                  <c:v>Ashwin 3, 2077</c:v>
                </c:pt>
                <c:pt idx="5958">
                  <c:v>Ashwin 4, 2077</c:v>
                </c:pt>
                <c:pt idx="5959">
                  <c:v>Ashwin 5, 2077</c:v>
                </c:pt>
                <c:pt idx="5960">
                  <c:v>Ashwin 6, 2077</c:v>
                </c:pt>
                <c:pt idx="5961">
                  <c:v>Ashwin 7, 2077</c:v>
                </c:pt>
                <c:pt idx="5962">
                  <c:v>Ashwin 8, 2077</c:v>
                </c:pt>
                <c:pt idx="5963">
                  <c:v>Ashwin 9, 2077</c:v>
                </c:pt>
                <c:pt idx="5964">
                  <c:v>Ashwin 10, 2077</c:v>
                </c:pt>
                <c:pt idx="5965">
                  <c:v>Ashwin 11, 2077</c:v>
                </c:pt>
                <c:pt idx="5966">
                  <c:v>Ashwin 12, 2077</c:v>
                </c:pt>
                <c:pt idx="5967">
                  <c:v>Ashwin 14, 2077</c:v>
                </c:pt>
                <c:pt idx="5968">
                  <c:v>Ashwin 15, 2077</c:v>
                </c:pt>
                <c:pt idx="5969">
                  <c:v>Ashwin 16, 2077</c:v>
                </c:pt>
                <c:pt idx="5970">
                  <c:v>Ashwin 17, 2077</c:v>
                </c:pt>
                <c:pt idx="5971">
                  <c:v>Ashwin 18, 2077</c:v>
                </c:pt>
                <c:pt idx="5972">
                  <c:v>Ashwin 19, 2077</c:v>
                </c:pt>
                <c:pt idx="5973">
                  <c:v>Ashwin 20, 2077</c:v>
                </c:pt>
                <c:pt idx="5974">
                  <c:v>Ashwin 21, 2077</c:v>
                </c:pt>
                <c:pt idx="5975">
                  <c:v>Ashwin 22, 2077</c:v>
                </c:pt>
                <c:pt idx="5976">
                  <c:v>Ashwin 23, 2077</c:v>
                </c:pt>
                <c:pt idx="5977">
                  <c:v>Ashwin 24, 2077</c:v>
                </c:pt>
                <c:pt idx="5978">
                  <c:v>Ashwin 25, 2077</c:v>
                </c:pt>
                <c:pt idx="5979">
                  <c:v>Ashwin 26, 2077</c:v>
                </c:pt>
                <c:pt idx="5980">
                  <c:v>Ashwin 27, 2077</c:v>
                </c:pt>
                <c:pt idx="5981">
                  <c:v>Ashwin 28, 2077</c:v>
                </c:pt>
                <c:pt idx="5982">
                  <c:v>Ashwin 29, 2077</c:v>
                </c:pt>
                <c:pt idx="5983">
                  <c:v>Ashwin 30, 2077</c:v>
                </c:pt>
                <c:pt idx="5984">
                  <c:v>Ashwin 31, 2077</c:v>
                </c:pt>
                <c:pt idx="5985">
                  <c:v>Ashwin 32, 2077</c:v>
                </c:pt>
                <c:pt idx="5986">
                  <c:v>Kartik 1, 2077</c:v>
                </c:pt>
                <c:pt idx="5987">
                  <c:v>Kartik 2, 2077</c:v>
                </c:pt>
                <c:pt idx="5988">
                  <c:v>Kartik 3, 2077</c:v>
                </c:pt>
                <c:pt idx="5989">
                  <c:v>Kartik 4, 2077</c:v>
                </c:pt>
                <c:pt idx="5990">
                  <c:v>Kartik 5, 2077</c:v>
                </c:pt>
                <c:pt idx="5991">
                  <c:v>Kartik 6, 2077</c:v>
                </c:pt>
                <c:pt idx="5992">
                  <c:v>Kartik 7, 2077</c:v>
                </c:pt>
                <c:pt idx="5993">
                  <c:v>Kartik 8, 2077</c:v>
                </c:pt>
                <c:pt idx="5994">
                  <c:v>Kartik 9, 2077</c:v>
                </c:pt>
                <c:pt idx="5995">
                  <c:v>Kartik 10, 2077</c:v>
                </c:pt>
                <c:pt idx="5996">
                  <c:v>Kartik 11, 2077</c:v>
                </c:pt>
                <c:pt idx="5997">
                  <c:v>Kartik 12, 2077</c:v>
                </c:pt>
                <c:pt idx="5998">
                  <c:v>Kartik 15, 2077</c:v>
                </c:pt>
                <c:pt idx="5999">
                  <c:v>Kartik 16, 2077</c:v>
                </c:pt>
                <c:pt idx="6000">
                  <c:v>Kartik 17, 2077</c:v>
                </c:pt>
                <c:pt idx="6001">
                  <c:v>Kartik 18, 2077</c:v>
                </c:pt>
                <c:pt idx="6002">
                  <c:v>Kartik 19, 2077</c:v>
                </c:pt>
                <c:pt idx="6003">
                  <c:v>Kartik 20, 2077</c:v>
                </c:pt>
                <c:pt idx="6004">
                  <c:v>Kartik 21, 2077</c:v>
                </c:pt>
                <c:pt idx="6005">
                  <c:v>Kartik 22, 2077</c:v>
                </c:pt>
                <c:pt idx="6006">
                  <c:v>Kartik 23, 2077</c:v>
                </c:pt>
                <c:pt idx="6007">
                  <c:v>Kartik 24, 2077</c:v>
                </c:pt>
                <c:pt idx="6008">
                  <c:v>Kartik 25, 2077</c:v>
                </c:pt>
                <c:pt idx="6009">
                  <c:v>Kartik 26, 2077</c:v>
                </c:pt>
                <c:pt idx="6010">
                  <c:v>Kartik 27, 2077</c:v>
                </c:pt>
                <c:pt idx="6011">
                  <c:v>Kartik 28, 2077</c:v>
                </c:pt>
                <c:pt idx="6012">
                  <c:v>Kartik 29, 2077</c:v>
                </c:pt>
                <c:pt idx="6013">
                  <c:v>Kartik 30, 2077</c:v>
                </c:pt>
                <c:pt idx="6014">
                  <c:v>Kartik 31, 2077</c:v>
                </c:pt>
                <c:pt idx="6015">
                  <c:v>Kartik 32, 2077</c:v>
                </c:pt>
                <c:pt idx="6016">
                  <c:v>Mangsir 1, 2077</c:v>
                </c:pt>
                <c:pt idx="6017">
                  <c:v>Mangsir 2, 2077</c:v>
                </c:pt>
                <c:pt idx="6018">
                  <c:v>Mangsir 3, 2077</c:v>
                </c:pt>
                <c:pt idx="6019">
                  <c:v>Mangsir 4, 2077</c:v>
                </c:pt>
                <c:pt idx="6020">
                  <c:v>Mangsir 5, 2077</c:v>
                </c:pt>
                <c:pt idx="6021">
                  <c:v>Mangsir 6, 2077</c:v>
                </c:pt>
                <c:pt idx="6022">
                  <c:v>Mangsir 7, 2077</c:v>
                </c:pt>
                <c:pt idx="6023">
                  <c:v>Mangsir 8, 2077</c:v>
                </c:pt>
                <c:pt idx="6024">
                  <c:v>Mangsir 9, 2077</c:v>
                </c:pt>
                <c:pt idx="6025">
                  <c:v>Mangsir 10, 2077</c:v>
                </c:pt>
                <c:pt idx="6026">
                  <c:v>Mangsir 11, 2077</c:v>
                </c:pt>
                <c:pt idx="6027">
                  <c:v>Mangsir 12, 2077</c:v>
                </c:pt>
                <c:pt idx="6028">
                  <c:v>Mangsir 13, 2077</c:v>
                </c:pt>
                <c:pt idx="6029">
                  <c:v>Mangsir 16, 2077</c:v>
                </c:pt>
                <c:pt idx="6030">
                  <c:v>Mangsir 17, 2077</c:v>
                </c:pt>
                <c:pt idx="6031">
                  <c:v>Mangsir 18, 2077</c:v>
                </c:pt>
                <c:pt idx="6032">
                  <c:v>Mangsir 19, 2077</c:v>
                </c:pt>
                <c:pt idx="6033">
                  <c:v>Mangsir 20, 2077</c:v>
                </c:pt>
                <c:pt idx="6034">
                  <c:v>Mangsir 21, 2077</c:v>
                </c:pt>
                <c:pt idx="6035">
                  <c:v>Mangsir 22, 2077</c:v>
                </c:pt>
                <c:pt idx="6036">
                  <c:v>Mangsir 23, 2077</c:v>
                </c:pt>
                <c:pt idx="6037">
                  <c:v>Mangsir 24, 2077</c:v>
                </c:pt>
                <c:pt idx="6038">
                  <c:v>Mangsir 25, 2077</c:v>
                </c:pt>
                <c:pt idx="6039">
                  <c:v>Mangsir 26, 2077</c:v>
                </c:pt>
                <c:pt idx="6040">
                  <c:v>Mangsir 27, 2077</c:v>
                </c:pt>
                <c:pt idx="6041">
                  <c:v>Mangsir 28, 2077</c:v>
                </c:pt>
                <c:pt idx="6042">
                  <c:v>Mangsir 29, 2077</c:v>
                </c:pt>
                <c:pt idx="6043">
                  <c:v>Mangsir 30, 2077</c:v>
                </c:pt>
                <c:pt idx="6044">
                  <c:v>Mangsir 31, 2077</c:v>
                </c:pt>
                <c:pt idx="6045">
                  <c:v>Mangsir 32, 2077</c:v>
                </c:pt>
                <c:pt idx="6046">
                  <c:v>Poush 1, 2077</c:v>
                </c:pt>
                <c:pt idx="6047">
                  <c:v>Poush 2, 2077</c:v>
                </c:pt>
                <c:pt idx="6048">
                  <c:v>Poush 3, 2077</c:v>
                </c:pt>
                <c:pt idx="6049">
                  <c:v>Poush 4, 2077</c:v>
                </c:pt>
                <c:pt idx="6050">
                  <c:v>Poush 5, 2077</c:v>
                </c:pt>
                <c:pt idx="6051">
                  <c:v>Poush 6, 2077</c:v>
                </c:pt>
                <c:pt idx="6052">
                  <c:v>Poush 7, 2077</c:v>
                </c:pt>
                <c:pt idx="6053">
                  <c:v>Poush 8, 2077</c:v>
                </c:pt>
                <c:pt idx="6054">
                  <c:v>Poush 9, 2077</c:v>
                </c:pt>
                <c:pt idx="6055">
                  <c:v>Poush 10, 2077</c:v>
                </c:pt>
                <c:pt idx="6056">
                  <c:v>Poush 11, 2077</c:v>
                </c:pt>
                <c:pt idx="6057">
                  <c:v>Poush 12, 2077</c:v>
                </c:pt>
                <c:pt idx="6058">
                  <c:v>Poush 13, 2077</c:v>
                </c:pt>
                <c:pt idx="6059">
                  <c:v>Poush 14, 2077</c:v>
                </c:pt>
                <c:pt idx="6060">
                  <c:v>Poush 16, 2077</c:v>
                </c:pt>
                <c:pt idx="6061">
                  <c:v>Poush 17, 2077</c:v>
                </c:pt>
                <c:pt idx="6062">
                  <c:v>Poush 18, 2077</c:v>
                </c:pt>
                <c:pt idx="6063">
                  <c:v>Poush 19, 2077</c:v>
                </c:pt>
                <c:pt idx="6064">
                  <c:v>Poush 20, 2077</c:v>
                </c:pt>
                <c:pt idx="6065">
                  <c:v>Poush 21, 2077</c:v>
                </c:pt>
                <c:pt idx="6066">
                  <c:v>Poush 22, 2077</c:v>
                </c:pt>
                <c:pt idx="6067">
                  <c:v>Poush 23, 2077</c:v>
                </c:pt>
                <c:pt idx="6068">
                  <c:v>Poush 24, 2077</c:v>
                </c:pt>
                <c:pt idx="6069">
                  <c:v>Poush 25, 2077</c:v>
                </c:pt>
                <c:pt idx="6070">
                  <c:v>Poush 26, 2077</c:v>
                </c:pt>
                <c:pt idx="6071">
                  <c:v>Poush 27, 2077</c:v>
                </c:pt>
                <c:pt idx="6072">
                  <c:v>Poush 28, 2077</c:v>
                </c:pt>
                <c:pt idx="6073">
                  <c:v>Poush 29, 2077</c:v>
                </c:pt>
                <c:pt idx="6074">
                  <c:v>Poush 30, 2077</c:v>
                </c:pt>
                <c:pt idx="6075">
                  <c:v>Poush 31, 2077</c:v>
                </c:pt>
                <c:pt idx="6076">
                  <c:v>Poush 32, 2077</c:v>
                </c:pt>
                <c:pt idx="6077">
                  <c:v>Magh 1, 2077</c:v>
                </c:pt>
                <c:pt idx="6078">
                  <c:v>Magh 2, 2077</c:v>
                </c:pt>
                <c:pt idx="6079">
                  <c:v>Magh 3, 2077</c:v>
                </c:pt>
                <c:pt idx="6080">
                  <c:v>Magh 4, 2077</c:v>
                </c:pt>
                <c:pt idx="6081">
                  <c:v>Magh 5, 2077</c:v>
                </c:pt>
                <c:pt idx="6082">
                  <c:v>Magh 6, 2077</c:v>
                </c:pt>
                <c:pt idx="6083">
                  <c:v>Magh 7, 2077</c:v>
                </c:pt>
                <c:pt idx="6084">
                  <c:v>Magh 8, 2077</c:v>
                </c:pt>
                <c:pt idx="6085">
                  <c:v>Magh 9, 2077</c:v>
                </c:pt>
                <c:pt idx="6086">
                  <c:v>Magh 10, 2077</c:v>
                </c:pt>
                <c:pt idx="6087">
                  <c:v>Magh 11, 2077</c:v>
                </c:pt>
                <c:pt idx="6088">
                  <c:v>Magh 12, 2077</c:v>
                </c:pt>
                <c:pt idx="6089">
                  <c:v>Magh 13, 2077</c:v>
                </c:pt>
                <c:pt idx="6090">
                  <c:v>Magh 14, 2077</c:v>
                </c:pt>
                <c:pt idx="6091">
                  <c:v>Magh 18, 2077</c:v>
                </c:pt>
                <c:pt idx="6092">
                  <c:v>Magh 19, 2077</c:v>
                </c:pt>
                <c:pt idx="6093">
                  <c:v>Magh 20, 2077</c:v>
                </c:pt>
                <c:pt idx="6094">
                  <c:v>Magh 21, 2077</c:v>
                </c:pt>
                <c:pt idx="6095">
                  <c:v>Magh 22, 2077</c:v>
                </c:pt>
                <c:pt idx="6096">
                  <c:v>Magh 23, 2077</c:v>
                </c:pt>
                <c:pt idx="6097">
                  <c:v>Magh 24, 2077</c:v>
                </c:pt>
                <c:pt idx="6098">
                  <c:v>Magh 25, 2077</c:v>
                </c:pt>
                <c:pt idx="6099">
                  <c:v>Magh 26, 2077</c:v>
                </c:pt>
                <c:pt idx="6100">
                  <c:v>Magh 27, 2077</c:v>
                </c:pt>
                <c:pt idx="6101">
                  <c:v>Magh 28, 2077</c:v>
                </c:pt>
                <c:pt idx="6102">
                  <c:v>Magh 29, 2077</c:v>
                </c:pt>
                <c:pt idx="6103">
                  <c:v>Magh 30, 2077</c:v>
                </c:pt>
                <c:pt idx="6104">
                  <c:v>Magh 31, 2077</c:v>
                </c:pt>
                <c:pt idx="6105">
                  <c:v>Magh 32, 2077</c:v>
                </c:pt>
                <c:pt idx="6106">
                  <c:v>Falgun 1, 2077</c:v>
                </c:pt>
                <c:pt idx="6107">
                  <c:v>Falgun 2, 2077</c:v>
                </c:pt>
                <c:pt idx="6108">
                  <c:v>Falgun 3, 2077</c:v>
                </c:pt>
                <c:pt idx="6109">
                  <c:v>Falgun 4, 2077</c:v>
                </c:pt>
                <c:pt idx="6110">
                  <c:v>Falgun 5, 2077</c:v>
                </c:pt>
                <c:pt idx="6111">
                  <c:v>Falgun 6, 2077</c:v>
                </c:pt>
                <c:pt idx="6112">
                  <c:v>Falgun 7, 2077</c:v>
                </c:pt>
                <c:pt idx="6113">
                  <c:v>Falgun 8, 2077</c:v>
                </c:pt>
                <c:pt idx="6114">
                  <c:v>Falgun 9, 2077</c:v>
                </c:pt>
                <c:pt idx="6115">
                  <c:v>Falgun 10, 2077</c:v>
                </c:pt>
                <c:pt idx="6116">
                  <c:v>Falgun 11, 2077</c:v>
                </c:pt>
                <c:pt idx="6117">
                  <c:v>Falgun 12, 2077</c:v>
                </c:pt>
                <c:pt idx="6118">
                  <c:v>Falgun 13, 2077</c:v>
                </c:pt>
                <c:pt idx="6119">
                  <c:v>Falgun 14, 2077</c:v>
                </c:pt>
                <c:pt idx="6120">
                  <c:v>Falgun 15, 2077</c:v>
                </c:pt>
                <c:pt idx="6121">
                  <c:v>Falgun 16, 2077</c:v>
                </c:pt>
                <c:pt idx="6122">
                  <c:v>Falgun 19, 2077</c:v>
                </c:pt>
                <c:pt idx="6123">
                  <c:v>Falgun 20, 2077</c:v>
                </c:pt>
                <c:pt idx="6124">
                  <c:v>Falgun 21, 2077</c:v>
                </c:pt>
                <c:pt idx="6125">
                  <c:v>Falgun 22, 2077</c:v>
                </c:pt>
                <c:pt idx="6126">
                  <c:v>Falgun 23, 2077</c:v>
                </c:pt>
                <c:pt idx="6127">
                  <c:v>Falgun 24, 2077</c:v>
                </c:pt>
                <c:pt idx="6128">
                  <c:v>Falgun 25, 2077</c:v>
                </c:pt>
                <c:pt idx="6129">
                  <c:v>Falgun 26, 2077</c:v>
                </c:pt>
                <c:pt idx="6130">
                  <c:v>Falgun 27, 2077</c:v>
                </c:pt>
                <c:pt idx="6131">
                  <c:v>Falgun 28, 2077</c:v>
                </c:pt>
                <c:pt idx="6132">
                  <c:v>Falgun 29, 2077</c:v>
                </c:pt>
                <c:pt idx="6133">
                  <c:v>Falgun 30, 2077</c:v>
                </c:pt>
                <c:pt idx="6134">
                  <c:v>Falgun 31, 2077</c:v>
                </c:pt>
                <c:pt idx="6135">
                  <c:v>Falgun 32, 2077</c:v>
                </c:pt>
                <c:pt idx="6136">
                  <c:v>Chaitra 1, 2077</c:v>
                </c:pt>
                <c:pt idx="6137">
                  <c:v>Chaitra 2, 2077</c:v>
                </c:pt>
                <c:pt idx="6138">
                  <c:v>Chaitra 3, 2077</c:v>
                </c:pt>
                <c:pt idx="6139">
                  <c:v>Chaitra 4, 2077</c:v>
                </c:pt>
                <c:pt idx="6140">
                  <c:v>Chaitra 5, 2077</c:v>
                </c:pt>
                <c:pt idx="6141">
                  <c:v>Chaitra 6, 2077</c:v>
                </c:pt>
                <c:pt idx="6142">
                  <c:v>Chaitra 7, 2077</c:v>
                </c:pt>
                <c:pt idx="6143">
                  <c:v>Chaitra 8, 2077</c:v>
                </c:pt>
                <c:pt idx="6144">
                  <c:v>Chaitra 9, 2077</c:v>
                </c:pt>
                <c:pt idx="6145">
                  <c:v>Chaitra 10, 2077</c:v>
                </c:pt>
                <c:pt idx="6146">
                  <c:v>Chaitra 11, 2077</c:v>
                </c:pt>
                <c:pt idx="6147">
                  <c:v>Chaitra 12, 2077</c:v>
                </c:pt>
                <c:pt idx="6148">
                  <c:v>Chaitra 13, 2077</c:v>
                </c:pt>
                <c:pt idx="6149">
                  <c:v>Chaitra 14, 2077</c:v>
                </c:pt>
                <c:pt idx="6150">
                  <c:v>Chaitra 15, 2077</c:v>
                </c:pt>
                <c:pt idx="6151">
                  <c:v>Chaitra 16, 2077</c:v>
                </c:pt>
                <c:pt idx="6152">
                  <c:v>Chaitra 17, 2077</c:v>
                </c:pt>
                <c:pt idx="6153">
                  <c:v>Chaitra 20, 2077</c:v>
                </c:pt>
                <c:pt idx="6154">
                  <c:v>Chaitra 21, 2077</c:v>
                </c:pt>
                <c:pt idx="6155">
                  <c:v>Chaitra 22, 2077</c:v>
                </c:pt>
                <c:pt idx="6156">
                  <c:v>Chaitra 23, 2077</c:v>
                </c:pt>
                <c:pt idx="6157">
                  <c:v>Chaitra 24, 2077</c:v>
                </c:pt>
                <c:pt idx="6158">
                  <c:v>Chaitra 25, 2077</c:v>
                </c:pt>
                <c:pt idx="6159">
                  <c:v>Chaitra 26, 2077</c:v>
                </c:pt>
                <c:pt idx="6160">
                  <c:v>Chaitra 27, 2077</c:v>
                </c:pt>
                <c:pt idx="6161">
                  <c:v>Chaitra 28, 2077</c:v>
                </c:pt>
                <c:pt idx="6162">
                  <c:v>Chaitra 29, 2077</c:v>
                </c:pt>
                <c:pt idx="6163">
                  <c:v>Chaitra 30, 2077</c:v>
                </c:pt>
                <c:pt idx="6164">
                  <c:v>Chaitra 31, 2077</c:v>
                </c:pt>
                <c:pt idx="6165">
                  <c:v>Chaitra 32, 2077</c:v>
                </c:pt>
                <c:pt idx="6166">
                  <c:v>Baishakh 1, 2078</c:v>
                </c:pt>
                <c:pt idx="6167">
                  <c:v>Baishakh 2, 2078</c:v>
                </c:pt>
                <c:pt idx="6168">
                  <c:v>Baishakh 3, 2078</c:v>
                </c:pt>
                <c:pt idx="6169">
                  <c:v>Baishakh 4, 2078</c:v>
                </c:pt>
                <c:pt idx="6170">
                  <c:v>Baishakh 5, 2078</c:v>
                </c:pt>
                <c:pt idx="6171">
                  <c:v>Baishakh 6, 2078</c:v>
                </c:pt>
                <c:pt idx="6172">
                  <c:v>Baishakh 7, 2078</c:v>
                </c:pt>
                <c:pt idx="6173">
                  <c:v>Baishakh 8, 2078</c:v>
                </c:pt>
                <c:pt idx="6174">
                  <c:v>Baishakh 9, 2078</c:v>
                </c:pt>
                <c:pt idx="6175">
                  <c:v>Baishakh 10, 2078</c:v>
                </c:pt>
                <c:pt idx="6176">
                  <c:v>Baishakh 11, 2078</c:v>
                </c:pt>
                <c:pt idx="6177">
                  <c:v>Baishakh 12, 2078</c:v>
                </c:pt>
                <c:pt idx="6178">
                  <c:v>Baishakh 13, 2078</c:v>
                </c:pt>
                <c:pt idx="6179">
                  <c:v>Baishakh 14, 2078</c:v>
                </c:pt>
                <c:pt idx="6180">
                  <c:v>Baishakh 15, 2078</c:v>
                </c:pt>
                <c:pt idx="6181">
                  <c:v>Baishakh 16, 2078</c:v>
                </c:pt>
                <c:pt idx="6182">
                  <c:v>Baishakh 17, 2078</c:v>
                </c:pt>
                <c:pt idx="6183">
                  <c:v>Baishakh 18, 2078</c:v>
                </c:pt>
                <c:pt idx="6184">
                  <c:v>Baishakh 19, 2078</c:v>
                </c:pt>
                <c:pt idx="6185">
                  <c:v>Baishakh 21, 2078</c:v>
                </c:pt>
                <c:pt idx="6186">
                  <c:v>Baishakh 22, 2078</c:v>
                </c:pt>
                <c:pt idx="6187">
                  <c:v>Baishakh 23, 2078</c:v>
                </c:pt>
                <c:pt idx="6188">
                  <c:v>Baishakh 24, 2078</c:v>
                </c:pt>
                <c:pt idx="6189">
                  <c:v>Baishakh 25, 2078</c:v>
                </c:pt>
                <c:pt idx="6190">
                  <c:v>Baishakh 26, 2078</c:v>
                </c:pt>
                <c:pt idx="6191">
                  <c:v>Baishakh 27, 2078</c:v>
                </c:pt>
                <c:pt idx="6192">
                  <c:v>Baishakh 28, 2078</c:v>
                </c:pt>
                <c:pt idx="6193">
                  <c:v>Baishakh 29, 2078</c:v>
                </c:pt>
                <c:pt idx="6194">
                  <c:v>Baishakh 30, 2078</c:v>
                </c:pt>
                <c:pt idx="6195">
                  <c:v>Baishakh 31, 2078</c:v>
                </c:pt>
                <c:pt idx="6196">
                  <c:v>Baishakh 32, 2078</c:v>
                </c:pt>
                <c:pt idx="6197">
                  <c:v>Jestha 1, 2078</c:v>
                </c:pt>
                <c:pt idx="6198">
                  <c:v>Jestha 2, 2078</c:v>
                </c:pt>
                <c:pt idx="6199">
                  <c:v>Jestha 3, 2078</c:v>
                </c:pt>
                <c:pt idx="6200">
                  <c:v>Jestha 4, 2078</c:v>
                </c:pt>
                <c:pt idx="6201">
                  <c:v>Jestha 5, 2078</c:v>
                </c:pt>
                <c:pt idx="6202">
                  <c:v>Jestha 6, 2078</c:v>
                </c:pt>
                <c:pt idx="6203">
                  <c:v>Jestha 7, 2078</c:v>
                </c:pt>
                <c:pt idx="6204">
                  <c:v>Jestha 8, 2078</c:v>
                </c:pt>
                <c:pt idx="6205">
                  <c:v>Jestha 9, 2078</c:v>
                </c:pt>
                <c:pt idx="6206">
                  <c:v>Jestha 10, 2078</c:v>
                </c:pt>
                <c:pt idx="6207">
                  <c:v>Jestha 11, 2078</c:v>
                </c:pt>
                <c:pt idx="6208">
                  <c:v>Jestha 12, 2078</c:v>
                </c:pt>
                <c:pt idx="6209">
                  <c:v>Jestha 13, 2078</c:v>
                </c:pt>
                <c:pt idx="6210">
                  <c:v>Jestha 14, 2078</c:v>
                </c:pt>
                <c:pt idx="6211">
                  <c:v>Jestha 15, 2078</c:v>
                </c:pt>
                <c:pt idx="6212">
                  <c:v>Jestha 16, 2078</c:v>
                </c:pt>
                <c:pt idx="6213">
                  <c:v>Jestha 17, 2078</c:v>
                </c:pt>
                <c:pt idx="6214">
                  <c:v>Jestha 18, 2078</c:v>
                </c:pt>
                <c:pt idx="6215">
                  <c:v>Jestha 19, 2078</c:v>
                </c:pt>
                <c:pt idx="6216">
                  <c:v>Jestha 20, 2078</c:v>
                </c:pt>
                <c:pt idx="6217">
                  <c:v>Jestha 22, 2078</c:v>
                </c:pt>
                <c:pt idx="6218">
                  <c:v>Jestha 23, 2078</c:v>
                </c:pt>
                <c:pt idx="6219">
                  <c:v>Jestha 24, 2078</c:v>
                </c:pt>
                <c:pt idx="6220">
                  <c:v>Jestha 25, 2078</c:v>
                </c:pt>
                <c:pt idx="6221">
                  <c:v>Jestha 26, 2078</c:v>
                </c:pt>
                <c:pt idx="6222">
                  <c:v>Jestha 27, 2078</c:v>
                </c:pt>
                <c:pt idx="6223">
                  <c:v>Jestha 28, 2078</c:v>
                </c:pt>
                <c:pt idx="6224">
                  <c:v>Jestha 29, 2078</c:v>
                </c:pt>
                <c:pt idx="6225">
                  <c:v>Jestha 30, 2078</c:v>
                </c:pt>
                <c:pt idx="6226">
                  <c:v>Jestha 31, 2078</c:v>
                </c:pt>
                <c:pt idx="6227">
                  <c:v>Jestha 32, 2078</c:v>
                </c:pt>
                <c:pt idx="6228">
                  <c:v>Ashadh 1, 2078</c:v>
                </c:pt>
                <c:pt idx="6229">
                  <c:v>Ashadh 2, 2078</c:v>
                </c:pt>
                <c:pt idx="6230">
                  <c:v>Ashadh 3, 2078</c:v>
                </c:pt>
                <c:pt idx="6231">
                  <c:v>Ashadh 4, 2078</c:v>
                </c:pt>
                <c:pt idx="6232">
                  <c:v>Ashadh 5, 2078</c:v>
                </c:pt>
                <c:pt idx="6233">
                  <c:v>Ashadh 6, 2078</c:v>
                </c:pt>
                <c:pt idx="6234">
                  <c:v>Ashadh 7, 2078</c:v>
                </c:pt>
                <c:pt idx="6235">
                  <c:v>Ashadh 8, 2078</c:v>
                </c:pt>
                <c:pt idx="6236">
                  <c:v>Ashadh 9, 2078</c:v>
                </c:pt>
                <c:pt idx="6237">
                  <c:v>Ashadh 10, 2078</c:v>
                </c:pt>
                <c:pt idx="6238">
                  <c:v>Ashadh 11, 2078</c:v>
                </c:pt>
                <c:pt idx="6239">
                  <c:v>Ashadh 12, 2078</c:v>
                </c:pt>
                <c:pt idx="6240">
                  <c:v>Ashadh 13, 2078</c:v>
                </c:pt>
                <c:pt idx="6241">
                  <c:v>Ashadh 14, 2078</c:v>
                </c:pt>
                <c:pt idx="6242">
                  <c:v>Ashadh 15, 2078</c:v>
                </c:pt>
                <c:pt idx="6243">
                  <c:v>Ashadh 16, 2078</c:v>
                </c:pt>
                <c:pt idx="6244">
                  <c:v>Ashadh 17, 2078</c:v>
                </c:pt>
                <c:pt idx="6245">
                  <c:v>Ashadh 18, 2078</c:v>
                </c:pt>
                <c:pt idx="6246">
                  <c:v>Ashadh 19, 2078</c:v>
                </c:pt>
                <c:pt idx="6247">
                  <c:v>Ashadh 20, 2078</c:v>
                </c:pt>
                <c:pt idx="6248">
                  <c:v>Ashadh 21, 2078</c:v>
                </c:pt>
                <c:pt idx="6249">
                  <c:v>Ashadh 23, 2078</c:v>
                </c:pt>
                <c:pt idx="6250">
                  <c:v>Ashadh 24, 2078</c:v>
                </c:pt>
                <c:pt idx="6251">
                  <c:v>Ashadh 25, 2078</c:v>
                </c:pt>
                <c:pt idx="6252">
                  <c:v>Ashadh 26, 2078</c:v>
                </c:pt>
                <c:pt idx="6253">
                  <c:v>Ashadh 27, 2078</c:v>
                </c:pt>
                <c:pt idx="6254">
                  <c:v>Ashadh 28, 2078</c:v>
                </c:pt>
                <c:pt idx="6255">
                  <c:v>Ashadh 29, 2078</c:v>
                </c:pt>
                <c:pt idx="6256">
                  <c:v>Ashadh 30, 2078</c:v>
                </c:pt>
                <c:pt idx="6257">
                  <c:v>Ashadh 31, 2078</c:v>
                </c:pt>
                <c:pt idx="6258">
                  <c:v>Ashadh 32, 2078</c:v>
                </c:pt>
                <c:pt idx="6259">
                  <c:v>Shrawan 1, 2078</c:v>
                </c:pt>
                <c:pt idx="6260">
                  <c:v>Shrawan 2, 2078</c:v>
                </c:pt>
                <c:pt idx="6261">
                  <c:v>Shrawan 3, 2078</c:v>
                </c:pt>
                <c:pt idx="6262">
                  <c:v>Shrawan 4, 2078</c:v>
                </c:pt>
                <c:pt idx="6263">
                  <c:v>Shrawan 5, 2078</c:v>
                </c:pt>
                <c:pt idx="6264">
                  <c:v>Shrawan 6, 2078</c:v>
                </c:pt>
                <c:pt idx="6265">
                  <c:v>Shrawan 7, 2078</c:v>
                </c:pt>
                <c:pt idx="6266">
                  <c:v>Shrawan 8, 2078</c:v>
                </c:pt>
                <c:pt idx="6267">
                  <c:v>Shrawan 9, 2078</c:v>
                </c:pt>
                <c:pt idx="6268">
                  <c:v>Shrawan 10, 2078</c:v>
                </c:pt>
                <c:pt idx="6269">
                  <c:v>Shrawan 11, 2078</c:v>
                </c:pt>
                <c:pt idx="6270">
                  <c:v>Shrawan 12, 2078</c:v>
                </c:pt>
                <c:pt idx="6271">
                  <c:v>Shrawan 13, 2078</c:v>
                </c:pt>
                <c:pt idx="6272">
                  <c:v>Shrawan 14, 2078</c:v>
                </c:pt>
                <c:pt idx="6273">
                  <c:v>Shrawan 15, 2078</c:v>
                </c:pt>
                <c:pt idx="6274">
                  <c:v>Shrawan 16, 2078</c:v>
                </c:pt>
                <c:pt idx="6275">
                  <c:v>Shrawan 17, 2078</c:v>
                </c:pt>
                <c:pt idx="6276">
                  <c:v>Shrawan 18, 2078</c:v>
                </c:pt>
                <c:pt idx="6277">
                  <c:v>Shrawan 19, 2078</c:v>
                </c:pt>
                <c:pt idx="6278">
                  <c:v>Shrawan 20, 2078</c:v>
                </c:pt>
                <c:pt idx="6279">
                  <c:v>Shrawan 21, 2078</c:v>
                </c:pt>
                <c:pt idx="6280">
                  <c:v>Shrawan 22, 2078</c:v>
                </c:pt>
                <c:pt idx="6281">
                  <c:v>Shrawan 24, 2078</c:v>
                </c:pt>
                <c:pt idx="6282">
                  <c:v>Shrawan 25, 2078</c:v>
                </c:pt>
                <c:pt idx="6283">
                  <c:v>Shrawan 26, 2078</c:v>
                </c:pt>
                <c:pt idx="6284">
                  <c:v>Shrawan 27, 2078</c:v>
                </c:pt>
                <c:pt idx="6285">
                  <c:v>Shrawan 28, 2078</c:v>
                </c:pt>
                <c:pt idx="6286">
                  <c:v>Shrawan 29, 2078</c:v>
                </c:pt>
                <c:pt idx="6287">
                  <c:v>Shrawan 30, 2078</c:v>
                </c:pt>
                <c:pt idx="6288">
                  <c:v>Shrawan 31, 2078</c:v>
                </c:pt>
                <c:pt idx="6289">
                  <c:v>Shrawan 32, 2078</c:v>
                </c:pt>
                <c:pt idx="6290">
                  <c:v>Bhadra 1, 2078</c:v>
                </c:pt>
                <c:pt idx="6291">
                  <c:v>Bhadra 2, 2078</c:v>
                </c:pt>
                <c:pt idx="6292">
                  <c:v>Bhadra 3, 2078</c:v>
                </c:pt>
                <c:pt idx="6293">
                  <c:v>Bhadra 4, 2078</c:v>
                </c:pt>
                <c:pt idx="6294">
                  <c:v>Bhadra 5, 2078</c:v>
                </c:pt>
                <c:pt idx="6295">
                  <c:v>Bhadra 6, 2078</c:v>
                </c:pt>
                <c:pt idx="6296">
                  <c:v>Bhadra 7, 2078</c:v>
                </c:pt>
                <c:pt idx="6297">
                  <c:v>Bhadra 8, 2078</c:v>
                </c:pt>
                <c:pt idx="6298">
                  <c:v>Bhadra 9, 2078</c:v>
                </c:pt>
                <c:pt idx="6299">
                  <c:v>Bhadra 10, 2078</c:v>
                </c:pt>
                <c:pt idx="6300">
                  <c:v>Bhadra 11, 2078</c:v>
                </c:pt>
                <c:pt idx="6301">
                  <c:v>Bhadra 12, 2078</c:v>
                </c:pt>
                <c:pt idx="6302">
                  <c:v>Bhadra 13, 2078</c:v>
                </c:pt>
                <c:pt idx="6303">
                  <c:v>Bhadra 14, 2078</c:v>
                </c:pt>
                <c:pt idx="6304">
                  <c:v>Bhadra 15, 2078</c:v>
                </c:pt>
                <c:pt idx="6305">
                  <c:v>Bhadra 16, 2078</c:v>
                </c:pt>
                <c:pt idx="6306">
                  <c:v>Bhadra 17, 2078</c:v>
                </c:pt>
                <c:pt idx="6307">
                  <c:v>Bhadra 18, 2078</c:v>
                </c:pt>
                <c:pt idx="6308">
                  <c:v>Bhadra 19, 2078</c:v>
                </c:pt>
                <c:pt idx="6309">
                  <c:v>Bhadra 20, 2078</c:v>
                </c:pt>
                <c:pt idx="6310">
                  <c:v>Bhadra 21, 2078</c:v>
                </c:pt>
                <c:pt idx="6311">
                  <c:v>Bhadra 22, 2078</c:v>
                </c:pt>
                <c:pt idx="6312">
                  <c:v>Bhadra 23, 2078</c:v>
                </c:pt>
                <c:pt idx="6313">
                  <c:v>Bhadra 24, 2078</c:v>
                </c:pt>
                <c:pt idx="6314">
                  <c:v>Bhadra 25, 2078</c:v>
                </c:pt>
                <c:pt idx="6315">
                  <c:v>Bhadra 26, 2078</c:v>
                </c:pt>
                <c:pt idx="6316">
                  <c:v>Bhadra 27, 2078</c:v>
                </c:pt>
                <c:pt idx="6317">
                  <c:v>Bhadra 28, 2078</c:v>
                </c:pt>
                <c:pt idx="6318">
                  <c:v>Bhadra 29, 2078</c:v>
                </c:pt>
                <c:pt idx="6319">
                  <c:v>Bhadra 30, 2078</c:v>
                </c:pt>
                <c:pt idx="6320">
                  <c:v>Bhadra 31, 2078</c:v>
                </c:pt>
                <c:pt idx="6321">
                  <c:v>Bhadra 32, 2078</c:v>
                </c:pt>
                <c:pt idx="6322">
                  <c:v>Ashwin 1, 2078</c:v>
                </c:pt>
                <c:pt idx="6323">
                  <c:v>Ashwin 2, 2078</c:v>
                </c:pt>
                <c:pt idx="6324">
                  <c:v>Ashwin 3, 2078</c:v>
                </c:pt>
                <c:pt idx="6325">
                  <c:v>Ashwin 4, 2078</c:v>
                </c:pt>
                <c:pt idx="6326">
                  <c:v>Ashwin 5, 2078</c:v>
                </c:pt>
                <c:pt idx="6327">
                  <c:v>Ashwin 6, 2078</c:v>
                </c:pt>
                <c:pt idx="6328">
                  <c:v>Ashwin 7, 2078</c:v>
                </c:pt>
                <c:pt idx="6329">
                  <c:v>Ashwin 8, 2078</c:v>
                </c:pt>
                <c:pt idx="6330">
                  <c:v>Ashwin 9, 2078</c:v>
                </c:pt>
                <c:pt idx="6331">
                  <c:v>Ashwin 10, 2078</c:v>
                </c:pt>
                <c:pt idx="6332">
                  <c:v>Ashwin 11, 2078</c:v>
                </c:pt>
                <c:pt idx="6333">
                  <c:v>Ashwin 12, 2078</c:v>
                </c:pt>
                <c:pt idx="6334">
                  <c:v>Ashwin 13, 2078</c:v>
                </c:pt>
                <c:pt idx="6335">
                  <c:v>Ashwin 14, 2078</c:v>
                </c:pt>
                <c:pt idx="6336">
                  <c:v>Ashwin 15, 2078</c:v>
                </c:pt>
                <c:pt idx="6337">
                  <c:v>Ashwin 16, 2078</c:v>
                </c:pt>
                <c:pt idx="6338">
                  <c:v>Ashwin 17, 2078</c:v>
                </c:pt>
                <c:pt idx="6339">
                  <c:v>Ashwin 18, 2078</c:v>
                </c:pt>
                <c:pt idx="6340">
                  <c:v>Ashwin 19, 2078</c:v>
                </c:pt>
                <c:pt idx="6341">
                  <c:v>Ashwin 20, 2078</c:v>
                </c:pt>
                <c:pt idx="6342">
                  <c:v>Ashwin 21, 2078</c:v>
                </c:pt>
                <c:pt idx="6343">
                  <c:v>Ashwin 22, 2078</c:v>
                </c:pt>
                <c:pt idx="6344">
                  <c:v>Ashwin 23, 2078</c:v>
                </c:pt>
                <c:pt idx="6345">
                  <c:v>Ashwin 24, 2078</c:v>
                </c:pt>
                <c:pt idx="6346">
                  <c:v>Ashwin 26, 2078</c:v>
                </c:pt>
                <c:pt idx="6347">
                  <c:v>Ashwin 27, 2078</c:v>
                </c:pt>
                <c:pt idx="6348">
                  <c:v>Ashwin 28, 2078</c:v>
                </c:pt>
                <c:pt idx="6349">
                  <c:v>Ashwin 29, 2078</c:v>
                </c:pt>
                <c:pt idx="6350">
                  <c:v>Ashwin 30, 2078</c:v>
                </c:pt>
                <c:pt idx="6351">
                  <c:v>Ashwin 31, 2078</c:v>
                </c:pt>
                <c:pt idx="6352">
                  <c:v>Ashwin 32, 2078</c:v>
                </c:pt>
                <c:pt idx="6353">
                  <c:v>Kartik 1, 2078</c:v>
                </c:pt>
                <c:pt idx="6354">
                  <c:v>Kartik 2, 2078</c:v>
                </c:pt>
                <c:pt idx="6355">
                  <c:v>Kartik 3, 2078</c:v>
                </c:pt>
                <c:pt idx="6356">
                  <c:v>Kartik 4, 2078</c:v>
                </c:pt>
                <c:pt idx="6357">
                  <c:v>Kartik 5, 2078</c:v>
                </c:pt>
                <c:pt idx="6358">
                  <c:v>Kartik 6, 2078</c:v>
                </c:pt>
                <c:pt idx="6359">
                  <c:v>Kartik 7, 2078</c:v>
                </c:pt>
                <c:pt idx="6360">
                  <c:v>Kartik 8, 2078</c:v>
                </c:pt>
                <c:pt idx="6361">
                  <c:v>Kartik 9, 2078</c:v>
                </c:pt>
                <c:pt idx="6362">
                  <c:v>Kartik 10, 2078</c:v>
                </c:pt>
                <c:pt idx="6363">
                  <c:v>Kartik 11, 2078</c:v>
                </c:pt>
                <c:pt idx="6364">
                  <c:v>Kartik 12, 2078</c:v>
                </c:pt>
                <c:pt idx="6365">
                  <c:v>Kartik 13, 2078</c:v>
                </c:pt>
                <c:pt idx="6366">
                  <c:v>Kartik 14, 2078</c:v>
                </c:pt>
                <c:pt idx="6367">
                  <c:v>Kartik 15, 2078</c:v>
                </c:pt>
                <c:pt idx="6368">
                  <c:v>Kartik 16, 2078</c:v>
                </c:pt>
                <c:pt idx="6369">
                  <c:v>Kartik 17, 2078</c:v>
                </c:pt>
                <c:pt idx="6370">
                  <c:v>Kartik 18, 2078</c:v>
                </c:pt>
                <c:pt idx="6371">
                  <c:v>Kartik 19, 2078</c:v>
                </c:pt>
                <c:pt idx="6372">
                  <c:v>Kartik 20, 2078</c:v>
                </c:pt>
                <c:pt idx="6373">
                  <c:v>Kartik 21, 2078</c:v>
                </c:pt>
                <c:pt idx="6374">
                  <c:v>Kartik 22, 2078</c:v>
                </c:pt>
                <c:pt idx="6375">
                  <c:v>Kartik 23, 2078</c:v>
                </c:pt>
                <c:pt idx="6376">
                  <c:v>Kartik 24, 2078</c:v>
                </c:pt>
                <c:pt idx="6377">
                  <c:v>Kartik 25, 2078</c:v>
                </c:pt>
                <c:pt idx="6378">
                  <c:v>Kartik 27, 2078</c:v>
                </c:pt>
                <c:pt idx="6379">
                  <c:v>Kartik 28, 2078</c:v>
                </c:pt>
                <c:pt idx="6380">
                  <c:v>Kartik 29, 2078</c:v>
                </c:pt>
                <c:pt idx="6381">
                  <c:v>Kartik 30, 2078</c:v>
                </c:pt>
                <c:pt idx="6382">
                  <c:v>Kartik 31, 2078</c:v>
                </c:pt>
                <c:pt idx="6383">
                  <c:v>Kartik 32, 2078</c:v>
                </c:pt>
                <c:pt idx="6384">
                  <c:v>Mangsir 1, 2078</c:v>
                </c:pt>
                <c:pt idx="6385">
                  <c:v>Mangsir 2, 2078</c:v>
                </c:pt>
                <c:pt idx="6386">
                  <c:v>Mangsir 3, 2078</c:v>
                </c:pt>
                <c:pt idx="6387">
                  <c:v>Mangsir 4, 2078</c:v>
                </c:pt>
                <c:pt idx="6388">
                  <c:v>Mangsir 5, 2078</c:v>
                </c:pt>
                <c:pt idx="6389">
                  <c:v>Mangsir 6, 2078</c:v>
                </c:pt>
                <c:pt idx="6390">
                  <c:v>Mangsir 7, 2078</c:v>
                </c:pt>
                <c:pt idx="6391">
                  <c:v>Mangsir 8, 2078</c:v>
                </c:pt>
                <c:pt idx="6392">
                  <c:v>Mangsir 9, 2078</c:v>
                </c:pt>
                <c:pt idx="6393">
                  <c:v>Mangsir 10, 2078</c:v>
                </c:pt>
                <c:pt idx="6394">
                  <c:v>Mangsir 11, 2078</c:v>
                </c:pt>
                <c:pt idx="6395">
                  <c:v>Mangsir 12, 2078</c:v>
                </c:pt>
                <c:pt idx="6396">
                  <c:v>Mangsir 13, 2078</c:v>
                </c:pt>
                <c:pt idx="6397">
                  <c:v>Mangsir 14, 2078</c:v>
                </c:pt>
                <c:pt idx="6398">
                  <c:v>Mangsir 15, 2078</c:v>
                </c:pt>
                <c:pt idx="6399">
                  <c:v>Mangsir 16, 2078</c:v>
                </c:pt>
                <c:pt idx="6400">
                  <c:v>Mangsir 17, 2078</c:v>
                </c:pt>
                <c:pt idx="6401">
                  <c:v>Mangsir 18, 2078</c:v>
                </c:pt>
                <c:pt idx="6402">
                  <c:v>Mangsir 19, 2078</c:v>
                </c:pt>
                <c:pt idx="6403">
                  <c:v>Mangsir 20, 2078</c:v>
                </c:pt>
                <c:pt idx="6404">
                  <c:v>Mangsir 21, 2078</c:v>
                </c:pt>
                <c:pt idx="6405">
                  <c:v>Mangsir 22, 2078</c:v>
                </c:pt>
                <c:pt idx="6406">
                  <c:v>Mangsir 23, 2078</c:v>
                </c:pt>
                <c:pt idx="6407">
                  <c:v>Mangsir 24, 2078</c:v>
                </c:pt>
                <c:pt idx="6408">
                  <c:v>Mangsir 25, 2078</c:v>
                </c:pt>
                <c:pt idx="6409">
                  <c:v>Mangsir 28, 2078</c:v>
                </c:pt>
                <c:pt idx="6410">
                  <c:v>Mangsir 29, 2078</c:v>
                </c:pt>
                <c:pt idx="6411">
                  <c:v>Mangsir 30, 2078</c:v>
                </c:pt>
                <c:pt idx="6412">
                  <c:v>Mangsir 31, 2078</c:v>
                </c:pt>
                <c:pt idx="6413">
                  <c:v>Mangsir 32, 2078</c:v>
                </c:pt>
                <c:pt idx="6414">
                  <c:v>Poush 1, 2078</c:v>
                </c:pt>
                <c:pt idx="6415">
                  <c:v>Poush 2, 2078</c:v>
                </c:pt>
                <c:pt idx="6416">
                  <c:v>Poush 3, 2078</c:v>
                </c:pt>
                <c:pt idx="6417">
                  <c:v>Poush 4, 2078</c:v>
                </c:pt>
                <c:pt idx="6418">
                  <c:v>Poush 5, 2078</c:v>
                </c:pt>
                <c:pt idx="6419">
                  <c:v>Poush 6, 2078</c:v>
                </c:pt>
                <c:pt idx="6420">
                  <c:v>Poush 7, 2078</c:v>
                </c:pt>
                <c:pt idx="6421">
                  <c:v>Poush 8, 2078</c:v>
                </c:pt>
                <c:pt idx="6422">
                  <c:v>Poush 9, 2078</c:v>
                </c:pt>
                <c:pt idx="6423">
                  <c:v>Poush 10, 2078</c:v>
                </c:pt>
                <c:pt idx="6424">
                  <c:v>Poush 11, 2078</c:v>
                </c:pt>
                <c:pt idx="6425">
                  <c:v>Poush 12, 2078</c:v>
                </c:pt>
                <c:pt idx="6426">
                  <c:v>Poush 13, 2078</c:v>
                </c:pt>
                <c:pt idx="6427">
                  <c:v>Poush 14, 2078</c:v>
                </c:pt>
                <c:pt idx="6428">
                  <c:v>Poush 15, 2078</c:v>
                </c:pt>
                <c:pt idx="6429">
                  <c:v>Poush 16, 2078</c:v>
                </c:pt>
                <c:pt idx="6430">
                  <c:v>Poush 17, 2078</c:v>
                </c:pt>
                <c:pt idx="6431">
                  <c:v>Poush 18, 2078</c:v>
                </c:pt>
                <c:pt idx="6432">
                  <c:v>Poush 19, 2078</c:v>
                </c:pt>
                <c:pt idx="6433">
                  <c:v>Poush 20, 2078</c:v>
                </c:pt>
                <c:pt idx="6434">
                  <c:v>Poush 21, 2078</c:v>
                </c:pt>
                <c:pt idx="6435">
                  <c:v>Poush 22, 2078</c:v>
                </c:pt>
                <c:pt idx="6436">
                  <c:v>Poush 23, 2078</c:v>
                </c:pt>
                <c:pt idx="6437">
                  <c:v>Poush 24, 2078</c:v>
                </c:pt>
                <c:pt idx="6438">
                  <c:v>Poush 25, 2078</c:v>
                </c:pt>
                <c:pt idx="6439">
                  <c:v>Poush 29, 2078</c:v>
                </c:pt>
                <c:pt idx="6440">
                  <c:v>Poush 30, 2078</c:v>
                </c:pt>
                <c:pt idx="6441">
                  <c:v>Poush 31, 2078</c:v>
                </c:pt>
                <c:pt idx="6442">
                  <c:v>Poush 32, 2078</c:v>
                </c:pt>
                <c:pt idx="6443">
                  <c:v>Magh 1, 2078</c:v>
                </c:pt>
                <c:pt idx="6444">
                  <c:v>Magh 2, 2078</c:v>
                </c:pt>
                <c:pt idx="6445">
                  <c:v>Magh 3, 2078</c:v>
                </c:pt>
                <c:pt idx="6446">
                  <c:v>Magh 4, 2078</c:v>
                </c:pt>
                <c:pt idx="6447">
                  <c:v>Magh 5, 2078</c:v>
                </c:pt>
                <c:pt idx="6448">
                  <c:v>Magh 6, 2078</c:v>
                </c:pt>
                <c:pt idx="6449">
                  <c:v>Magh 7, 2078</c:v>
                </c:pt>
                <c:pt idx="6450">
                  <c:v>Magh 8, 2078</c:v>
                </c:pt>
                <c:pt idx="6451">
                  <c:v>Magh 9, 2078</c:v>
                </c:pt>
                <c:pt idx="6452">
                  <c:v>Magh 10, 2078</c:v>
                </c:pt>
                <c:pt idx="6453">
                  <c:v>Magh 11, 2078</c:v>
                </c:pt>
                <c:pt idx="6454">
                  <c:v>Magh 12, 2078</c:v>
                </c:pt>
                <c:pt idx="6455">
                  <c:v>Magh 13, 2078</c:v>
                </c:pt>
                <c:pt idx="6456">
                  <c:v>Magh 14, 2078</c:v>
                </c:pt>
                <c:pt idx="6457">
                  <c:v>Magh 15, 2078</c:v>
                </c:pt>
                <c:pt idx="6458">
                  <c:v>Magh 16, 2078</c:v>
                </c:pt>
                <c:pt idx="6459">
                  <c:v>Magh 17, 2078</c:v>
                </c:pt>
                <c:pt idx="6460">
                  <c:v>Magh 18, 2078</c:v>
                </c:pt>
                <c:pt idx="6461">
                  <c:v>Magh 19, 2078</c:v>
                </c:pt>
                <c:pt idx="6462">
                  <c:v>Magh 20, 2078</c:v>
                </c:pt>
                <c:pt idx="6463">
                  <c:v>Magh 21, 2078</c:v>
                </c:pt>
                <c:pt idx="6464">
                  <c:v>Magh 22, 2078</c:v>
                </c:pt>
                <c:pt idx="6465">
                  <c:v>Magh 23, 2078</c:v>
                </c:pt>
                <c:pt idx="6466">
                  <c:v>Magh 24, 2078</c:v>
                </c:pt>
                <c:pt idx="6467">
                  <c:v>Magh 25, 2078</c:v>
                </c:pt>
                <c:pt idx="6468">
                  <c:v>Magh 26, 2078</c:v>
                </c:pt>
                <c:pt idx="6469">
                  <c:v>Magh 27, 2078</c:v>
                </c:pt>
                <c:pt idx="6470">
                  <c:v>Magh 30, 2078</c:v>
                </c:pt>
                <c:pt idx="6471">
                  <c:v>Magh 31, 2078</c:v>
                </c:pt>
                <c:pt idx="6472">
                  <c:v>Magh 32, 2078</c:v>
                </c:pt>
                <c:pt idx="6473">
                  <c:v>Falgun 1, 2078</c:v>
                </c:pt>
                <c:pt idx="6474">
                  <c:v>Falgun 2, 2078</c:v>
                </c:pt>
                <c:pt idx="6475">
                  <c:v>Falgun 3, 2078</c:v>
                </c:pt>
                <c:pt idx="6476">
                  <c:v>Falgun 4, 2078</c:v>
                </c:pt>
                <c:pt idx="6477">
                  <c:v>Falgun 5, 2078</c:v>
                </c:pt>
                <c:pt idx="6478">
                  <c:v>Falgun 6, 2078</c:v>
                </c:pt>
                <c:pt idx="6479">
                  <c:v>Falgun 7, 2078</c:v>
                </c:pt>
                <c:pt idx="6480">
                  <c:v>Falgun 8, 2078</c:v>
                </c:pt>
                <c:pt idx="6481">
                  <c:v>Falgun 9, 2078</c:v>
                </c:pt>
                <c:pt idx="6482">
                  <c:v>Falgun 10, 2078</c:v>
                </c:pt>
                <c:pt idx="6483">
                  <c:v>Falgun 11, 2078</c:v>
                </c:pt>
                <c:pt idx="6484">
                  <c:v>Falgun 12, 2078</c:v>
                </c:pt>
                <c:pt idx="6485">
                  <c:v>Falgun 13, 2078</c:v>
                </c:pt>
                <c:pt idx="6486">
                  <c:v>Falgun 14, 2078</c:v>
                </c:pt>
                <c:pt idx="6487">
                  <c:v>Falgun 15, 2078</c:v>
                </c:pt>
                <c:pt idx="6488">
                  <c:v>Falgun 16, 2078</c:v>
                </c:pt>
                <c:pt idx="6489">
                  <c:v>Falgun 17, 2078</c:v>
                </c:pt>
                <c:pt idx="6490">
                  <c:v>Falgun 18, 2078</c:v>
                </c:pt>
                <c:pt idx="6491">
                  <c:v>Falgun 19, 2078</c:v>
                </c:pt>
                <c:pt idx="6492">
                  <c:v>Falgun 20, 2078</c:v>
                </c:pt>
                <c:pt idx="6493">
                  <c:v>Falgun 21, 2078</c:v>
                </c:pt>
                <c:pt idx="6494">
                  <c:v>Falgun 22, 2078</c:v>
                </c:pt>
                <c:pt idx="6495">
                  <c:v>Falgun 23, 2078</c:v>
                </c:pt>
                <c:pt idx="6496">
                  <c:v>Falgun 24, 2078</c:v>
                </c:pt>
                <c:pt idx="6497">
                  <c:v>Falgun 25, 2078</c:v>
                </c:pt>
                <c:pt idx="6498">
                  <c:v>Falgun 26, 2078</c:v>
                </c:pt>
                <c:pt idx="6499">
                  <c:v>Falgun 27, 2078</c:v>
                </c:pt>
                <c:pt idx="6500">
                  <c:v>Falgun 28, 2078</c:v>
                </c:pt>
                <c:pt idx="6501">
                  <c:v>Falgun 31, 2078</c:v>
                </c:pt>
                <c:pt idx="6502">
                  <c:v>Falgun 32, 2078</c:v>
                </c:pt>
                <c:pt idx="6503">
                  <c:v>Chaitra 1, 2078</c:v>
                </c:pt>
                <c:pt idx="6504">
                  <c:v>Chaitra 2, 2078</c:v>
                </c:pt>
                <c:pt idx="6505">
                  <c:v>Chaitra 3, 2078</c:v>
                </c:pt>
                <c:pt idx="6506">
                  <c:v>Chaitra 4, 2078</c:v>
                </c:pt>
                <c:pt idx="6507">
                  <c:v>Chaitra 5, 2078</c:v>
                </c:pt>
                <c:pt idx="6508">
                  <c:v>Chaitra 6, 2078</c:v>
                </c:pt>
                <c:pt idx="6509">
                  <c:v>Chaitra 7, 2078</c:v>
                </c:pt>
                <c:pt idx="6510">
                  <c:v>Chaitra 8, 2078</c:v>
                </c:pt>
                <c:pt idx="6511">
                  <c:v>Chaitra 9, 2078</c:v>
                </c:pt>
                <c:pt idx="6512">
                  <c:v>Chaitra 10, 2078</c:v>
                </c:pt>
                <c:pt idx="6513">
                  <c:v>Chaitra 11, 2078</c:v>
                </c:pt>
                <c:pt idx="6514">
                  <c:v>Chaitra 12, 2078</c:v>
                </c:pt>
                <c:pt idx="6515">
                  <c:v>Chaitra 13, 2078</c:v>
                </c:pt>
                <c:pt idx="6516">
                  <c:v>Chaitra 14, 2078</c:v>
                </c:pt>
                <c:pt idx="6517">
                  <c:v>Chaitra 15, 2078</c:v>
                </c:pt>
                <c:pt idx="6518">
                  <c:v>Chaitra 16, 2078</c:v>
                </c:pt>
                <c:pt idx="6519">
                  <c:v>Chaitra 17, 2078</c:v>
                </c:pt>
                <c:pt idx="6520">
                  <c:v>Chaitra 18, 2078</c:v>
                </c:pt>
                <c:pt idx="6521">
                  <c:v>Chaitra 19, 2078</c:v>
                </c:pt>
                <c:pt idx="6522">
                  <c:v>Chaitra 20, 2078</c:v>
                </c:pt>
                <c:pt idx="6523">
                  <c:v>Chaitra 21, 2078</c:v>
                </c:pt>
                <c:pt idx="6524">
                  <c:v>Chaitra 22, 2078</c:v>
                </c:pt>
                <c:pt idx="6525">
                  <c:v>Chaitra 23, 2078</c:v>
                </c:pt>
                <c:pt idx="6526">
                  <c:v>Chaitra 24, 2078</c:v>
                </c:pt>
                <c:pt idx="6527">
                  <c:v>Chaitra 25, 2078</c:v>
                </c:pt>
                <c:pt idx="6528">
                  <c:v>Chaitra 26, 2078</c:v>
                </c:pt>
                <c:pt idx="6529">
                  <c:v>Chaitra 27, 2078</c:v>
                </c:pt>
                <c:pt idx="6530">
                  <c:v>Chaitra 28, 2078</c:v>
                </c:pt>
                <c:pt idx="6531">
                  <c:v>Chaitra 29, 2078</c:v>
                </c:pt>
                <c:pt idx="6532">
                  <c:v>Chaitra 32, 2078</c:v>
                </c:pt>
                <c:pt idx="6533">
                  <c:v>Baishakh 1, 2079</c:v>
                </c:pt>
                <c:pt idx="6534">
                  <c:v>Baishakh 2, 2079</c:v>
                </c:pt>
                <c:pt idx="6535">
                  <c:v>Baishakh 3, 2079</c:v>
                </c:pt>
                <c:pt idx="6536">
                  <c:v>Baishakh 4, 2079</c:v>
                </c:pt>
                <c:pt idx="6537">
                  <c:v>Baishakh 5, 2079</c:v>
                </c:pt>
                <c:pt idx="6538">
                  <c:v>Baishakh 6, 2079</c:v>
                </c:pt>
                <c:pt idx="6539">
                  <c:v>Baishakh 7, 2079</c:v>
                </c:pt>
                <c:pt idx="6540">
                  <c:v>Baishakh 8, 2079</c:v>
                </c:pt>
                <c:pt idx="6541">
                  <c:v>Baishakh 9, 2079</c:v>
                </c:pt>
                <c:pt idx="6542">
                  <c:v>Baishakh 10, 2079</c:v>
                </c:pt>
                <c:pt idx="6543">
                  <c:v>Baishakh 11, 2079</c:v>
                </c:pt>
                <c:pt idx="6544">
                  <c:v>Baishakh 12, 2079</c:v>
                </c:pt>
                <c:pt idx="6545">
                  <c:v>Baishakh 13, 2079</c:v>
                </c:pt>
                <c:pt idx="6546">
                  <c:v>Baishakh 14, 2079</c:v>
                </c:pt>
                <c:pt idx="6547">
                  <c:v>Baishakh 15, 2079</c:v>
                </c:pt>
                <c:pt idx="6548">
                  <c:v>Baishakh 16, 2079</c:v>
                </c:pt>
                <c:pt idx="6549">
                  <c:v>Baishakh 17, 2079</c:v>
                </c:pt>
                <c:pt idx="6550">
                  <c:v>Baishakh 18, 2079</c:v>
                </c:pt>
                <c:pt idx="6551">
                  <c:v>Baishakh 19, 2079</c:v>
                </c:pt>
                <c:pt idx="6552">
                  <c:v>Baishakh 20, 2079</c:v>
                </c:pt>
                <c:pt idx="6553">
                  <c:v>Baishakh 21, 2079</c:v>
                </c:pt>
                <c:pt idx="6554">
                  <c:v>Baishakh 22, 2079</c:v>
                </c:pt>
                <c:pt idx="6555">
                  <c:v>Baishakh 23, 2079</c:v>
                </c:pt>
                <c:pt idx="6556">
                  <c:v>Baishakh 24, 2079</c:v>
                </c:pt>
                <c:pt idx="6557">
                  <c:v>Baishakh 25, 2079</c:v>
                </c:pt>
                <c:pt idx="6558">
                  <c:v>Baishakh 26, 2079</c:v>
                </c:pt>
                <c:pt idx="6559">
                  <c:v>Baishakh 27, 2079</c:v>
                </c:pt>
                <c:pt idx="6560">
                  <c:v>Baishakh 28, 2079</c:v>
                </c:pt>
                <c:pt idx="6561">
                  <c:v>Baishakh 29, 2079</c:v>
                </c:pt>
                <c:pt idx="6562">
                  <c:v>Baishakh 30, 2079</c:v>
                </c:pt>
                <c:pt idx="6563">
                  <c:v>Jestha 1, 2079</c:v>
                </c:pt>
                <c:pt idx="6564">
                  <c:v>Jestha 2, 2079</c:v>
                </c:pt>
                <c:pt idx="6565">
                  <c:v>Jestha 3, 2079</c:v>
                </c:pt>
                <c:pt idx="6566">
                  <c:v>Jestha 4, 2079</c:v>
                </c:pt>
                <c:pt idx="6567">
                  <c:v>Jestha 5, 2079</c:v>
                </c:pt>
                <c:pt idx="6568">
                  <c:v>Jestha 6, 2079</c:v>
                </c:pt>
                <c:pt idx="6569">
                  <c:v>Jestha 7, 2079</c:v>
                </c:pt>
                <c:pt idx="6570">
                  <c:v>Jestha 8, 2079</c:v>
                </c:pt>
                <c:pt idx="6571">
                  <c:v>Jestha 9, 2079</c:v>
                </c:pt>
                <c:pt idx="6572">
                  <c:v>Jestha 10, 2079</c:v>
                </c:pt>
                <c:pt idx="6573">
                  <c:v>Jestha 11, 2079</c:v>
                </c:pt>
                <c:pt idx="6574">
                  <c:v>Jestha 12, 2079</c:v>
                </c:pt>
                <c:pt idx="6575">
                  <c:v>Jestha 13, 2079</c:v>
                </c:pt>
                <c:pt idx="6576">
                  <c:v>Jestha 14, 2079</c:v>
                </c:pt>
                <c:pt idx="6577">
                  <c:v>Jestha 15, 2079</c:v>
                </c:pt>
                <c:pt idx="6578">
                  <c:v>Jestha 16, 2079</c:v>
                </c:pt>
                <c:pt idx="6579">
                  <c:v>Jestha 17, 2079</c:v>
                </c:pt>
                <c:pt idx="6580">
                  <c:v>Jestha 18, 2079</c:v>
                </c:pt>
                <c:pt idx="6581">
                  <c:v>Jestha 19, 2079</c:v>
                </c:pt>
                <c:pt idx="6582">
                  <c:v>Jestha 20, 2079</c:v>
                </c:pt>
                <c:pt idx="6583">
                  <c:v>Jestha 21, 2079</c:v>
                </c:pt>
                <c:pt idx="6584">
                  <c:v>Jestha 22, 2079</c:v>
                </c:pt>
                <c:pt idx="6585">
                  <c:v>Jestha 23, 2079</c:v>
                </c:pt>
                <c:pt idx="6586">
                  <c:v>Jestha 24, 2079</c:v>
                </c:pt>
                <c:pt idx="6587">
                  <c:v>Jestha 25, 2079</c:v>
                </c:pt>
                <c:pt idx="6588">
                  <c:v>Jestha 26, 2079</c:v>
                </c:pt>
                <c:pt idx="6589">
                  <c:v>Jestha 27, 2079</c:v>
                </c:pt>
                <c:pt idx="6590">
                  <c:v>Jestha 28, 2079</c:v>
                </c:pt>
                <c:pt idx="6591">
                  <c:v>Jestha 29, 2079</c:v>
                </c:pt>
                <c:pt idx="6592">
                  <c:v>Jestha 30, 2079</c:v>
                </c:pt>
                <c:pt idx="6593">
                  <c:v>Jestha 31, 2079</c:v>
                </c:pt>
                <c:pt idx="6594">
                  <c:v>Jestha 32, 2079</c:v>
                </c:pt>
                <c:pt idx="6595">
                  <c:v>Ashadh 2, 2079</c:v>
                </c:pt>
                <c:pt idx="6596">
                  <c:v>Ashadh 3, 2079</c:v>
                </c:pt>
                <c:pt idx="6597">
                  <c:v>Ashadh 4, 2079</c:v>
                </c:pt>
                <c:pt idx="6598">
                  <c:v>Ashadh 5, 2079</c:v>
                </c:pt>
                <c:pt idx="6599">
                  <c:v>Ashadh 6, 2079</c:v>
                </c:pt>
                <c:pt idx="6600">
                  <c:v>Ashadh 7, 2079</c:v>
                </c:pt>
                <c:pt idx="6601">
                  <c:v>Ashadh 8, 2079</c:v>
                </c:pt>
                <c:pt idx="6602">
                  <c:v>Ashadh 9, 2079</c:v>
                </c:pt>
                <c:pt idx="6603">
                  <c:v>Ashadh 10, 2079</c:v>
                </c:pt>
                <c:pt idx="6604">
                  <c:v>Ashadh 11, 2079</c:v>
                </c:pt>
                <c:pt idx="6605">
                  <c:v>Ashadh 12, 2079</c:v>
                </c:pt>
                <c:pt idx="6606">
                  <c:v>Ashadh 13, 2079</c:v>
                </c:pt>
                <c:pt idx="6607">
                  <c:v>Ashadh 14, 2079</c:v>
                </c:pt>
                <c:pt idx="6608">
                  <c:v>Ashadh 15, 2079</c:v>
                </c:pt>
                <c:pt idx="6609">
                  <c:v>Ashadh 16, 2079</c:v>
                </c:pt>
                <c:pt idx="6610">
                  <c:v>Ashadh 17, 2079</c:v>
                </c:pt>
                <c:pt idx="6611">
                  <c:v>Ashadh 18, 2079</c:v>
                </c:pt>
                <c:pt idx="6612">
                  <c:v>Ashadh 19, 2079</c:v>
                </c:pt>
                <c:pt idx="6613">
                  <c:v>Ashadh 20, 2079</c:v>
                </c:pt>
                <c:pt idx="6614">
                  <c:v>Ashadh 21, 2079</c:v>
                </c:pt>
                <c:pt idx="6615">
                  <c:v>Ashadh 22, 2079</c:v>
                </c:pt>
                <c:pt idx="6616">
                  <c:v>Ashadh 23, 2079</c:v>
                </c:pt>
                <c:pt idx="6617">
                  <c:v>Ashadh 24, 2079</c:v>
                </c:pt>
                <c:pt idx="6618">
                  <c:v>Ashadh 25, 2079</c:v>
                </c:pt>
                <c:pt idx="6619">
                  <c:v>Ashadh 26, 2079</c:v>
                </c:pt>
                <c:pt idx="6620">
                  <c:v>Ashadh 27, 2079</c:v>
                </c:pt>
                <c:pt idx="6621">
                  <c:v>Ashadh 28, 2079</c:v>
                </c:pt>
                <c:pt idx="6622">
                  <c:v>Ashadh 29, 2079</c:v>
                </c:pt>
                <c:pt idx="6623">
                  <c:v>Ashadh 30, 2079</c:v>
                </c:pt>
                <c:pt idx="6624">
                  <c:v>Ashadh 31, 2079</c:v>
                </c:pt>
                <c:pt idx="6625">
                  <c:v>Ashadh 32, 2079</c:v>
                </c:pt>
                <c:pt idx="6626">
                  <c:v>Shrawan 1, 2079</c:v>
                </c:pt>
                <c:pt idx="6627">
                  <c:v>Shrawan 3, 2079</c:v>
                </c:pt>
                <c:pt idx="6628">
                  <c:v>Shrawan 4, 2079</c:v>
                </c:pt>
                <c:pt idx="6629">
                  <c:v>Shrawan 5, 2079</c:v>
                </c:pt>
                <c:pt idx="6630">
                  <c:v>Shrawan 6, 2079</c:v>
                </c:pt>
                <c:pt idx="6631">
                  <c:v>Shrawan 7, 2079</c:v>
                </c:pt>
                <c:pt idx="6632">
                  <c:v>Shrawan 8, 2079</c:v>
                </c:pt>
                <c:pt idx="6633">
                  <c:v>Shrawan 9, 2079</c:v>
                </c:pt>
                <c:pt idx="6634">
                  <c:v>Shrawan 10, 2079</c:v>
                </c:pt>
                <c:pt idx="6635">
                  <c:v>Shrawan 11, 2079</c:v>
                </c:pt>
                <c:pt idx="6636">
                  <c:v>Shrawan 12, 2079</c:v>
                </c:pt>
                <c:pt idx="6637">
                  <c:v>Shrawan 13, 2079</c:v>
                </c:pt>
                <c:pt idx="6638">
                  <c:v>Shrawan 14, 2079</c:v>
                </c:pt>
                <c:pt idx="6639">
                  <c:v>Shrawan 15, 2079</c:v>
                </c:pt>
                <c:pt idx="6640">
                  <c:v>Shrawan 16, 2079</c:v>
                </c:pt>
                <c:pt idx="6641">
                  <c:v>Shrawan 17, 2079</c:v>
                </c:pt>
                <c:pt idx="6642">
                  <c:v>Shrawan 18, 2079</c:v>
                </c:pt>
                <c:pt idx="6643">
                  <c:v>Shrawan 19, 2079</c:v>
                </c:pt>
                <c:pt idx="6644">
                  <c:v>Shrawan 20, 2079</c:v>
                </c:pt>
                <c:pt idx="6645">
                  <c:v>Shrawan 21, 2079</c:v>
                </c:pt>
                <c:pt idx="6646">
                  <c:v>Shrawan 22, 2079</c:v>
                </c:pt>
                <c:pt idx="6647">
                  <c:v>Shrawan 23, 2079</c:v>
                </c:pt>
                <c:pt idx="6648">
                  <c:v>Shrawan 24, 2079</c:v>
                </c:pt>
                <c:pt idx="6649">
                  <c:v>Shrawan 25, 2079</c:v>
                </c:pt>
                <c:pt idx="6650">
                  <c:v>Shrawan 26, 2079</c:v>
                </c:pt>
                <c:pt idx="6651">
                  <c:v>Shrawan 27, 2079</c:v>
                </c:pt>
                <c:pt idx="6652">
                  <c:v>Shrawan 28, 2079</c:v>
                </c:pt>
                <c:pt idx="6653">
                  <c:v>Shrawan 29, 2079</c:v>
                </c:pt>
                <c:pt idx="6654">
                  <c:v>Shrawan 30, 2079</c:v>
                </c:pt>
                <c:pt idx="6655">
                  <c:v>Shrawan 31, 2079</c:v>
                </c:pt>
                <c:pt idx="6656">
                  <c:v>Shrawan 32, 2079</c:v>
                </c:pt>
                <c:pt idx="6657">
                  <c:v>Bhadra 1, 2079</c:v>
                </c:pt>
                <c:pt idx="6658">
                  <c:v>Bhadra 2, 2079</c:v>
                </c:pt>
                <c:pt idx="6659">
                  <c:v>Bhadra 3, 2079</c:v>
                </c:pt>
                <c:pt idx="6660">
                  <c:v>Bhadra 4, 2079</c:v>
                </c:pt>
                <c:pt idx="6661">
                  <c:v>Bhadra 5, 2079</c:v>
                </c:pt>
                <c:pt idx="6662">
                  <c:v>Bhadra 6, 2079</c:v>
                </c:pt>
                <c:pt idx="6663">
                  <c:v>Bhadra 7, 2079</c:v>
                </c:pt>
                <c:pt idx="6664">
                  <c:v>Bhadra 8, 2079</c:v>
                </c:pt>
                <c:pt idx="6665">
                  <c:v>Bhadra 9, 2079</c:v>
                </c:pt>
                <c:pt idx="6666">
                  <c:v>Bhadra 10, 2079</c:v>
                </c:pt>
                <c:pt idx="6667">
                  <c:v>Bhadra 11, 2079</c:v>
                </c:pt>
                <c:pt idx="6668">
                  <c:v>Bhadra 12, 2079</c:v>
                </c:pt>
                <c:pt idx="6669">
                  <c:v>Bhadra 13, 2079</c:v>
                </c:pt>
                <c:pt idx="6670">
                  <c:v>Bhadra 14, 2079</c:v>
                </c:pt>
                <c:pt idx="6671">
                  <c:v>Bhadra 15, 2079</c:v>
                </c:pt>
                <c:pt idx="6672">
                  <c:v>Bhadra 16, 2079</c:v>
                </c:pt>
                <c:pt idx="6673">
                  <c:v>Bhadra 17, 2079</c:v>
                </c:pt>
                <c:pt idx="6674">
                  <c:v>Bhadra 18, 2079</c:v>
                </c:pt>
                <c:pt idx="6675">
                  <c:v>Bhadra 19, 2079</c:v>
                </c:pt>
                <c:pt idx="6676">
                  <c:v>Bhadra 20, 2079</c:v>
                </c:pt>
                <c:pt idx="6677">
                  <c:v>Bhadra 21, 2079</c:v>
                </c:pt>
                <c:pt idx="6678">
                  <c:v>Bhadra 22, 2079</c:v>
                </c:pt>
                <c:pt idx="6679">
                  <c:v>Bhadra 23, 2079</c:v>
                </c:pt>
                <c:pt idx="6680">
                  <c:v>Bhadra 24, 2079</c:v>
                </c:pt>
                <c:pt idx="6681">
                  <c:v>Bhadra 25, 2079</c:v>
                </c:pt>
                <c:pt idx="6682">
                  <c:v>Bhadra 26, 2079</c:v>
                </c:pt>
                <c:pt idx="6683">
                  <c:v>Bhadra 27, 2079</c:v>
                </c:pt>
                <c:pt idx="6684">
                  <c:v>Bhadra 28, 2079</c:v>
                </c:pt>
                <c:pt idx="6685">
                  <c:v>Bhadra 29, 2079</c:v>
                </c:pt>
                <c:pt idx="6686">
                  <c:v>Bhadra 30, 2079</c:v>
                </c:pt>
                <c:pt idx="6687">
                  <c:v>Bhadra 31, 2079</c:v>
                </c:pt>
                <c:pt idx="6688">
                  <c:v>Bhadra 32, 2079</c:v>
                </c:pt>
                <c:pt idx="6689">
                  <c:v>Ashwin 1, 2079</c:v>
                </c:pt>
                <c:pt idx="6690">
                  <c:v>Ashwin 2, 2079</c:v>
                </c:pt>
                <c:pt idx="6691">
                  <c:v>Ashwin 3, 2079</c:v>
                </c:pt>
                <c:pt idx="6692">
                  <c:v>Ashwin 5, 2079</c:v>
                </c:pt>
                <c:pt idx="6693">
                  <c:v>Ashwin 6, 2079</c:v>
                </c:pt>
                <c:pt idx="6694">
                  <c:v>Ashwin 7, 2079</c:v>
                </c:pt>
                <c:pt idx="6695">
                  <c:v>Ashwin 8, 2079</c:v>
                </c:pt>
                <c:pt idx="6696">
                  <c:v>Ashwin 9, 2079</c:v>
                </c:pt>
                <c:pt idx="6697">
                  <c:v>Ashwin 10, 2079</c:v>
                </c:pt>
                <c:pt idx="6698">
                  <c:v>Ashwin 11, 2079</c:v>
                </c:pt>
                <c:pt idx="6699">
                  <c:v>Ashwin 12, 2079</c:v>
                </c:pt>
                <c:pt idx="6700">
                  <c:v>Ashwin 13, 2079</c:v>
                </c:pt>
                <c:pt idx="6701">
                  <c:v>Ashwin 14, 2079</c:v>
                </c:pt>
                <c:pt idx="6702">
                  <c:v>Ashwin 15, 2079</c:v>
                </c:pt>
                <c:pt idx="6703">
                  <c:v>Ashwin 16, 2079</c:v>
                </c:pt>
                <c:pt idx="6704">
                  <c:v>Ashwin 17, 2079</c:v>
                </c:pt>
                <c:pt idx="6705">
                  <c:v>Ashwin 18, 2079</c:v>
                </c:pt>
                <c:pt idx="6706">
                  <c:v>Ashwin 19, 2079</c:v>
                </c:pt>
                <c:pt idx="6707">
                  <c:v>Ashwin 20, 2079</c:v>
                </c:pt>
                <c:pt idx="6708">
                  <c:v>Ashwin 21, 2079</c:v>
                </c:pt>
                <c:pt idx="6709">
                  <c:v>Ashwin 22, 2079</c:v>
                </c:pt>
                <c:pt idx="6710">
                  <c:v>Ashwin 23, 2079</c:v>
                </c:pt>
                <c:pt idx="6711">
                  <c:v>Ashwin 24, 2079</c:v>
                </c:pt>
                <c:pt idx="6712">
                  <c:v>Ashwin 25, 2079</c:v>
                </c:pt>
                <c:pt idx="6713">
                  <c:v>Ashwin 26, 2079</c:v>
                </c:pt>
                <c:pt idx="6714">
                  <c:v>Ashwin 27, 2079</c:v>
                </c:pt>
                <c:pt idx="6715">
                  <c:v>Ashwin 28, 2079</c:v>
                </c:pt>
                <c:pt idx="6716">
                  <c:v>Ashwin 29, 2079</c:v>
                </c:pt>
                <c:pt idx="6717">
                  <c:v>Ashwin 30, 2079</c:v>
                </c:pt>
                <c:pt idx="6718">
                  <c:v>Ashwin 31, 2079</c:v>
                </c:pt>
                <c:pt idx="6719">
                  <c:v>Ashwin 32, 2079</c:v>
                </c:pt>
                <c:pt idx="6720">
                  <c:v>Kartik 1, 2079</c:v>
                </c:pt>
                <c:pt idx="6721">
                  <c:v>Kartik 2, 2079</c:v>
                </c:pt>
                <c:pt idx="6722">
                  <c:v>Kartik 3, 2079</c:v>
                </c:pt>
                <c:pt idx="6723">
                  <c:v>Kartik 5, 2079</c:v>
                </c:pt>
                <c:pt idx="6724">
                  <c:v>Kartik 6, 2079</c:v>
                </c:pt>
                <c:pt idx="6725">
                  <c:v>Kartik 7, 2079</c:v>
                </c:pt>
                <c:pt idx="6726">
                  <c:v>Kartik 8, 2079</c:v>
                </c:pt>
                <c:pt idx="6727">
                  <c:v>Kartik 9, 2079</c:v>
                </c:pt>
                <c:pt idx="6728">
                  <c:v>Kartik 10, 2079</c:v>
                </c:pt>
                <c:pt idx="6729">
                  <c:v>Kartik 11, 2079</c:v>
                </c:pt>
                <c:pt idx="6730">
                  <c:v>Kartik 12, 2079</c:v>
                </c:pt>
                <c:pt idx="6731">
                  <c:v>Kartik 13, 2079</c:v>
                </c:pt>
                <c:pt idx="6732">
                  <c:v>Kartik 14, 2079</c:v>
                </c:pt>
                <c:pt idx="6733">
                  <c:v>Kartik 15, 2079</c:v>
                </c:pt>
                <c:pt idx="6734">
                  <c:v>Kartik 16, 2079</c:v>
                </c:pt>
                <c:pt idx="6735">
                  <c:v>Kartik 17, 2079</c:v>
                </c:pt>
                <c:pt idx="6736">
                  <c:v>Kartik 18, 2079</c:v>
                </c:pt>
                <c:pt idx="6737">
                  <c:v>Kartik 19, 2079</c:v>
                </c:pt>
                <c:pt idx="6738">
                  <c:v>Kartik 20, 2079</c:v>
                </c:pt>
                <c:pt idx="6739">
                  <c:v>Kartik 21, 2079</c:v>
                </c:pt>
                <c:pt idx="6740">
                  <c:v>Kartik 22, 2079</c:v>
                </c:pt>
                <c:pt idx="6741">
                  <c:v>Kartik 23, 2079</c:v>
                </c:pt>
                <c:pt idx="6742">
                  <c:v>Kartik 24, 2079</c:v>
                </c:pt>
                <c:pt idx="6743">
                  <c:v>Kartik 25, 2079</c:v>
                </c:pt>
                <c:pt idx="6744">
                  <c:v>Kartik 26, 2079</c:v>
                </c:pt>
                <c:pt idx="6745">
                  <c:v>Kartik 27, 2079</c:v>
                </c:pt>
                <c:pt idx="6746">
                  <c:v>Kartik 28, 2079</c:v>
                </c:pt>
                <c:pt idx="6747">
                  <c:v>Kartik 29, 2079</c:v>
                </c:pt>
                <c:pt idx="6748">
                  <c:v>Kartik 30, 2079</c:v>
                </c:pt>
                <c:pt idx="6749">
                  <c:v>Kartik 31, 2079</c:v>
                </c:pt>
                <c:pt idx="6750">
                  <c:v>Kartik 32, 2079</c:v>
                </c:pt>
                <c:pt idx="6751">
                  <c:v>Mangsir 1, 2079</c:v>
                </c:pt>
                <c:pt idx="6752">
                  <c:v>Mangsir 2, 2079</c:v>
                </c:pt>
                <c:pt idx="6753">
                  <c:v>Mangsir 3, 2079</c:v>
                </c:pt>
                <c:pt idx="6754">
                  <c:v>Mangsir 5, 2079</c:v>
                </c:pt>
                <c:pt idx="6755">
                  <c:v>Mangsir 6, 2079</c:v>
                </c:pt>
                <c:pt idx="6756">
                  <c:v>Mangsir 7, 2079</c:v>
                </c:pt>
                <c:pt idx="6757">
                  <c:v>Mangsir 8, 2079</c:v>
                </c:pt>
                <c:pt idx="6758">
                  <c:v>Mangsir 9, 2079</c:v>
                </c:pt>
                <c:pt idx="6759">
                  <c:v>Mangsir 10, 2079</c:v>
                </c:pt>
                <c:pt idx="6760">
                  <c:v>Mangsir 11, 2079</c:v>
                </c:pt>
                <c:pt idx="6761">
                  <c:v>Mangsir 12, 2079</c:v>
                </c:pt>
                <c:pt idx="6762">
                  <c:v>Mangsir 13, 2079</c:v>
                </c:pt>
                <c:pt idx="6763">
                  <c:v>Mangsir 14, 2079</c:v>
                </c:pt>
                <c:pt idx="6764">
                  <c:v>Mangsir 15, 2079</c:v>
                </c:pt>
                <c:pt idx="6765">
                  <c:v>Mangsir 16, 2079</c:v>
                </c:pt>
                <c:pt idx="6766">
                  <c:v>Mangsir 17, 2079</c:v>
                </c:pt>
                <c:pt idx="6767">
                  <c:v>Mangsir 18, 2079</c:v>
                </c:pt>
                <c:pt idx="6768">
                  <c:v>Mangsir 19, 2079</c:v>
                </c:pt>
                <c:pt idx="6769">
                  <c:v>Mangsir 20, 2079</c:v>
                </c:pt>
                <c:pt idx="6770">
                  <c:v>Mangsir 21, 2079</c:v>
                </c:pt>
                <c:pt idx="6771">
                  <c:v>Mangsir 22, 2079</c:v>
                </c:pt>
                <c:pt idx="6772">
                  <c:v>Mangsir 23, 2079</c:v>
                </c:pt>
                <c:pt idx="6773">
                  <c:v>Mangsir 24, 2079</c:v>
                </c:pt>
                <c:pt idx="6774">
                  <c:v>Mangsir 25, 2079</c:v>
                </c:pt>
                <c:pt idx="6775">
                  <c:v>Mangsir 26, 2079</c:v>
                </c:pt>
                <c:pt idx="6776">
                  <c:v>Mangsir 27, 2079</c:v>
                </c:pt>
                <c:pt idx="6777">
                  <c:v>Mangsir 28, 2079</c:v>
                </c:pt>
                <c:pt idx="6778">
                  <c:v>Mangsir 29, 2079</c:v>
                </c:pt>
                <c:pt idx="6779">
                  <c:v>Mangsir 30, 2079</c:v>
                </c:pt>
                <c:pt idx="6780">
                  <c:v>Mangsir 31, 2079</c:v>
                </c:pt>
                <c:pt idx="6781">
                  <c:v>Mangsir 32, 2079</c:v>
                </c:pt>
                <c:pt idx="6782">
                  <c:v>Poush 1, 2079</c:v>
                </c:pt>
                <c:pt idx="6783">
                  <c:v>Poush 2, 2079</c:v>
                </c:pt>
                <c:pt idx="6784">
                  <c:v>Poush 5, 2079</c:v>
                </c:pt>
                <c:pt idx="6785">
                  <c:v>Poush 6, 2079</c:v>
                </c:pt>
                <c:pt idx="6786">
                  <c:v>Poush 7, 2079</c:v>
                </c:pt>
                <c:pt idx="6787">
                  <c:v>Poush 8, 2079</c:v>
                </c:pt>
                <c:pt idx="6788">
                  <c:v>Poush 9, 2079</c:v>
                </c:pt>
                <c:pt idx="6789">
                  <c:v>Poush 10, 2079</c:v>
                </c:pt>
                <c:pt idx="6790">
                  <c:v>Poush 11, 2079</c:v>
                </c:pt>
                <c:pt idx="6791">
                  <c:v>Poush 12, 2079</c:v>
                </c:pt>
                <c:pt idx="6792">
                  <c:v>Poush 13, 2079</c:v>
                </c:pt>
                <c:pt idx="6793">
                  <c:v>Poush 14, 2079</c:v>
                </c:pt>
                <c:pt idx="6794">
                  <c:v>Poush 15, 2079</c:v>
                </c:pt>
                <c:pt idx="6795">
                  <c:v>Poush 16, 2079</c:v>
                </c:pt>
                <c:pt idx="6796">
                  <c:v>Poush 17, 2079</c:v>
                </c:pt>
                <c:pt idx="6797">
                  <c:v>Poush 18, 2079</c:v>
                </c:pt>
                <c:pt idx="6798">
                  <c:v>Poush 19, 2079</c:v>
                </c:pt>
                <c:pt idx="6799">
                  <c:v>Poush 20, 2079</c:v>
                </c:pt>
                <c:pt idx="6800">
                  <c:v>Poush 21, 2079</c:v>
                </c:pt>
                <c:pt idx="6801">
                  <c:v>Poush 22, 2079</c:v>
                </c:pt>
                <c:pt idx="6802">
                  <c:v>Poush 23, 2079</c:v>
                </c:pt>
                <c:pt idx="6803">
                  <c:v>Poush 24, 2079</c:v>
                </c:pt>
                <c:pt idx="6804">
                  <c:v>Poush 25, 2079</c:v>
                </c:pt>
                <c:pt idx="6805">
                  <c:v>Poush 26, 2079</c:v>
                </c:pt>
                <c:pt idx="6806">
                  <c:v>Poush 27, 2079</c:v>
                </c:pt>
                <c:pt idx="6807">
                  <c:v>Poush 28, 2079</c:v>
                </c:pt>
                <c:pt idx="6808">
                  <c:v>Poush 29, 2079</c:v>
                </c:pt>
                <c:pt idx="6809">
                  <c:v>Poush 30, 2079</c:v>
                </c:pt>
                <c:pt idx="6810">
                  <c:v>Poush 31, 2079</c:v>
                </c:pt>
                <c:pt idx="6811">
                  <c:v>Poush 32, 2079</c:v>
                </c:pt>
                <c:pt idx="6812">
                  <c:v>Magh 1, 2079</c:v>
                </c:pt>
                <c:pt idx="6813">
                  <c:v>Magh 5, 2079</c:v>
                </c:pt>
                <c:pt idx="6814">
                  <c:v>Magh 6, 2079</c:v>
                </c:pt>
                <c:pt idx="6815">
                  <c:v>Magh 7, 2079</c:v>
                </c:pt>
                <c:pt idx="6816">
                  <c:v>Magh 8, 2079</c:v>
                </c:pt>
                <c:pt idx="6817">
                  <c:v>Magh 9, 2079</c:v>
                </c:pt>
                <c:pt idx="6818">
                  <c:v>Magh 10, 2079</c:v>
                </c:pt>
                <c:pt idx="6819">
                  <c:v>Magh 11, 2079</c:v>
                </c:pt>
                <c:pt idx="6820">
                  <c:v>Magh 12, 2079</c:v>
                </c:pt>
                <c:pt idx="6821">
                  <c:v>Magh 13, 2079</c:v>
                </c:pt>
                <c:pt idx="6822">
                  <c:v>Magh 14, 2079</c:v>
                </c:pt>
              </c:strCache>
            </c:strRef>
          </c:cat>
          <c:val>
            <c:numRef>
              <c:f>Daily_discharge!$B$2:$B$6824</c:f>
              <c:numCache>
                <c:formatCode>General</c:formatCode>
                <c:ptCount val="6823"/>
                <c:pt idx="0">
                  <c:v>42.13</c:v>
                </c:pt>
                <c:pt idx="1">
                  <c:v>97.3</c:v>
                </c:pt>
                <c:pt idx="2">
                  <c:v>148.22</c:v>
                </c:pt>
                <c:pt idx="3">
                  <c:v>113.5</c:v>
                </c:pt>
                <c:pt idx="4">
                  <c:v>54.4</c:v>
                </c:pt>
                <c:pt idx="5">
                  <c:v>67.75</c:v>
                </c:pt>
                <c:pt idx="6">
                  <c:v>67.75</c:v>
                </c:pt>
                <c:pt idx="7">
                  <c:v>42.13</c:v>
                </c:pt>
                <c:pt idx="8">
                  <c:v>31</c:v>
                </c:pt>
                <c:pt idx="9">
                  <c:v>82</c:v>
                </c:pt>
                <c:pt idx="10">
                  <c:v>42.13</c:v>
                </c:pt>
                <c:pt idx="11">
                  <c:v>269.7</c:v>
                </c:pt>
                <c:pt idx="12">
                  <c:v>148</c:v>
                </c:pt>
                <c:pt idx="13">
                  <c:v>148</c:v>
                </c:pt>
                <c:pt idx="14">
                  <c:v>148</c:v>
                </c:pt>
                <c:pt idx="15">
                  <c:v>97</c:v>
                </c:pt>
                <c:pt idx="16">
                  <c:v>42</c:v>
                </c:pt>
                <c:pt idx="17">
                  <c:v>54.5</c:v>
                </c:pt>
                <c:pt idx="18">
                  <c:v>31</c:v>
                </c:pt>
                <c:pt idx="19">
                  <c:v>31</c:v>
                </c:pt>
                <c:pt idx="20">
                  <c:v>42</c:v>
                </c:pt>
                <c:pt idx="21">
                  <c:v>42</c:v>
                </c:pt>
                <c:pt idx="22">
                  <c:v>31</c:v>
                </c:pt>
                <c:pt idx="23">
                  <c:v>31</c:v>
                </c:pt>
                <c:pt idx="24">
                  <c:v>31</c:v>
                </c:pt>
                <c:pt idx="25">
                  <c:v>31</c:v>
                </c:pt>
                <c:pt idx="26">
                  <c:v>26</c:v>
                </c:pt>
                <c:pt idx="27">
                  <c:v>26</c:v>
                </c:pt>
                <c:pt idx="28">
                  <c:v>21</c:v>
                </c:pt>
                <c:pt idx="29">
                  <c:v>21</c:v>
                </c:pt>
                <c:pt idx="30">
                  <c:v>21</c:v>
                </c:pt>
                <c:pt idx="31">
                  <c:v>25.5</c:v>
                </c:pt>
                <c:pt idx="32">
                  <c:v>54.8</c:v>
                </c:pt>
                <c:pt idx="33">
                  <c:v>77.8</c:v>
                </c:pt>
                <c:pt idx="34">
                  <c:v>153.80000000000001</c:v>
                </c:pt>
                <c:pt idx="35">
                  <c:v>292.8</c:v>
                </c:pt>
                <c:pt idx="36">
                  <c:v>121.4</c:v>
                </c:pt>
                <c:pt idx="37">
                  <c:v>77.8</c:v>
                </c:pt>
                <c:pt idx="38">
                  <c:v>65.8</c:v>
                </c:pt>
                <c:pt idx="39">
                  <c:v>54.78</c:v>
                </c:pt>
                <c:pt idx="40">
                  <c:v>43.8</c:v>
                </c:pt>
                <c:pt idx="41">
                  <c:v>43.8</c:v>
                </c:pt>
                <c:pt idx="42">
                  <c:v>38.700000000000003</c:v>
                </c:pt>
                <c:pt idx="43">
                  <c:v>82.4</c:v>
                </c:pt>
                <c:pt idx="44">
                  <c:v>189.5</c:v>
                </c:pt>
                <c:pt idx="45">
                  <c:v>89</c:v>
                </c:pt>
                <c:pt idx="46">
                  <c:v>228</c:v>
                </c:pt>
                <c:pt idx="47">
                  <c:v>153.80000000000001</c:v>
                </c:pt>
                <c:pt idx="48">
                  <c:v>153</c:v>
                </c:pt>
                <c:pt idx="49">
                  <c:v>162</c:v>
                </c:pt>
                <c:pt idx="50">
                  <c:v>192.6</c:v>
                </c:pt>
                <c:pt idx="51">
                  <c:v>138.5</c:v>
                </c:pt>
                <c:pt idx="52">
                  <c:v>72</c:v>
                </c:pt>
                <c:pt idx="53">
                  <c:v>64.7</c:v>
                </c:pt>
                <c:pt idx="54">
                  <c:v>68</c:v>
                </c:pt>
                <c:pt idx="55">
                  <c:v>677</c:v>
                </c:pt>
                <c:pt idx="56">
                  <c:v>289</c:v>
                </c:pt>
                <c:pt idx="57">
                  <c:v>154</c:v>
                </c:pt>
                <c:pt idx="58">
                  <c:v>124</c:v>
                </c:pt>
                <c:pt idx="59">
                  <c:v>98.66</c:v>
                </c:pt>
                <c:pt idx="60">
                  <c:v>110.9</c:v>
                </c:pt>
                <c:pt idx="61">
                  <c:v>71.3</c:v>
                </c:pt>
                <c:pt idx="62">
                  <c:v>80.099999999999994</c:v>
                </c:pt>
                <c:pt idx="63">
                  <c:v>79</c:v>
                </c:pt>
                <c:pt idx="64">
                  <c:v>59</c:v>
                </c:pt>
                <c:pt idx="65">
                  <c:v>78</c:v>
                </c:pt>
                <c:pt idx="66">
                  <c:v>77</c:v>
                </c:pt>
                <c:pt idx="67">
                  <c:v>74</c:v>
                </c:pt>
                <c:pt idx="68">
                  <c:v>50</c:v>
                </c:pt>
                <c:pt idx="69">
                  <c:v>44</c:v>
                </c:pt>
                <c:pt idx="70">
                  <c:v>44</c:v>
                </c:pt>
                <c:pt idx="71">
                  <c:v>28</c:v>
                </c:pt>
                <c:pt idx="72">
                  <c:v>22</c:v>
                </c:pt>
                <c:pt idx="73">
                  <c:v>22</c:v>
                </c:pt>
                <c:pt idx="74">
                  <c:v>22</c:v>
                </c:pt>
                <c:pt idx="75">
                  <c:v>33</c:v>
                </c:pt>
                <c:pt idx="76">
                  <c:v>40</c:v>
                </c:pt>
                <c:pt idx="77">
                  <c:v>98</c:v>
                </c:pt>
                <c:pt idx="78">
                  <c:v>92</c:v>
                </c:pt>
                <c:pt idx="79">
                  <c:v>83</c:v>
                </c:pt>
                <c:pt idx="80">
                  <c:v>72</c:v>
                </c:pt>
                <c:pt idx="81">
                  <c:v>64</c:v>
                </c:pt>
                <c:pt idx="82">
                  <c:v>61</c:v>
                </c:pt>
                <c:pt idx="83">
                  <c:v>39</c:v>
                </c:pt>
                <c:pt idx="84">
                  <c:v>37</c:v>
                </c:pt>
                <c:pt idx="85">
                  <c:v>43</c:v>
                </c:pt>
                <c:pt idx="86">
                  <c:v>63</c:v>
                </c:pt>
                <c:pt idx="87">
                  <c:v>40</c:v>
                </c:pt>
                <c:pt idx="88">
                  <c:v>37</c:v>
                </c:pt>
                <c:pt idx="89">
                  <c:v>33</c:v>
                </c:pt>
                <c:pt idx="90">
                  <c:v>33</c:v>
                </c:pt>
                <c:pt idx="91">
                  <c:v>27</c:v>
                </c:pt>
                <c:pt idx="92">
                  <c:v>25</c:v>
                </c:pt>
                <c:pt idx="93">
                  <c:v>22</c:v>
                </c:pt>
                <c:pt idx="94">
                  <c:v>22</c:v>
                </c:pt>
                <c:pt idx="95">
                  <c:v>22</c:v>
                </c:pt>
                <c:pt idx="96">
                  <c:v>21</c:v>
                </c:pt>
                <c:pt idx="97">
                  <c:v>18</c:v>
                </c:pt>
                <c:pt idx="98">
                  <c:v>15.5</c:v>
                </c:pt>
                <c:pt idx="99">
                  <c:v>15.5</c:v>
                </c:pt>
                <c:pt idx="100">
                  <c:v>15.5</c:v>
                </c:pt>
                <c:pt idx="101">
                  <c:v>15.5</c:v>
                </c:pt>
                <c:pt idx="102">
                  <c:v>15.5</c:v>
                </c:pt>
                <c:pt idx="103">
                  <c:v>15.5</c:v>
                </c:pt>
                <c:pt idx="104">
                  <c:v>14</c:v>
                </c:pt>
                <c:pt idx="105">
                  <c:v>14</c:v>
                </c:pt>
                <c:pt idx="106">
                  <c:v>14</c:v>
                </c:pt>
                <c:pt idx="107">
                  <c:v>14</c:v>
                </c:pt>
                <c:pt idx="108">
                  <c:v>14</c:v>
                </c:pt>
                <c:pt idx="109">
                  <c:v>14</c:v>
                </c:pt>
                <c:pt idx="110">
                  <c:v>14</c:v>
                </c:pt>
                <c:pt idx="111">
                  <c:v>12.5</c:v>
                </c:pt>
                <c:pt idx="112">
                  <c:v>12</c:v>
                </c:pt>
                <c:pt idx="113">
                  <c:v>13</c:v>
                </c:pt>
                <c:pt idx="114">
                  <c:v>12.5</c:v>
                </c:pt>
                <c:pt idx="115">
                  <c:v>14</c:v>
                </c:pt>
                <c:pt idx="116">
                  <c:v>15</c:v>
                </c:pt>
                <c:pt idx="117">
                  <c:v>13</c:v>
                </c:pt>
                <c:pt idx="118">
                  <c:v>13</c:v>
                </c:pt>
                <c:pt idx="119">
                  <c:v>13</c:v>
                </c:pt>
                <c:pt idx="120">
                  <c:v>11.5</c:v>
                </c:pt>
                <c:pt idx="121">
                  <c:v>11.5</c:v>
                </c:pt>
                <c:pt idx="122">
                  <c:v>11.5</c:v>
                </c:pt>
                <c:pt idx="123">
                  <c:v>10.5</c:v>
                </c:pt>
                <c:pt idx="124">
                  <c:v>11</c:v>
                </c:pt>
                <c:pt idx="125">
                  <c:v>11</c:v>
                </c:pt>
                <c:pt idx="126">
                  <c:v>11</c:v>
                </c:pt>
                <c:pt idx="127">
                  <c:v>9.5</c:v>
                </c:pt>
                <c:pt idx="128">
                  <c:v>9.5</c:v>
                </c:pt>
                <c:pt idx="129">
                  <c:v>9.5</c:v>
                </c:pt>
                <c:pt idx="130">
                  <c:v>9.5</c:v>
                </c:pt>
                <c:pt idx="131">
                  <c:v>10.5</c:v>
                </c:pt>
                <c:pt idx="132">
                  <c:v>10</c:v>
                </c:pt>
                <c:pt idx="133">
                  <c:v>9</c:v>
                </c:pt>
                <c:pt idx="134">
                  <c:v>9</c:v>
                </c:pt>
                <c:pt idx="135">
                  <c:v>9.5</c:v>
                </c:pt>
                <c:pt idx="136">
                  <c:v>7.5</c:v>
                </c:pt>
                <c:pt idx="137">
                  <c:v>7.5</c:v>
                </c:pt>
                <c:pt idx="138">
                  <c:v>7.5</c:v>
                </c:pt>
                <c:pt idx="139">
                  <c:v>7.5</c:v>
                </c:pt>
                <c:pt idx="140">
                  <c:v>7.5</c:v>
                </c:pt>
                <c:pt idx="141">
                  <c:v>7</c:v>
                </c:pt>
                <c:pt idx="142">
                  <c:v>6.5</c:v>
                </c:pt>
                <c:pt idx="143">
                  <c:v>6.5</c:v>
                </c:pt>
                <c:pt idx="144">
                  <c:v>6.5</c:v>
                </c:pt>
                <c:pt idx="145">
                  <c:v>6.5</c:v>
                </c:pt>
                <c:pt idx="146">
                  <c:v>6.5</c:v>
                </c:pt>
                <c:pt idx="147">
                  <c:v>5.5</c:v>
                </c:pt>
                <c:pt idx="148">
                  <c:v>5.5</c:v>
                </c:pt>
                <c:pt idx="149">
                  <c:v>5.5</c:v>
                </c:pt>
                <c:pt idx="150">
                  <c:v>5.5</c:v>
                </c:pt>
                <c:pt idx="151">
                  <c:v>5.5</c:v>
                </c:pt>
                <c:pt idx="152">
                  <c:v>5</c:v>
                </c:pt>
                <c:pt idx="153">
                  <c:v>5</c:v>
                </c:pt>
                <c:pt idx="154">
                  <c:v>5</c:v>
                </c:pt>
                <c:pt idx="155">
                  <c:v>5</c:v>
                </c:pt>
                <c:pt idx="156">
                  <c:v>5</c:v>
                </c:pt>
                <c:pt idx="157">
                  <c:v>5</c:v>
                </c:pt>
                <c:pt idx="158">
                  <c:v>5</c:v>
                </c:pt>
                <c:pt idx="159">
                  <c:v>5</c:v>
                </c:pt>
                <c:pt idx="160">
                  <c:v>5</c:v>
                </c:pt>
                <c:pt idx="161">
                  <c:v>5</c:v>
                </c:pt>
                <c:pt idx="162">
                  <c:v>5</c:v>
                </c:pt>
                <c:pt idx="163">
                  <c:v>4.8</c:v>
                </c:pt>
                <c:pt idx="164">
                  <c:v>4.5999999999999996</c:v>
                </c:pt>
                <c:pt idx="165">
                  <c:v>4.5999999999999996</c:v>
                </c:pt>
                <c:pt idx="166">
                  <c:v>4.5999999999999996</c:v>
                </c:pt>
                <c:pt idx="167">
                  <c:v>4.5999999999999996</c:v>
                </c:pt>
                <c:pt idx="168">
                  <c:v>4.5999999999999996</c:v>
                </c:pt>
                <c:pt idx="169">
                  <c:v>4.5999999999999996</c:v>
                </c:pt>
                <c:pt idx="170">
                  <c:v>4.5999999999999996</c:v>
                </c:pt>
                <c:pt idx="171">
                  <c:v>4.4000000000000004</c:v>
                </c:pt>
                <c:pt idx="172">
                  <c:v>4.3</c:v>
                </c:pt>
                <c:pt idx="173">
                  <c:v>4.3</c:v>
                </c:pt>
                <c:pt idx="174">
                  <c:v>4.3</c:v>
                </c:pt>
                <c:pt idx="175">
                  <c:v>4.3</c:v>
                </c:pt>
                <c:pt idx="176">
                  <c:v>4</c:v>
                </c:pt>
                <c:pt idx="177">
                  <c:v>4</c:v>
                </c:pt>
                <c:pt idx="178">
                  <c:v>4</c:v>
                </c:pt>
                <c:pt idx="179">
                  <c:v>4</c:v>
                </c:pt>
                <c:pt idx="180">
                  <c:v>4.4000000000000004</c:v>
                </c:pt>
                <c:pt idx="181">
                  <c:v>4.5999999999999996</c:v>
                </c:pt>
                <c:pt idx="182">
                  <c:v>4.33</c:v>
                </c:pt>
                <c:pt idx="183">
                  <c:v>4.33</c:v>
                </c:pt>
                <c:pt idx="184">
                  <c:v>4.33</c:v>
                </c:pt>
                <c:pt idx="185">
                  <c:v>4.58</c:v>
                </c:pt>
                <c:pt idx="186">
                  <c:v>6</c:v>
                </c:pt>
                <c:pt idx="187">
                  <c:v>6.39</c:v>
                </c:pt>
                <c:pt idx="188">
                  <c:v>6.39</c:v>
                </c:pt>
                <c:pt idx="189">
                  <c:v>6.39</c:v>
                </c:pt>
                <c:pt idx="190">
                  <c:v>6.6</c:v>
                </c:pt>
                <c:pt idx="191">
                  <c:v>7</c:v>
                </c:pt>
                <c:pt idx="192">
                  <c:v>7.48</c:v>
                </c:pt>
                <c:pt idx="193">
                  <c:v>7.48</c:v>
                </c:pt>
                <c:pt idx="194">
                  <c:v>7.48</c:v>
                </c:pt>
                <c:pt idx="195">
                  <c:v>6.73</c:v>
                </c:pt>
                <c:pt idx="196">
                  <c:v>6.39</c:v>
                </c:pt>
                <c:pt idx="197">
                  <c:v>6.39</c:v>
                </c:pt>
                <c:pt idx="198">
                  <c:v>6.39</c:v>
                </c:pt>
                <c:pt idx="199">
                  <c:v>5.6</c:v>
                </c:pt>
                <c:pt idx="200">
                  <c:v>5.39</c:v>
                </c:pt>
                <c:pt idx="201">
                  <c:v>5.39</c:v>
                </c:pt>
                <c:pt idx="202">
                  <c:v>5.39</c:v>
                </c:pt>
                <c:pt idx="203">
                  <c:v>5</c:v>
                </c:pt>
                <c:pt idx="204">
                  <c:v>4.9400000000000004</c:v>
                </c:pt>
                <c:pt idx="205">
                  <c:v>4.9400000000000004</c:v>
                </c:pt>
                <c:pt idx="206">
                  <c:v>4.9400000000000004</c:v>
                </c:pt>
                <c:pt idx="207">
                  <c:v>4.9400000000000004</c:v>
                </c:pt>
                <c:pt idx="208">
                  <c:v>4.9400000000000004</c:v>
                </c:pt>
                <c:pt idx="209">
                  <c:v>4.8899999999999997</c:v>
                </c:pt>
                <c:pt idx="210">
                  <c:v>4</c:v>
                </c:pt>
                <c:pt idx="211">
                  <c:v>3.67</c:v>
                </c:pt>
                <c:pt idx="212">
                  <c:v>3.1</c:v>
                </c:pt>
                <c:pt idx="213">
                  <c:v>3</c:v>
                </c:pt>
                <c:pt idx="214">
                  <c:v>2.95</c:v>
                </c:pt>
                <c:pt idx="215">
                  <c:v>2.95</c:v>
                </c:pt>
                <c:pt idx="216">
                  <c:v>2.95</c:v>
                </c:pt>
                <c:pt idx="217">
                  <c:v>2.95</c:v>
                </c:pt>
                <c:pt idx="218">
                  <c:v>2.95</c:v>
                </c:pt>
                <c:pt idx="219">
                  <c:v>2.95</c:v>
                </c:pt>
                <c:pt idx="220">
                  <c:v>2.95</c:v>
                </c:pt>
                <c:pt idx="221">
                  <c:v>3.33</c:v>
                </c:pt>
                <c:pt idx="222">
                  <c:v>3.47</c:v>
                </c:pt>
                <c:pt idx="223">
                  <c:v>3.2</c:v>
                </c:pt>
                <c:pt idx="224">
                  <c:v>3.2</c:v>
                </c:pt>
                <c:pt idx="225">
                  <c:v>3.2</c:v>
                </c:pt>
                <c:pt idx="226">
                  <c:v>3.15</c:v>
                </c:pt>
                <c:pt idx="227">
                  <c:v>3</c:v>
                </c:pt>
                <c:pt idx="228">
                  <c:v>2.9</c:v>
                </c:pt>
                <c:pt idx="229">
                  <c:v>2.9</c:v>
                </c:pt>
                <c:pt idx="230">
                  <c:v>2.9</c:v>
                </c:pt>
                <c:pt idx="231">
                  <c:v>2.9</c:v>
                </c:pt>
                <c:pt idx="232">
                  <c:v>2.9</c:v>
                </c:pt>
                <c:pt idx="233">
                  <c:v>2.9</c:v>
                </c:pt>
                <c:pt idx="234">
                  <c:v>2.8</c:v>
                </c:pt>
                <c:pt idx="235">
                  <c:v>2.7</c:v>
                </c:pt>
                <c:pt idx="236">
                  <c:v>2.65</c:v>
                </c:pt>
                <c:pt idx="237">
                  <c:v>2.5499999999999998</c:v>
                </c:pt>
                <c:pt idx="238">
                  <c:v>2.5</c:v>
                </c:pt>
                <c:pt idx="239">
                  <c:v>2.82</c:v>
                </c:pt>
                <c:pt idx="240">
                  <c:v>2.75</c:v>
                </c:pt>
                <c:pt idx="241">
                  <c:v>2.5</c:v>
                </c:pt>
                <c:pt idx="242">
                  <c:v>2.48</c:v>
                </c:pt>
                <c:pt idx="243">
                  <c:v>2.38</c:v>
                </c:pt>
                <c:pt idx="244">
                  <c:v>2.36</c:v>
                </c:pt>
                <c:pt idx="245">
                  <c:v>2.5499999999999998</c:v>
                </c:pt>
                <c:pt idx="246">
                  <c:v>2.7</c:v>
                </c:pt>
                <c:pt idx="247">
                  <c:v>2.67</c:v>
                </c:pt>
                <c:pt idx="248">
                  <c:v>2.66</c:v>
                </c:pt>
                <c:pt idx="249">
                  <c:v>2.65</c:v>
                </c:pt>
                <c:pt idx="250">
                  <c:v>2.65</c:v>
                </c:pt>
                <c:pt idx="251">
                  <c:v>2.62</c:v>
                </c:pt>
                <c:pt idx="252">
                  <c:v>2.5499999999999998</c:v>
                </c:pt>
                <c:pt idx="253">
                  <c:v>2.5499999999999998</c:v>
                </c:pt>
                <c:pt idx="254">
                  <c:v>2.5</c:v>
                </c:pt>
                <c:pt idx="255">
                  <c:v>2.4500000000000002</c:v>
                </c:pt>
                <c:pt idx="256">
                  <c:v>2.4</c:v>
                </c:pt>
                <c:pt idx="257">
                  <c:v>2.35</c:v>
                </c:pt>
                <c:pt idx="258">
                  <c:v>2.25</c:v>
                </c:pt>
                <c:pt idx="259">
                  <c:v>2.1</c:v>
                </c:pt>
                <c:pt idx="260">
                  <c:v>2.0499999999999998</c:v>
                </c:pt>
                <c:pt idx="261">
                  <c:v>1.85</c:v>
                </c:pt>
                <c:pt idx="262">
                  <c:v>1.78</c:v>
                </c:pt>
                <c:pt idx="263">
                  <c:v>1.79</c:v>
                </c:pt>
                <c:pt idx="264">
                  <c:v>1.78</c:v>
                </c:pt>
                <c:pt idx="265">
                  <c:v>1.76</c:v>
                </c:pt>
                <c:pt idx="266">
                  <c:v>1.78</c:v>
                </c:pt>
                <c:pt idx="267">
                  <c:v>1.76</c:v>
                </c:pt>
                <c:pt idx="268">
                  <c:v>1.78</c:v>
                </c:pt>
                <c:pt idx="269">
                  <c:v>1.79</c:v>
                </c:pt>
                <c:pt idx="270">
                  <c:v>1.78</c:v>
                </c:pt>
                <c:pt idx="271">
                  <c:v>1.74</c:v>
                </c:pt>
                <c:pt idx="272">
                  <c:v>1.7</c:v>
                </c:pt>
                <c:pt idx="273">
                  <c:v>1.95</c:v>
                </c:pt>
                <c:pt idx="274">
                  <c:v>1.875</c:v>
                </c:pt>
                <c:pt idx="275">
                  <c:v>1.85</c:v>
                </c:pt>
                <c:pt idx="276">
                  <c:v>1.835</c:v>
                </c:pt>
                <c:pt idx="277">
                  <c:v>1.8</c:v>
                </c:pt>
                <c:pt idx="278">
                  <c:v>1.75</c:v>
                </c:pt>
                <c:pt idx="279">
                  <c:v>1.6</c:v>
                </c:pt>
                <c:pt idx="280">
                  <c:v>1.65</c:v>
                </c:pt>
                <c:pt idx="281">
                  <c:v>3</c:v>
                </c:pt>
                <c:pt idx="282">
                  <c:v>3.14</c:v>
                </c:pt>
                <c:pt idx="283">
                  <c:v>3.57</c:v>
                </c:pt>
                <c:pt idx="284">
                  <c:v>3.3</c:v>
                </c:pt>
                <c:pt idx="285">
                  <c:v>3.25</c:v>
                </c:pt>
                <c:pt idx="286">
                  <c:v>3.2</c:v>
                </c:pt>
                <c:pt idx="287">
                  <c:v>3.15</c:v>
                </c:pt>
                <c:pt idx="288">
                  <c:v>3.15</c:v>
                </c:pt>
                <c:pt idx="289">
                  <c:v>3.11</c:v>
                </c:pt>
                <c:pt idx="290">
                  <c:v>3.1</c:v>
                </c:pt>
                <c:pt idx="291">
                  <c:v>3.1</c:v>
                </c:pt>
                <c:pt idx="292">
                  <c:v>3.05</c:v>
                </c:pt>
                <c:pt idx="293">
                  <c:v>3.05</c:v>
                </c:pt>
                <c:pt idx="294">
                  <c:v>3.11</c:v>
                </c:pt>
                <c:pt idx="295">
                  <c:v>3.125</c:v>
                </c:pt>
                <c:pt idx="296">
                  <c:v>3.25</c:v>
                </c:pt>
                <c:pt idx="297">
                  <c:v>3.25</c:v>
                </c:pt>
                <c:pt idx="298">
                  <c:v>3.06</c:v>
                </c:pt>
                <c:pt idx="299">
                  <c:v>3.03</c:v>
                </c:pt>
                <c:pt idx="300">
                  <c:v>3.02</c:v>
                </c:pt>
                <c:pt idx="301">
                  <c:v>2.8</c:v>
                </c:pt>
                <c:pt idx="302">
                  <c:v>2.6</c:v>
                </c:pt>
                <c:pt idx="303">
                  <c:v>2.5499999999999998</c:v>
                </c:pt>
                <c:pt idx="304">
                  <c:v>7.9</c:v>
                </c:pt>
                <c:pt idx="305">
                  <c:v>4.2</c:v>
                </c:pt>
                <c:pt idx="306">
                  <c:v>5.5</c:v>
                </c:pt>
                <c:pt idx="307">
                  <c:v>5</c:v>
                </c:pt>
                <c:pt idx="308">
                  <c:v>8.4</c:v>
                </c:pt>
                <c:pt idx="309">
                  <c:v>7.4</c:v>
                </c:pt>
                <c:pt idx="310">
                  <c:v>8.4</c:v>
                </c:pt>
                <c:pt idx="311">
                  <c:v>4.8</c:v>
                </c:pt>
                <c:pt idx="312">
                  <c:v>3.9</c:v>
                </c:pt>
                <c:pt idx="313">
                  <c:v>3.8</c:v>
                </c:pt>
                <c:pt idx="314">
                  <c:v>12.9</c:v>
                </c:pt>
                <c:pt idx="315">
                  <c:v>6</c:v>
                </c:pt>
                <c:pt idx="316">
                  <c:v>4.0999999999999996</c:v>
                </c:pt>
                <c:pt idx="317">
                  <c:v>3.8</c:v>
                </c:pt>
                <c:pt idx="318">
                  <c:v>3.2</c:v>
                </c:pt>
                <c:pt idx="319">
                  <c:v>3</c:v>
                </c:pt>
                <c:pt idx="320">
                  <c:v>2.8</c:v>
                </c:pt>
                <c:pt idx="321">
                  <c:v>2.6</c:v>
                </c:pt>
                <c:pt idx="322">
                  <c:v>2.6</c:v>
                </c:pt>
                <c:pt idx="323">
                  <c:v>2.5499999999999998</c:v>
                </c:pt>
                <c:pt idx="324">
                  <c:v>2.8</c:v>
                </c:pt>
                <c:pt idx="325">
                  <c:v>7</c:v>
                </c:pt>
                <c:pt idx="326">
                  <c:v>4.2</c:v>
                </c:pt>
                <c:pt idx="327">
                  <c:v>6</c:v>
                </c:pt>
                <c:pt idx="328">
                  <c:v>4.5</c:v>
                </c:pt>
                <c:pt idx="329">
                  <c:v>3.6</c:v>
                </c:pt>
                <c:pt idx="330">
                  <c:v>3</c:v>
                </c:pt>
                <c:pt idx="331">
                  <c:v>12.9</c:v>
                </c:pt>
                <c:pt idx="332">
                  <c:v>7</c:v>
                </c:pt>
                <c:pt idx="333">
                  <c:v>12</c:v>
                </c:pt>
                <c:pt idx="334">
                  <c:v>6</c:v>
                </c:pt>
                <c:pt idx="335">
                  <c:v>5.7</c:v>
                </c:pt>
                <c:pt idx="336">
                  <c:v>3.2</c:v>
                </c:pt>
                <c:pt idx="337">
                  <c:v>3.2</c:v>
                </c:pt>
                <c:pt idx="338">
                  <c:v>3</c:v>
                </c:pt>
                <c:pt idx="339">
                  <c:v>2.9</c:v>
                </c:pt>
                <c:pt idx="340">
                  <c:v>9</c:v>
                </c:pt>
                <c:pt idx="341">
                  <c:v>12.97</c:v>
                </c:pt>
                <c:pt idx="342">
                  <c:v>12.97</c:v>
                </c:pt>
                <c:pt idx="343">
                  <c:v>10.46</c:v>
                </c:pt>
                <c:pt idx="344">
                  <c:v>23.9</c:v>
                </c:pt>
                <c:pt idx="345">
                  <c:v>12.97</c:v>
                </c:pt>
                <c:pt idx="346">
                  <c:v>9.51</c:v>
                </c:pt>
                <c:pt idx="347">
                  <c:v>60.4</c:v>
                </c:pt>
                <c:pt idx="348">
                  <c:v>32.200000000000003</c:v>
                </c:pt>
                <c:pt idx="349">
                  <c:v>19.36</c:v>
                </c:pt>
                <c:pt idx="350">
                  <c:v>23.57</c:v>
                </c:pt>
                <c:pt idx="351">
                  <c:v>21</c:v>
                </c:pt>
                <c:pt idx="352">
                  <c:v>32</c:v>
                </c:pt>
                <c:pt idx="353">
                  <c:v>23</c:v>
                </c:pt>
                <c:pt idx="354">
                  <c:v>29</c:v>
                </c:pt>
                <c:pt idx="355">
                  <c:v>29.7</c:v>
                </c:pt>
                <c:pt idx="356">
                  <c:v>170</c:v>
                </c:pt>
                <c:pt idx="357">
                  <c:v>121</c:v>
                </c:pt>
                <c:pt idx="358">
                  <c:v>39</c:v>
                </c:pt>
                <c:pt idx="359">
                  <c:v>77.7</c:v>
                </c:pt>
                <c:pt idx="360">
                  <c:v>235.5</c:v>
                </c:pt>
                <c:pt idx="361">
                  <c:v>106.5</c:v>
                </c:pt>
                <c:pt idx="362">
                  <c:v>91</c:v>
                </c:pt>
                <c:pt idx="363">
                  <c:v>149</c:v>
                </c:pt>
                <c:pt idx="364">
                  <c:v>160</c:v>
                </c:pt>
                <c:pt idx="365">
                  <c:v>106.5</c:v>
                </c:pt>
                <c:pt idx="366">
                  <c:v>94.5</c:v>
                </c:pt>
                <c:pt idx="367">
                  <c:v>133.5</c:v>
                </c:pt>
                <c:pt idx="368">
                  <c:v>106</c:v>
                </c:pt>
                <c:pt idx="369">
                  <c:v>89</c:v>
                </c:pt>
                <c:pt idx="370">
                  <c:v>173</c:v>
                </c:pt>
                <c:pt idx="371">
                  <c:v>100.5</c:v>
                </c:pt>
                <c:pt idx="372">
                  <c:v>216</c:v>
                </c:pt>
                <c:pt idx="373">
                  <c:v>84</c:v>
                </c:pt>
                <c:pt idx="374">
                  <c:v>56</c:v>
                </c:pt>
                <c:pt idx="375">
                  <c:v>56</c:v>
                </c:pt>
                <c:pt idx="376">
                  <c:v>51</c:v>
                </c:pt>
                <c:pt idx="377">
                  <c:v>47</c:v>
                </c:pt>
                <c:pt idx="378">
                  <c:v>40</c:v>
                </c:pt>
                <c:pt idx="379">
                  <c:v>40</c:v>
                </c:pt>
                <c:pt idx="380">
                  <c:v>40</c:v>
                </c:pt>
                <c:pt idx="381">
                  <c:v>21</c:v>
                </c:pt>
                <c:pt idx="382">
                  <c:v>21</c:v>
                </c:pt>
                <c:pt idx="383">
                  <c:v>18</c:v>
                </c:pt>
                <c:pt idx="384">
                  <c:v>20</c:v>
                </c:pt>
                <c:pt idx="385">
                  <c:v>20</c:v>
                </c:pt>
                <c:pt idx="386">
                  <c:v>24</c:v>
                </c:pt>
                <c:pt idx="387">
                  <c:v>24</c:v>
                </c:pt>
                <c:pt idx="388">
                  <c:v>34</c:v>
                </c:pt>
                <c:pt idx="389">
                  <c:v>34</c:v>
                </c:pt>
                <c:pt idx="390">
                  <c:v>24</c:v>
                </c:pt>
                <c:pt idx="391">
                  <c:v>24</c:v>
                </c:pt>
                <c:pt idx="392">
                  <c:v>24</c:v>
                </c:pt>
                <c:pt idx="393">
                  <c:v>181</c:v>
                </c:pt>
                <c:pt idx="394">
                  <c:v>100</c:v>
                </c:pt>
                <c:pt idx="395">
                  <c:v>53.5</c:v>
                </c:pt>
                <c:pt idx="396">
                  <c:v>133.5</c:v>
                </c:pt>
                <c:pt idx="397">
                  <c:v>100</c:v>
                </c:pt>
                <c:pt idx="398">
                  <c:v>101.75</c:v>
                </c:pt>
                <c:pt idx="399">
                  <c:v>67</c:v>
                </c:pt>
                <c:pt idx="400">
                  <c:v>384</c:v>
                </c:pt>
                <c:pt idx="401">
                  <c:v>189</c:v>
                </c:pt>
                <c:pt idx="402">
                  <c:v>106</c:v>
                </c:pt>
                <c:pt idx="403">
                  <c:v>100</c:v>
                </c:pt>
                <c:pt idx="404">
                  <c:v>67</c:v>
                </c:pt>
                <c:pt idx="405">
                  <c:v>64.5</c:v>
                </c:pt>
                <c:pt idx="406">
                  <c:v>67</c:v>
                </c:pt>
                <c:pt idx="407">
                  <c:v>67</c:v>
                </c:pt>
                <c:pt idx="408">
                  <c:v>67</c:v>
                </c:pt>
                <c:pt idx="409">
                  <c:v>74.5</c:v>
                </c:pt>
                <c:pt idx="410">
                  <c:v>53</c:v>
                </c:pt>
                <c:pt idx="411">
                  <c:v>53</c:v>
                </c:pt>
                <c:pt idx="412">
                  <c:v>39</c:v>
                </c:pt>
                <c:pt idx="413">
                  <c:v>39</c:v>
                </c:pt>
                <c:pt idx="414">
                  <c:v>35</c:v>
                </c:pt>
                <c:pt idx="415">
                  <c:v>37</c:v>
                </c:pt>
                <c:pt idx="416">
                  <c:v>68</c:v>
                </c:pt>
                <c:pt idx="417">
                  <c:v>57.5</c:v>
                </c:pt>
                <c:pt idx="418">
                  <c:v>202</c:v>
                </c:pt>
                <c:pt idx="419">
                  <c:v>67</c:v>
                </c:pt>
                <c:pt idx="420">
                  <c:v>35</c:v>
                </c:pt>
                <c:pt idx="421">
                  <c:v>103.5</c:v>
                </c:pt>
                <c:pt idx="422">
                  <c:v>40.5</c:v>
                </c:pt>
                <c:pt idx="423">
                  <c:v>34</c:v>
                </c:pt>
                <c:pt idx="424">
                  <c:v>31.5</c:v>
                </c:pt>
                <c:pt idx="425">
                  <c:v>29</c:v>
                </c:pt>
                <c:pt idx="426">
                  <c:v>29</c:v>
                </c:pt>
                <c:pt idx="427">
                  <c:v>28</c:v>
                </c:pt>
                <c:pt idx="428">
                  <c:v>22</c:v>
                </c:pt>
                <c:pt idx="429">
                  <c:v>22.25</c:v>
                </c:pt>
                <c:pt idx="430">
                  <c:v>22.25</c:v>
                </c:pt>
                <c:pt idx="431">
                  <c:v>18</c:v>
                </c:pt>
                <c:pt idx="432">
                  <c:v>20</c:v>
                </c:pt>
                <c:pt idx="433">
                  <c:v>37.1</c:v>
                </c:pt>
                <c:pt idx="434">
                  <c:v>26.75</c:v>
                </c:pt>
                <c:pt idx="435">
                  <c:v>24.5</c:v>
                </c:pt>
                <c:pt idx="436">
                  <c:v>24.5</c:v>
                </c:pt>
                <c:pt idx="437">
                  <c:v>20</c:v>
                </c:pt>
                <c:pt idx="438">
                  <c:v>20</c:v>
                </c:pt>
                <c:pt idx="439">
                  <c:v>20</c:v>
                </c:pt>
                <c:pt idx="440">
                  <c:v>20</c:v>
                </c:pt>
                <c:pt idx="441">
                  <c:v>18</c:v>
                </c:pt>
                <c:pt idx="442">
                  <c:v>16.07</c:v>
                </c:pt>
                <c:pt idx="443">
                  <c:v>16.07</c:v>
                </c:pt>
                <c:pt idx="444">
                  <c:v>18.395</c:v>
                </c:pt>
                <c:pt idx="445">
                  <c:v>14.15</c:v>
                </c:pt>
                <c:pt idx="446">
                  <c:v>14.15</c:v>
                </c:pt>
                <c:pt idx="447">
                  <c:v>18.395</c:v>
                </c:pt>
                <c:pt idx="448">
                  <c:v>24.32</c:v>
                </c:pt>
                <c:pt idx="449">
                  <c:v>24.92</c:v>
                </c:pt>
                <c:pt idx="450">
                  <c:v>63.14</c:v>
                </c:pt>
                <c:pt idx="451">
                  <c:v>32.14</c:v>
                </c:pt>
                <c:pt idx="452">
                  <c:v>24.92</c:v>
                </c:pt>
                <c:pt idx="453">
                  <c:v>22.7</c:v>
                </c:pt>
                <c:pt idx="454">
                  <c:v>22.7</c:v>
                </c:pt>
                <c:pt idx="455">
                  <c:v>22.7</c:v>
                </c:pt>
                <c:pt idx="456">
                  <c:v>18.149999999999999</c:v>
                </c:pt>
                <c:pt idx="457">
                  <c:v>18.149999999999999</c:v>
                </c:pt>
                <c:pt idx="458">
                  <c:v>18.149999999999999</c:v>
                </c:pt>
                <c:pt idx="459">
                  <c:v>18.149999999999999</c:v>
                </c:pt>
                <c:pt idx="460">
                  <c:v>14</c:v>
                </c:pt>
                <c:pt idx="461">
                  <c:v>16</c:v>
                </c:pt>
                <c:pt idx="462">
                  <c:v>55</c:v>
                </c:pt>
                <c:pt idx="463">
                  <c:v>95.5</c:v>
                </c:pt>
                <c:pt idx="464">
                  <c:v>56</c:v>
                </c:pt>
                <c:pt idx="465">
                  <c:v>32</c:v>
                </c:pt>
                <c:pt idx="466">
                  <c:v>32</c:v>
                </c:pt>
                <c:pt idx="467">
                  <c:v>32</c:v>
                </c:pt>
                <c:pt idx="468">
                  <c:v>22.5</c:v>
                </c:pt>
                <c:pt idx="469">
                  <c:v>27.25</c:v>
                </c:pt>
                <c:pt idx="470">
                  <c:v>18</c:v>
                </c:pt>
                <c:pt idx="471">
                  <c:v>18</c:v>
                </c:pt>
                <c:pt idx="472">
                  <c:v>18</c:v>
                </c:pt>
                <c:pt idx="473">
                  <c:v>18</c:v>
                </c:pt>
                <c:pt idx="474">
                  <c:v>18</c:v>
                </c:pt>
                <c:pt idx="475">
                  <c:v>14</c:v>
                </c:pt>
                <c:pt idx="476">
                  <c:v>14</c:v>
                </c:pt>
                <c:pt idx="477">
                  <c:v>14</c:v>
                </c:pt>
                <c:pt idx="478">
                  <c:v>14</c:v>
                </c:pt>
                <c:pt idx="479">
                  <c:v>14</c:v>
                </c:pt>
                <c:pt idx="480">
                  <c:v>14</c:v>
                </c:pt>
                <c:pt idx="481">
                  <c:v>14</c:v>
                </c:pt>
                <c:pt idx="482">
                  <c:v>14</c:v>
                </c:pt>
                <c:pt idx="483">
                  <c:v>15.25</c:v>
                </c:pt>
                <c:pt idx="484">
                  <c:v>13</c:v>
                </c:pt>
                <c:pt idx="485">
                  <c:v>13</c:v>
                </c:pt>
                <c:pt idx="486">
                  <c:v>13</c:v>
                </c:pt>
                <c:pt idx="487">
                  <c:v>12</c:v>
                </c:pt>
                <c:pt idx="488">
                  <c:v>12</c:v>
                </c:pt>
                <c:pt idx="489">
                  <c:v>11.73</c:v>
                </c:pt>
                <c:pt idx="490">
                  <c:v>10.69</c:v>
                </c:pt>
                <c:pt idx="491">
                  <c:v>10.41</c:v>
                </c:pt>
                <c:pt idx="492">
                  <c:v>10.41</c:v>
                </c:pt>
                <c:pt idx="493">
                  <c:v>9.44</c:v>
                </c:pt>
                <c:pt idx="494">
                  <c:v>9.17</c:v>
                </c:pt>
                <c:pt idx="495">
                  <c:v>9.17</c:v>
                </c:pt>
                <c:pt idx="496">
                  <c:v>8</c:v>
                </c:pt>
                <c:pt idx="497">
                  <c:v>8</c:v>
                </c:pt>
                <c:pt idx="498">
                  <c:v>7.49</c:v>
                </c:pt>
                <c:pt idx="499">
                  <c:v>7.49</c:v>
                </c:pt>
                <c:pt idx="500">
                  <c:v>7.49</c:v>
                </c:pt>
                <c:pt idx="501">
                  <c:v>7.49</c:v>
                </c:pt>
                <c:pt idx="502">
                  <c:v>7.49</c:v>
                </c:pt>
                <c:pt idx="503">
                  <c:v>6.8</c:v>
                </c:pt>
                <c:pt idx="504">
                  <c:v>6.5</c:v>
                </c:pt>
                <c:pt idx="505">
                  <c:v>6.5</c:v>
                </c:pt>
                <c:pt idx="506">
                  <c:v>6.5</c:v>
                </c:pt>
                <c:pt idx="507">
                  <c:v>6.5</c:v>
                </c:pt>
                <c:pt idx="508">
                  <c:v>6.5</c:v>
                </c:pt>
                <c:pt idx="509">
                  <c:v>6.5</c:v>
                </c:pt>
                <c:pt idx="510">
                  <c:v>6.5</c:v>
                </c:pt>
                <c:pt idx="511">
                  <c:v>6.5</c:v>
                </c:pt>
                <c:pt idx="512">
                  <c:v>6.5</c:v>
                </c:pt>
                <c:pt idx="513">
                  <c:v>6.5</c:v>
                </c:pt>
                <c:pt idx="514">
                  <c:v>6.5</c:v>
                </c:pt>
                <c:pt idx="515">
                  <c:v>6.5</c:v>
                </c:pt>
                <c:pt idx="516">
                  <c:v>6.14</c:v>
                </c:pt>
                <c:pt idx="517">
                  <c:v>6.04</c:v>
                </c:pt>
                <c:pt idx="518">
                  <c:v>6.04</c:v>
                </c:pt>
                <c:pt idx="519">
                  <c:v>5.14</c:v>
                </c:pt>
                <c:pt idx="520">
                  <c:v>4.72</c:v>
                </c:pt>
                <c:pt idx="521">
                  <c:v>4.72</c:v>
                </c:pt>
                <c:pt idx="522">
                  <c:v>4.72</c:v>
                </c:pt>
                <c:pt idx="523">
                  <c:v>4.45</c:v>
                </c:pt>
                <c:pt idx="524">
                  <c:v>4.33</c:v>
                </c:pt>
                <c:pt idx="525">
                  <c:v>4.33</c:v>
                </c:pt>
                <c:pt idx="526">
                  <c:v>3.98</c:v>
                </c:pt>
                <c:pt idx="527">
                  <c:v>3.98</c:v>
                </c:pt>
                <c:pt idx="528">
                  <c:v>3.98</c:v>
                </c:pt>
                <c:pt idx="529">
                  <c:v>3.98</c:v>
                </c:pt>
                <c:pt idx="530">
                  <c:v>3.98</c:v>
                </c:pt>
                <c:pt idx="531">
                  <c:v>3.98</c:v>
                </c:pt>
                <c:pt idx="532">
                  <c:v>3.98</c:v>
                </c:pt>
                <c:pt idx="533">
                  <c:v>3.98</c:v>
                </c:pt>
                <c:pt idx="534">
                  <c:v>3.67</c:v>
                </c:pt>
                <c:pt idx="535">
                  <c:v>3.67</c:v>
                </c:pt>
                <c:pt idx="536">
                  <c:v>3.67</c:v>
                </c:pt>
                <c:pt idx="537">
                  <c:v>3.67</c:v>
                </c:pt>
                <c:pt idx="538">
                  <c:v>3.49</c:v>
                </c:pt>
                <c:pt idx="539">
                  <c:v>3.41</c:v>
                </c:pt>
                <c:pt idx="540">
                  <c:v>3.41</c:v>
                </c:pt>
                <c:pt idx="541">
                  <c:v>3.41</c:v>
                </c:pt>
                <c:pt idx="542">
                  <c:v>3.41</c:v>
                </c:pt>
                <c:pt idx="543">
                  <c:v>3.41</c:v>
                </c:pt>
                <c:pt idx="544">
                  <c:v>3.41</c:v>
                </c:pt>
                <c:pt idx="545">
                  <c:v>3.1</c:v>
                </c:pt>
                <c:pt idx="546">
                  <c:v>3.1</c:v>
                </c:pt>
                <c:pt idx="547">
                  <c:v>3.1</c:v>
                </c:pt>
                <c:pt idx="548">
                  <c:v>3.1</c:v>
                </c:pt>
                <c:pt idx="549">
                  <c:v>3.1</c:v>
                </c:pt>
                <c:pt idx="550">
                  <c:v>3.1</c:v>
                </c:pt>
                <c:pt idx="551">
                  <c:v>3.1</c:v>
                </c:pt>
                <c:pt idx="552">
                  <c:v>3.1</c:v>
                </c:pt>
                <c:pt idx="553">
                  <c:v>3.1</c:v>
                </c:pt>
                <c:pt idx="554">
                  <c:v>3.1</c:v>
                </c:pt>
                <c:pt idx="555">
                  <c:v>3.1</c:v>
                </c:pt>
                <c:pt idx="556">
                  <c:v>3.1</c:v>
                </c:pt>
                <c:pt idx="557">
                  <c:v>3.1</c:v>
                </c:pt>
                <c:pt idx="558">
                  <c:v>3.1</c:v>
                </c:pt>
                <c:pt idx="559">
                  <c:v>3.1</c:v>
                </c:pt>
                <c:pt idx="560">
                  <c:v>3.1</c:v>
                </c:pt>
                <c:pt idx="561">
                  <c:v>3.1</c:v>
                </c:pt>
                <c:pt idx="562">
                  <c:v>3.1</c:v>
                </c:pt>
                <c:pt idx="563">
                  <c:v>3.1</c:v>
                </c:pt>
                <c:pt idx="564">
                  <c:v>3.1</c:v>
                </c:pt>
                <c:pt idx="565">
                  <c:v>2.85</c:v>
                </c:pt>
                <c:pt idx="566">
                  <c:v>2.91</c:v>
                </c:pt>
                <c:pt idx="567">
                  <c:v>2.95</c:v>
                </c:pt>
                <c:pt idx="568">
                  <c:v>2.92</c:v>
                </c:pt>
                <c:pt idx="569">
                  <c:v>2.92</c:v>
                </c:pt>
                <c:pt idx="570">
                  <c:v>2.92</c:v>
                </c:pt>
                <c:pt idx="571">
                  <c:v>2.91</c:v>
                </c:pt>
                <c:pt idx="572">
                  <c:v>2.9</c:v>
                </c:pt>
                <c:pt idx="573">
                  <c:v>2.9</c:v>
                </c:pt>
                <c:pt idx="574">
                  <c:v>2.85</c:v>
                </c:pt>
                <c:pt idx="575">
                  <c:v>2.8</c:v>
                </c:pt>
                <c:pt idx="576">
                  <c:v>2.75</c:v>
                </c:pt>
                <c:pt idx="577">
                  <c:v>2.68</c:v>
                </c:pt>
                <c:pt idx="578">
                  <c:v>2.96</c:v>
                </c:pt>
                <c:pt idx="579">
                  <c:v>2.84</c:v>
                </c:pt>
                <c:pt idx="580">
                  <c:v>2.75</c:v>
                </c:pt>
                <c:pt idx="581">
                  <c:v>2.77</c:v>
                </c:pt>
                <c:pt idx="582">
                  <c:v>2.64</c:v>
                </c:pt>
                <c:pt idx="583">
                  <c:v>2.65</c:v>
                </c:pt>
                <c:pt idx="584">
                  <c:v>2.64</c:v>
                </c:pt>
                <c:pt idx="585">
                  <c:v>2.73</c:v>
                </c:pt>
                <c:pt idx="586">
                  <c:v>2.7</c:v>
                </c:pt>
                <c:pt idx="587">
                  <c:v>2.71</c:v>
                </c:pt>
                <c:pt idx="588">
                  <c:v>2.73</c:v>
                </c:pt>
                <c:pt idx="589">
                  <c:v>2.63</c:v>
                </c:pt>
                <c:pt idx="590">
                  <c:v>2.62</c:v>
                </c:pt>
                <c:pt idx="591">
                  <c:v>2.61</c:v>
                </c:pt>
                <c:pt idx="592">
                  <c:v>2.5499999999999998</c:v>
                </c:pt>
                <c:pt idx="593">
                  <c:v>2.54</c:v>
                </c:pt>
                <c:pt idx="594">
                  <c:v>2.52</c:v>
                </c:pt>
                <c:pt idx="595">
                  <c:v>2.48</c:v>
                </c:pt>
                <c:pt idx="596">
                  <c:v>2.2599999999999998</c:v>
                </c:pt>
                <c:pt idx="597">
                  <c:v>2.23</c:v>
                </c:pt>
                <c:pt idx="598">
                  <c:v>2.35</c:v>
                </c:pt>
                <c:pt idx="599">
                  <c:v>2.23</c:v>
                </c:pt>
                <c:pt idx="600">
                  <c:v>2.2200000000000002</c:v>
                </c:pt>
                <c:pt idx="601">
                  <c:v>2.23</c:v>
                </c:pt>
                <c:pt idx="602">
                  <c:v>2.11</c:v>
                </c:pt>
                <c:pt idx="603">
                  <c:v>2.19</c:v>
                </c:pt>
                <c:pt idx="604">
                  <c:v>2.04</c:v>
                </c:pt>
                <c:pt idx="605">
                  <c:v>3.03</c:v>
                </c:pt>
                <c:pt idx="606">
                  <c:v>3.03</c:v>
                </c:pt>
                <c:pt idx="607">
                  <c:v>2.9</c:v>
                </c:pt>
                <c:pt idx="608">
                  <c:v>2.96</c:v>
                </c:pt>
                <c:pt idx="609">
                  <c:v>2.94</c:v>
                </c:pt>
                <c:pt idx="610">
                  <c:v>2.93</c:v>
                </c:pt>
                <c:pt idx="611">
                  <c:v>2.8</c:v>
                </c:pt>
                <c:pt idx="612">
                  <c:v>2.52</c:v>
                </c:pt>
                <c:pt idx="613">
                  <c:v>2.33</c:v>
                </c:pt>
                <c:pt idx="614">
                  <c:v>2.16</c:v>
                </c:pt>
                <c:pt idx="615">
                  <c:v>2.1800000000000002</c:v>
                </c:pt>
                <c:pt idx="616">
                  <c:v>2.17</c:v>
                </c:pt>
                <c:pt idx="617">
                  <c:v>2.16</c:v>
                </c:pt>
                <c:pt idx="618">
                  <c:v>2</c:v>
                </c:pt>
                <c:pt idx="619">
                  <c:v>1.97</c:v>
                </c:pt>
                <c:pt idx="620">
                  <c:v>1.76</c:v>
                </c:pt>
                <c:pt idx="621">
                  <c:v>1.83</c:v>
                </c:pt>
                <c:pt idx="622">
                  <c:v>1.85</c:v>
                </c:pt>
                <c:pt idx="623">
                  <c:v>1.76</c:v>
                </c:pt>
                <c:pt idx="624">
                  <c:v>1.57</c:v>
                </c:pt>
                <c:pt idx="625">
                  <c:v>1.63</c:v>
                </c:pt>
                <c:pt idx="626">
                  <c:v>1.57</c:v>
                </c:pt>
                <c:pt idx="627">
                  <c:v>1.9</c:v>
                </c:pt>
                <c:pt idx="628">
                  <c:v>2.0499999999999998</c:v>
                </c:pt>
                <c:pt idx="629">
                  <c:v>1.96</c:v>
                </c:pt>
                <c:pt idx="630">
                  <c:v>1.79</c:v>
                </c:pt>
                <c:pt idx="631">
                  <c:v>2.71</c:v>
                </c:pt>
                <c:pt idx="632">
                  <c:v>2.88</c:v>
                </c:pt>
                <c:pt idx="633">
                  <c:v>2.63</c:v>
                </c:pt>
                <c:pt idx="634">
                  <c:v>2.27</c:v>
                </c:pt>
                <c:pt idx="635">
                  <c:v>2.6</c:v>
                </c:pt>
                <c:pt idx="636">
                  <c:v>2.35</c:v>
                </c:pt>
                <c:pt idx="637">
                  <c:v>2.15</c:v>
                </c:pt>
                <c:pt idx="638">
                  <c:v>1.9</c:v>
                </c:pt>
                <c:pt idx="639">
                  <c:v>1.85</c:v>
                </c:pt>
                <c:pt idx="640">
                  <c:v>1.95</c:v>
                </c:pt>
                <c:pt idx="641">
                  <c:v>1.83</c:v>
                </c:pt>
                <c:pt idx="642">
                  <c:v>1.78</c:v>
                </c:pt>
                <c:pt idx="643">
                  <c:v>2.0299999999999998</c:v>
                </c:pt>
                <c:pt idx="644">
                  <c:v>2.9</c:v>
                </c:pt>
                <c:pt idx="645">
                  <c:v>2.75</c:v>
                </c:pt>
                <c:pt idx="646">
                  <c:v>2.65</c:v>
                </c:pt>
                <c:pt idx="647">
                  <c:v>4.0999999999999996</c:v>
                </c:pt>
                <c:pt idx="648">
                  <c:v>3.35</c:v>
                </c:pt>
                <c:pt idx="649">
                  <c:v>3.85</c:v>
                </c:pt>
                <c:pt idx="650">
                  <c:v>3.35</c:v>
                </c:pt>
                <c:pt idx="651">
                  <c:v>3.6</c:v>
                </c:pt>
                <c:pt idx="652">
                  <c:v>2.8</c:v>
                </c:pt>
                <c:pt idx="653">
                  <c:v>2.75</c:v>
                </c:pt>
                <c:pt idx="654">
                  <c:v>2.5499999999999998</c:v>
                </c:pt>
                <c:pt idx="655">
                  <c:v>2.38</c:v>
                </c:pt>
                <c:pt idx="656">
                  <c:v>2.58</c:v>
                </c:pt>
                <c:pt idx="657">
                  <c:v>5.3</c:v>
                </c:pt>
                <c:pt idx="658">
                  <c:v>2.85</c:v>
                </c:pt>
                <c:pt idx="659">
                  <c:v>2.85</c:v>
                </c:pt>
                <c:pt idx="660">
                  <c:v>2.9</c:v>
                </c:pt>
                <c:pt idx="661">
                  <c:v>2.95</c:v>
                </c:pt>
                <c:pt idx="662">
                  <c:v>2.95</c:v>
                </c:pt>
                <c:pt idx="663">
                  <c:v>9.1999999999999993</c:v>
                </c:pt>
                <c:pt idx="664">
                  <c:v>7.85</c:v>
                </c:pt>
                <c:pt idx="665">
                  <c:v>5.35</c:v>
                </c:pt>
                <c:pt idx="666">
                  <c:v>4.2</c:v>
                </c:pt>
                <c:pt idx="667">
                  <c:v>4.2</c:v>
                </c:pt>
                <c:pt idx="668">
                  <c:v>3.85</c:v>
                </c:pt>
                <c:pt idx="669">
                  <c:v>3.7349999999999999</c:v>
                </c:pt>
                <c:pt idx="670">
                  <c:v>3.97</c:v>
                </c:pt>
                <c:pt idx="671">
                  <c:v>3.55</c:v>
                </c:pt>
                <c:pt idx="672">
                  <c:v>3.35</c:v>
                </c:pt>
                <c:pt idx="673">
                  <c:v>3.75</c:v>
                </c:pt>
                <c:pt idx="674">
                  <c:v>3.6349999999999998</c:v>
                </c:pt>
                <c:pt idx="675">
                  <c:v>78.114999999999995</c:v>
                </c:pt>
                <c:pt idx="676">
                  <c:v>19.170000000000002</c:v>
                </c:pt>
                <c:pt idx="677">
                  <c:v>22.35</c:v>
                </c:pt>
                <c:pt idx="678">
                  <c:v>21.15</c:v>
                </c:pt>
                <c:pt idx="679">
                  <c:v>17</c:v>
                </c:pt>
                <c:pt idx="680">
                  <c:v>13.3</c:v>
                </c:pt>
                <c:pt idx="681">
                  <c:v>26.85</c:v>
                </c:pt>
                <c:pt idx="682">
                  <c:v>87.85</c:v>
                </c:pt>
                <c:pt idx="683">
                  <c:v>85.55</c:v>
                </c:pt>
                <c:pt idx="684">
                  <c:v>105.7</c:v>
                </c:pt>
                <c:pt idx="685">
                  <c:v>41.7</c:v>
                </c:pt>
                <c:pt idx="686">
                  <c:v>48.5</c:v>
                </c:pt>
                <c:pt idx="687">
                  <c:v>36.85</c:v>
                </c:pt>
                <c:pt idx="688">
                  <c:v>41.65</c:v>
                </c:pt>
                <c:pt idx="689">
                  <c:v>50.7</c:v>
                </c:pt>
                <c:pt idx="690">
                  <c:v>41.05</c:v>
                </c:pt>
                <c:pt idx="691">
                  <c:v>180.7</c:v>
                </c:pt>
                <c:pt idx="692">
                  <c:v>46</c:v>
                </c:pt>
                <c:pt idx="693">
                  <c:v>38.950000000000003</c:v>
                </c:pt>
                <c:pt idx="694">
                  <c:v>38.950000000000003</c:v>
                </c:pt>
                <c:pt idx="695">
                  <c:v>76.95</c:v>
                </c:pt>
                <c:pt idx="696">
                  <c:v>73.849999999999994</c:v>
                </c:pt>
                <c:pt idx="697">
                  <c:v>41.15</c:v>
                </c:pt>
                <c:pt idx="698">
                  <c:v>29.9</c:v>
                </c:pt>
                <c:pt idx="699">
                  <c:v>35</c:v>
                </c:pt>
                <c:pt idx="700">
                  <c:v>21.164999999999999</c:v>
                </c:pt>
                <c:pt idx="701">
                  <c:v>25.315000000000001</c:v>
                </c:pt>
                <c:pt idx="702">
                  <c:v>15</c:v>
                </c:pt>
                <c:pt idx="703">
                  <c:v>19.100000000000001</c:v>
                </c:pt>
                <c:pt idx="704">
                  <c:v>19.100000000000001</c:v>
                </c:pt>
                <c:pt idx="705">
                  <c:v>16.899999999999999</c:v>
                </c:pt>
                <c:pt idx="706">
                  <c:v>15</c:v>
                </c:pt>
                <c:pt idx="707">
                  <c:v>15</c:v>
                </c:pt>
                <c:pt idx="708">
                  <c:v>27.8</c:v>
                </c:pt>
                <c:pt idx="709">
                  <c:v>19.350000000000001</c:v>
                </c:pt>
                <c:pt idx="710">
                  <c:v>32.200000000000003</c:v>
                </c:pt>
                <c:pt idx="711">
                  <c:v>27.625</c:v>
                </c:pt>
                <c:pt idx="712">
                  <c:v>52.4</c:v>
                </c:pt>
                <c:pt idx="713">
                  <c:v>29.75</c:v>
                </c:pt>
                <c:pt idx="714">
                  <c:v>98</c:v>
                </c:pt>
                <c:pt idx="715">
                  <c:v>38.5</c:v>
                </c:pt>
                <c:pt idx="716">
                  <c:v>36.5</c:v>
                </c:pt>
                <c:pt idx="717">
                  <c:v>26.73</c:v>
                </c:pt>
                <c:pt idx="718">
                  <c:v>23.2</c:v>
                </c:pt>
                <c:pt idx="719">
                  <c:v>18.8</c:v>
                </c:pt>
                <c:pt idx="720">
                  <c:v>18.8</c:v>
                </c:pt>
                <c:pt idx="721">
                  <c:v>16.899999999999999</c:v>
                </c:pt>
                <c:pt idx="722">
                  <c:v>21</c:v>
                </c:pt>
                <c:pt idx="723">
                  <c:v>25.9</c:v>
                </c:pt>
                <c:pt idx="724">
                  <c:v>21</c:v>
                </c:pt>
                <c:pt idx="725">
                  <c:v>35.75</c:v>
                </c:pt>
                <c:pt idx="726">
                  <c:v>47.5</c:v>
                </c:pt>
                <c:pt idx="727">
                  <c:v>176.8</c:v>
                </c:pt>
                <c:pt idx="728">
                  <c:v>304.35000000000002</c:v>
                </c:pt>
                <c:pt idx="729">
                  <c:v>138.35</c:v>
                </c:pt>
                <c:pt idx="730">
                  <c:v>128.65</c:v>
                </c:pt>
                <c:pt idx="731">
                  <c:v>162</c:v>
                </c:pt>
                <c:pt idx="732">
                  <c:v>125.04</c:v>
                </c:pt>
                <c:pt idx="733">
                  <c:v>128.07</c:v>
                </c:pt>
                <c:pt idx="734">
                  <c:v>132.66999999999999</c:v>
                </c:pt>
                <c:pt idx="735">
                  <c:v>111.72</c:v>
                </c:pt>
                <c:pt idx="736">
                  <c:v>98.9</c:v>
                </c:pt>
                <c:pt idx="737">
                  <c:v>82.555000000000007</c:v>
                </c:pt>
                <c:pt idx="738">
                  <c:v>44.29</c:v>
                </c:pt>
                <c:pt idx="739">
                  <c:v>46.29</c:v>
                </c:pt>
                <c:pt idx="740">
                  <c:v>64.650000000000006</c:v>
                </c:pt>
                <c:pt idx="741">
                  <c:v>82.9</c:v>
                </c:pt>
                <c:pt idx="742">
                  <c:v>58.494999999999997</c:v>
                </c:pt>
                <c:pt idx="743">
                  <c:v>53.95</c:v>
                </c:pt>
                <c:pt idx="744">
                  <c:v>51.8</c:v>
                </c:pt>
                <c:pt idx="745">
                  <c:v>54</c:v>
                </c:pt>
                <c:pt idx="746">
                  <c:v>54</c:v>
                </c:pt>
                <c:pt idx="747">
                  <c:v>33.049999999999997</c:v>
                </c:pt>
                <c:pt idx="748">
                  <c:v>41.755000000000003</c:v>
                </c:pt>
                <c:pt idx="749">
                  <c:v>49.7</c:v>
                </c:pt>
                <c:pt idx="750">
                  <c:v>52.055</c:v>
                </c:pt>
                <c:pt idx="751">
                  <c:v>58.05</c:v>
                </c:pt>
                <c:pt idx="752">
                  <c:v>55</c:v>
                </c:pt>
                <c:pt idx="753">
                  <c:v>44</c:v>
                </c:pt>
                <c:pt idx="754">
                  <c:v>41.5</c:v>
                </c:pt>
                <c:pt idx="755">
                  <c:v>39</c:v>
                </c:pt>
                <c:pt idx="756">
                  <c:v>32.15</c:v>
                </c:pt>
                <c:pt idx="757">
                  <c:v>30.15</c:v>
                </c:pt>
                <c:pt idx="758">
                  <c:v>19</c:v>
                </c:pt>
                <c:pt idx="759">
                  <c:v>19</c:v>
                </c:pt>
                <c:pt idx="760">
                  <c:v>29.664999999999999</c:v>
                </c:pt>
                <c:pt idx="761">
                  <c:v>19.265000000000001</c:v>
                </c:pt>
                <c:pt idx="762">
                  <c:v>23.4</c:v>
                </c:pt>
                <c:pt idx="763">
                  <c:v>57.292580645161287</c:v>
                </c:pt>
                <c:pt idx="764">
                  <c:v>23.02</c:v>
                </c:pt>
                <c:pt idx="765">
                  <c:v>23.02</c:v>
                </c:pt>
                <c:pt idx="766">
                  <c:v>23.02</c:v>
                </c:pt>
                <c:pt idx="767">
                  <c:v>169.86</c:v>
                </c:pt>
                <c:pt idx="768">
                  <c:v>77.319999999999993</c:v>
                </c:pt>
                <c:pt idx="769">
                  <c:v>60.76</c:v>
                </c:pt>
                <c:pt idx="770">
                  <c:v>55.79</c:v>
                </c:pt>
                <c:pt idx="771">
                  <c:v>74.010000000000005</c:v>
                </c:pt>
                <c:pt idx="772">
                  <c:v>77.650000000000006</c:v>
                </c:pt>
                <c:pt idx="773">
                  <c:v>137.27000000000001</c:v>
                </c:pt>
                <c:pt idx="774">
                  <c:v>188.61</c:v>
                </c:pt>
                <c:pt idx="775">
                  <c:v>243.8</c:v>
                </c:pt>
                <c:pt idx="776">
                  <c:v>184.32</c:v>
                </c:pt>
                <c:pt idx="777">
                  <c:v>271.95999999999998</c:v>
                </c:pt>
                <c:pt idx="778">
                  <c:v>147.21</c:v>
                </c:pt>
                <c:pt idx="779">
                  <c:v>104.7</c:v>
                </c:pt>
                <c:pt idx="780">
                  <c:v>94.21</c:v>
                </c:pt>
                <c:pt idx="781">
                  <c:v>77.650000000000006</c:v>
                </c:pt>
                <c:pt idx="782">
                  <c:v>44.87</c:v>
                </c:pt>
                <c:pt idx="783">
                  <c:v>44.87</c:v>
                </c:pt>
                <c:pt idx="784">
                  <c:v>44.87</c:v>
                </c:pt>
                <c:pt idx="785">
                  <c:v>44.87</c:v>
                </c:pt>
                <c:pt idx="786">
                  <c:v>20.82</c:v>
                </c:pt>
                <c:pt idx="787">
                  <c:v>270.85000000000002</c:v>
                </c:pt>
                <c:pt idx="788">
                  <c:v>132.30000000000001</c:v>
                </c:pt>
                <c:pt idx="789">
                  <c:v>110.77</c:v>
                </c:pt>
                <c:pt idx="790">
                  <c:v>104.7</c:v>
                </c:pt>
                <c:pt idx="791">
                  <c:v>117.4</c:v>
                </c:pt>
                <c:pt idx="792">
                  <c:v>132.30000000000001</c:v>
                </c:pt>
                <c:pt idx="793">
                  <c:v>113.8</c:v>
                </c:pt>
                <c:pt idx="794">
                  <c:v>87.69</c:v>
                </c:pt>
                <c:pt idx="795">
                  <c:v>99.6</c:v>
                </c:pt>
                <c:pt idx="796">
                  <c:v>99.6</c:v>
                </c:pt>
                <c:pt idx="797">
                  <c:v>78.12</c:v>
                </c:pt>
                <c:pt idx="798">
                  <c:v>63.7</c:v>
                </c:pt>
                <c:pt idx="799">
                  <c:v>49.28</c:v>
                </c:pt>
                <c:pt idx="800">
                  <c:v>49.28</c:v>
                </c:pt>
                <c:pt idx="801">
                  <c:v>49.28</c:v>
                </c:pt>
                <c:pt idx="802">
                  <c:v>49.28</c:v>
                </c:pt>
                <c:pt idx="803">
                  <c:v>44.35</c:v>
                </c:pt>
                <c:pt idx="804">
                  <c:v>39.5</c:v>
                </c:pt>
                <c:pt idx="805">
                  <c:v>31.5</c:v>
                </c:pt>
                <c:pt idx="806">
                  <c:v>23.47</c:v>
                </c:pt>
                <c:pt idx="807">
                  <c:v>23.47</c:v>
                </c:pt>
                <c:pt idx="808">
                  <c:v>23.47</c:v>
                </c:pt>
                <c:pt idx="809">
                  <c:v>23.47</c:v>
                </c:pt>
                <c:pt idx="810">
                  <c:v>19.3</c:v>
                </c:pt>
                <c:pt idx="811">
                  <c:v>19.3</c:v>
                </c:pt>
                <c:pt idx="812">
                  <c:v>19.3</c:v>
                </c:pt>
                <c:pt idx="813">
                  <c:v>19.3</c:v>
                </c:pt>
                <c:pt idx="814">
                  <c:v>19.3</c:v>
                </c:pt>
                <c:pt idx="815">
                  <c:v>19.3</c:v>
                </c:pt>
                <c:pt idx="816">
                  <c:v>23.47</c:v>
                </c:pt>
                <c:pt idx="817">
                  <c:v>23.47</c:v>
                </c:pt>
                <c:pt idx="818">
                  <c:v>19.3</c:v>
                </c:pt>
                <c:pt idx="819">
                  <c:v>19.3</c:v>
                </c:pt>
                <c:pt idx="820">
                  <c:v>23.5</c:v>
                </c:pt>
                <c:pt idx="821">
                  <c:v>23.5</c:v>
                </c:pt>
                <c:pt idx="822">
                  <c:v>23.5</c:v>
                </c:pt>
                <c:pt idx="823">
                  <c:v>15.35</c:v>
                </c:pt>
                <c:pt idx="824">
                  <c:v>23.5</c:v>
                </c:pt>
                <c:pt idx="825">
                  <c:v>23.5</c:v>
                </c:pt>
                <c:pt idx="826">
                  <c:v>13.33</c:v>
                </c:pt>
                <c:pt idx="827">
                  <c:v>13.33</c:v>
                </c:pt>
                <c:pt idx="828">
                  <c:v>13.33</c:v>
                </c:pt>
                <c:pt idx="829">
                  <c:v>13.33</c:v>
                </c:pt>
                <c:pt idx="830">
                  <c:v>13.33</c:v>
                </c:pt>
                <c:pt idx="831">
                  <c:v>13.33</c:v>
                </c:pt>
                <c:pt idx="832">
                  <c:v>13.33</c:v>
                </c:pt>
                <c:pt idx="833">
                  <c:v>12.75</c:v>
                </c:pt>
                <c:pt idx="834">
                  <c:v>12.55</c:v>
                </c:pt>
                <c:pt idx="835">
                  <c:v>12.55</c:v>
                </c:pt>
                <c:pt idx="836">
                  <c:v>13.13</c:v>
                </c:pt>
                <c:pt idx="837">
                  <c:v>11.89</c:v>
                </c:pt>
                <c:pt idx="838">
                  <c:v>11.89</c:v>
                </c:pt>
                <c:pt idx="839">
                  <c:v>11.89</c:v>
                </c:pt>
                <c:pt idx="840">
                  <c:v>11.23</c:v>
                </c:pt>
                <c:pt idx="841">
                  <c:v>11.23</c:v>
                </c:pt>
                <c:pt idx="842">
                  <c:v>10.57</c:v>
                </c:pt>
                <c:pt idx="843">
                  <c:v>10.57</c:v>
                </c:pt>
                <c:pt idx="844">
                  <c:v>9.9</c:v>
                </c:pt>
                <c:pt idx="845">
                  <c:v>9.9</c:v>
                </c:pt>
                <c:pt idx="846">
                  <c:v>9.9</c:v>
                </c:pt>
                <c:pt idx="847">
                  <c:v>9.24</c:v>
                </c:pt>
                <c:pt idx="848">
                  <c:v>9.24</c:v>
                </c:pt>
                <c:pt idx="849">
                  <c:v>9.24</c:v>
                </c:pt>
                <c:pt idx="850">
                  <c:v>8.58</c:v>
                </c:pt>
                <c:pt idx="851">
                  <c:v>8.58</c:v>
                </c:pt>
                <c:pt idx="852">
                  <c:v>8.58</c:v>
                </c:pt>
                <c:pt idx="853">
                  <c:v>8.58</c:v>
                </c:pt>
                <c:pt idx="854">
                  <c:v>8.0299999999999994</c:v>
                </c:pt>
                <c:pt idx="855">
                  <c:v>8.0299999999999994</c:v>
                </c:pt>
                <c:pt idx="856">
                  <c:v>7.27</c:v>
                </c:pt>
                <c:pt idx="857">
                  <c:v>7.27</c:v>
                </c:pt>
                <c:pt idx="858">
                  <c:v>7.27</c:v>
                </c:pt>
                <c:pt idx="859">
                  <c:v>6.72</c:v>
                </c:pt>
                <c:pt idx="860">
                  <c:v>6.72</c:v>
                </c:pt>
                <c:pt idx="861">
                  <c:v>6.72</c:v>
                </c:pt>
                <c:pt idx="862">
                  <c:v>6.72</c:v>
                </c:pt>
                <c:pt idx="863">
                  <c:v>6.06</c:v>
                </c:pt>
                <c:pt idx="864">
                  <c:v>5.84</c:v>
                </c:pt>
                <c:pt idx="865">
                  <c:v>5.84</c:v>
                </c:pt>
                <c:pt idx="866">
                  <c:v>5.84</c:v>
                </c:pt>
                <c:pt idx="867">
                  <c:v>5.84</c:v>
                </c:pt>
                <c:pt idx="868">
                  <c:v>5.84</c:v>
                </c:pt>
                <c:pt idx="869">
                  <c:v>5.84</c:v>
                </c:pt>
                <c:pt idx="870">
                  <c:v>5.84</c:v>
                </c:pt>
                <c:pt idx="871">
                  <c:v>5.84</c:v>
                </c:pt>
                <c:pt idx="872">
                  <c:v>5.84</c:v>
                </c:pt>
                <c:pt idx="873">
                  <c:v>5.29</c:v>
                </c:pt>
                <c:pt idx="874">
                  <c:v>5.29</c:v>
                </c:pt>
                <c:pt idx="875">
                  <c:v>5.29</c:v>
                </c:pt>
                <c:pt idx="876">
                  <c:v>5.29</c:v>
                </c:pt>
                <c:pt idx="877">
                  <c:v>4.96</c:v>
                </c:pt>
                <c:pt idx="878">
                  <c:v>5.29</c:v>
                </c:pt>
                <c:pt idx="879">
                  <c:v>4.8499999999999996</c:v>
                </c:pt>
                <c:pt idx="880">
                  <c:v>4.51</c:v>
                </c:pt>
                <c:pt idx="881">
                  <c:v>5.84</c:v>
                </c:pt>
                <c:pt idx="882">
                  <c:v>5.84</c:v>
                </c:pt>
                <c:pt idx="883">
                  <c:v>5.29</c:v>
                </c:pt>
                <c:pt idx="884">
                  <c:v>5.29</c:v>
                </c:pt>
                <c:pt idx="885">
                  <c:v>5.24</c:v>
                </c:pt>
                <c:pt idx="886">
                  <c:v>5.24</c:v>
                </c:pt>
                <c:pt idx="887">
                  <c:v>5.24</c:v>
                </c:pt>
                <c:pt idx="888">
                  <c:v>4.8099999999999996</c:v>
                </c:pt>
                <c:pt idx="889">
                  <c:v>4.8099999999999996</c:v>
                </c:pt>
                <c:pt idx="890">
                  <c:v>4.8099999999999996</c:v>
                </c:pt>
                <c:pt idx="891">
                  <c:v>4.43</c:v>
                </c:pt>
                <c:pt idx="892">
                  <c:v>4.43</c:v>
                </c:pt>
                <c:pt idx="893">
                  <c:v>4.43</c:v>
                </c:pt>
                <c:pt idx="894">
                  <c:v>4.43</c:v>
                </c:pt>
                <c:pt idx="895">
                  <c:v>4.43</c:v>
                </c:pt>
                <c:pt idx="896">
                  <c:v>4.08</c:v>
                </c:pt>
                <c:pt idx="897">
                  <c:v>4.08</c:v>
                </c:pt>
                <c:pt idx="898">
                  <c:v>4.08</c:v>
                </c:pt>
                <c:pt idx="899">
                  <c:v>4.08</c:v>
                </c:pt>
                <c:pt idx="900">
                  <c:v>4.08</c:v>
                </c:pt>
                <c:pt idx="901">
                  <c:v>3.76</c:v>
                </c:pt>
                <c:pt idx="902">
                  <c:v>3.76</c:v>
                </c:pt>
                <c:pt idx="903">
                  <c:v>3.31</c:v>
                </c:pt>
                <c:pt idx="904">
                  <c:v>3.31</c:v>
                </c:pt>
                <c:pt idx="905">
                  <c:v>3.31</c:v>
                </c:pt>
                <c:pt idx="906">
                  <c:v>3.31</c:v>
                </c:pt>
                <c:pt idx="907">
                  <c:v>3.31</c:v>
                </c:pt>
                <c:pt idx="908">
                  <c:v>3.2</c:v>
                </c:pt>
                <c:pt idx="909">
                  <c:v>3.2</c:v>
                </c:pt>
                <c:pt idx="910">
                  <c:v>3.2</c:v>
                </c:pt>
                <c:pt idx="911">
                  <c:v>3.2</c:v>
                </c:pt>
                <c:pt idx="912">
                  <c:v>3.2</c:v>
                </c:pt>
                <c:pt idx="913">
                  <c:v>3.2</c:v>
                </c:pt>
                <c:pt idx="914">
                  <c:v>3.2</c:v>
                </c:pt>
                <c:pt idx="915">
                  <c:v>3.1</c:v>
                </c:pt>
                <c:pt idx="916">
                  <c:v>3.1</c:v>
                </c:pt>
                <c:pt idx="917">
                  <c:v>3.1</c:v>
                </c:pt>
                <c:pt idx="918">
                  <c:v>3.1</c:v>
                </c:pt>
                <c:pt idx="919">
                  <c:v>3.1</c:v>
                </c:pt>
                <c:pt idx="920">
                  <c:v>3.1</c:v>
                </c:pt>
                <c:pt idx="921">
                  <c:v>3.1</c:v>
                </c:pt>
                <c:pt idx="922">
                  <c:v>3.1</c:v>
                </c:pt>
                <c:pt idx="923">
                  <c:v>3.1</c:v>
                </c:pt>
                <c:pt idx="924">
                  <c:v>3.1</c:v>
                </c:pt>
                <c:pt idx="925">
                  <c:v>3.1</c:v>
                </c:pt>
                <c:pt idx="926">
                  <c:v>3</c:v>
                </c:pt>
                <c:pt idx="927">
                  <c:v>2.87</c:v>
                </c:pt>
                <c:pt idx="928">
                  <c:v>2.84</c:v>
                </c:pt>
                <c:pt idx="929">
                  <c:v>2.81</c:v>
                </c:pt>
                <c:pt idx="930">
                  <c:v>2.84</c:v>
                </c:pt>
                <c:pt idx="931">
                  <c:v>2.85</c:v>
                </c:pt>
                <c:pt idx="932">
                  <c:v>2.76</c:v>
                </c:pt>
                <c:pt idx="933">
                  <c:v>2.83</c:v>
                </c:pt>
                <c:pt idx="934">
                  <c:v>2.92</c:v>
                </c:pt>
                <c:pt idx="935">
                  <c:v>2.88</c:v>
                </c:pt>
                <c:pt idx="936">
                  <c:v>2.82</c:v>
                </c:pt>
                <c:pt idx="937">
                  <c:v>2.97</c:v>
                </c:pt>
                <c:pt idx="938">
                  <c:v>3.1</c:v>
                </c:pt>
                <c:pt idx="939">
                  <c:v>3.1</c:v>
                </c:pt>
                <c:pt idx="940">
                  <c:v>3.06</c:v>
                </c:pt>
                <c:pt idx="941">
                  <c:v>3.02</c:v>
                </c:pt>
                <c:pt idx="942">
                  <c:v>2.97</c:v>
                </c:pt>
                <c:pt idx="943">
                  <c:v>3.1</c:v>
                </c:pt>
                <c:pt idx="944">
                  <c:v>3.1</c:v>
                </c:pt>
                <c:pt idx="945">
                  <c:v>8.0500000000000007</c:v>
                </c:pt>
                <c:pt idx="946">
                  <c:v>8.0500000000000007</c:v>
                </c:pt>
                <c:pt idx="947">
                  <c:v>4.71</c:v>
                </c:pt>
                <c:pt idx="948">
                  <c:v>4.71</c:v>
                </c:pt>
                <c:pt idx="949">
                  <c:v>4.71</c:v>
                </c:pt>
                <c:pt idx="950">
                  <c:v>4.33</c:v>
                </c:pt>
                <c:pt idx="951">
                  <c:v>4.33</c:v>
                </c:pt>
                <c:pt idx="952">
                  <c:v>3.87</c:v>
                </c:pt>
                <c:pt idx="953">
                  <c:v>3.21</c:v>
                </c:pt>
                <c:pt idx="954">
                  <c:v>3.21</c:v>
                </c:pt>
                <c:pt idx="955">
                  <c:v>3.21</c:v>
                </c:pt>
                <c:pt idx="956">
                  <c:v>3.21</c:v>
                </c:pt>
                <c:pt idx="957">
                  <c:v>4.33</c:v>
                </c:pt>
                <c:pt idx="958">
                  <c:v>5.46</c:v>
                </c:pt>
                <c:pt idx="959">
                  <c:v>4.1500000000000004</c:v>
                </c:pt>
                <c:pt idx="960">
                  <c:v>4.1500000000000004</c:v>
                </c:pt>
                <c:pt idx="961">
                  <c:v>4.1500000000000004</c:v>
                </c:pt>
                <c:pt idx="962">
                  <c:v>3.66</c:v>
                </c:pt>
                <c:pt idx="963">
                  <c:v>3.54</c:v>
                </c:pt>
                <c:pt idx="964">
                  <c:v>3.66</c:v>
                </c:pt>
                <c:pt idx="965">
                  <c:v>3.54</c:v>
                </c:pt>
                <c:pt idx="966">
                  <c:v>3.21</c:v>
                </c:pt>
                <c:pt idx="967">
                  <c:v>3.1</c:v>
                </c:pt>
                <c:pt idx="968">
                  <c:v>3.1</c:v>
                </c:pt>
                <c:pt idx="969">
                  <c:v>3.1</c:v>
                </c:pt>
                <c:pt idx="970">
                  <c:v>3.1</c:v>
                </c:pt>
                <c:pt idx="971">
                  <c:v>3.1</c:v>
                </c:pt>
                <c:pt idx="972">
                  <c:v>5.46</c:v>
                </c:pt>
                <c:pt idx="973">
                  <c:v>4.79</c:v>
                </c:pt>
                <c:pt idx="974">
                  <c:v>3.13</c:v>
                </c:pt>
                <c:pt idx="975">
                  <c:v>3.1</c:v>
                </c:pt>
                <c:pt idx="976">
                  <c:v>3.1</c:v>
                </c:pt>
                <c:pt idx="977">
                  <c:v>3.1</c:v>
                </c:pt>
                <c:pt idx="978">
                  <c:v>3.1</c:v>
                </c:pt>
                <c:pt idx="979">
                  <c:v>3.1</c:v>
                </c:pt>
                <c:pt idx="980">
                  <c:v>2.8</c:v>
                </c:pt>
                <c:pt idx="981">
                  <c:v>2.7</c:v>
                </c:pt>
                <c:pt idx="982">
                  <c:v>2.65</c:v>
                </c:pt>
                <c:pt idx="983">
                  <c:v>2.6</c:v>
                </c:pt>
                <c:pt idx="984">
                  <c:v>2.57</c:v>
                </c:pt>
                <c:pt idx="985">
                  <c:v>2.4</c:v>
                </c:pt>
                <c:pt idx="986">
                  <c:v>2.7</c:v>
                </c:pt>
                <c:pt idx="987">
                  <c:v>2.58</c:v>
                </c:pt>
                <c:pt idx="988">
                  <c:v>2.4500000000000002</c:v>
                </c:pt>
                <c:pt idx="989">
                  <c:v>2.29</c:v>
                </c:pt>
                <c:pt idx="990">
                  <c:v>2.25</c:v>
                </c:pt>
                <c:pt idx="991">
                  <c:v>2.15</c:v>
                </c:pt>
                <c:pt idx="992">
                  <c:v>2.0099999999999998</c:v>
                </c:pt>
                <c:pt idx="993">
                  <c:v>2.13</c:v>
                </c:pt>
                <c:pt idx="994">
                  <c:v>2.99</c:v>
                </c:pt>
                <c:pt idx="995">
                  <c:v>2.5499999999999998</c:v>
                </c:pt>
                <c:pt idx="996">
                  <c:v>2.33</c:v>
                </c:pt>
                <c:pt idx="997">
                  <c:v>2.11</c:v>
                </c:pt>
                <c:pt idx="998">
                  <c:v>2</c:v>
                </c:pt>
                <c:pt idx="999">
                  <c:v>2</c:v>
                </c:pt>
                <c:pt idx="1000">
                  <c:v>2</c:v>
                </c:pt>
                <c:pt idx="1001">
                  <c:v>2</c:v>
                </c:pt>
                <c:pt idx="1002">
                  <c:v>2.7</c:v>
                </c:pt>
                <c:pt idx="1003">
                  <c:v>3.15</c:v>
                </c:pt>
                <c:pt idx="1004">
                  <c:v>3.03</c:v>
                </c:pt>
                <c:pt idx="1005">
                  <c:v>2.63</c:v>
                </c:pt>
                <c:pt idx="1006">
                  <c:v>2.42</c:v>
                </c:pt>
                <c:pt idx="1007">
                  <c:v>2.3199999999999998</c:v>
                </c:pt>
                <c:pt idx="1008">
                  <c:v>2.73</c:v>
                </c:pt>
                <c:pt idx="1009">
                  <c:v>3.25</c:v>
                </c:pt>
                <c:pt idx="1010">
                  <c:v>3.01</c:v>
                </c:pt>
                <c:pt idx="1011">
                  <c:v>2.72</c:v>
                </c:pt>
                <c:pt idx="1012">
                  <c:v>3.1</c:v>
                </c:pt>
                <c:pt idx="1013">
                  <c:v>8.01</c:v>
                </c:pt>
                <c:pt idx="1014">
                  <c:v>6.03</c:v>
                </c:pt>
                <c:pt idx="1015">
                  <c:v>4.3099999999999996</c:v>
                </c:pt>
                <c:pt idx="1016">
                  <c:v>4.3099999999999996</c:v>
                </c:pt>
                <c:pt idx="1017">
                  <c:v>5.42</c:v>
                </c:pt>
                <c:pt idx="1018">
                  <c:v>3.99</c:v>
                </c:pt>
                <c:pt idx="1019">
                  <c:v>3.1</c:v>
                </c:pt>
                <c:pt idx="1020">
                  <c:v>3.71</c:v>
                </c:pt>
                <c:pt idx="1021">
                  <c:v>2.98</c:v>
                </c:pt>
                <c:pt idx="1022">
                  <c:v>2.78</c:v>
                </c:pt>
                <c:pt idx="1023">
                  <c:v>2.93</c:v>
                </c:pt>
                <c:pt idx="1024">
                  <c:v>2.81</c:v>
                </c:pt>
                <c:pt idx="1025">
                  <c:v>2.84</c:v>
                </c:pt>
                <c:pt idx="1026">
                  <c:v>2.79</c:v>
                </c:pt>
                <c:pt idx="1027">
                  <c:v>4.1500000000000004</c:v>
                </c:pt>
                <c:pt idx="1028">
                  <c:v>5.42</c:v>
                </c:pt>
                <c:pt idx="1029">
                  <c:v>5.09</c:v>
                </c:pt>
                <c:pt idx="1030">
                  <c:v>3.1</c:v>
                </c:pt>
                <c:pt idx="1031">
                  <c:v>3.71</c:v>
                </c:pt>
                <c:pt idx="1032">
                  <c:v>16.899999999999999</c:v>
                </c:pt>
                <c:pt idx="1033">
                  <c:v>12.26</c:v>
                </c:pt>
                <c:pt idx="1034">
                  <c:v>4.54</c:v>
                </c:pt>
                <c:pt idx="1035">
                  <c:v>7.18</c:v>
                </c:pt>
                <c:pt idx="1036">
                  <c:v>6.63</c:v>
                </c:pt>
                <c:pt idx="1037">
                  <c:v>8.6199999999999992</c:v>
                </c:pt>
                <c:pt idx="1038">
                  <c:v>5.31</c:v>
                </c:pt>
                <c:pt idx="1039">
                  <c:v>4.3099999999999996</c:v>
                </c:pt>
                <c:pt idx="1040">
                  <c:v>9.06</c:v>
                </c:pt>
                <c:pt idx="1041">
                  <c:v>5.31</c:v>
                </c:pt>
                <c:pt idx="1042">
                  <c:v>10.39</c:v>
                </c:pt>
                <c:pt idx="1043">
                  <c:v>8.18</c:v>
                </c:pt>
                <c:pt idx="1044">
                  <c:v>6.63</c:v>
                </c:pt>
                <c:pt idx="1045">
                  <c:v>5.47</c:v>
                </c:pt>
                <c:pt idx="1046">
                  <c:v>4.37</c:v>
                </c:pt>
                <c:pt idx="1047">
                  <c:v>4.37</c:v>
                </c:pt>
                <c:pt idx="1048">
                  <c:v>3.31</c:v>
                </c:pt>
                <c:pt idx="1049">
                  <c:v>2.99</c:v>
                </c:pt>
                <c:pt idx="1050">
                  <c:v>2.66</c:v>
                </c:pt>
                <c:pt idx="1051">
                  <c:v>2.42</c:v>
                </c:pt>
                <c:pt idx="1052">
                  <c:v>2.4500000000000002</c:v>
                </c:pt>
                <c:pt idx="1053">
                  <c:v>2.4300000000000002</c:v>
                </c:pt>
                <c:pt idx="1054">
                  <c:v>3.44</c:v>
                </c:pt>
                <c:pt idx="1055">
                  <c:v>3.82</c:v>
                </c:pt>
                <c:pt idx="1056">
                  <c:v>4.1500000000000004</c:v>
                </c:pt>
                <c:pt idx="1057">
                  <c:v>14.91</c:v>
                </c:pt>
                <c:pt idx="1058">
                  <c:v>12.93</c:v>
                </c:pt>
                <c:pt idx="1059">
                  <c:v>23.91</c:v>
                </c:pt>
                <c:pt idx="1060">
                  <c:v>31.64</c:v>
                </c:pt>
                <c:pt idx="1061">
                  <c:v>49.3</c:v>
                </c:pt>
                <c:pt idx="1062">
                  <c:v>26.06</c:v>
                </c:pt>
                <c:pt idx="1063">
                  <c:v>17.07</c:v>
                </c:pt>
                <c:pt idx="1064">
                  <c:v>102.38</c:v>
                </c:pt>
                <c:pt idx="1065">
                  <c:v>26.06</c:v>
                </c:pt>
                <c:pt idx="1066">
                  <c:v>48.76</c:v>
                </c:pt>
                <c:pt idx="1067">
                  <c:v>26.57</c:v>
                </c:pt>
                <c:pt idx="1068">
                  <c:v>10.17</c:v>
                </c:pt>
                <c:pt idx="1069">
                  <c:v>5.76</c:v>
                </c:pt>
                <c:pt idx="1070">
                  <c:v>19.559999999999999</c:v>
                </c:pt>
                <c:pt idx="1071">
                  <c:v>30.05</c:v>
                </c:pt>
                <c:pt idx="1072">
                  <c:v>11.83</c:v>
                </c:pt>
                <c:pt idx="1073">
                  <c:v>11.83</c:v>
                </c:pt>
                <c:pt idx="1074">
                  <c:v>27.84</c:v>
                </c:pt>
                <c:pt idx="1075">
                  <c:v>13.49</c:v>
                </c:pt>
                <c:pt idx="1076">
                  <c:v>15.42</c:v>
                </c:pt>
                <c:pt idx="1077">
                  <c:v>13.49</c:v>
                </c:pt>
                <c:pt idx="1078">
                  <c:v>8.9600000000000009</c:v>
                </c:pt>
                <c:pt idx="1079">
                  <c:v>44.95</c:v>
                </c:pt>
                <c:pt idx="1080">
                  <c:v>26.57</c:v>
                </c:pt>
                <c:pt idx="1081">
                  <c:v>15.42</c:v>
                </c:pt>
                <c:pt idx="1082">
                  <c:v>19.5</c:v>
                </c:pt>
                <c:pt idx="1083">
                  <c:v>17.57</c:v>
                </c:pt>
                <c:pt idx="1084">
                  <c:v>17.57</c:v>
                </c:pt>
                <c:pt idx="1085">
                  <c:v>15.42</c:v>
                </c:pt>
                <c:pt idx="1086">
                  <c:v>21.66</c:v>
                </c:pt>
                <c:pt idx="1087">
                  <c:v>26.57</c:v>
                </c:pt>
                <c:pt idx="1088">
                  <c:v>19.5</c:v>
                </c:pt>
                <c:pt idx="1089">
                  <c:v>24.19</c:v>
                </c:pt>
                <c:pt idx="1090">
                  <c:v>24.19</c:v>
                </c:pt>
                <c:pt idx="1091">
                  <c:v>24.19</c:v>
                </c:pt>
                <c:pt idx="1092">
                  <c:v>44.01</c:v>
                </c:pt>
                <c:pt idx="1093">
                  <c:v>162.13999999999999</c:v>
                </c:pt>
                <c:pt idx="1094">
                  <c:v>240.91</c:v>
                </c:pt>
                <c:pt idx="1095">
                  <c:v>91.04</c:v>
                </c:pt>
                <c:pt idx="1096">
                  <c:v>75.31</c:v>
                </c:pt>
                <c:pt idx="1097">
                  <c:v>37.06</c:v>
                </c:pt>
                <c:pt idx="1098">
                  <c:v>43.17</c:v>
                </c:pt>
                <c:pt idx="1099">
                  <c:v>38.270000000000003</c:v>
                </c:pt>
                <c:pt idx="1100">
                  <c:v>19.52</c:v>
                </c:pt>
                <c:pt idx="1101">
                  <c:v>211.03</c:v>
                </c:pt>
                <c:pt idx="1102">
                  <c:v>183.99</c:v>
                </c:pt>
                <c:pt idx="1103">
                  <c:v>122.43</c:v>
                </c:pt>
                <c:pt idx="1104">
                  <c:v>83.01</c:v>
                </c:pt>
                <c:pt idx="1105">
                  <c:v>160.16</c:v>
                </c:pt>
                <c:pt idx="1106">
                  <c:v>98.25</c:v>
                </c:pt>
                <c:pt idx="1107">
                  <c:v>144.46</c:v>
                </c:pt>
                <c:pt idx="1108">
                  <c:v>187.41</c:v>
                </c:pt>
                <c:pt idx="1109">
                  <c:v>157.93</c:v>
                </c:pt>
                <c:pt idx="1110">
                  <c:v>87.81</c:v>
                </c:pt>
                <c:pt idx="1111">
                  <c:v>113.95</c:v>
                </c:pt>
                <c:pt idx="1112">
                  <c:v>98.25</c:v>
                </c:pt>
                <c:pt idx="1113">
                  <c:v>167.55</c:v>
                </c:pt>
                <c:pt idx="1114">
                  <c:v>90.18</c:v>
                </c:pt>
                <c:pt idx="1115">
                  <c:v>90.18</c:v>
                </c:pt>
                <c:pt idx="1116">
                  <c:v>55.39</c:v>
                </c:pt>
                <c:pt idx="1117">
                  <c:v>48.72</c:v>
                </c:pt>
                <c:pt idx="1118">
                  <c:v>31.48</c:v>
                </c:pt>
                <c:pt idx="1119">
                  <c:v>21.69</c:v>
                </c:pt>
                <c:pt idx="1120">
                  <c:v>21.88</c:v>
                </c:pt>
                <c:pt idx="1121">
                  <c:v>24.05</c:v>
                </c:pt>
                <c:pt idx="1122">
                  <c:v>21.69</c:v>
                </c:pt>
                <c:pt idx="1123">
                  <c:v>21.69</c:v>
                </c:pt>
                <c:pt idx="1124">
                  <c:v>44.95</c:v>
                </c:pt>
                <c:pt idx="1125">
                  <c:v>28.94</c:v>
                </c:pt>
                <c:pt idx="1126">
                  <c:v>26.41</c:v>
                </c:pt>
                <c:pt idx="1127">
                  <c:v>26.41</c:v>
                </c:pt>
                <c:pt idx="1128">
                  <c:v>162.4</c:v>
                </c:pt>
                <c:pt idx="1129">
                  <c:v>68.209999999999994</c:v>
                </c:pt>
                <c:pt idx="1130">
                  <c:v>58.13</c:v>
                </c:pt>
                <c:pt idx="1131">
                  <c:v>42.58</c:v>
                </c:pt>
                <c:pt idx="1132">
                  <c:v>37.03</c:v>
                </c:pt>
                <c:pt idx="1133">
                  <c:v>31.48</c:v>
                </c:pt>
                <c:pt idx="1134">
                  <c:v>26.58</c:v>
                </c:pt>
                <c:pt idx="1135">
                  <c:v>32.14</c:v>
                </c:pt>
                <c:pt idx="1136">
                  <c:v>162.4</c:v>
                </c:pt>
                <c:pt idx="1137">
                  <c:v>48.72</c:v>
                </c:pt>
                <c:pt idx="1138">
                  <c:v>42.58</c:v>
                </c:pt>
                <c:pt idx="1139">
                  <c:v>68.7</c:v>
                </c:pt>
                <c:pt idx="1140">
                  <c:v>62.56</c:v>
                </c:pt>
                <c:pt idx="1141">
                  <c:v>55.39</c:v>
                </c:pt>
                <c:pt idx="1142">
                  <c:v>30.7</c:v>
                </c:pt>
                <c:pt idx="1143">
                  <c:v>323.16000000000003</c:v>
                </c:pt>
                <c:pt idx="1144">
                  <c:v>144.46</c:v>
                </c:pt>
                <c:pt idx="1145">
                  <c:v>75.38</c:v>
                </c:pt>
                <c:pt idx="1146">
                  <c:v>285.08</c:v>
                </c:pt>
                <c:pt idx="1147">
                  <c:v>136.47999999999999</c:v>
                </c:pt>
                <c:pt idx="1148">
                  <c:v>170.47</c:v>
                </c:pt>
                <c:pt idx="1149">
                  <c:v>239.56</c:v>
                </c:pt>
                <c:pt idx="1150">
                  <c:v>152.09</c:v>
                </c:pt>
                <c:pt idx="1151">
                  <c:v>160.16</c:v>
                </c:pt>
                <c:pt idx="1152">
                  <c:v>152.09</c:v>
                </c:pt>
                <c:pt idx="1153">
                  <c:v>82.55</c:v>
                </c:pt>
                <c:pt idx="1154">
                  <c:v>61.53</c:v>
                </c:pt>
                <c:pt idx="1155">
                  <c:v>51.72</c:v>
                </c:pt>
                <c:pt idx="1156">
                  <c:v>99.56</c:v>
                </c:pt>
                <c:pt idx="1157">
                  <c:v>144.46</c:v>
                </c:pt>
                <c:pt idx="1158">
                  <c:v>54.99</c:v>
                </c:pt>
                <c:pt idx="1159">
                  <c:v>39.729999999999997</c:v>
                </c:pt>
                <c:pt idx="1160">
                  <c:v>26.58</c:v>
                </c:pt>
                <c:pt idx="1161">
                  <c:v>40.630000000000003</c:v>
                </c:pt>
                <c:pt idx="1162">
                  <c:v>26.58</c:v>
                </c:pt>
                <c:pt idx="1163">
                  <c:v>24.05</c:v>
                </c:pt>
                <c:pt idx="1164">
                  <c:v>26.58</c:v>
                </c:pt>
                <c:pt idx="1165">
                  <c:v>21.69</c:v>
                </c:pt>
                <c:pt idx="1166">
                  <c:v>21.69</c:v>
                </c:pt>
                <c:pt idx="1167">
                  <c:v>17.350000000000001</c:v>
                </c:pt>
                <c:pt idx="1168">
                  <c:v>52.12</c:v>
                </c:pt>
                <c:pt idx="1169">
                  <c:v>73.2</c:v>
                </c:pt>
                <c:pt idx="1170">
                  <c:v>45.87</c:v>
                </c:pt>
                <c:pt idx="1171">
                  <c:v>28.94</c:v>
                </c:pt>
                <c:pt idx="1172">
                  <c:v>221.75</c:v>
                </c:pt>
                <c:pt idx="1173">
                  <c:v>106.45</c:v>
                </c:pt>
                <c:pt idx="1174">
                  <c:v>68.7</c:v>
                </c:pt>
                <c:pt idx="1175">
                  <c:v>45.87</c:v>
                </c:pt>
                <c:pt idx="1176">
                  <c:v>28.94</c:v>
                </c:pt>
                <c:pt idx="1177">
                  <c:v>24.05</c:v>
                </c:pt>
                <c:pt idx="1178">
                  <c:v>21.69</c:v>
                </c:pt>
                <c:pt idx="1179">
                  <c:v>21.69</c:v>
                </c:pt>
                <c:pt idx="1180">
                  <c:v>21.69</c:v>
                </c:pt>
                <c:pt idx="1181">
                  <c:v>21.69</c:v>
                </c:pt>
                <c:pt idx="1182">
                  <c:v>17.350000000000001</c:v>
                </c:pt>
                <c:pt idx="1183">
                  <c:v>17.350000000000001</c:v>
                </c:pt>
                <c:pt idx="1184">
                  <c:v>21.69</c:v>
                </c:pt>
                <c:pt idx="1185">
                  <c:v>19.52</c:v>
                </c:pt>
                <c:pt idx="1186">
                  <c:v>16.149999999999999</c:v>
                </c:pt>
                <c:pt idx="1187">
                  <c:v>15.39</c:v>
                </c:pt>
                <c:pt idx="1188">
                  <c:v>15.39</c:v>
                </c:pt>
                <c:pt idx="1189">
                  <c:v>31.48</c:v>
                </c:pt>
                <c:pt idx="1190">
                  <c:v>21.69</c:v>
                </c:pt>
                <c:pt idx="1191">
                  <c:v>23.55</c:v>
                </c:pt>
                <c:pt idx="1192">
                  <c:v>23.55</c:v>
                </c:pt>
                <c:pt idx="1193">
                  <c:v>19.21</c:v>
                </c:pt>
                <c:pt idx="1194">
                  <c:v>17.59</c:v>
                </c:pt>
                <c:pt idx="1195">
                  <c:v>16.8</c:v>
                </c:pt>
                <c:pt idx="1196">
                  <c:v>16.8</c:v>
                </c:pt>
                <c:pt idx="1197">
                  <c:v>15.66</c:v>
                </c:pt>
                <c:pt idx="1198">
                  <c:v>15.28</c:v>
                </c:pt>
                <c:pt idx="1199">
                  <c:v>15.28</c:v>
                </c:pt>
                <c:pt idx="1200">
                  <c:v>15.28</c:v>
                </c:pt>
                <c:pt idx="1201">
                  <c:v>15.28</c:v>
                </c:pt>
                <c:pt idx="1202">
                  <c:v>15.28</c:v>
                </c:pt>
                <c:pt idx="1203">
                  <c:v>15.28</c:v>
                </c:pt>
                <c:pt idx="1204">
                  <c:v>15.28</c:v>
                </c:pt>
                <c:pt idx="1205">
                  <c:v>15.28</c:v>
                </c:pt>
                <c:pt idx="1206">
                  <c:v>15.28</c:v>
                </c:pt>
                <c:pt idx="1207">
                  <c:v>15.28</c:v>
                </c:pt>
                <c:pt idx="1208">
                  <c:v>15.28</c:v>
                </c:pt>
                <c:pt idx="1209">
                  <c:v>15.28</c:v>
                </c:pt>
                <c:pt idx="1210">
                  <c:v>15.28</c:v>
                </c:pt>
                <c:pt idx="1211">
                  <c:v>15.28</c:v>
                </c:pt>
                <c:pt idx="1212">
                  <c:v>14.92</c:v>
                </c:pt>
                <c:pt idx="1213">
                  <c:v>14.55</c:v>
                </c:pt>
                <c:pt idx="1214">
                  <c:v>14.55</c:v>
                </c:pt>
                <c:pt idx="1215">
                  <c:v>14.55</c:v>
                </c:pt>
                <c:pt idx="1216">
                  <c:v>14.55</c:v>
                </c:pt>
                <c:pt idx="1217">
                  <c:v>14.55</c:v>
                </c:pt>
                <c:pt idx="1218">
                  <c:v>13.84</c:v>
                </c:pt>
                <c:pt idx="1219">
                  <c:v>13.84</c:v>
                </c:pt>
                <c:pt idx="1220">
                  <c:v>13.84</c:v>
                </c:pt>
                <c:pt idx="1221">
                  <c:v>11.24</c:v>
                </c:pt>
                <c:pt idx="1222">
                  <c:v>10.9</c:v>
                </c:pt>
                <c:pt idx="1223">
                  <c:v>10.57</c:v>
                </c:pt>
                <c:pt idx="1224">
                  <c:v>10.24</c:v>
                </c:pt>
                <c:pt idx="1225">
                  <c:v>9.91</c:v>
                </c:pt>
                <c:pt idx="1226">
                  <c:v>9.2799999999999994</c:v>
                </c:pt>
                <c:pt idx="1227">
                  <c:v>9.2799999999999994</c:v>
                </c:pt>
                <c:pt idx="1228">
                  <c:v>8.67</c:v>
                </c:pt>
                <c:pt idx="1229">
                  <c:v>8.67</c:v>
                </c:pt>
                <c:pt idx="1230">
                  <c:v>8.3800000000000008</c:v>
                </c:pt>
                <c:pt idx="1231">
                  <c:v>8.09</c:v>
                </c:pt>
                <c:pt idx="1232">
                  <c:v>8.09</c:v>
                </c:pt>
                <c:pt idx="1233">
                  <c:v>7.81</c:v>
                </c:pt>
                <c:pt idx="1234">
                  <c:v>7.53</c:v>
                </c:pt>
                <c:pt idx="1235">
                  <c:v>7.53</c:v>
                </c:pt>
                <c:pt idx="1236">
                  <c:v>7.53</c:v>
                </c:pt>
                <c:pt idx="1237">
                  <c:v>7.53</c:v>
                </c:pt>
                <c:pt idx="1238">
                  <c:v>6.99</c:v>
                </c:pt>
                <c:pt idx="1239">
                  <c:v>6.99</c:v>
                </c:pt>
                <c:pt idx="1240">
                  <c:v>6.99</c:v>
                </c:pt>
                <c:pt idx="1241">
                  <c:v>6.99</c:v>
                </c:pt>
                <c:pt idx="1242">
                  <c:v>6.99</c:v>
                </c:pt>
                <c:pt idx="1243">
                  <c:v>6.74</c:v>
                </c:pt>
                <c:pt idx="1244">
                  <c:v>6.48</c:v>
                </c:pt>
                <c:pt idx="1245">
                  <c:v>6.48</c:v>
                </c:pt>
                <c:pt idx="1246">
                  <c:v>6.24</c:v>
                </c:pt>
                <c:pt idx="1247">
                  <c:v>6</c:v>
                </c:pt>
                <c:pt idx="1248">
                  <c:v>5.77</c:v>
                </c:pt>
                <c:pt idx="1249">
                  <c:v>5.54</c:v>
                </c:pt>
                <c:pt idx="1250">
                  <c:v>5.54</c:v>
                </c:pt>
                <c:pt idx="1251">
                  <c:v>5.54</c:v>
                </c:pt>
                <c:pt idx="1252">
                  <c:v>5.54</c:v>
                </c:pt>
                <c:pt idx="1253">
                  <c:v>5.54</c:v>
                </c:pt>
                <c:pt idx="1254">
                  <c:v>5.54</c:v>
                </c:pt>
                <c:pt idx="1255">
                  <c:v>5.54</c:v>
                </c:pt>
                <c:pt idx="1256">
                  <c:v>5.54</c:v>
                </c:pt>
                <c:pt idx="1257">
                  <c:v>5.54</c:v>
                </c:pt>
                <c:pt idx="1258">
                  <c:v>5.33</c:v>
                </c:pt>
                <c:pt idx="1259">
                  <c:v>5.12</c:v>
                </c:pt>
                <c:pt idx="1260">
                  <c:v>5.12</c:v>
                </c:pt>
                <c:pt idx="1261">
                  <c:v>5.12</c:v>
                </c:pt>
                <c:pt idx="1262">
                  <c:v>5.56</c:v>
                </c:pt>
                <c:pt idx="1263">
                  <c:v>4.7300000000000004</c:v>
                </c:pt>
                <c:pt idx="1264">
                  <c:v>4.7300000000000004</c:v>
                </c:pt>
                <c:pt idx="1265">
                  <c:v>4.7300000000000004</c:v>
                </c:pt>
                <c:pt idx="1266">
                  <c:v>4.7300000000000004</c:v>
                </c:pt>
                <c:pt idx="1267">
                  <c:v>4.7300000000000004</c:v>
                </c:pt>
                <c:pt idx="1268">
                  <c:v>4.7300000000000004</c:v>
                </c:pt>
                <c:pt idx="1269">
                  <c:v>4.7300000000000004</c:v>
                </c:pt>
                <c:pt idx="1270">
                  <c:v>4.7300000000000004</c:v>
                </c:pt>
                <c:pt idx="1271">
                  <c:v>4.7300000000000004</c:v>
                </c:pt>
                <c:pt idx="1272">
                  <c:v>4.7300000000000004</c:v>
                </c:pt>
                <c:pt idx="1273">
                  <c:v>4.7300000000000004</c:v>
                </c:pt>
                <c:pt idx="1274">
                  <c:v>4.7300000000000004</c:v>
                </c:pt>
                <c:pt idx="1275">
                  <c:v>4.7300000000000004</c:v>
                </c:pt>
                <c:pt idx="1276">
                  <c:v>4.5599999999999996</c:v>
                </c:pt>
                <c:pt idx="1277">
                  <c:v>4.38</c:v>
                </c:pt>
                <c:pt idx="1278">
                  <c:v>4.38</c:v>
                </c:pt>
                <c:pt idx="1279">
                  <c:v>4.07</c:v>
                </c:pt>
                <c:pt idx="1280">
                  <c:v>3.77</c:v>
                </c:pt>
                <c:pt idx="1281">
                  <c:v>4.0999999999999996</c:v>
                </c:pt>
                <c:pt idx="1282">
                  <c:v>3.77</c:v>
                </c:pt>
                <c:pt idx="1283">
                  <c:v>6.19</c:v>
                </c:pt>
                <c:pt idx="1284">
                  <c:v>5.7</c:v>
                </c:pt>
                <c:pt idx="1285">
                  <c:v>6.69</c:v>
                </c:pt>
                <c:pt idx="1286">
                  <c:v>5.03</c:v>
                </c:pt>
                <c:pt idx="1287">
                  <c:v>4.82</c:v>
                </c:pt>
                <c:pt idx="1288">
                  <c:v>4.82</c:v>
                </c:pt>
                <c:pt idx="1289">
                  <c:v>5.7</c:v>
                </c:pt>
                <c:pt idx="1290">
                  <c:v>4.82</c:v>
                </c:pt>
                <c:pt idx="1291">
                  <c:v>4.63</c:v>
                </c:pt>
                <c:pt idx="1292">
                  <c:v>4.43</c:v>
                </c:pt>
                <c:pt idx="1293">
                  <c:v>4.43</c:v>
                </c:pt>
                <c:pt idx="1294">
                  <c:v>4.26</c:v>
                </c:pt>
                <c:pt idx="1295">
                  <c:v>4.08</c:v>
                </c:pt>
                <c:pt idx="1296">
                  <c:v>3.97</c:v>
                </c:pt>
                <c:pt idx="1297">
                  <c:v>3.97</c:v>
                </c:pt>
                <c:pt idx="1298">
                  <c:v>3.8</c:v>
                </c:pt>
                <c:pt idx="1299">
                  <c:v>3.41</c:v>
                </c:pt>
                <c:pt idx="1300">
                  <c:v>3.31</c:v>
                </c:pt>
                <c:pt idx="1301">
                  <c:v>3.31</c:v>
                </c:pt>
                <c:pt idx="1302">
                  <c:v>3.31</c:v>
                </c:pt>
                <c:pt idx="1303">
                  <c:v>3.31</c:v>
                </c:pt>
                <c:pt idx="1304">
                  <c:v>3.2</c:v>
                </c:pt>
                <c:pt idx="1305">
                  <c:v>3.2</c:v>
                </c:pt>
                <c:pt idx="1306">
                  <c:v>3.2</c:v>
                </c:pt>
                <c:pt idx="1307">
                  <c:v>3.2</c:v>
                </c:pt>
                <c:pt idx="1308">
                  <c:v>3.2</c:v>
                </c:pt>
                <c:pt idx="1309">
                  <c:v>3.02</c:v>
                </c:pt>
                <c:pt idx="1310">
                  <c:v>3</c:v>
                </c:pt>
                <c:pt idx="1311">
                  <c:v>2.95</c:v>
                </c:pt>
                <c:pt idx="1312">
                  <c:v>3.03</c:v>
                </c:pt>
                <c:pt idx="1313">
                  <c:v>2.96</c:v>
                </c:pt>
                <c:pt idx="1314">
                  <c:v>3</c:v>
                </c:pt>
                <c:pt idx="1315">
                  <c:v>3.02</c:v>
                </c:pt>
                <c:pt idx="1316">
                  <c:v>3.03</c:v>
                </c:pt>
                <c:pt idx="1317">
                  <c:v>2.98</c:v>
                </c:pt>
                <c:pt idx="1318">
                  <c:v>2.91</c:v>
                </c:pt>
                <c:pt idx="1319">
                  <c:v>2.9</c:v>
                </c:pt>
                <c:pt idx="1320">
                  <c:v>2.8</c:v>
                </c:pt>
                <c:pt idx="1321">
                  <c:v>2.71</c:v>
                </c:pt>
                <c:pt idx="1322">
                  <c:v>2.73</c:v>
                </c:pt>
                <c:pt idx="1323">
                  <c:v>2.67</c:v>
                </c:pt>
                <c:pt idx="1324">
                  <c:v>2.67</c:v>
                </c:pt>
                <c:pt idx="1325">
                  <c:v>2.66</c:v>
                </c:pt>
                <c:pt idx="1326">
                  <c:v>2.65</c:v>
                </c:pt>
                <c:pt idx="1327">
                  <c:v>2.64</c:v>
                </c:pt>
                <c:pt idx="1328">
                  <c:v>12.79</c:v>
                </c:pt>
                <c:pt idx="1329">
                  <c:v>3.54</c:v>
                </c:pt>
                <c:pt idx="1330">
                  <c:v>4.2</c:v>
                </c:pt>
                <c:pt idx="1331">
                  <c:v>4</c:v>
                </c:pt>
                <c:pt idx="1332">
                  <c:v>3.54</c:v>
                </c:pt>
                <c:pt idx="1333">
                  <c:v>3.21</c:v>
                </c:pt>
                <c:pt idx="1334">
                  <c:v>3.1</c:v>
                </c:pt>
                <c:pt idx="1335">
                  <c:v>2.96</c:v>
                </c:pt>
                <c:pt idx="1336">
                  <c:v>3.09</c:v>
                </c:pt>
                <c:pt idx="1337">
                  <c:v>2.8</c:v>
                </c:pt>
                <c:pt idx="1338">
                  <c:v>2.72</c:v>
                </c:pt>
                <c:pt idx="1339">
                  <c:v>2.669</c:v>
                </c:pt>
                <c:pt idx="1340">
                  <c:v>2.61</c:v>
                </c:pt>
                <c:pt idx="1341">
                  <c:v>2.84</c:v>
                </c:pt>
                <c:pt idx="1342">
                  <c:v>2.79</c:v>
                </c:pt>
                <c:pt idx="1343">
                  <c:v>2.95</c:v>
                </c:pt>
                <c:pt idx="1344">
                  <c:v>2.93</c:v>
                </c:pt>
                <c:pt idx="1345">
                  <c:v>2.68</c:v>
                </c:pt>
                <c:pt idx="1346">
                  <c:v>2.46</c:v>
                </c:pt>
                <c:pt idx="1347">
                  <c:v>2.25</c:v>
                </c:pt>
                <c:pt idx="1348">
                  <c:v>2.0699999999999998</c:v>
                </c:pt>
                <c:pt idx="1349">
                  <c:v>3.39</c:v>
                </c:pt>
                <c:pt idx="1350">
                  <c:v>2.85</c:v>
                </c:pt>
                <c:pt idx="1351">
                  <c:v>2.68</c:v>
                </c:pt>
                <c:pt idx="1352">
                  <c:v>2.36</c:v>
                </c:pt>
                <c:pt idx="1353">
                  <c:v>2.2999999999999998</c:v>
                </c:pt>
                <c:pt idx="1354">
                  <c:v>2.21</c:v>
                </c:pt>
                <c:pt idx="1355">
                  <c:v>2.12</c:v>
                </c:pt>
                <c:pt idx="1356">
                  <c:v>2.08</c:v>
                </c:pt>
                <c:pt idx="1357">
                  <c:v>2.06</c:v>
                </c:pt>
                <c:pt idx="1358">
                  <c:v>2.0699999999999998</c:v>
                </c:pt>
                <c:pt idx="1359">
                  <c:v>2.15</c:v>
                </c:pt>
                <c:pt idx="1360">
                  <c:v>2.33</c:v>
                </c:pt>
                <c:pt idx="1361">
                  <c:v>2.1</c:v>
                </c:pt>
                <c:pt idx="1362">
                  <c:v>7.78</c:v>
                </c:pt>
                <c:pt idx="1363">
                  <c:v>4.33</c:v>
                </c:pt>
                <c:pt idx="1364">
                  <c:v>3</c:v>
                </c:pt>
                <c:pt idx="1365">
                  <c:v>2.8</c:v>
                </c:pt>
                <c:pt idx="1366">
                  <c:v>3.1</c:v>
                </c:pt>
                <c:pt idx="1367">
                  <c:v>3.1</c:v>
                </c:pt>
                <c:pt idx="1368">
                  <c:v>6.46</c:v>
                </c:pt>
                <c:pt idx="1369">
                  <c:v>5.46</c:v>
                </c:pt>
                <c:pt idx="1370">
                  <c:v>3.87</c:v>
                </c:pt>
                <c:pt idx="1371">
                  <c:v>3.72</c:v>
                </c:pt>
                <c:pt idx="1372">
                  <c:v>3.26</c:v>
                </c:pt>
                <c:pt idx="1373">
                  <c:v>3</c:v>
                </c:pt>
                <c:pt idx="1374">
                  <c:v>2.63</c:v>
                </c:pt>
                <c:pt idx="1375">
                  <c:v>2.4500000000000002</c:v>
                </c:pt>
                <c:pt idx="1376">
                  <c:v>2.31</c:v>
                </c:pt>
                <c:pt idx="1377">
                  <c:v>2.11</c:v>
                </c:pt>
                <c:pt idx="1378">
                  <c:v>2.15</c:v>
                </c:pt>
                <c:pt idx="1379">
                  <c:v>1.72</c:v>
                </c:pt>
                <c:pt idx="1380">
                  <c:v>2.0299999999999998</c:v>
                </c:pt>
                <c:pt idx="1381">
                  <c:v>2.06</c:v>
                </c:pt>
                <c:pt idx="1382">
                  <c:v>1.73</c:v>
                </c:pt>
                <c:pt idx="1383">
                  <c:v>1.23</c:v>
                </c:pt>
                <c:pt idx="1384">
                  <c:v>2.06</c:v>
                </c:pt>
                <c:pt idx="1385">
                  <c:v>1.89</c:v>
                </c:pt>
                <c:pt idx="1386">
                  <c:v>1.93</c:v>
                </c:pt>
                <c:pt idx="1387">
                  <c:v>1.94</c:v>
                </c:pt>
                <c:pt idx="1388">
                  <c:v>2.3199999999999998</c:v>
                </c:pt>
                <c:pt idx="1389">
                  <c:v>3.1</c:v>
                </c:pt>
                <c:pt idx="1390">
                  <c:v>2.8</c:v>
                </c:pt>
                <c:pt idx="1391">
                  <c:v>2.8</c:v>
                </c:pt>
                <c:pt idx="1392">
                  <c:v>2.6</c:v>
                </c:pt>
                <c:pt idx="1393">
                  <c:v>3.87</c:v>
                </c:pt>
                <c:pt idx="1394">
                  <c:v>5.46</c:v>
                </c:pt>
                <c:pt idx="1395">
                  <c:v>4.33</c:v>
                </c:pt>
                <c:pt idx="1396">
                  <c:v>4.79</c:v>
                </c:pt>
                <c:pt idx="1397">
                  <c:v>13.21</c:v>
                </c:pt>
                <c:pt idx="1398">
                  <c:v>6.09</c:v>
                </c:pt>
                <c:pt idx="1399">
                  <c:v>4.16</c:v>
                </c:pt>
                <c:pt idx="1400">
                  <c:v>4.16</c:v>
                </c:pt>
                <c:pt idx="1401">
                  <c:v>3.83</c:v>
                </c:pt>
                <c:pt idx="1402">
                  <c:v>3.26</c:v>
                </c:pt>
                <c:pt idx="1403">
                  <c:v>3.11</c:v>
                </c:pt>
                <c:pt idx="1404">
                  <c:v>3.14</c:v>
                </c:pt>
                <c:pt idx="1405">
                  <c:v>3.1</c:v>
                </c:pt>
                <c:pt idx="1406">
                  <c:v>3.16</c:v>
                </c:pt>
                <c:pt idx="1407">
                  <c:v>6.09</c:v>
                </c:pt>
                <c:pt idx="1408">
                  <c:v>5.87</c:v>
                </c:pt>
                <c:pt idx="1409">
                  <c:v>4.16</c:v>
                </c:pt>
                <c:pt idx="1410">
                  <c:v>4.16</c:v>
                </c:pt>
                <c:pt idx="1411">
                  <c:v>6.09</c:v>
                </c:pt>
                <c:pt idx="1412">
                  <c:v>6.59</c:v>
                </c:pt>
                <c:pt idx="1413">
                  <c:v>7.14</c:v>
                </c:pt>
                <c:pt idx="1414">
                  <c:v>6.86</c:v>
                </c:pt>
                <c:pt idx="1415">
                  <c:v>5.37</c:v>
                </c:pt>
                <c:pt idx="1416">
                  <c:v>4.33</c:v>
                </c:pt>
                <c:pt idx="1417">
                  <c:v>6.36</c:v>
                </c:pt>
                <c:pt idx="1418">
                  <c:v>5.6</c:v>
                </c:pt>
                <c:pt idx="1419">
                  <c:v>10.050000000000001</c:v>
                </c:pt>
                <c:pt idx="1420">
                  <c:v>9.9600000000000009</c:v>
                </c:pt>
                <c:pt idx="1421">
                  <c:v>9.16</c:v>
                </c:pt>
                <c:pt idx="1422">
                  <c:v>7.24</c:v>
                </c:pt>
                <c:pt idx="1423">
                  <c:v>8.99</c:v>
                </c:pt>
                <c:pt idx="1424">
                  <c:v>14.32</c:v>
                </c:pt>
                <c:pt idx="1425">
                  <c:v>21.53</c:v>
                </c:pt>
                <c:pt idx="1426">
                  <c:v>19.170000000000002</c:v>
                </c:pt>
                <c:pt idx="1427">
                  <c:v>17</c:v>
                </c:pt>
                <c:pt idx="1428">
                  <c:v>23.25</c:v>
                </c:pt>
                <c:pt idx="1429">
                  <c:v>23.7</c:v>
                </c:pt>
                <c:pt idx="1430">
                  <c:v>23.7</c:v>
                </c:pt>
                <c:pt idx="1431">
                  <c:v>26.06</c:v>
                </c:pt>
                <c:pt idx="1432">
                  <c:v>134.54</c:v>
                </c:pt>
                <c:pt idx="1433">
                  <c:v>64.33</c:v>
                </c:pt>
                <c:pt idx="1434">
                  <c:v>56.93</c:v>
                </c:pt>
                <c:pt idx="1435">
                  <c:v>33.590000000000003</c:v>
                </c:pt>
                <c:pt idx="1436">
                  <c:v>22.5</c:v>
                </c:pt>
                <c:pt idx="1437">
                  <c:v>55.49</c:v>
                </c:pt>
                <c:pt idx="1438">
                  <c:v>35.57</c:v>
                </c:pt>
                <c:pt idx="1439">
                  <c:v>29.47</c:v>
                </c:pt>
                <c:pt idx="1440">
                  <c:v>35.57</c:v>
                </c:pt>
                <c:pt idx="1441">
                  <c:v>119.32</c:v>
                </c:pt>
                <c:pt idx="1442">
                  <c:v>72.23</c:v>
                </c:pt>
                <c:pt idx="1443">
                  <c:v>70.510000000000005</c:v>
                </c:pt>
                <c:pt idx="1444">
                  <c:v>352.71</c:v>
                </c:pt>
                <c:pt idx="1445">
                  <c:v>97.84</c:v>
                </c:pt>
                <c:pt idx="1446">
                  <c:v>88.85</c:v>
                </c:pt>
                <c:pt idx="1447">
                  <c:v>86.81</c:v>
                </c:pt>
                <c:pt idx="1448">
                  <c:v>79.09</c:v>
                </c:pt>
                <c:pt idx="1449">
                  <c:v>97.84</c:v>
                </c:pt>
                <c:pt idx="1450">
                  <c:v>81.260000000000005</c:v>
                </c:pt>
                <c:pt idx="1451">
                  <c:v>76.55</c:v>
                </c:pt>
                <c:pt idx="1452">
                  <c:v>81.260000000000005</c:v>
                </c:pt>
                <c:pt idx="1453">
                  <c:v>81.260000000000005</c:v>
                </c:pt>
                <c:pt idx="1454">
                  <c:v>72.239999999999995</c:v>
                </c:pt>
                <c:pt idx="1455">
                  <c:v>48.21</c:v>
                </c:pt>
                <c:pt idx="1456">
                  <c:v>54.71</c:v>
                </c:pt>
                <c:pt idx="1457">
                  <c:v>44.52</c:v>
                </c:pt>
                <c:pt idx="1458">
                  <c:v>26.78</c:v>
                </c:pt>
                <c:pt idx="1459">
                  <c:v>39</c:v>
                </c:pt>
                <c:pt idx="1460">
                  <c:v>123.3</c:v>
                </c:pt>
                <c:pt idx="1461">
                  <c:v>81.260000000000005</c:v>
                </c:pt>
                <c:pt idx="1462">
                  <c:v>97.84</c:v>
                </c:pt>
                <c:pt idx="1463">
                  <c:v>86.81</c:v>
                </c:pt>
                <c:pt idx="1464">
                  <c:v>72.23</c:v>
                </c:pt>
                <c:pt idx="1465">
                  <c:v>82.68</c:v>
                </c:pt>
                <c:pt idx="1466">
                  <c:v>89.17</c:v>
                </c:pt>
                <c:pt idx="1467">
                  <c:v>120.24</c:v>
                </c:pt>
                <c:pt idx="1468">
                  <c:v>126.65</c:v>
                </c:pt>
                <c:pt idx="1469">
                  <c:v>103.4</c:v>
                </c:pt>
                <c:pt idx="1470">
                  <c:v>91.71</c:v>
                </c:pt>
                <c:pt idx="1471">
                  <c:v>74.2</c:v>
                </c:pt>
                <c:pt idx="1472">
                  <c:v>68.099999999999994</c:v>
                </c:pt>
                <c:pt idx="1473">
                  <c:v>72.23</c:v>
                </c:pt>
                <c:pt idx="1474">
                  <c:v>72.23</c:v>
                </c:pt>
                <c:pt idx="1475">
                  <c:v>72.23</c:v>
                </c:pt>
                <c:pt idx="1476">
                  <c:v>72.23</c:v>
                </c:pt>
                <c:pt idx="1477">
                  <c:v>77.13</c:v>
                </c:pt>
                <c:pt idx="1478">
                  <c:v>74.2</c:v>
                </c:pt>
                <c:pt idx="1479">
                  <c:v>68.099999999999994</c:v>
                </c:pt>
                <c:pt idx="1480">
                  <c:v>60.59</c:v>
                </c:pt>
                <c:pt idx="1481">
                  <c:v>31.53</c:v>
                </c:pt>
                <c:pt idx="1482">
                  <c:v>104.52</c:v>
                </c:pt>
                <c:pt idx="1483">
                  <c:v>81.260000000000005</c:v>
                </c:pt>
                <c:pt idx="1484">
                  <c:v>74.2</c:v>
                </c:pt>
                <c:pt idx="1485">
                  <c:v>296.17</c:v>
                </c:pt>
                <c:pt idx="1486">
                  <c:v>188.21</c:v>
                </c:pt>
                <c:pt idx="1487">
                  <c:v>100.76</c:v>
                </c:pt>
                <c:pt idx="1488">
                  <c:v>80.78</c:v>
                </c:pt>
                <c:pt idx="1489">
                  <c:v>72.69</c:v>
                </c:pt>
                <c:pt idx="1490">
                  <c:v>72.69</c:v>
                </c:pt>
                <c:pt idx="1491">
                  <c:v>231.03</c:v>
                </c:pt>
                <c:pt idx="1492">
                  <c:v>170.29</c:v>
                </c:pt>
                <c:pt idx="1493">
                  <c:v>126.41</c:v>
                </c:pt>
                <c:pt idx="1494">
                  <c:v>106.4</c:v>
                </c:pt>
                <c:pt idx="1495">
                  <c:v>97.4</c:v>
                </c:pt>
                <c:pt idx="1496">
                  <c:v>78.73</c:v>
                </c:pt>
                <c:pt idx="1497">
                  <c:v>86.32</c:v>
                </c:pt>
                <c:pt idx="1498">
                  <c:v>137.68</c:v>
                </c:pt>
                <c:pt idx="1499">
                  <c:v>97.84</c:v>
                </c:pt>
                <c:pt idx="1500">
                  <c:v>83.62</c:v>
                </c:pt>
                <c:pt idx="1501">
                  <c:v>83.62</c:v>
                </c:pt>
                <c:pt idx="1502">
                  <c:v>76.37</c:v>
                </c:pt>
                <c:pt idx="1503">
                  <c:v>78.73</c:v>
                </c:pt>
                <c:pt idx="1504">
                  <c:v>97.84</c:v>
                </c:pt>
                <c:pt idx="1505">
                  <c:v>103.4</c:v>
                </c:pt>
                <c:pt idx="1506">
                  <c:v>94.4</c:v>
                </c:pt>
                <c:pt idx="1507">
                  <c:v>100.26</c:v>
                </c:pt>
                <c:pt idx="1508">
                  <c:v>89.17</c:v>
                </c:pt>
                <c:pt idx="1509">
                  <c:v>81.260000000000005</c:v>
                </c:pt>
                <c:pt idx="1510">
                  <c:v>83.96</c:v>
                </c:pt>
                <c:pt idx="1511">
                  <c:v>74.2</c:v>
                </c:pt>
                <c:pt idx="1512">
                  <c:v>79.09</c:v>
                </c:pt>
                <c:pt idx="1513">
                  <c:v>86.81</c:v>
                </c:pt>
                <c:pt idx="1514">
                  <c:v>74.2</c:v>
                </c:pt>
                <c:pt idx="1515">
                  <c:v>74.5</c:v>
                </c:pt>
                <c:pt idx="1516">
                  <c:v>40.29</c:v>
                </c:pt>
                <c:pt idx="1517">
                  <c:v>29.76</c:v>
                </c:pt>
                <c:pt idx="1518">
                  <c:v>26.77</c:v>
                </c:pt>
                <c:pt idx="1519">
                  <c:v>23.91</c:v>
                </c:pt>
                <c:pt idx="1520">
                  <c:v>32.49</c:v>
                </c:pt>
                <c:pt idx="1521">
                  <c:v>31.99</c:v>
                </c:pt>
                <c:pt idx="1522">
                  <c:v>22.96</c:v>
                </c:pt>
                <c:pt idx="1523">
                  <c:v>35.840000000000003</c:v>
                </c:pt>
                <c:pt idx="1524">
                  <c:v>36.35</c:v>
                </c:pt>
                <c:pt idx="1525">
                  <c:v>24.4</c:v>
                </c:pt>
                <c:pt idx="1526">
                  <c:v>34.85</c:v>
                </c:pt>
                <c:pt idx="1527">
                  <c:v>25.39</c:v>
                </c:pt>
                <c:pt idx="1528">
                  <c:v>29.29</c:v>
                </c:pt>
                <c:pt idx="1529">
                  <c:v>608.23</c:v>
                </c:pt>
                <c:pt idx="1530">
                  <c:v>178.89</c:v>
                </c:pt>
                <c:pt idx="1531">
                  <c:v>78.81</c:v>
                </c:pt>
                <c:pt idx="1532">
                  <c:v>78.709999999999994</c:v>
                </c:pt>
                <c:pt idx="1533">
                  <c:v>86.87</c:v>
                </c:pt>
                <c:pt idx="1534">
                  <c:v>73.680000000000007</c:v>
                </c:pt>
                <c:pt idx="1535">
                  <c:v>70.36</c:v>
                </c:pt>
                <c:pt idx="1536">
                  <c:v>68.63</c:v>
                </c:pt>
                <c:pt idx="1537">
                  <c:v>39.9</c:v>
                </c:pt>
                <c:pt idx="1538">
                  <c:v>69.13</c:v>
                </c:pt>
                <c:pt idx="1539">
                  <c:v>39.35</c:v>
                </c:pt>
                <c:pt idx="1540">
                  <c:v>35.49</c:v>
                </c:pt>
                <c:pt idx="1541">
                  <c:v>23.43</c:v>
                </c:pt>
                <c:pt idx="1542">
                  <c:v>21.59</c:v>
                </c:pt>
                <c:pt idx="1543">
                  <c:v>20.260000000000002</c:v>
                </c:pt>
                <c:pt idx="1544">
                  <c:v>19.39</c:v>
                </c:pt>
                <c:pt idx="1545">
                  <c:v>26.93</c:v>
                </c:pt>
                <c:pt idx="1546">
                  <c:v>27.25</c:v>
                </c:pt>
                <c:pt idx="1547">
                  <c:v>38.619999999999997</c:v>
                </c:pt>
                <c:pt idx="1548">
                  <c:v>22.04</c:v>
                </c:pt>
                <c:pt idx="1549">
                  <c:v>22.04</c:v>
                </c:pt>
                <c:pt idx="1550">
                  <c:v>22.04</c:v>
                </c:pt>
                <c:pt idx="1551">
                  <c:v>21.15</c:v>
                </c:pt>
                <c:pt idx="1552">
                  <c:v>19.82</c:v>
                </c:pt>
                <c:pt idx="1553">
                  <c:v>18.12</c:v>
                </c:pt>
                <c:pt idx="1554">
                  <c:v>17.23</c:v>
                </c:pt>
                <c:pt idx="1555">
                  <c:v>17.29</c:v>
                </c:pt>
                <c:pt idx="1556">
                  <c:v>16.48</c:v>
                </c:pt>
                <c:pt idx="1557">
                  <c:v>15.3</c:v>
                </c:pt>
                <c:pt idx="1558">
                  <c:v>16.11</c:v>
                </c:pt>
                <c:pt idx="1559">
                  <c:v>14.52</c:v>
                </c:pt>
                <c:pt idx="1560">
                  <c:v>14.15</c:v>
                </c:pt>
                <c:pt idx="1561">
                  <c:v>14.15</c:v>
                </c:pt>
                <c:pt idx="1562">
                  <c:v>13.77</c:v>
                </c:pt>
                <c:pt idx="1563">
                  <c:v>13.77</c:v>
                </c:pt>
                <c:pt idx="1564">
                  <c:v>13.77</c:v>
                </c:pt>
                <c:pt idx="1565">
                  <c:v>13.04</c:v>
                </c:pt>
                <c:pt idx="1566">
                  <c:v>13.04</c:v>
                </c:pt>
                <c:pt idx="1567">
                  <c:v>12.69</c:v>
                </c:pt>
                <c:pt idx="1568">
                  <c:v>12.33</c:v>
                </c:pt>
                <c:pt idx="1569">
                  <c:v>11.98</c:v>
                </c:pt>
                <c:pt idx="1570">
                  <c:v>11.64</c:v>
                </c:pt>
                <c:pt idx="1571">
                  <c:v>11.3</c:v>
                </c:pt>
                <c:pt idx="1572">
                  <c:v>10.97</c:v>
                </c:pt>
                <c:pt idx="1573">
                  <c:v>10.64</c:v>
                </c:pt>
                <c:pt idx="1574">
                  <c:v>10.31</c:v>
                </c:pt>
                <c:pt idx="1575">
                  <c:v>10</c:v>
                </c:pt>
                <c:pt idx="1576">
                  <c:v>9.68</c:v>
                </c:pt>
                <c:pt idx="1577">
                  <c:v>9.68</c:v>
                </c:pt>
                <c:pt idx="1578">
                  <c:v>9.07</c:v>
                </c:pt>
                <c:pt idx="1579">
                  <c:v>9.07</c:v>
                </c:pt>
                <c:pt idx="1580">
                  <c:v>8.49</c:v>
                </c:pt>
                <c:pt idx="1581">
                  <c:v>8.2100000000000009</c:v>
                </c:pt>
                <c:pt idx="1582">
                  <c:v>8.2100000000000009</c:v>
                </c:pt>
                <c:pt idx="1583">
                  <c:v>9.07</c:v>
                </c:pt>
                <c:pt idx="1584">
                  <c:v>9.07</c:v>
                </c:pt>
                <c:pt idx="1585">
                  <c:v>9.07</c:v>
                </c:pt>
                <c:pt idx="1586">
                  <c:v>9.07</c:v>
                </c:pt>
                <c:pt idx="1587">
                  <c:v>9.07</c:v>
                </c:pt>
                <c:pt idx="1588">
                  <c:v>8.49</c:v>
                </c:pt>
                <c:pt idx="1589">
                  <c:v>8.49</c:v>
                </c:pt>
                <c:pt idx="1590">
                  <c:v>8.49</c:v>
                </c:pt>
                <c:pt idx="1591">
                  <c:v>8.49</c:v>
                </c:pt>
                <c:pt idx="1592">
                  <c:v>8.49</c:v>
                </c:pt>
                <c:pt idx="1593">
                  <c:v>8.49</c:v>
                </c:pt>
                <c:pt idx="1594">
                  <c:v>8.49</c:v>
                </c:pt>
                <c:pt idx="1595">
                  <c:v>7.93</c:v>
                </c:pt>
                <c:pt idx="1596">
                  <c:v>7.93</c:v>
                </c:pt>
                <c:pt idx="1597">
                  <c:v>7.93</c:v>
                </c:pt>
                <c:pt idx="1598">
                  <c:v>7.93</c:v>
                </c:pt>
                <c:pt idx="1599">
                  <c:v>7.93</c:v>
                </c:pt>
                <c:pt idx="1600">
                  <c:v>7.39</c:v>
                </c:pt>
                <c:pt idx="1601">
                  <c:v>7.39</c:v>
                </c:pt>
                <c:pt idx="1602">
                  <c:v>7.39</c:v>
                </c:pt>
                <c:pt idx="1603">
                  <c:v>7.39</c:v>
                </c:pt>
                <c:pt idx="1604">
                  <c:v>7.39</c:v>
                </c:pt>
                <c:pt idx="1605">
                  <c:v>7.39</c:v>
                </c:pt>
                <c:pt idx="1606">
                  <c:v>7.39</c:v>
                </c:pt>
                <c:pt idx="1607">
                  <c:v>6.88</c:v>
                </c:pt>
                <c:pt idx="1608">
                  <c:v>6.88</c:v>
                </c:pt>
                <c:pt idx="1609">
                  <c:v>6.4</c:v>
                </c:pt>
                <c:pt idx="1610">
                  <c:v>6.4</c:v>
                </c:pt>
                <c:pt idx="1611">
                  <c:v>6.4</c:v>
                </c:pt>
                <c:pt idx="1612">
                  <c:v>6.4</c:v>
                </c:pt>
                <c:pt idx="1613">
                  <c:v>6.4</c:v>
                </c:pt>
                <c:pt idx="1614">
                  <c:v>6.4</c:v>
                </c:pt>
                <c:pt idx="1615">
                  <c:v>6.17</c:v>
                </c:pt>
                <c:pt idx="1616">
                  <c:v>5.94</c:v>
                </c:pt>
                <c:pt idx="1617">
                  <c:v>5.94</c:v>
                </c:pt>
                <c:pt idx="1618">
                  <c:v>5.73</c:v>
                </c:pt>
                <c:pt idx="1619">
                  <c:v>5.52</c:v>
                </c:pt>
                <c:pt idx="1620">
                  <c:v>5.52</c:v>
                </c:pt>
                <c:pt idx="1621">
                  <c:v>5.33</c:v>
                </c:pt>
                <c:pt idx="1622">
                  <c:v>5.13</c:v>
                </c:pt>
                <c:pt idx="1623">
                  <c:v>5.13</c:v>
                </c:pt>
                <c:pt idx="1624">
                  <c:v>5.13</c:v>
                </c:pt>
                <c:pt idx="1625">
                  <c:v>5.13</c:v>
                </c:pt>
                <c:pt idx="1626">
                  <c:v>5.13</c:v>
                </c:pt>
                <c:pt idx="1627">
                  <c:v>5.13</c:v>
                </c:pt>
                <c:pt idx="1628">
                  <c:v>5.13</c:v>
                </c:pt>
                <c:pt idx="1629">
                  <c:v>5.13</c:v>
                </c:pt>
                <c:pt idx="1630">
                  <c:v>5.13</c:v>
                </c:pt>
                <c:pt idx="1631">
                  <c:v>5.13</c:v>
                </c:pt>
                <c:pt idx="1632">
                  <c:v>5.13</c:v>
                </c:pt>
                <c:pt idx="1633">
                  <c:v>5.13</c:v>
                </c:pt>
                <c:pt idx="1634">
                  <c:v>5.13</c:v>
                </c:pt>
                <c:pt idx="1635">
                  <c:v>5.13</c:v>
                </c:pt>
                <c:pt idx="1636">
                  <c:v>5.13</c:v>
                </c:pt>
                <c:pt idx="1637">
                  <c:v>5.13</c:v>
                </c:pt>
                <c:pt idx="1638">
                  <c:v>5.13</c:v>
                </c:pt>
                <c:pt idx="1639">
                  <c:v>5.13</c:v>
                </c:pt>
                <c:pt idx="1640">
                  <c:v>5.13</c:v>
                </c:pt>
                <c:pt idx="1641">
                  <c:v>5.13</c:v>
                </c:pt>
                <c:pt idx="1642">
                  <c:v>4.96</c:v>
                </c:pt>
                <c:pt idx="1643">
                  <c:v>4.78</c:v>
                </c:pt>
                <c:pt idx="1644">
                  <c:v>4.78</c:v>
                </c:pt>
                <c:pt idx="1645">
                  <c:v>4.63</c:v>
                </c:pt>
                <c:pt idx="1646">
                  <c:v>4.28</c:v>
                </c:pt>
                <c:pt idx="1647">
                  <c:v>3.97</c:v>
                </c:pt>
                <c:pt idx="1648">
                  <c:v>3.97</c:v>
                </c:pt>
                <c:pt idx="1649">
                  <c:v>3.97</c:v>
                </c:pt>
                <c:pt idx="1650">
                  <c:v>3.97</c:v>
                </c:pt>
                <c:pt idx="1651">
                  <c:v>3.97</c:v>
                </c:pt>
                <c:pt idx="1652">
                  <c:v>3.84</c:v>
                </c:pt>
                <c:pt idx="1653">
                  <c:v>3.56</c:v>
                </c:pt>
                <c:pt idx="1654">
                  <c:v>3.4</c:v>
                </c:pt>
                <c:pt idx="1655">
                  <c:v>3.4</c:v>
                </c:pt>
                <c:pt idx="1656">
                  <c:v>3.4</c:v>
                </c:pt>
                <c:pt idx="1657">
                  <c:v>3.4</c:v>
                </c:pt>
                <c:pt idx="1658">
                  <c:v>3.4</c:v>
                </c:pt>
                <c:pt idx="1659">
                  <c:v>3.4</c:v>
                </c:pt>
                <c:pt idx="1660">
                  <c:v>3</c:v>
                </c:pt>
                <c:pt idx="1661">
                  <c:v>3.06</c:v>
                </c:pt>
                <c:pt idx="1662">
                  <c:v>3.1</c:v>
                </c:pt>
                <c:pt idx="1663">
                  <c:v>3.05</c:v>
                </c:pt>
                <c:pt idx="1664">
                  <c:v>3.02</c:v>
                </c:pt>
                <c:pt idx="1665">
                  <c:v>2.98</c:v>
                </c:pt>
                <c:pt idx="1666">
                  <c:v>2.98</c:v>
                </c:pt>
                <c:pt idx="1667">
                  <c:v>2.98</c:v>
                </c:pt>
                <c:pt idx="1668">
                  <c:v>2.95</c:v>
                </c:pt>
                <c:pt idx="1669">
                  <c:v>2.95</c:v>
                </c:pt>
                <c:pt idx="1670">
                  <c:v>2.9</c:v>
                </c:pt>
                <c:pt idx="1671">
                  <c:v>2.85</c:v>
                </c:pt>
                <c:pt idx="1672">
                  <c:v>2.8</c:v>
                </c:pt>
                <c:pt idx="1673">
                  <c:v>2.8</c:v>
                </c:pt>
                <c:pt idx="1674">
                  <c:v>3.1</c:v>
                </c:pt>
                <c:pt idx="1675">
                  <c:v>3.1</c:v>
                </c:pt>
                <c:pt idx="1676">
                  <c:v>2.92</c:v>
                </c:pt>
                <c:pt idx="1677">
                  <c:v>2.82</c:v>
                </c:pt>
                <c:pt idx="1678">
                  <c:v>2.83</c:v>
                </c:pt>
                <c:pt idx="1679">
                  <c:v>2.83</c:v>
                </c:pt>
                <c:pt idx="1680">
                  <c:v>2.83</c:v>
                </c:pt>
                <c:pt idx="1681">
                  <c:v>2.84</c:v>
                </c:pt>
                <c:pt idx="1682">
                  <c:v>2.75</c:v>
                </c:pt>
                <c:pt idx="1683">
                  <c:v>2.64</c:v>
                </c:pt>
                <c:pt idx="1684">
                  <c:v>2.54</c:v>
                </c:pt>
                <c:pt idx="1685">
                  <c:v>2.44</c:v>
                </c:pt>
                <c:pt idx="1686">
                  <c:v>2.35</c:v>
                </c:pt>
                <c:pt idx="1687">
                  <c:v>2.37</c:v>
                </c:pt>
                <c:pt idx="1688">
                  <c:v>2.48</c:v>
                </c:pt>
                <c:pt idx="1689">
                  <c:v>2.48</c:v>
                </c:pt>
                <c:pt idx="1690">
                  <c:v>2.4500000000000002</c:v>
                </c:pt>
                <c:pt idx="1691">
                  <c:v>2.44</c:v>
                </c:pt>
                <c:pt idx="1692">
                  <c:v>2.44</c:v>
                </c:pt>
                <c:pt idx="1693">
                  <c:v>2.37</c:v>
                </c:pt>
                <c:pt idx="1694">
                  <c:v>2.33</c:v>
                </c:pt>
                <c:pt idx="1695">
                  <c:v>2.33</c:v>
                </c:pt>
                <c:pt idx="1696">
                  <c:v>2.31</c:v>
                </c:pt>
                <c:pt idx="1697">
                  <c:v>2.2999999999999998</c:v>
                </c:pt>
                <c:pt idx="1698">
                  <c:v>2.37</c:v>
                </c:pt>
                <c:pt idx="1699">
                  <c:v>2.34</c:v>
                </c:pt>
                <c:pt idx="1700">
                  <c:v>2.2000000000000002</c:v>
                </c:pt>
                <c:pt idx="1701">
                  <c:v>2.21</c:v>
                </c:pt>
                <c:pt idx="1702">
                  <c:v>2.14</c:v>
                </c:pt>
                <c:pt idx="1703">
                  <c:v>2.04</c:v>
                </c:pt>
                <c:pt idx="1704">
                  <c:v>2.48</c:v>
                </c:pt>
                <c:pt idx="1705">
                  <c:v>2.0499999999999998</c:v>
                </c:pt>
                <c:pt idx="1706">
                  <c:v>1.95</c:v>
                </c:pt>
                <c:pt idx="1707">
                  <c:v>1.9</c:v>
                </c:pt>
                <c:pt idx="1708">
                  <c:v>1.8</c:v>
                </c:pt>
                <c:pt idx="1709">
                  <c:v>1.75</c:v>
                </c:pt>
                <c:pt idx="1710">
                  <c:v>1.72</c:v>
                </c:pt>
                <c:pt idx="1711">
                  <c:v>1.6</c:v>
                </c:pt>
                <c:pt idx="1712">
                  <c:v>1.6</c:v>
                </c:pt>
                <c:pt idx="1713">
                  <c:v>1.6</c:v>
                </c:pt>
                <c:pt idx="1714">
                  <c:v>1.6</c:v>
                </c:pt>
                <c:pt idx="1715">
                  <c:v>1.5</c:v>
                </c:pt>
                <c:pt idx="1716">
                  <c:v>1.63</c:v>
                </c:pt>
                <c:pt idx="1717">
                  <c:v>1.63</c:v>
                </c:pt>
                <c:pt idx="1718">
                  <c:v>1.62</c:v>
                </c:pt>
                <c:pt idx="1719">
                  <c:v>1.68</c:v>
                </c:pt>
                <c:pt idx="1720">
                  <c:v>1.62</c:v>
                </c:pt>
                <c:pt idx="1721">
                  <c:v>1.62</c:v>
                </c:pt>
                <c:pt idx="1722">
                  <c:v>1.62</c:v>
                </c:pt>
                <c:pt idx="1723">
                  <c:v>1.62</c:v>
                </c:pt>
                <c:pt idx="1724">
                  <c:v>1.62</c:v>
                </c:pt>
                <c:pt idx="1725">
                  <c:v>1.62</c:v>
                </c:pt>
                <c:pt idx="1726">
                  <c:v>1.73</c:v>
                </c:pt>
                <c:pt idx="1727">
                  <c:v>1.7</c:v>
                </c:pt>
                <c:pt idx="1728">
                  <c:v>1.65</c:v>
                </c:pt>
                <c:pt idx="1729">
                  <c:v>1.65</c:v>
                </c:pt>
                <c:pt idx="1730">
                  <c:v>1.65</c:v>
                </c:pt>
                <c:pt idx="1731">
                  <c:v>1.6</c:v>
                </c:pt>
                <c:pt idx="1732">
                  <c:v>1.1000000000000001</c:v>
                </c:pt>
                <c:pt idx="1733">
                  <c:v>1.6</c:v>
                </c:pt>
                <c:pt idx="1734">
                  <c:v>1.6</c:v>
                </c:pt>
                <c:pt idx="1735">
                  <c:v>1.55</c:v>
                </c:pt>
                <c:pt idx="1736">
                  <c:v>1.6</c:v>
                </c:pt>
                <c:pt idx="1737">
                  <c:v>1.6</c:v>
                </c:pt>
                <c:pt idx="1738">
                  <c:v>1.58</c:v>
                </c:pt>
                <c:pt idx="1739">
                  <c:v>1.69</c:v>
                </c:pt>
                <c:pt idx="1740">
                  <c:v>1.69</c:v>
                </c:pt>
                <c:pt idx="1741">
                  <c:v>1.6</c:v>
                </c:pt>
                <c:pt idx="1742">
                  <c:v>1.6</c:v>
                </c:pt>
                <c:pt idx="1743">
                  <c:v>1.6</c:v>
                </c:pt>
                <c:pt idx="1744">
                  <c:v>1.6</c:v>
                </c:pt>
                <c:pt idx="1745">
                  <c:v>1.6</c:v>
                </c:pt>
                <c:pt idx="1746">
                  <c:v>1.5</c:v>
                </c:pt>
                <c:pt idx="1747">
                  <c:v>1.4</c:v>
                </c:pt>
                <c:pt idx="1748">
                  <c:v>1.4</c:v>
                </c:pt>
                <c:pt idx="1749">
                  <c:v>1.4</c:v>
                </c:pt>
                <c:pt idx="1750">
                  <c:v>1.4</c:v>
                </c:pt>
                <c:pt idx="1751">
                  <c:v>1.44</c:v>
                </c:pt>
                <c:pt idx="1752">
                  <c:v>1.42</c:v>
                </c:pt>
                <c:pt idx="1753">
                  <c:v>1.42</c:v>
                </c:pt>
                <c:pt idx="1754">
                  <c:v>1.87</c:v>
                </c:pt>
                <c:pt idx="1755">
                  <c:v>1.8</c:v>
                </c:pt>
                <c:pt idx="1756">
                  <c:v>1.8</c:v>
                </c:pt>
                <c:pt idx="1757">
                  <c:v>1.8</c:v>
                </c:pt>
                <c:pt idx="1758">
                  <c:v>1.95</c:v>
                </c:pt>
                <c:pt idx="1759">
                  <c:v>1.8</c:v>
                </c:pt>
                <c:pt idx="1760">
                  <c:v>1.6</c:v>
                </c:pt>
                <c:pt idx="1761">
                  <c:v>1.6</c:v>
                </c:pt>
                <c:pt idx="1762">
                  <c:v>1.5</c:v>
                </c:pt>
                <c:pt idx="1763">
                  <c:v>1.4</c:v>
                </c:pt>
                <c:pt idx="1764">
                  <c:v>1.6</c:v>
                </c:pt>
                <c:pt idx="1765">
                  <c:v>2.9</c:v>
                </c:pt>
                <c:pt idx="1766">
                  <c:v>2.4</c:v>
                </c:pt>
                <c:pt idx="1767">
                  <c:v>2.2999999999999998</c:v>
                </c:pt>
                <c:pt idx="1768">
                  <c:v>2.2999999999999998</c:v>
                </c:pt>
                <c:pt idx="1769">
                  <c:v>2.4500000000000002</c:v>
                </c:pt>
                <c:pt idx="1770">
                  <c:v>2.7</c:v>
                </c:pt>
                <c:pt idx="1771">
                  <c:v>2.6</c:v>
                </c:pt>
                <c:pt idx="1772">
                  <c:v>7.1</c:v>
                </c:pt>
                <c:pt idx="1773">
                  <c:v>7.29</c:v>
                </c:pt>
                <c:pt idx="1774">
                  <c:v>9.27</c:v>
                </c:pt>
                <c:pt idx="1775">
                  <c:v>10.48</c:v>
                </c:pt>
                <c:pt idx="1776">
                  <c:v>8.25</c:v>
                </c:pt>
                <c:pt idx="1777">
                  <c:v>5.95</c:v>
                </c:pt>
                <c:pt idx="1778">
                  <c:v>5.29</c:v>
                </c:pt>
                <c:pt idx="1779">
                  <c:v>15.14</c:v>
                </c:pt>
                <c:pt idx="1780">
                  <c:v>9.14</c:v>
                </c:pt>
                <c:pt idx="1781">
                  <c:v>5.95</c:v>
                </c:pt>
                <c:pt idx="1782">
                  <c:v>4.75</c:v>
                </c:pt>
                <c:pt idx="1783">
                  <c:v>3.77</c:v>
                </c:pt>
                <c:pt idx="1784">
                  <c:v>3.2</c:v>
                </c:pt>
                <c:pt idx="1785">
                  <c:v>3.2</c:v>
                </c:pt>
                <c:pt idx="1786">
                  <c:v>4.17</c:v>
                </c:pt>
                <c:pt idx="1787">
                  <c:v>5</c:v>
                </c:pt>
                <c:pt idx="1788">
                  <c:v>23.43</c:v>
                </c:pt>
                <c:pt idx="1789">
                  <c:v>7.42</c:v>
                </c:pt>
                <c:pt idx="1790">
                  <c:v>5.95</c:v>
                </c:pt>
                <c:pt idx="1791">
                  <c:v>7.42</c:v>
                </c:pt>
                <c:pt idx="1792">
                  <c:v>8.1300000000000008</c:v>
                </c:pt>
                <c:pt idx="1793">
                  <c:v>7.17</c:v>
                </c:pt>
                <c:pt idx="1794">
                  <c:v>7.17</c:v>
                </c:pt>
                <c:pt idx="1795">
                  <c:v>11.66</c:v>
                </c:pt>
                <c:pt idx="1796">
                  <c:v>9.31</c:v>
                </c:pt>
                <c:pt idx="1797">
                  <c:v>9.31</c:v>
                </c:pt>
                <c:pt idx="1798">
                  <c:v>7.24</c:v>
                </c:pt>
                <c:pt idx="1799">
                  <c:v>5.46</c:v>
                </c:pt>
                <c:pt idx="1800">
                  <c:v>4.63</c:v>
                </c:pt>
                <c:pt idx="1801">
                  <c:v>4.63</c:v>
                </c:pt>
                <c:pt idx="1802">
                  <c:v>5.27</c:v>
                </c:pt>
                <c:pt idx="1803">
                  <c:v>3.94</c:v>
                </c:pt>
                <c:pt idx="1804">
                  <c:v>5.0199999999999996</c:v>
                </c:pt>
                <c:pt idx="1805">
                  <c:v>9.31</c:v>
                </c:pt>
                <c:pt idx="1806">
                  <c:v>10.29</c:v>
                </c:pt>
                <c:pt idx="1807">
                  <c:v>13.27</c:v>
                </c:pt>
                <c:pt idx="1808">
                  <c:v>15.34</c:v>
                </c:pt>
                <c:pt idx="1809">
                  <c:v>68.099999999999994</c:v>
                </c:pt>
                <c:pt idx="1810">
                  <c:v>196.78</c:v>
                </c:pt>
                <c:pt idx="1811">
                  <c:v>111.06</c:v>
                </c:pt>
                <c:pt idx="1812">
                  <c:v>103.66</c:v>
                </c:pt>
                <c:pt idx="1813">
                  <c:v>85.13</c:v>
                </c:pt>
                <c:pt idx="1814">
                  <c:v>130.28</c:v>
                </c:pt>
                <c:pt idx="1815">
                  <c:v>152.29</c:v>
                </c:pt>
                <c:pt idx="1816">
                  <c:v>82.89</c:v>
                </c:pt>
                <c:pt idx="1817">
                  <c:v>88</c:v>
                </c:pt>
                <c:pt idx="1818">
                  <c:v>69.52</c:v>
                </c:pt>
                <c:pt idx="1819">
                  <c:v>69.97</c:v>
                </c:pt>
                <c:pt idx="1820">
                  <c:v>75.36</c:v>
                </c:pt>
                <c:pt idx="1821">
                  <c:v>88.73</c:v>
                </c:pt>
                <c:pt idx="1822">
                  <c:v>72.91</c:v>
                </c:pt>
                <c:pt idx="1823">
                  <c:v>65.3</c:v>
                </c:pt>
                <c:pt idx="1824">
                  <c:v>67.900000000000006</c:v>
                </c:pt>
                <c:pt idx="1825">
                  <c:v>67.900000000000006</c:v>
                </c:pt>
                <c:pt idx="1826">
                  <c:v>78.13</c:v>
                </c:pt>
                <c:pt idx="1827">
                  <c:v>69.97</c:v>
                </c:pt>
                <c:pt idx="1828">
                  <c:v>84.54</c:v>
                </c:pt>
                <c:pt idx="1829">
                  <c:v>19.5</c:v>
                </c:pt>
                <c:pt idx="1830">
                  <c:v>25.03</c:v>
                </c:pt>
                <c:pt idx="1831">
                  <c:v>25.6</c:v>
                </c:pt>
                <c:pt idx="1832">
                  <c:v>21.02</c:v>
                </c:pt>
                <c:pt idx="1833">
                  <c:v>24.39</c:v>
                </c:pt>
                <c:pt idx="1834">
                  <c:v>19.5</c:v>
                </c:pt>
                <c:pt idx="1835">
                  <c:v>18.059999999999999</c:v>
                </c:pt>
                <c:pt idx="1836">
                  <c:v>17.77</c:v>
                </c:pt>
                <c:pt idx="1837">
                  <c:v>14.17</c:v>
                </c:pt>
                <c:pt idx="1838">
                  <c:v>14.17</c:v>
                </c:pt>
                <c:pt idx="1839">
                  <c:v>14.17</c:v>
                </c:pt>
                <c:pt idx="1840">
                  <c:v>73.659000000000006</c:v>
                </c:pt>
                <c:pt idx="1841">
                  <c:v>484.90699999999998</c:v>
                </c:pt>
                <c:pt idx="1842">
                  <c:v>208.42400000000001</c:v>
                </c:pt>
                <c:pt idx="1843">
                  <c:v>154.583</c:v>
                </c:pt>
                <c:pt idx="1844">
                  <c:v>224.97800000000001</c:v>
                </c:pt>
                <c:pt idx="1845">
                  <c:v>216.494</c:v>
                </c:pt>
                <c:pt idx="1846">
                  <c:v>111.194</c:v>
                </c:pt>
                <c:pt idx="1847">
                  <c:v>154.583</c:v>
                </c:pt>
                <c:pt idx="1848">
                  <c:v>369.52100000000002</c:v>
                </c:pt>
                <c:pt idx="1849">
                  <c:v>273.67599999999999</c:v>
                </c:pt>
                <c:pt idx="1850">
                  <c:v>294.59899999999999</c:v>
                </c:pt>
                <c:pt idx="1851">
                  <c:v>206.524</c:v>
                </c:pt>
                <c:pt idx="1852">
                  <c:v>154.583</c:v>
                </c:pt>
                <c:pt idx="1853">
                  <c:v>139.34399999999999</c:v>
                </c:pt>
                <c:pt idx="1854">
                  <c:v>215.00800000000001</c:v>
                </c:pt>
                <c:pt idx="1855">
                  <c:v>146.51300000000001</c:v>
                </c:pt>
                <c:pt idx="1856">
                  <c:v>121.14100000000001</c:v>
                </c:pt>
                <c:pt idx="1857">
                  <c:v>188.83500000000001</c:v>
                </c:pt>
                <c:pt idx="1858">
                  <c:v>288.57600000000002</c:v>
                </c:pt>
                <c:pt idx="1859">
                  <c:v>196.131</c:v>
                </c:pt>
                <c:pt idx="1860">
                  <c:v>223.886</c:v>
                </c:pt>
                <c:pt idx="1861">
                  <c:v>205.00899999999999</c:v>
                </c:pt>
                <c:pt idx="1862">
                  <c:v>178.77</c:v>
                </c:pt>
                <c:pt idx="1863">
                  <c:v>139.34</c:v>
                </c:pt>
                <c:pt idx="1864">
                  <c:v>139.34</c:v>
                </c:pt>
                <c:pt idx="1865">
                  <c:v>111.73</c:v>
                </c:pt>
                <c:pt idx="1866">
                  <c:v>111.73</c:v>
                </c:pt>
                <c:pt idx="1867">
                  <c:v>125.04</c:v>
                </c:pt>
                <c:pt idx="1868">
                  <c:v>179.58</c:v>
                </c:pt>
                <c:pt idx="1869">
                  <c:v>153.62</c:v>
                </c:pt>
                <c:pt idx="1870">
                  <c:v>138.38</c:v>
                </c:pt>
                <c:pt idx="1871">
                  <c:v>110.77</c:v>
                </c:pt>
                <c:pt idx="1872">
                  <c:v>96.06</c:v>
                </c:pt>
                <c:pt idx="1873">
                  <c:v>87.81</c:v>
                </c:pt>
                <c:pt idx="1874">
                  <c:v>87.81</c:v>
                </c:pt>
                <c:pt idx="1875">
                  <c:v>106.18</c:v>
                </c:pt>
                <c:pt idx="1876">
                  <c:v>99.504000000000005</c:v>
                </c:pt>
                <c:pt idx="1877">
                  <c:v>82.92</c:v>
                </c:pt>
                <c:pt idx="1878">
                  <c:v>80.39</c:v>
                </c:pt>
                <c:pt idx="1879">
                  <c:v>68.790000000000006</c:v>
                </c:pt>
                <c:pt idx="1880">
                  <c:v>66.040000000000006</c:v>
                </c:pt>
                <c:pt idx="1881">
                  <c:v>71.59</c:v>
                </c:pt>
                <c:pt idx="1882">
                  <c:v>60.49</c:v>
                </c:pt>
                <c:pt idx="1883">
                  <c:v>55.42</c:v>
                </c:pt>
                <c:pt idx="1884">
                  <c:v>55.42</c:v>
                </c:pt>
                <c:pt idx="1885">
                  <c:v>57.95</c:v>
                </c:pt>
                <c:pt idx="1886">
                  <c:v>47.2</c:v>
                </c:pt>
                <c:pt idx="1887">
                  <c:v>46.36</c:v>
                </c:pt>
                <c:pt idx="1888">
                  <c:v>40.549999999999997</c:v>
                </c:pt>
                <c:pt idx="1889">
                  <c:v>28.4</c:v>
                </c:pt>
                <c:pt idx="1890">
                  <c:v>25.34</c:v>
                </c:pt>
                <c:pt idx="1891">
                  <c:v>26.23</c:v>
                </c:pt>
                <c:pt idx="1892">
                  <c:v>21.245000000000001</c:v>
                </c:pt>
                <c:pt idx="1893">
                  <c:v>21.245000000000001</c:v>
                </c:pt>
                <c:pt idx="1894">
                  <c:v>18.837081797459149</c:v>
                </c:pt>
                <c:pt idx="1895">
                  <c:v>88.299641685277933</c:v>
                </c:pt>
                <c:pt idx="1896">
                  <c:v>31.008178568328439</c:v>
                </c:pt>
                <c:pt idx="1897">
                  <c:v>40.925765308052277</c:v>
                </c:pt>
                <c:pt idx="1898">
                  <c:v>30.304732281896911</c:v>
                </c:pt>
                <c:pt idx="1899">
                  <c:v>30.304732281896911</c:v>
                </c:pt>
                <c:pt idx="1900">
                  <c:v>30.479903699589119</c:v>
                </c:pt>
                <c:pt idx="1901">
                  <c:v>27.94515169323401</c:v>
                </c:pt>
                <c:pt idx="1902">
                  <c:v>25.585571104571098</c:v>
                </c:pt>
                <c:pt idx="1903">
                  <c:v>27.94515169323401</c:v>
                </c:pt>
                <c:pt idx="1904">
                  <c:v>25.585571104571098</c:v>
                </c:pt>
                <c:pt idx="1905">
                  <c:v>26.507552898588891</c:v>
                </c:pt>
                <c:pt idx="1906">
                  <c:v>25.585571104571098</c:v>
                </c:pt>
                <c:pt idx="1907">
                  <c:v>23.41528555228555</c:v>
                </c:pt>
                <c:pt idx="1908">
                  <c:v>21.245000000000001</c:v>
                </c:pt>
                <c:pt idx="1909">
                  <c:v>20.433787701997829</c:v>
                </c:pt>
                <c:pt idx="1910">
                  <c:v>20.433787701997829</c:v>
                </c:pt>
                <c:pt idx="1911">
                  <c:v>18.837081797459149</c:v>
                </c:pt>
                <c:pt idx="1912">
                  <c:v>605.34096113561941</c:v>
                </c:pt>
                <c:pt idx="1913">
                  <c:v>251.58268955907181</c:v>
                </c:pt>
                <c:pt idx="1914">
                  <c:v>128.31028555545149</c:v>
                </c:pt>
                <c:pt idx="1915">
                  <c:v>102.77699894819879</c:v>
                </c:pt>
                <c:pt idx="1916">
                  <c:v>80.385151693234008</c:v>
                </c:pt>
                <c:pt idx="1917">
                  <c:v>76.273398358193916</c:v>
                </c:pt>
                <c:pt idx="1918">
                  <c:v>70.518278993049108</c:v>
                </c:pt>
                <c:pt idx="1919">
                  <c:v>56.875487786721727</c:v>
                </c:pt>
                <c:pt idx="1920">
                  <c:v>47.06</c:v>
                </c:pt>
                <c:pt idx="1921">
                  <c:v>45.09723809431955</c:v>
                </c:pt>
                <c:pt idx="1922">
                  <c:v>43.171528685451307</c:v>
                </c:pt>
                <c:pt idx="1923">
                  <c:v>35.490975573443443</c:v>
                </c:pt>
                <c:pt idx="1924">
                  <c:v>32.246173738366153</c:v>
                </c:pt>
                <c:pt idx="1925">
                  <c:v>24.322552898588889</c:v>
                </c:pt>
                <c:pt idx="1926">
                  <c:v>19.059999999999999</c:v>
                </c:pt>
                <c:pt idx="1927">
                  <c:v>19.059999999999999</c:v>
                </c:pt>
                <c:pt idx="1928">
                  <c:v>16.65208179745915</c:v>
                </c:pt>
                <c:pt idx="1929">
                  <c:v>16.65208179745915</c:v>
                </c:pt>
                <c:pt idx="1930">
                  <c:v>15.88424349118562</c:v>
                </c:pt>
                <c:pt idx="1931">
                  <c:v>15.88424349118562</c:v>
                </c:pt>
                <c:pt idx="1932">
                  <c:v>15.89327899304911</c:v>
                </c:pt>
                <c:pt idx="1933">
                  <c:v>15.88424349118562</c:v>
                </c:pt>
                <c:pt idx="1934">
                  <c:v>15.134476188639081</c:v>
                </c:pt>
                <c:pt idx="1935">
                  <c:v>15.134476188639081</c:v>
                </c:pt>
                <c:pt idx="1936">
                  <c:v>15.134476188639081</c:v>
                </c:pt>
                <c:pt idx="1937">
                  <c:v>15.134476188639081</c:v>
                </c:pt>
                <c:pt idx="1938">
                  <c:v>15.134476188639081</c:v>
                </c:pt>
                <c:pt idx="1939">
                  <c:v>15.134476188639081</c:v>
                </c:pt>
                <c:pt idx="1940">
                  <c:v>13.690975573443451</c:v>
                </c:pt>
                <c:pt idx="1941">
                  <c:v>13.274476188639079</c:v>
                </c:pt>
                <c:pt idx="1942">
                  <c:v>13.274476188639079</c:v>
                </c:pt>
                <c:pt idx="1943">
                  <c:v>12.543226423970919</c:v>
                </c:pt>
                <c:pt idx="1944">
                  <c:v>12.543226423970919</c:v>
                </c:pt>
                <c:pt idx="1945">
                  <c:v>12.18710099870718</c:v>
                </c:pt>
                <c:pt idx="1946">
                  <c:v>12.543226423970919</c:v>
                </c:pt>
                <c:pt idx="1947">
                  <c:v>11.830975573443441</c:v>
                </c:pt>
                <c:pt idx="1948">
                  <c:v>11.830975573443441</c:v>
                </c:pt>
                <c:pt idx="1949">
                  <c:v>12.908851306304999</c:v>
                </c:pt>
                <c:pt idx="1950">
                  <c:v>12.543226423970919</c:v>
                </c:pt>
                <c:pt idx="1951">
                  <c:v>12.18710099870718</c:v>
                </c:pt>
                <c:pt idx="1952">
                  <c:v>11.53097557344344</c:v>
                </c:pt>
                <c:pt idx="1953">
                  <c:v>10.838244638159219</c:v>
                </c:pt>
                <c:pt idx="1954">
                  <c:v>10.838244638159219</c:v>
                </c:pt>
                <c:pt idx="1955">
                  <c:v>10.838244638159219</c:v>
                </c:pt>
                <c:pt idx="1956">
                  <c:v>10.838244638159219</c:v>
                </c:pt>
                <c:pt idx="1957">
                  <c:v>10.1656</c:v>
                </c:pt>
                <c:pt idx="1958">
                  <c:v>10.1656</c:v>
                </c:pt>
                <c:pt idx="1959">
                  <c:v>9.513660421319484</c:v>
                </c:pt>
                <c:pt idx="1960">
                  <c:v>9.513660421319484</c:v>
                </c:pt>
                <c:pt idx="1961">
                  <c:v>9.513660421319484</c:v>
                </c:pt>
                <c:pt idx="1962">
                  <c:v>9.1983830391586459</c:v>
                </c:pt>
                <c:pt idx="1963">
                  <c:v>8.883105656997806</c:v>
                </c:pt>
                <c:pt idx="1964">
                  <c:v>7.7011981679767594</c:v>
                </c:pt>
                <c:pt idx="1965">
                  <c:v>7.1277091454076</c:v>
                </c:pt>
                <c:pt idx="1966">
                  <c:v>7.1277091454076</c:v>
                </c:pt>
                <c:pt idx="1967">
                  <c:v>7.1277091454076</c:v>
                </c:pt>
                <c:pt idx="1968">
                  <c:v>6.8594318411167459</c:v>
                </c:pt>
                <c:pt idx="1969">
                  <c:v>6.5911545368258917</c:v>
                </c:pt>
                <c:pt idx="1970">
                  <c:v>6.5911545368258917</c:v>
                </c:pt>
                <c:pt idx="1971">
                  <c:v>6.5911545368258917</c:v>
                </c:pt>
                <c:pt idx="1972">
                  <c:v>6.5911545368258917</c:v>
                </c:pt>
                <c:pt idx="1973">
                  <c:v>6.5911545368258917</c:v>
                </c:pt>
                <c:pt idx="1974">
                  <c:v>6.5911545368258917</c:v>
                </c:pt>
                <c:pt idx="1975">
                  <c:v>6.335977268412945</c:v>
                </c:pt>
                <c:pt idx="1976">
                  <c:v>3.1</c:v>
                </c:pt>
                <c:pt idx="1977">
                  <c:v>3.1</c:v>
                </c:pt>
                <c:pt idx="1978">
                  <c:v>3.1</c:v>
                </c:pt>
                <c:pt idx="1979">
                  <c:v>3.1</c:v>
                </c:pt>
                <c:pt idx="1980">
                  <c:v>3.1</c:v>
                </c:pt>
                <c:pt idx="1981">
                  <c:v>3.1</c:v>
                </c:pt>
                <c:pt idx="1982">
                  <c:v>6.0807999999999982</c:v>
                </c:pt>
                <c:pt idx="1983">
                  <c:v>5.839433418287916</c:v>
                </c:pt>
                <c:pt idx="1984">
                  <c:v>5.5980668365758346</c:v>
                </c:pt>
                <c:pt idx="1985">
                  <c:v>5.5980668365758346</c:v>
                </c:pt>
                <c:pt idx="1986">
                  <c:v>5.5980668365758346</c:v>
                </c:pt>
                <c:pt idx="1987">
                  <c:v>5.3713517248832758</c:v>
                </c:pt>
                <c:pt idx="1988">
                  <c:v>5.1446366131907171</c:v>
                </c:pt>
                <c:pt idx="1989">
                  <c:v>5.1446366131907171</c:v>
                </c:pt>
                <c:pt idx="1990">
                  <c:v>5.1446366131907171</c:v>
                </c:pt>
                <c:pt idx="1991">
                  <c:v>5.1446366131907171</c:v>
                </c:pt>
                <c:pt idx="1992">
                  <c:v>4.7225420056195766</c:v>
                </c:pt>
                <c:pt idx="1993">
                  <c:v>4.7225420056195766</c:v>
                </c:pt>
                <c:pt idx="1994">
                  <c:v>4.7225420056195766</c:v>
                </c:pt>
                <c:pt idx="1995">
                  <c:v>4.7225420056195766</c:v>
                </c:pt>
                <c:pt idx="1996">
                  <c:v>4.7225420056195766</c:v>
                </c:pt>
                <c:pt idx="1997">
                  <c:v>4.7225420056195766</c:v>
                </c:pt>
                <c:pt idx="1998">
                  <c:v>4.7225420056195766</c:v>
                </c:pt>
                <c:pt idx="1999">
                  <c:v>4.7225420056195766</c:v>
                </c:pt>
                <c:pt idx="2000">
                  <c:v>4.3343095235798854</c:v>
                </c:pt>
                <c:pt idx="2001">
                  <c:v>4.3343095235798854</c:v>
                </c:pt>
                <c:pt idx="2002">
                  <c:v>4.3343095235798854</c:v>
                </c:pt>
                <c:pt idx="2003">
                  <c:v>4.3343095235798854</c:v>
                </c:pt>
                <c:pt idx="2004">
                  <c:v>4.3343095235798854</c:v>
                </c:pt>
                <c:pt idx="2005">
                  <c:v>4.3343095235798854</c:v>
                </c:pt>
                <c:pt idx="2006">
                  <c:v>4.3343095235798854</c:v>
                </c:pt>
                <c:pt idx="2007">
                  <c:v>4.3343095235798854</c:v>
                </c:pt>
                <c:pt idx="2008">
                  <c:v>4.3343095235798854</c:v>
                </c:pt>
                <c:pt idx="2009">
                  <c:v>4.3343095235798854</c:v>
                </c:pt>
                <c:pt idx="2010">
                  <c:v>3.6736552274668131</c:v>
                </c:pt>
                <c:pt idx="2011">
                  <c:v>3.6736552274668131</c:v>
                </c:pt>
                <c:pt idx="2012">
                  <c:v>3.8284276137334068</c:v>
                </c:pt>
                <c:pt idx="2013">
                  <c:v>3.983200000000001</c:v>
                </c:pt>
                <c:pt idx="2014">
                  <c:v>3.983200000000001</c:v>
                </c:pt>
                <c:pt idx="2015">
                  <c:v>3.983200000000001</c:v>
                </c:pt>
                <c:pt idx="2016">
                  <c:v>3.8284276137334068</c:v>
                </c:pt>
                <c:pt idx="2017">
                  <c:v>3.6736552274668131</c:v>
                </c:pt>
                <c:pt idx="2018">
                  <c:v>3.6736552274668131</c:v>
                </c:pt>
                <c:pt idx="2019">
                  <c:v>3.6736552274668131</c:v>
                </c:pt>
                <c:pt idx="2020">
                  <c:v>3.6736552274668131</c:v>
                </c:pt>
                <c:pt idx="2021">
                  <c:v>3.542956791019396</c:v>
                </c:pt>
                <c:pt idx="2022">
                  <c:v>3.2103999999999999</c:v>
                </c:pt>
                <c:pt idx="2023">
                  <c:v>3.1551999999999998</c:v>
                </c:pt>
                <c:pt idx="2024">
                  <c:v>3.1551999999999998</c:v>
                </c:pt>
                <c:pt idx="2025">
                  <c:v>3.1551999999999998</c:v>
                </c:pt>
                <c:pt idx="2026">
                  <c:v>3.1</c:v>
                </c:pt>
                <c:pt idx="2027">
                  <c:v>3.1</c:v>
                </c:pt>
                <c:pt idx="2028">
                  <c:v>3.1</c:v>
                </c:pt>
                <c:pt idx="2029">
                  <c:v>3.1</c:v>
                </c:pt>
                <c:pt idx="2030">
                  <c:v>3.1</c:v>
                </c:pt>
                <c:pt idx="2031">
                  <c:v>3.1</c:v>
                </c:pt>
                <c:pt idx="2032">
                  <c:v>3.1</c:v>
                </c:pt>
                <c:pt idx="2033">
                  <c:v>3.1</c:v>
                </c:pt>
                <c:pt idx="2034">
                  <c:v>3.02</c:v>
                </c:pt>
                <c:pt idx="2035">
                  <c:v>2.9</c:v>
                </c:pt>
                <c:pt idx="2036">
                  <c:v>3.1</c:v>
                </c:pt>
                <c:pt idx="2037">
                  <c:v>3.7171547617899421</c:v>
                </c:pt>
                <c:pt idx="2038">
                  <c:v>5.6568482712227341</c:v>
                </c:pt>
                <c:pt idx="2039">
                  <c:v>4.5284257645997306</c:v>
                </c:pt>
                <c:pt idx="2040">
                  <c:v>4.0039823755233481</c:v>
                </c:pt>
                <c:pt idx="2041">
                  <c:v>3.6736552274668131</c:v>
                </c:pt>
                <c:pt idx="2042">
                  <c:v>3.6736552274668131</c:v>
                </c:pt>
                <c:pt idx="2043">
                  <c:v>3.4122583545719798</c:v>
                </c:pt>
                <c:pt idx="2044">
                  <c:v>3.4122583545719798</c:v>
                </c:pt>
                <c:pt idx="2045">
                  <c:v>3.1</c:v>
                </c:pt>
                <c:pt idx="2046">
                  <c:v>3.1</c:v>
                </c:pt>
                <c:pt idx="2047">
                  <c:v>3.1</c:v>
                </c:pt>
                <c:pt idx="2048">
                  <c:v>3.1</c:v>
                </c:pt>
                <c:pt idx="2049">
                  <c:v>3.1</c:v>
                </c:pt>
                <c:pt idx="2050">
                  <c:v>3.1</c:v>
                </c:pt>
                <c:pt idx="2051">
                  <c:v>3.1</c:v>
                </c:pt>
                <c:pt idx="2052">
                  <c:v>3.1</c:v>
                </c:pt>
                <c:pt idx="2053">
                  <c:v>3.1</c:v>
                </c:pt>
                <c:pt idx="2054">
                  <c:v>3.1</c:v>
                </c:pt>
                <c:pt idx="2055">
                  <c:v>3.1</c:v>
                </c:pt>
                <c:pt idx="2056">
                  <c:v>3.1</c:v>
                </c:pt>
                <c:pt idx="2057">
                  <c:v>2.9</c:v>
                </c:pt>
                <c:pt idx="2058">
                  <c:v>2.76</c:v>
                </c:pt>
                <c:pt idx="2059">
                  <c:v>3</c:v>
                </c:pt>
                <c:pt idx="2060">
                  <c:v>2.9849999999999999</c:v>
                </c:pt>
                <c:pt idx="2061">
                  <c:v>2.6</c:v>
                </c:pt>
                <c:pt idx="2062">
                  <c:v>2.6</c:v>
                </c:pt>
                <c:pt idx="2063">
                  <c:v>2.6</c:v>
                </c:pt>
                <c:pt idx="2064">
                  <c:v>2.5099999999999998</c:v>
                </c:pt>
                <c:pt idx="2065">
                  <c:v>2.6</c:v>
                </c:pt>
                <c:pt idx="2066">
                  <c:v>2.5</c:v>
                </c:pt>
                <c:pt idx="2067">
                  <c:v>2.4</c:v>
                </c:pt>
                <c:pt idx="2068">
                  <c:v>2.35</c:v>
                </c:pt>
                <c:pt idx="2069">
                  <c:v>2.35</c:v>
                </c:pt>
                <c:pt idx="2070">
                  <c:v>2.2400000000000002</c:v>
                </c:pt>
                <c:pt idx="2071">
                  <c:v>2.12</c:v>
                </c:pt>
                <c:pt idx="2072">
                  <c:v>2.14</c:v>
                </c:pt>
                <c:pt idx="2073">
                  <c:v>2.17</c:v>
                </c:pt>
                <c:pt idx="2074">
                  <c:v>2.2000000000000002</c:v>
                </c:pt>
                <c:pt idx="2075">
                  <c:v>2.1789999999999998</c:v>
                </c:pt>
                <c:pt idx="2076">
                  <c:v>1.9870000000000001</c:v>
                </c:pt>
                <c:pt idx="2077">
                  <c:v>1.952</c:v>
                </c:pt>
                <c:pt idx="2078">
                  <c:v>1.95</c:v>
                </c:pt>
                <c:pt idx="2079">
                  <c:v>1.95</c:v>
                </c:pt>
                <c:pt idx="2080">
                  <c:v>2.0499999999999998</c:v>
                </c:pt>
                <c:pt idx="2081">
                  <c:v>1.85</c:v>
                </c:pt>
                <c:pt idx="2082">
                  <c:v>1.85</c:v>
                </c:pt>
                <c:pt idx="2083">
                  <c:v>1.85</c:v>
                </c:pt>
                <c:pt idx="2084">
                  <c:v>1.85</c:v>
                </c:pt>
                <c:pt idx="2085">
                  <c:v>1.85</c:v>
                </c:pt>
                <c:pt idx="2086">
                  <c:v>1.85</c:v>
                </c:pt>
                <c:pt idx="2087">
                  <c:v>1.8</c:v>
                </c:pt>
                <c:pt idx="2088">
                  <c:v>1.8</c:v>
                </c:pt>
                <c:pt idx="2089">
                  <c:v>1.79</c:v>
                </c:pt>
                <c:pt idx="2090">
                  <c:v>1.75</c:v>
                </c:pt>
                <c:pt idx="2091">
                  <c:v>1.73</c:v>
                </c:pt>
                <c:pt idx="2092">
                  <c:v>1.7</c:v>
                </c:pt>
                <c:pt idx="2093">
                  <c:v>1.6</c:v>
                </c:pt>
                <c:pt idx="2094">
                  <c:v>1.6</c:v>
                </c:pt>
                <c:pt idx="2095">
                  <c:v>1.6</c:v>
                </c:pt>
                <c:pt idx="2096">
                  <c:v>1.6</c:v>
                </c:pt>
                <c:pt idx="2097">
                  <c:v>1.6</c:v>
                </c:pt>
                <c:pt idx="2098">
                  <c:v>1.58</c:v>
                </c:pt>
                <c:pt idx="2099">
                  <c:v>1.58</c:v>
                </c:pt>
                <c:pt idx="2100">
                  <c:v>1.57</c:v>
                </c:pt>
                <c:pt idx="2101">
                  <c:v>1.6</c:v>
                </c:pt>
                <c:pt idx="2102">
                  <c:v>1.6</c:v>
                </c:pt>
                <c:pt idx="2103">
                  <c:v>1.4</c:v>
                </c:pt>
                <c:pt idx="2104">
                  <c:v>1.43</c:v>
                </c:pt>
                <c:pt idx="2105">
                  <c:v>4.96618818007786</c:v>
                </c:pt>
                <c:pt idx="2106">
                  <c:v>3.1</c:v>
                </c:pt>
                <c:pt idx="2107">
                  <c:v>2.8</c:v>
                </c:pt>
                <c:pt idx="2108">
                  <c:v>2.2999999999999998</c:v>
                </c:pt>
                <c:pt idx="2109">
                  <c:v>2</c:v>
                </c:pt>
                <c:pt idx="2110">
                  <c:v>1.8</c:v>
                </c:pt>
                <c:pt idx="2111">
                  <c:v>1.76</c:v>
                </c:pt>
                <c:pt idx="2112">
                  <c:v>1.66</c:v>
                </c:pt>
                <c:pt idx="2113">
                  <c:v>1.66</c:v>
                </c:pt>
                <c:pt idx="2114">
                  <c:v>1.82</c:v>
                </c:pt>
                <c:pt idx="2115">
                  <c:v>4.6455772684129464</c:v>
                </c:pt>
                <c:pt idx="2116">
                  <c:v>3.5415999999999999</c:v>
                </c:pt>
                <c:pt idx="2117">
                  <c:v>2.17</c:v>
                </c:pt>
                <c:pt idx="2118">
                  <c:v>2.0099999999999998</c:v>
                </c:pt>
                <c:pt idx="2119">
                  <c:v>2.2000000000000002</c:v>
                </c:pt>
                <c:pt idx="2120">
                  <c:v>2.886827613733407</c:v>
                </c:pt>
                <c:pt idx="2121">
                  <c:v>2.44</c:v>
                </c:pt>
                <c:pt idx="2122">
                  <c:v>3.2561291772859899</c:v>
                </c:pt>
                <c:pt idx="2123">
                  <c:v>4.3343095235798854</c:v>
                </c:pt>
                <c:pt idx="2124">
                  <c:v>4.563918306595359</c:v>
                </c:pt>
                <c:pt idx="2125">
                  <c:v>4.4091459203287648</c:v>
                </c:pt>
                <c:pt idx="2126">
                  <c:v>3.1</c:v>
                </c:pt>
                <c:pt idx="2127">
                  <c:v>2.8</c:v>
                </c:pt>
                <c:pt idx="2128">
                  <c:v>2.6</c:v>
                </c:pt>
                <c:pt idx="2129">
                  <c:v>2.2000000000000002</c:v>
                </c:pt>
                <c:pt idx="2130">
                  <c:v>2.15</c:v>
                </c:pt>
                <c:pt idx="2131">
                  <c:v>1.9</c:v>
                </c:pt>
                <c:pt idx="2132">
                  <c:v>1.8</c:v>
                </c:pt>
                <c:pt idx="2133">
                  <c:v>1.8</c:v>
                </c:pt>
                <c:pt idx="2134">
                  <c:v>1.6539999999999999</c:v>
                </c:pt>
                <c:pt idx="2135">
                  <c:v>1.6559999999999999</c:v>
                </c:pt>
                <c:pt idx="2136">
                  <c:v>3.3371547617899422</c:v>
                </c:pt>
                <c:pt idx="2137">
                  <c:v>2.54</c:v>
                </c:pt>
                <c:pt idx="2138">
                  <c:v>2.6</c:v>
                </c:pt>
                <c:pt idx="2139">
                  <c:v>2.35</c:v>
                </c:pt>
                <c:pt idx="2140">
                  <c:v>6.7401981782801954</c:v>
                </c:pt>
                <c:pt idx="2141">
                  <c:v>7.1401981782801958</c:v>
                </c:pt>
                <c:pt idx="2142">
                  <c:v>4.0039823755233481</c:v>
                </c:pt>
                <c:pt idx="2143">
                  <c:v>3.542956791019396</c:v>
                </c:pt>
                <c:pt idx="2144">
                  <c:v>3.6736552274668131</c:v>
                </c:pt>
                <c:pt idx="2145">
                  <c:v>12.787440314075489</c:v>
                </c:pt>
                <c:pt idx="2146">
                  <c:v>4.3343095235798854</c:v>
                </c:pt>
                <c:pt idx="2147">
                  <c:v>4.7225420056195766</c:v>
                </c:pt>
                <c:pt idx="2148">
                  <c:v>11.24406830497928</c:v>
                </c:pt>
                <c:pt idx="2149">
                  <c:v>11.906360413399151</c:v>
                </c:pt>
                <c:pt idx="2150">
                  <c:v>8.0524074790726878</c:v>
                </c:pt>
                <c:pt idx="2151">
                  <c:v>11.24406830497928</c:v>
                </c:pt>
                <c:pt idx="2152">
                  <c:v>7.4329208636859052</c:v>
                </c:pt>
                <c:pt idx="2153">
                  <c:v>5.8678955750083048</c:v>
                </c:pt>
                <c:pt idx="2154">
                  <c:v>5.2075547617899414</c:v>
                </c:pt>
                <c:pt idx="2155">
                  <c:v>4.5284257645997306</c:v>
                </c:pt>
                <c:pt idx="2156">
                  <c:v>3.8284276137334068</c:v>
                </c:pt>
                <c:pt idx="2157">
                  <c:v>3.1</c:v>
                </c:pt>
                <c:pt idx="2158">
                  <c:v>3.03</c:v>
                </c:pt>
                <c:pt idx="2159">
                  <c:v>2.8</c:v>
                </c:pt>
                <c:pt idx="2160">
                  <c:v>2.8</c:v>
                </c:pt>
                <c:pt idx="2161">
                  <c:v>4.877227613733405</c:v>
                </c:pt>
                <c:pt idx="2162">
                  <c:v>3.7171547617899421</c:v>
                </c:pt>
                <c:pt idx="2163">
                  <c:v>2.2561291772859891</c:v>
                </c:pt>
                <c:pt idx="2164">
                  <c:v>20.76710423526799</c:v>
                </c:pt>
                <c:pt idx="2165">
                  <c:v>11.63185900418679</c:v>
                </c:pt>
                <c:pt idx="2166">
                  <c:v>11.956848271222739</c:v>
                </c:pt>
                <c:pt idx="2167">
                  <c:v>50.41511830659536</c:v>
                </c:pt>
                <c:pt idx="2168">
                  <c:v>107.3347160111594</c:v>
                </c:pt>
                <c:pt idx="2169">
                  <c:v>62.68290475455629</c:v>
                </c:pt>
                <c:pt idx="2170">
                  <c:v>45.390105934025293</c:v>
                </c:pt>
                <c:pt idx="2171">
                  <c:v>35.038790922818443</c:v>
                </c:pt>
                <c:pt idx="2172">
                  <c:v>32.162407479072691</c:v>
                </c:pt>
                <c:pt idx="2173">
                  <c:v>32.162407479072691</c:v>
                </c:pt>
                <c:pt idx="2174">
                  <c:v>45.539866140948462</c:v>
                </c:pt>
                <c:pt idx="2175">
                  <c:v>36.016360413399163</c:v>
                </c:pt>
                <c:pt idx="2176">
                  <c:v>68.608828977562226</c:v>
                </c:pt>
                <c:pt idx="2177">
                  <c:v>61.934927237563492</c:v>
                </c:pt>
                <c:pt idx="2178">
                  <c:v>66.829259832581499</c:v>
                </c:pt>
                <c:pt idx="2179">
                  <c:v>201.85353790159201</c:v>
                </c:pt>
                <c:pt idx="2180">
                  <c:v>61.164903699589118</c:v>
                </c:pt>
                <c:pt idx="2181">
                  <c:v>86.698190306841838</c:v>
                </c:pt>
                <c:pt idx="2182">
                  <c:v>75.630353927670171</c:v>
                </c:pt>
                <c:pt idx="2183">
                  <c:v>78.314866140948453</c:v>
                </c:pt>
                <c:pt idx="2184">
                  <c:v>44.497238094319542</c:v>
                </c:pt>
                <c:pt idx="2185">
                  <c:v>46.66752364660509</c:v>
                </c:pt>
                <c:pt idx="2186">
                  <c:v>35.354068304979279</c:v>
                </c:pt>
                <c:pt idx="2187">
                  <c:v>35.354068304979279</c:v>
                </c:pt>
                <c:pt idx="2188">
                  <c:v>38.639866140948463</c:v>
                </c:pt>
                <c:pt idx="2189">
                  <c:v>337.78441790050778</c:v>
                </c:pt>
                <c:pt idx="2190">
                  <c:v>140.83964168527791</c:v>
                </c:pt>
                <c:pt idx="2191">
                  <c:v>93.465765308052283</c:v>
                </c:pt>
                <c:pt idx="2192">
                  <c:v>80.849618147303573</c:v>
                </c:pt>
                <c:pt idx="2193">
                  <c:v>67.216859004186787</c:v>
                </c:pt>
                <c:pt idx="2194">
                  <c:v>45.559097556963081</c:v>
                </c:pt>
                <c:pt idx="2195">
                  <c:v>43.303278993049098</c:v>
                </c:pt>
                <c:pt idx="2196">
                  <c:v>50.034295316933672</c:v>
                </c:pt>
                <c:pt idx="2197">
                  <c:v>175.88207016940231</c:v>
                </c:pt>
                <c:pt idx="2198">
                  <c:v>135.33635647123211</c:v>
                </c:pt>
                <c:pt idx="2199">
                  <c:v>132.7702279324275</c:v>
                </c:pt>
                <c:pt idx="2200">
                  <c:v>295.30962885457961</c:v>
                </c:pt>
                <c:pt idx="2201">
                  <c:v>140.83964168527791</c:v>
                </c:pt>
                <c:pt idx="2202">
                  <c:v>439.11275790614138</c:v>
                </c:pt>
                <c:pt idx="2203">
                  <c:v>244.26422959671299</c:v>
                </c:pt>
                <c:pt idx="2204">
                  <c:v>146.6134910017058</c:v>
                </c:pt>
                <c:pt idx="2205">
                  <c:v>256.97410180751911</c:v>
                </c:pt>
                <c:pt idx="2206">
                  <c:v>139.44412967242619</c:v>
                </c:pt>
                <c:pt idx="2207">
                  <c:v>111.82969058602539</c:v>
                </c:pt>
                <c:pt idx="2208">
                  <c:v>256.97410180751911</c:v>
                </c:pt>
                <c:pt idx="2209">
                  <c:v>154.24617249429909</c:v>
                </c:pt>
                <c:pt idx="2210">
                  <c:v>124.765832517571</c:v>
                </c:pt>
                <c:pt idx="2211">
                  <c:v>108.42852796164389</c:v>
                </c:pt>
                <c:pt idx="2212">
                  <c:v>93.465765308052283</c:v>
                </c:pt>
                <c:pt idx="2213">
                  <c:v>85.718464120613987</c:v>
                </c:pt>
                <c:pt idx="2214">
                  <c:v>152.59605406178679</c:v>
                </c:pt>
                <c:pt idx="2215">
                  <c:v>96.164325729077149</c:v>
                </c:pt>
                <c:pt idx="2216">
                  <c:v>87.914236294607136</c:v>
                </c:pt>
                <c:pt idx="2217">
                  <c:v>78.125571104571094</c:v>
                </c:pt>
                <c:pt idx="2218">
                  <c:v>78.125571104571094</c:v>
                </c:pt>
                <c:pt idx="2219">
                  <c:v>108.5531903068418</c:v>
                </c:pt>
                <c:pt idx="2220">
                  <c:v>102.3028202536064</c:v>
                </c:pt>
                <c:pt idx="2221">
                  <c:v>84.41391346423724</c:v>
                </c:pt>
                <c:pt idx="2222">
                  <c:v>78.125571104571094</c:v>
                </c:pt>
                <c:pt idx="2223">
                  <c:v>79.593412593711321</c:v>
                </c:pt>
                <c:pt idx="2224">
                  <c:v>93.930444747770892</c:v>
                </c:pt>
                <c:pt idx="2225">
                  <c:v>78.125571104571094</c:v>
                </c:pt>
                <c:pt idx="2226">
                  <c:v>137.20269180880831</c:v>
                </c:pt>
                <c:pt idx="2227">
                  <c:v>80.485151693234002</c:v>
                </c:pt>
                <c:pt idx="2228">
                  <c:v>79.593412593711321</c:v>
                </c:pt>
                <c:pt idx="2229">
                  <c:v>116.18587179943511</c:v>
                </c:pt>
                <c:pt idx="2230">
                  <c:v>239.06862537867599</c:v>
                </c:pt>
                <c:pt idx="2231">
                  <c:v>205.4876617660058</c:v>
                </c:pt>
                <c:pt idx="2232">
                  <c:v>214.36627292339861</c:v>
                </c:pt>
                <c:pt idx="2233">
                  <c:v>355.99489945588812</c:v>
                </c:pt>
                <c:pt idx="2234">
                  <c:v>201.76941568781311</c:v>
                </c:pt>
                <c:pt idx="2235">
                  <c:v>146.6134910017058</c:v>
                </c:pt>
                <c:pt idx="2236">
                  <c:v>106.2781615725802</c:v>
                </c:pt>
                <c:pt idx="2237">
                  <c:v>132.7702279324275</c:v>
                </c:pt>
                <c:pt idx="2238">
                  <c:v>275.10941705174162</c:v>
                </c:pt>
                <c:pt idx="2239">
                  <c:v>179.67787066543389</c:v>
                </c:pt>
                <c:pt idx="2240">
                  <c:v>158.44310259361819</c:v>
                </c:pt>
                <c:pt idx="2241">
                  <c:v>212.50606489540181</c:v>
                </c:pt>
                <c:pt idx="2242">
                  <c:v>125.1375464398342</c:v>
                </c:pt>
                <c:pt idx="2243">
                  <c:v>117.9681851105546</c:v>
                </c:pt>
                <c:pt idx="2244">
                  <c:v>125.1375464398342</c:v>
                </c:pt>
                <c:pt idx="2245">
                  <c:v>172.04518917284071</c:v>
                </c:pt>
                <c:pt idx="2246">
                  <c:v>117.9681851105546</c:v>
                </c:pt>
                <c:pt idx="2247">
                  <c:v>134.70114716074869</c:v>
                </c:pt>
                <c:pt idx="2248">
                  <c:v>134.70114716074869</c:v>
                </c:pt>
                <c:pt idx="2249">
                  <c:v>139.44412967242619</c:v>
                </c:pt>
                <c:pt idx="2250">
                  <c:v>105.1557888460266</c:v>
                </c:pt>
                <c:pt idx="2251">
                  <c:v>90.612796715632001</c:v>
                </c:pt>
                <c:pt idx="2252">
                  <c:v>90.931013301697163</c:v>
                </c:pt>
                <c:pt idx="2253">
                  <c:v>312.35271972937301</c:v>
                </c:pt>
                <c:pt idx="2254">
                  <c:v>111.42795940771759</c:v>
                </c:pt>
                <c:pt idx="2255">
                  <c:v>96.164325729077149</c:v>
                </c:pt>
                <c:pt idx="2256">
                  <c:v>134.70114716074869</c:v>
                </c:pt>
                <c:pt idx="2257">
                  <c:v>131.81144817983301</c:v>
                </c:pt>
                <c:pt idx="2258">
                  <c:v>124.6420868505534</c:v>
                </c:pt>
                <c:pt idx="2259">
                  <c:v>102.3028202536064</c:v>
                </c:pt>
                <c:pt idx="2260">
                  <c:v>96.164325729077149</c:v>
                </c:pt>
                <c:pt idx="2261">
                  <c:v>83.019903699589122</c:v>
                </c:pt>
                <c:pt idx="2262">
                  <c:v>80.485151693234002</c:v>
                </c:pt>
                <c:pt idx="2263">
                  <c:v>76.799631123087522</c:v>
                </c:pt>
                <c:pt idx="2264">
                  <c:v>167.45863019039211</c:v>
                </c:pt>
                <c:pt idx="2265">
                  <c:v>99.604259832581505</c:v>
                </c:pt>
                <c:pt idx="2266">
                  <c:v>87.914236294607136</c:v>
                </c:pt>
                <c:pt idx="2267">
                  <c:v>80.485151693234002</c:v>
                </c:pt>
                <c:pt idx="2268">
                  <c:v>75.907892023564841</c:v>
                </c:pt>
                <c:pt idx="2269">
                  <c:v>73.041467316394773</c:v>
                </c:pt>
                <c:pt idx="2270">
                  <c:v>57.032340953576181</c:v>
                </c:pt>
                <c:pt idx="2271">
                  <c:v>51.734552898588888</c:v>
                </c:pt>
                <c:pt idx="2272">
                  <c:v>38.25448428825203</c:v>
                </c:pt>
                <c:pt idx="2273">
                  <c:v>31.755797862548999</c:v>
                </c:pt>
                <c:pt idx="2274">
                  <c:v>30.35458086921922</c:v>
                </c:pt>
                <c:pt idx="2275">
                  <c:v>28.960571104571098</c:v>
                </c:pt>
                <c:pt idx="2276">
                  <c:v>27.177092905525729</c:v>
                </c:pt>
                <c:pt idx="2277">
                  <c:v>26.742892023564831</c:v>
                </c:pt>
                <c:pt idx="2278">
                  <c:v>26.30869114160393</c:v>
                </c:pt>
                <c:pt idx="2279">
                  <c:v>25.882458376710328</c:v>
                </c:pt>
                <c:pt idx="2280">
                  <c:v>25.038112805908369</c:v>
                </c:pt>
                <c:pt idx="2281">
                  <c:v>24.21016802247831</c:v>
                </c:pt>
                <c:pt idx="2282">
                  <c:v>24.21016802247831</c:v>
                </c:pt>
                <c:pt idx="2283">
                  <c:v>23.398955724476139</c:v>
                </c:pt>
                <c:pt idx="2284">
                  <c:v>22.604828600727409</c:v>
                </c:pt>
                <c:pt idx="2285">
                  <c:v>22.212081797459149</c:v>
                </c:pt>
                <c:pt idx="2286">
                  <c:v>21.828162644322379</c:v>
                </c:pt>
                <c:pt idx="2287">
                  <c:v>21.44424349118562</c:v>
                </c:pt>
                <c:pt idx="2288">
                  <c:v>22.212081797459149</c:v>
                </c:pt>
                <c:pt idx="2289">
                  <c:v>21.828162644322379</c:v>
                </c:pt>
                <c:pt idx="2290">
                  <c:v>21.44424349118562</c:v>
                </c:pt>
                <c:pt idx="2291">
                  <c:v>20.694476188639079</c:v>
                </c:pt>
                <c:pt idx="2292">
                  <c:v>22.220909447590639</c:v>
                </c:pt>
                <c:pt idx="2293">
                  <c:v>20.694476188639079</c:v>
                </c:pt>
                <c:pt idx="2294">
                  <c:v>20.694476188639079</c:v>
                </c:pt>
                <c:pt idx="2295">
                  <c:v>20.694476188639079</c:v>
                </c:pt>
                <c:pt idx="2296">
                  <c:v>19.963226423970919</c:v>
                </c:pt>
                <c:pt idx="2297">
                  <c:v>19.963226423970919</c:v>
                </c:pt>
                <c:pt idx="2298">
                  <c:v>19.250975573443441</c:v>
                </c:pt>
                <c:pt idx="2299">
                  <c:v>15.629610105801341</c:v>
                </c:pt>
                <c:pt idx="2300">
                  <c:v>13.09824463815923</c:v>
                </c:pt>
                <c:pt idx="2301">
                  <c:v>13.09824463815923</c:v>
                </c:pt>
                <c:pt idx="2302">
                  <c:v>13.09824463815923</c:v>
                </c:pt>
                <c:pt idx="2303">
                  <c:v>12.761922319079609</c:v>
                </c:pt>
                <c:pt idx="2304">
                  <c:v>13.09824463815923</c:v>
                </c:pt>
                <c:pt idx="2305">
                  <c:v>12.425599999999999</c:v>
                </c:pt>
                <c:pt idx="2306">
                  <c:v>12.425599999999999</c:v>
                </c:pt>
                <c:pt idx="2307">
                  <c:v>11.77366042131948</c:v>
                </c:pt>
                <c:pt idx="2308">
                  <c:v>11.77366042131948</c:v>
                </c:pt>
                <c:pt idx="2309">
                  <c:v>11.143105656997809</c:v>
                </c:pt>
                <c:pt idx="2310">
                  <c:v>11.143105656997809</c:v>
                </c:pt>
                <c:pt idx="2311">
                  <c:v>10.94310565699781</c:v>
                </c:pt>
                <c:pt idx="2312">
                  <c:v>10.334687190545919</c:v>
                </c:pt>
                <c:pt idx="2313">
                  <c:v>9.7492418197344985</c:v>
                </c:pt>
                <c:pt idx="2314">
                  <c:v>9.1877091454076005</c:v>
                </c:pt>
                <c:pt idx="2315">
                  <c:v>9.1877091454076005</c:v>
                </c:pt>
                <c:pt idx="2316">
                  <c:v>9.1877091454076005</c:v>
                </c:pt>
                <c:pt idx="2317">
                  <c:v>9.0084754825710505</c:v>
                </c:pt>
                <c:pt idx="2318">
                  <c:v>8.9788964237718627</c:v>
                </c:pt>
                <c:pt idx="2319">
                  <c:v>9.8019223190796119</c:v>
                </c:pt>
                <c:pt idx="2320">
                  <c:v>9.4655999999999985</c:v>
                </c:pt>
                <c:pt idx="2321">
                  <c:v>9.4655999999999985</c:v>
                </c:pt>
                <c:pt idx="2322">
                  <c:v>9.4655999999999985</c:v>
                </c:pt>
                <c:pt idx="2323">
                  <c:v>9.4655999999999985</c:v>
                </c:pt>
                <c:pt idx="2324">
                  <c:v>9.4655999999999985</c:v>
                </c:pt>
                <c:pt idx="2325">
                  <c:v>8.8136604213194829</c:v>
                </c:pt>
                <c:pt idx="2326">
                  <c:v>8.8136604213194829</c:v>
                </c:pt>
                <c:pt idx="2327">
                  <c:v>8.498383039158643</c:v>
                </c:pt>
                <c:pt idx="2328">
                  <c:v>8.1831056569978049</c:v>
                </c:pt>
                <c:pt idx="2329">
                  <c:v>8.5564659143525716</c:v>
                </c:pt>
                <c:pt idx="2330">
                  <c:v>7.8892418197344982</c:v>
                </c:pt>
                <c:pt idx="2331">
                  <c:v>7.8892418197344982</c:v>
                </c:pt>
                <c:pt idx="2332">
                  <c:v>7.3277091454075993</c:v>
                </c:pt>
                <c:pt idx="2333">
                  <c:v>7.3277091454075993</c:v>
                </c:pt>
                <c:pt idx="2334">
                  <c:v>7.3277091454075993</c:v>
                </c:pt>
                <c:pt idx="2335">
                  <c:v>7.0594318411167452</c:v>
                </c:pt>
                <c:pt idx="2336">
                  <c:v>7.0594318411167452</c:v>
                </c:pt>
                <c:pt idx="2337">
                  <c:v>6.708475482571048</c:v>
                </c:pt>
                <c:pt idx="2338">
                  <c:v>6.708475482571048</c:v>
                </c:pt>
                <c:pt idx="2339">
                  <c:v>6.359431841116745</c:v>
                </c:pt>
                <c:pt idx="2340">
                  <c:v>6.791154536825891</c:v>
                </c:pt>
                <c:pt idx="2341">
                  <c:v>6.791154536825891</c:v>
                </c:pt>
                <c:pt idx="2342">
                  <c:v>6.791154536825891</c:v>
                </c:pt>
                <c:pt idx="2343">
                  <c:v>6.5359772684129442</c:v>
                </c:pt>
                <c:pt idx="2344">
                  <c:v>6.5359772684129442</c:v>
                </c:pt>
                <c:pt idx="2345">
                  <c:v>6.0394334182879161</c:v>
                </c:pt>
                <c:pt idx="2346">
                  <c:v>5.7980668365758348</c:v>
                </c:pt>
                <c:pt idx="2347">
                  <c:v>5.7980668365758348</c:v>
                </c:pt>
                <c:pt idx="2348">
                  <c:v>4.7225420056195766</c:v>
                </c:pt>
                <c:pt idx="2349">
                  <c:v>4.7225420056195766</c:v>
                </c:pt>
                <c:pt idx="2350">
                  <c:v>4.7225420056195766</c:v>
                </c:pt>
                <c:pt idx="2351">
                  <c:v>4.7225420056195766</c:v>
                </c:pt>
                <c:pt idx="2352">
                  <c:v>4.7225420056195766</c:v>
                </c:pt>
                <c:pt idx="2353">
                  <c:v>4.5284257645997306</c:v>
                </c:pt>
                <c:pt idx="2354">
                  <c:v>4.3343095235798854</c:v>
                </c:pt>
                <c:pt idx="2355">
                  <c:v>4.3343095235798854</c:v>
                </c:pt>
                <c:pt idx="2356">
                  <c:v>4.3343095235798854</c:v>
                </c:pt>
                <c:pt idx="2357">
                  <c:v>4.1587547617899423</c:v>
                </c:pt>
                <c:pt idx="2358">
                  <c:v>3.983200000000001</c:v>
                </c:pt>
                <c:pt idx="2359">
                  <c:v>3.983200000000001</c:v>
                </c:pt>
                <c:pt idx="2360">
                  <c:v>3.983200000000001</c:v>
                </c:pt>
                <c:pt idx="2361">
                  <c:v>3.983200000000001</c:v>
                </c:pt>
                <c:pt idx="2362">
                  <c:v>3.983200000000001</c:v>
                </c:pt>
                <c:pt idx="2363">
                  <c:v>4.3528710028097883</c:v>
                </c:pt>
                <c:pt idx="2364">
                  <c:v>4.5284257645997306</c:v>
                </c:pt>
                <c:pt idx="2365">
                  <c:v>4.7225420056195766</c:v>
                </c:pt>
                <c:pt idx="2366">
                  <c:v>4.7225420056195766</c:v>
                </c:pt>
                <c:pt idx="2367">
                  <c:v>4.7225420056195766</c:v>
                </c:pt>
                <c:pt idx="2368">
                  <c:v>4.5284257645997306</c:v>
                </c:pt>
                <c:pt idx="2369">
                  <c:v>3.983200000000001</c:v>
                </c:pt>
                <c:pt idx="2370">
                  <c:v>3.983200000000001</c:v>
                </c:pt>
                <c:pt idx="2371">
                  <c:v>3.983200000000001</c:v>
                </c:pt>
                <c:pt idx="2372">
                  <c:v>3.8284276137334068</c:v>
                </c:pt>
                <c:pt idx="2373">
                  <c:v>3.6736552274668131</c:v>
                </c:pt>
                <c:pt idx="2374">
                  <c:v>3.6736552274668131</c:v>
                </c:pt>
                <c:pt idx="2375">
                  <c:v>3.542956791019396</c:v>
                </c:pt>
                <c:pt idx="2376">
                  <c:v>3.4122583545719798</c:v>
                </c:pt>
                <c:pt idx="2377">
                  <c:v>3.3113291772859901</c:v>
                </c:pt>
                <c:pt idx="2378">
                  <c:v>3.2103999999999999</c:v>
                </c:pt>
                <c:pt idx="2379">
                  <c:v>3.2103999999999999</c:v>
                </c:pt>
                <c:pt idx="2380">
                  <c:v>3.2103999999999999</c:v>
                </c:pt>
                <c:pt idx="2381">
                  <c:v>3.2103999999999999</c:v>
                </c:pt>
                <c:pt idx="2382">
                  <c:v>3.2103999999999999</c:v>
                </c:pt>
                <c:pt idx="2383">
                  <c:v>3.2103999999999999</c:v>
                </c:pt>
                <c:pt idx="2384">
                  <c:v>3.2103999999999999</c:v>
                </c:pt>
                <c:pt idx="2385">
                  <c:v>3.2103999999999999</c:v>
                </c:pt>
                <c:pt idx="2386">
                  <c:v>3.1551999999999998</c:v>
                </c:pt>
                <c:pt idx="2387">
                  <c:v>3.1</c:v>
                </c:pt>
                <c:pt idx="2388">
                  <c:v>3.1</c:v>
                </c:pt>
                <c:pt idx="2389">
                  <c:v>3.1</c:v>
                </c:pt>
                <c:pt idx="2390">
                  <c:v>3.1</c:v>
                </c:pt>
                <c:pt idx="2391">
                  <c:v>3.1</c:v>
                </c:pt>
                <c:pt idx="2392">
                  <c:v>3.1</c:v>
                </c:pt>
                <c:pt idx="2393">
                  <c:v>3.1</c:v>
                </c:pt>
                <c:pt idx="2394">
                  <c:v>3.1</c:v>
                </c:pt>
                <c:pt idx="2395">
                  <c:v>3.1</c:v>
                </c:pt>
                <c:pt idx="2396">
                  <c:v>3</c:v>
                </c:pt>
                <c:pt idx="2397">
                  <c:v>3</c:v>
                </c:pt>
                <c:pt idx="2398">
                  <c:v>2.99</c:v>
                </c:pt>
                <c:pt idx="2399">
                  <c:v>3</c:v>
                </c:pt>
                <c:pt idx="2400">
                  <c:v>2.8</c:v>
                </c:pt>
                <c:pt idx="2401">
                  <c:v>2.9</c:v>
                </c:pt>
                <c:pt idx="2402">
                  <c:v>2.83</c:v>
                </c:pt>
                <c:pt idx="2403">
                  <c:v>2.73</c:v>
                </c:pt>
                <c:pt idx="2404">
                  <c:v>2.73</c:v>
                </c:pt>
                <c:pt idx="2405">
                  <c:v>2.73</c:v>
                </c:pt>
                <c:pt idx="2406">
                  <c:v>2.7</c:v>
                </c:pt>
                <c:pt idx="2407">
                  <c:v>2.6960000000000002</c:v>
                </c:pt>
                <c:pt idx="2408">
                  <c:v>2.72</c:v>
                </c:pt>
                <c:pt idx="2409">
                  <c:v>2.72</c:v>
                </c:pt>
                <c:pt idx="2410">
                  <c:v>3.5415999999999999</c:v>
                </c:pt>
                <c:pt idx="2411">
                  <c:v>3.7171547617899421</c:v>
                </c:pt>
                <c:pt idx="2412">
                  <c:v>3.9112710028097881</c:v>
                </c:pt>
                <c:pt idx="2413">
                  <c:v>3.1551999999999998</c:v>
                </c:pt>
                <c:pt idx="2414">
                  <c:v>3.1551999999999998</c:v>
                </c:pt>
                <c:pt idx="2415">
                  <c:v>3.1</c:v>
                </c:pt>
                <c:pt idx="2416">
                  <c:v>3.1</c:v>
                </c:pt>
                <c:pt idx="2417">
                  <c:v>2.99</c:v>
                </c:pt>
                <c:pt idx="2418">
                  <c:v>2.91</c:v>
                </c:pt>
                <c:pt idx="2419">
                  <c:v>2.8</c:v>
                </c:pt>
                <c:pt idx="2420">
                  <c:v>2.64</c:v>
                </c:pt>
                <c:pt idx="2421">
                  <c:v>2.68</c:v>
                </c:pt>
                <c:pt idx="2422">
                  <c:v>2.6</c:v>
                </c:pt>
                <c:pt idx="2423">
                  <c:v>2.59</c:v>
                </c:pt>
                <c:pt idx="2424">
                  <c:v>2.5099999999999998</c:v>
                </c:pt>
                <c:pt idx="2425">
                  <c:v>2.5</c:v>
                </c:pt>
                <c:pt idx="2426">
                  <c:v>2.5</c:v>
                </c:pt>
                <c:pt idx="2427">
                  <c:v>2.63</c:v>
                </c:pt>
                <c:pt idx="2428">
                  <c:v>2.41</c:v>
                </c:pt>
                <c:pt idx="2429">
                  <c:v>2.2919999999999998</c:v>
                </c:pt>
                <c:pt idx="2430">
                  <c:v>2.3199999999999998</c:v>
                </c:pt>
                <c:pt idx="2431">
                  <c:v>2.2200000000000002</c:v>
                </c:pt>
                <c:pt idx="2432">
                  <c:v>2.2400000000000002</c:v>
                </c:pt>
                <c:pt idx="2433">
                  <c:v>2.2799999999999998</c:v>
                </c:pt>
                <c:pt idx="2434">
                  <c:v>2.1800000000000002</c:v>
                </c:pt>
                <c:pt idx="2435">
                  <c:v>2.1800000000000002</c:v>
                </c:pt>
                <c:pt idx="2436">
                  <c:v>2.17</c:v>
                </c:pt>
                <c:pt idx="2437">
                  <c:v>2.1800000000000002</c:v>
                </c:pt>
                <c:pt idx="2438">
                  <c:v>2.17</c:v>
                </c:pt>
                <c:pt idx="2439">
                  <c:v>2.2000000000000002</c:v>
                </c:pt>
                <c:pt idx="2440">
                  <c:v>2.12</c:v>
                </c:pt>
                <c:pt idx="2441">
                  <c:v>2.21</c:v>
                </c:pt>
                <c:pt idx="2442">
                  <c:v>2.12</c:v>
                </c:pt>
                <c:pt idx="2443">
                  <c:v>2.2000000000000002</c:v>
                </c:pt>
                <c:pt idx="2444">
                  <c:v>1.87</c:v>
                </c:pt>
                <c:pt idx="2445">
                  <c:v>1.88</c:v>
                </c:pt>
                <c:pt idx="2446">
                  <c:v>1.72</c:v>
                </c:pt>
                <c:pt idx="2447">
                  <c:v>1.77</c:v>
                </c:pt>
                <c:pt idx="2448">
                  <c:v>1.61</c:v>
                </c:pt>
                <c:pt idx="2449">
                  <c:v>1.86</c:v>
                </c:pt>
                <c:pt idx="2450">
                  <c:v>2.15</c:v>
                </c:pt>
                <c:pt idx="2451">
                  <c:v>2.15</c:v>
                </c:pt>
                <c:pt idx="2452">
                  <c:v>2.17</c:v>
                </c:pt>
                <c:pt idx="2453">
                  <c:v>2.21</c:v>
                </c:pt>
                <c:pt idx="2454">
                  <c:v>2.19</c:v>
                </c:pt>
                <c:pt idx="2455">
                  <c:v>2.2400000000000002</c:v>
                </c:pt>
                <c:pt idx="2456">
                  <c:v>2.08</c:v>
                </c:pt>
                <c:pt idx="2457">
                  <c:v>1.88</c:v>
                </c:pt>
                <c:pt idx="2458">
                  <c:v>1.75</c:v>
                </c:pt>
                <c:pt idx="2459">
                  <c:v>1.92</c:v>
                </c:pt>
                <c:pt idx="2460">
                  <c:v>1.79</c:v>
                </c:pt>
                <c:pt idx="2461">
                  <c:v>1.72</c:v>
                </c:pt>
                <c:pt idx="2462">
                  <c:v>1.78</c:v>
                </c:pt>
                <c:pt idx="2463">
                  <c:v>1.83</c:v>
                </c:pt>
                <c:pt idx="2464">
                  <c:v>1.81</c:v>
                </c:pt>
                <c:pt idx="2465">
                  <c:v>1.93</c:v>
                </c:pt>
                <c:pt idx="2466">
                  <c:v>1.91</c:v>
                </c:pt>
                <c:pt idx="2467">
                  <c:v>2.2400000000000002</c:v>
                </c:pt>
                <c:pt idx="2468">
                  <c:v>2.2799999999999998</c:v>
                </c:pt>
                <c:pt idx="2469">
                  <c:v>2.13</c:v>
                </c:pt>
                <c:pt idx="2470">
                  <c:v>2.04</c:v>
                </c:pt>
                <c:pt idx="2471">
                  <c:v>1.94</c:v>
                </c:pt>
                <c:pt idx="2472">
                  <c:v>1.92</c:v>
                </c:pt>
                <c:pt idx="2473">
                  <c:v>2.15</c:v>
                </c:pt>
                <c:pt idx="2474">
                  <c:v>2.1800000000000002</c:v>
                </c:pt>
                <c:pt idx="2475">
                  <c:v>1.95</c:v>
                </c:pt>
                <c:pt idx="2476">
                  <c:v>1.88</c:v>
                </c:pt>
                <c:pt idx="2477">
                  <c:v>1.75</c:v>
                </c:pt>
                <c:pt idx="2478">
                  <c:v>1.7</c:v>
                </c:pt>
                <c:pt idx="2479">
                  <c:v>1.66</c:v>
                </c:pt>
                <c:pt idx="2480">
                  <c:v>1.73</c:v>
                </c:pt>
                <c:pt idx="2481">
                  <c:v>1.56</c:v>
                </c:pt>
                <c:pt idx="2482">
                  <c:v>1.73</c:v>
                </c:pt>
                <c:pt idx="2483">
                  <c:v>2.665861032021323</c:v>
                </c:pt>
                <c:pt idx="2484">
                  <c:v>2.0587547617899422</c:v>
                </c:pt>
                <c:pt idx="2485">
                  <c:v>4.0411545368258919</c:v>
                </c:pt>
                <c:pt idx="2486">
                  <c:v>2.956848271222734</c:v>
                </c:pt>
                <c:pt idx="2487">
                  <c:v>2.495861032021323</c:v>
                </c:pt>
                <c:pt idx="2488">
                  <c:v>2.5222583545719801</c:v>
                </c:pt>
                <c:pt idx="2489">
                  <c:v>2.1613291772859902</c:v>
                </c:pt>
                <c:pt idx="2490">
                  <c:v>5.0158919126770378</c:v>
                </c:pt>
                <c:pt idx="2491">
                  <c:v>3.5839823755233482</c:v>
                </c:pt>
                <c:pt idx="2492">
                  <c:v>3.6736552274668131</c:v>
                </c:pt>
                <c:pt idx="2493">
                  <c:v>3.6736552274668131</c:v>
                </c:pt>
                <c:pt idx="2494">
                  <c:v>9.0610650551346676</c:v>
                </c:pt>
                <c:pt idx="2495">
                  <c:v>15.57711576294529</c:v>
                </c:pt>
                <c:pt idx="2496">
                  <c:v>5.6627320302028892</c:v>
                </c:pt>
                <c:pt idx="2497">
                  <c:v>5.6627320302028892</c:v>
                </c:pt>
                <c:pt idx="2498">
                  <c:v>11.98406830497928</c:v>
                </c:pt>
                <c:pt idx="2499">
                  <c:v>9.3414511205269903</c:v>
                </c:pt>
                <c:pt idx="2500">
                  <c:v>7.3311545368258919</c:v>
                </c:pt>
                <c:pt idx="2501">
                  <c:v>7.8581012134695296</c:v>
                </c:pt>
                <c:pt idx="2502">
                  <c:v>10.52281536273248</c:v>
                </c:pt>
                <c:pt idx="2503">
                  <c:v>6.3968482712227344</c:v>
                </c:pt>
                <c:pt idx="2504">
                  <c:v>8.792407479072688</c:v>
                </c:pt>
                <c:pt idx="2505">
                  <c:v>6.8346106867008629</c:v>
                </c:pt>
                <c:pt idx="2506">
                  <c:v>9.7995564009148968</c:v>
                </c:pt>
                <c:pt idx="2507">
                  <c:v>11.98406830497928</c:v>
                </c:pt>
                <c:pt idx="2508">
                  <c:v>15.204906462152801</c:v>
                </c:pt>
                <c:pt idx="2509">
                  <c:v>54.431879779597473</c:v>
                </c:pt>
                <c:pt idx="2510">
                  <c:v>20.319392856109481</c:v>
                </c:pt>
                <c:pt idx="2511">
                  <c:v>18.55002090986725</c:v>
                </c:pt>
                <c:pt idx="2512">
                  <c:v>18.374661901868311</c:v>
                </c:pt>
                <c:pt idx="2513">
                  <c:v>15.0961738059327</c:v>
                </c:pt>
                <c:pt idx="2514">
                  <c:v>12.296610686700861</c:v>
                </c:pt>
                <c:pt idx="2515">
                  <c:v>14.25440747907269</c:v>
                </c:pt>
                <c:pt idx="2516">
                  <c:v>15.715660421319489</c:v>
                </c:pt>
                <c:pt idx="2517">
                  <c:v>13.63492086368591</c:v>
                </c:pt>
                <c:pt idx="2518">
                  <c:v>17.446068304979281</c:v>
                </c:pt>
                <c:pt idx="2519">
                  <c:v>14.80345112052699</c:v>
                </c:pt>
                <c:pt idx="2520">
                  <c:v>15.81210869658897</c:v>
                </c:pt>
                <c:pt idx="2521">
                  <c:v>24.02906830497928</c:v>
                </c:pt>
                <c:pt idx="2522">
                  <c:v>22.567815362732478</c:v>
                </c:pt>
                <c:pt idx="2523">
                  <c:v>18.652895575008301</c:v>
                </c:pt>
                <c:pt idx="2524">
                  <c:v>12.25358930940515</c:v>
                </c:pt>
                <c:pt idx="2525">
                  <c:v>9.0001981782801952</c:v>
                </c:pt>
                <c:pt idx="2526">
                  <c:v>50.996377013560881</c:v>
                </c:pt>
                <c:pt idx="2527">
                  <c:v>41.566377013560881</c:v>
                </c:pt>
                <c:pt idx="2528">
                  <c:v>30.77281536273248</c:v>
                </c:pt>
                <c:pt idx="2529">
                  <c:v>29.170773339007269</c:v>
                </c:pt>
                <c:pt idx="2530">
                  <c:v>24.02906830497928</c:v>
                </c:pt>
                <c:pt idx="2531">
                  <c:v>52.990927253658057</c:v>
                </c:pt>
                <c:pt idx="2532">
                  <c:v>29.892523646605081</c:v>
                </c:pt>
                <c:pt idx="2533">
                  <c:v>25.037725881041261</c:v>
                </c:pt>
                <c:pt idx="2534">
                  <c:v>23.71379092281844</c:v>
                </c:pt>
                <c:pt idx="2535">
                  <c:v>21.386451120526988</c:v>
                </c:pt>
                <c:pt idx="2536">
                  <c:v>19.925198178280191</c:v>
                </c:pt>
                <c:pt idx="2537">
                  <c:v>18.624433418287911</c:v>
                </c:pt>
                <c:pt idx="2538">
                  <c:v>23.96586282069849</c:v>
                </c:pt>
                <c:pt idx="2539">
                  <c:v>39.00843271303426</c:v>
                </c:pt>
                <c:pt idx="2540">
                  <c:v>26.810398358193911</c:v>
                </c:pt>
                <c:pt idx="2541">
                  <c:v>30.08265904603314</c:v>
                </c:pt>
                <c:pt idx="2542">
                  <c:v>43.902765308052281</c:v>
                </c:pt>
                <c:pt idx="2543">
                  <c:v>78.847285555451492</c:v>
                </c:pt>
                <c:pt idx="2544">
                  <c:v>95.924570345073406</c:v>
                </c:pt>
                <c:pt idx="2545">
                  <c:v>457.35379101939583</c:v>
                </c:pt>
                <c:pt idx="2546">
                  <c:v>128.0245862471495</c:v>
                </c:pt>
                <c:pt idx="2547">
                  <c:v>131.74700000000001</c:v>
                </c:pt>
                <c:pt idx="2548">
                  <c:v>276.7126173596937</c:v>
                </c:pt>
                <c:pt idx="2549">
                  <c:v>241.03726609206689</c:v>
                </c:pt>
                <c:pt idx="2550">
                  <c:v>166.85082776320979</c:v>
                </c:pt>
                <c:pt idx="2551">
                  <c:v>117.66349100170579</c:v>
                </c:pt>
                <c:pt idx="2552">
                  <c:v>92.290924226171882</c:v>
                </c:pt>
                <c:pt idx="2553">
                  <c:v>82.879690586025404</c:v>
                </c:pt>
                <c:pt idx="2554">
                  <c:v>64.515765308052295</c:v>
                </c:pt>
                <c:pt idx="2555">
                  <c:v>56.429484288252027</c:v>
                </c:pt>
                <c:pt idx="2556">
                  <c:v>53.894732281896907</c:v>
                </c:pt>
                <c:pt idx="2557">
                  <c:v>49.175571104571098</c:v>
                </c:pt>
                <c:pt idx="2558">
                  <c:v>68.426507826226398</c:v>
                </c:pt>
                <c:pt idx="2559">
                  <c:v>112.1966416852779</c:v>
                </c:pt>
                <c:pt idx="2560">
                  <c:v>126.0399047545563</c:v>
                </c:pt>
                <c:pt idx="2561">
                  <c:v>115.5207329694549</c:v>
                </c:pt>
                <c:pt idx="2562">
                  <c:v>83.924690586025406</c:v>
                </c:pt>
                <c:pt idx="2563">
                  <c:v>68.259325729077148</c:v>
                </c:pt>
                <c:pt idx="2564">
                  <c:v>155.84747255286439</c:v>
                </c:pt>
                <c:pt idx="2565">
                  <c:v>108.1379670480447</c:v>
                </c:pt>
                <c:pt idx="2566">
                  <c:v>81.071721993605109</c:v>
                </c:pt>
                <c:pt idx="2567">
                  <c:v>128.09221668616831</c:v>
                </c:pt>
                <c:pt idx="2568">
                  <c:v>77.250788846026666</c:v>
                </c:pt>
                <c:pt idx="2569">
                  <c:v>64.52662197337645</c:v>
                </c:pt>
                <c:pt idx="2570">
                  <c:v>60.009236294607128</c:v>
                </c:pt>
                <c:pt idx="2571">
                  <c:v>56.508913464237239</c:v>
                </c:pt>
                <c:pt idx="2572">
                  <c:v>124.6910540617868</c:v>
                </c:pt>
                <c:pt idx="2573">
                  <c:v>83.389283370555873</c:v>
                </c:pt>
                <c:pt idx="2574">
                  <c:v>104.8652279324275</c:v>
                </c:pt>
                <c:pt idx="2575">
                  <c:v>199.94724571494791</c:v>
                </c:pt>
                <c:pt idx="2576">
                  <c:v>114.9050224861731</c:v>
                </c:pt>
                <c:pt idx="2577">
                  <c:v>163.50457801544789</c:v>
                </c:pt>
                <c:pt idx="2578">
                  <c:v>143.30703796382531</c:v>
                </c:pt>
                <c:pt idx="2579">
                  <c:v>118.30618511055459</c:v>
                </c:pt>
                <c:pt idx="2580">
                  <c:v>105.4937888460267</c:v>
                </c:pt>
                <c:pt idx="2581">
                  <c:v>304.13130211547121</c:v>
                </c:pt>
                <c:pt idx="2582">
                  <c:v>139.78212967242621</c:v>
                </c:pt>
                <c:pt idx="2583">
                  <c:v>152.93405406178681</c:v>
                </c:pt>
                <c:pt idx="2584">
                  <c:v>105.4937888460267</c:v>
                </c:pt>
                <c:pt idx="2585">
                  <c:v>92.769621973376445</c:v>
                </c:pt>
                <c:pt idx="2586">
                  <c:v>88.252236294607144</c:v>
                </c:pt>
                <c:pt idx="2587">
                  <c:v>82.323760364913284</c:v>
                </c:pt>
                <c:pt idx="2588">
                  <c:v>76.293285552285568</c:v>
                </c:pt>
                <c:pt idx="2589">
                  <c:v>126.9697334078982</c:v>
                </c:pt>
                <c:pt idx="2590">
                  <c:v>108.3847219936051</c:v>
                </c:pt>
                <c:pt idx="2591">
                  <c:v>68.848765308052293</c:v>
                </c:pt>
                <c:pt idx="2592">
                  <c:v>58.917259832581493</c:v>
                </c:pt>
                <c:pt idx="2593">
                  <c:v>111.33311784588319</c:v>
                </c:pt>
                <c:pt idx="2594">
                  <c:v>111.03505406178679</c:v>
                </c:pt>
                <c:pt idx="2595">
                  <c:v>112.1533576964373</c:v>
                </c:pt>
                <c:pt idx="2596">
                  <c:v>63.594788846026653</c:v>
                </c:pt>
                <c:pt idx="2597">
                  <c:v>52.873488863608898</c:v>
                </c:pt>
                <c:pt idx="2598">
                  <c:v>87.588618147303578</c:v>
                </c:pt>
                <c:pt idx="2599">
                  <c:v>204.56597701022829</c:v>
                </c:pt>
                <c:pt idx="2600">
                  <c:v>108.16054643983421</c:v>
                </c:pt>
                <c:pt idx="2601">
                  <c:v>176.27189325967041</c:v>
                </c:pt>
                <c:pt idx="2602">
                  <c:v>117.3761851105546</c:v>
                </c:pt>
                <c:pt idx="2603">
                  <c:v>124.5455464398342</c:v>
                </c:pt>
                <c:pt idx="2604">
                  <c:v>98.425294321497447</c:v>
                </c:pt>
                <c:pt idx="2605">
                  <c:v>84.787484288252045</c:v>
                </c:pt>
                <c:pt idx="2606">
                  <c:v>79.893151693234017</c:v>
                </c:pt>
                <c:pt idx="2607">
                  <c:v>57.474484288252029</c:v>
                </c:pt>
                <c:pt idx="2608">
                  <c:v>52.580151693234008</c:v>
                </c:pt>
                <c:pt idx="2609">
                  <c:v>52.580151693234008</c:v>
                </c:pt>
                <c:pt idx="2610">
                  <c:v>48.468398358193923</c:v>
                </c:pt>
                <c:pt idx="2611">
                  <c:v>39.56200532887339</c:v>
                </c:pt>
                <c:pt idx="2612">
                  <c:v>37.60346734630334</c:v>
                </c:pt>
                <c:pt idx="2613">
                  <c:v>23.823116755349471</c:v>
                </c:pt>
                <c:pt idx="2614">
                  <c:v>187.51232597932369</c:v>
                </c:pt>
                <c:pt idx="2615">
                  <c:v>93.338444747770907</c:v>
                </c:pt>
                <c:pt idx="2616">
                  <c:v>81.393760364913291</c:v>
                </c:pt>
                <c:pt idx="2617">
                  <c:v>58.320164600066427</c:v>
                </c:pt>
                <c:pt idx="2618">
                  <c:v>46.216412593711333</c:v>
                </c:pt>
                <c:pt idx="2619">
                  <c:v>44.748571104571099</c:v>
                </c:pt>
                <c:pt idx="2620">
                  <c:v>44.748571104571099</c:v>
                </c:pt>
                <c:pt idx="2621">
                  <c:v>50.100176524978302</c:v>
                </c:pt>
                <c:pt idx="2622">
                  <c:v>51.24302163356878</c:v>
                </c:pt>
                <c:pt idx="2623">
                  <c:v>43.856832005048417</c:v>
                </c:pt>
                <c:pt idx="2624">
                  <c:v>42.965092905525736</c:v>
                </c:pt>
                <c:pt idx="2625">
                  <c:v>79.929243071153493</c:v>
                </c:pt>
                <c:pt idx="2626">
                  <c:v>47.118151693234012</c:v>
                </c:pt>
                <c:pt idx="2627">
                  <c:v>190.50832706789939</c:v>
                </c:pt>
                <c:pt idx="2628">
                  <c:v>125.16668120044071</c:v>
                </c:pt>
                <c:pt idx="2629">
                  <c:v>90.339013301697179</c:v>
                </c:pt>
                <c:pt idx="2630">
                  <c:v>78.522484288252031</c:v>
                </c:pt>
                <c:pt idx="2631">
                  <c:v>52.580151693234008</c:v>
                </c:pt>
                <c:pt idx="2632">
                  <c:v>224.87197698799281</c:v>
                </c:pt>
                <c:pt idx="2633">
                  <c:v>117.3761851105546</c:v>
                </c:pt>
                <c:pt idx="2634">
                  <c:v>128.30574427889621</c:v>
                </c:pt>
                <c:pt idx="2635">
                  <c:v>91.081127803517234</c:v>
                </c:pt>
                <c:pt idx="2636">
                  <c:v>110.8359594077176</c:v>
                </c:pt>
                <c:pt idx="2637">
                  <c:v>92.873765308052299</c:v>
                </c:pt>
                <c:pt idx="2638">
                  <c:v>62.488151693234002</c:v>
                </c:pt>
                <c:pt idx="2639">
                  <c:v>41.668151693234009</c:v>
                </c:pt>
                <c:pt idx="2640">
                  <c:v>41.668151693234009</c:v>
                </c:pt>
                <c:pt idx="2641">
                  <c:v>41.668151693234009</c:v>
                </c:pt>
                <c:pt idx="2642">
                  <c:v>39.308571104571101</c:v>
                </c:pt>
                <c:pt idx="2643">
                  <c:v>37.982631123087508</c:v>
                </c:pt>
                <c:pt idx="2644">
                  <c:v>37.525092905525732</c:v>
                </c:pt>
                <c:pt idx="2645">
                  <c:v>36.664659258671243</c:v>
                </c:pt>
                <c:pt idx="2646">
                  <c:v>34.968000000000004</c:v>
                </c:pt>
                <c:pt idx="2647">
                  <c:v>25.752828600727401</c:v>
                </c:pt>
                <c:pt idx="2648">
                  <c:v>18.576280828386679</c:v>
                </c:pt>
                <c:pt idx="2649">
                  <c:v>16.552828600727409</c:v>
                </c:pt>
                <c:pt idx="2650">
                  <c:v>17.364040898729581</c:v>
                </c:pt>
                <c:pt idx="2651">
                  <c:v>17.75678770199783</c:v>
                </c:pt>
                <c:pt idx="2652">
                  <c:v>16.552828600727409</c:v>
                </c:pt>
                <c:pt idx="2653">
                  <c:v>15.392243491185621</c:v>
                </c:pt>
                <c:pt idx="2654">
                  <c:v>15.392243491185621</c:v>
                </c:pt>
                <c:pt idx="2655">
                  <c:v>15.392243491185621</c:v>
                </c:pt>
                <c:pt idx="2656">
                  <c:v>62.741781833704422</c:v>
                </c:pt>
                <c:pt idx="2657">
                  <c:v>14.78735983991235</c:v>
                </c:pt>
                <c:pt idx="2658">
                  <c:v>14.487359839912351</c:v>
                </c:pt>
                <c:pt idx="2659">
                  <c:v>14.462243491185619</c:v>
                </c:pt>
                <c:pt idx="2660">
                  <c:v>13.712476188639069</c:v>
                </c:pt>
                <c:pt idx="2661">
                  <c:v>13.712476188639069</c:v>
                </c:pt>
                <c:pt idx="2662">
                  <c:v>13.712476188639069</c:v>
                </c:pt>
                <c:pt idx="2663">
                  <c:v>13.712476188639069</c:v>
                </c:pt>
                <c:pt idx="2664">
                  <c:v>13.712476188639069</c:v>
                </c:pt>
                <c:pt idx="2665">
                  <c:v>13.712476188639069</c:v>
                </c:pt>
                <c:pt idx="2666">
                  <c:v>13.712476188639069</c:v>
                </c:pt>
                <c:pt idx="2667">
                  <c:v>13.712476188639069</c:v>
                </c:pt>
                <c:pt idx="2668">
                  <c:v>13.712476188639069</c:v>
                </c:pt>
                <c:pt idx="2669">
                  <c:v>13.712476188639069</c:v>
                </c:pt>
                <c:pt idx="2670">
                  <c:v>13.712476188639069</c:v>
                </c:pt>
                <c:pt idx="2671">
                  <c:v>13.712476188639069</c:v>
                </c:pt>
                <c:pt idx="2672">
                  <c:v>13.712476188639069</c:v>
                </c:pt>
                <c:pt idx="2673">
                  <c:v>13.712476188639069</c:v>
                </c:pt>
                <c:pt idx="2674">
                  <c:v>12.98122642397092</c:v>
                </c:pt>
                <c:pt idx="2675">
                  <c:v>12.98122642397092</c:v>
                </c:pt>
                <c:pt idx="2676">
                  <c:v>12.98122642397092</c:v>
                </c:pt>
                <c:pt idx="2677">
                  <c:v>12.98122642397092</c:v>
                </c:pt>
                <c:pt idx="2678">
                  <c:v>12.98122642397092</c:v>
                </c:pt>
                <c:pt idx="2679">
                  <c:v>12.625100998707181</c:v>
                </c:pt>
                <c:pt idx="2680">
                  <c:v>12.26897557344344</c:v>
                </c:pt>
                <c:pt idx="2681">
                  <c:v>11.576244638159229</c:v>
                </c:pt>
                <c:pt idx="2682">
                  <c:v>11.576244638159229</c:v>
                </c:pt>
                <c:pt idx="2683">
                  <c:v>10.903600000000001</c:v>
                </c:pt>
                <c:pt idx="2684">
                  <c:v>10.903600000000001</c:v>
                </c:pt>
                <c:pt idx="2685">
                  <c:v>10.903600000000001</c:v>
                </c:pt>
                <c:pt idx="2686">
                  <c:v>10.25166042131948</c:v>
                </c:pt>
                <c:pt idx="2687">
                  <c:v>13.05422627338668</c:v>
                </c:pt>
                <c:pt idx="2688">
                  <c:v>10.06963021065974</c:v>
                </c:pt>
                <c:pt idx="2689">
                  <c:v>9.7436604213194826</c:v>
                </c:pt>
                <c:pt idx="2690">
                  <c:v>9.7436604213194826</c:v>
                </c:pt>
                <c:pt idx="2691">
                  <c:v>10.40595252973935</c:v>
                </c:pt>
                <c:pt idx="2692">
                  <c:v>9.4283830391586427</c:v>
                </c:pt>
                <c:pt idx="2693">
                  <c:v>8.5046871905459174</c:v>
                </c:pt>
                <c:pt idx="2694">
                  <c:v>8.5046871905459174</c:v>
                </c:pt>
                <c:pt idx="2695">
                  <c:v>8.5046871905459174</c:v>
                </c:pt>
                <c:pt idx="2696">
                  <c:v>8.2119645051402088</c:v>
                </c:pt>
                <c:pt idx="2697">
                  <c:v>7.9192418197344976</c:v>
                </c:pt>
                <c:pt idx="2698">
                  <c:v>7.9192418197344976</c:v>
                </c:pt>
                <c:pt idx="2699">
                  <c:v>7.9192418197344976</c:v>
                </c:pt>
                <c:pt idx="2700">
                  <c:v>7.9192418197344976</c:v>
                </c:pt>
                <c:pt idx="2701">
                  <c:v>7.9192418197344976</c:v>
                </c:pt>
                <c:pt idx="2702">
                  <c:v>7.6384754825710486</c:v>
                </c:pt>
                <c:pt idx="2703">
                  <c:v>7.3577091454075996</c:v>
                </c:pt>
                <c:pt idx="2704">
                  <c:v>7.3577091454075996</c:v>
                </c:pt>
                <c:pt idx="2705">
                  <c:v>7.0894318411167454</c:v>
                </c:pt>
                <c:pt idx="2706">
                  <c:v>7.0894318411167454</c:v>
                </c:pt>
                <c:pt idx="2707">
                  <c:v>6.0694334182879164</c:v>
                </c:pt>
                <c:pt idx="2708">
                  <c:v>6.0694334182879164</c:v>
                </c:pt>
                <c:pt idx="2709">
                  <c:v>6.0694334182879164</c:v>
                </c:pt>
                <c:pt idx="2710">
                  <c:v>6.0694334182879164</c:v>
                </c:pt>
                <c:pt idx="2711">
                  <c:v>5.828066836575835</c:v>
                </c:pt>
                <c:pt idx="2712">
                  <c:v>5.828066836575835</c:v>
                </c:pt>
                <c:pt idx="2713">
                  <c:v>5.828066836575835</c:v>
                </c:pt>
                <c:pt idx="2714">
                  <c:v>5.6013517248832763</c:v>
                </c:pt>
                <c:pt idx="2715">
                  <c:v>5.6013517248832763</c:v>
                </c:pt>
                <c:pt idx="2716">
                  <c:v>5.6013517248832763</c:v>
                </c:pt>
                <c:pt idx="2717">
                  <c:v>7.5107678831308933</c:v>
                </c:pt>
                <c:pt idx="2718">
                  <c:v>5.2903952164897614</c:v>
                </c:pt>
                <c:pt idx="2719">
                  <c:v>4.9484803714885004</c:v>
                </c:pt>
                <c:pt idx="2720">
                  <c:v>4.9484803714885004</c:v>
                </c:pt>
                <c:pt idx="2721">
                  <c:v>4.8819204748305509</c:v>
                </c:pt>
                <c:pt idx="2722">
                  <c:v>4.7519336435738397</c:v>
                </c:pt>
                <c:pt idx="2723">
                  <c:v>4.6251571898080019</c:v>
                </c:pt>
                <c:pt idx="2724">
                  <c:v>4.5016745695263367</c:v>
                </c:pt>
                <c:pt idx="2725">
                  <c:v>4.5016745695263367</c:v>
                </c:pt>
                <c:pt idx="2726">
                  <c:v>4.3815761084634746</c:v>
                </c:pt>
                <c:pt idx="2727">
                  <c:v>4.3815761084634746</c:v>
                </c:pt>
                <c:pt idx="2728">
                  <c:v>4.3232680542317379</c:v>
                </c:pt>
                <c:pt idx="2729">
                  <c:v>4.2649600000000003</c:v>
                </c:pt>
                <c:pt idx="2730">
                  <c:v>4.1519335186961497</c:v>
                </c:pt>
                <c:pt idx="2731">
                  <c:v>4.042614513359946</c:v>
                </c:pt>
                <c:pt idx="2732">
                  <c:v>3.9371332683609501</c:v>
                </c:pt>
                <c:pt idx="2733">
                  <c:v>3.9371332683609501</c:v>
                </c:pt>
                <c:pt idx="2734">
                  <c:v>3.886384063662895</c:v>
                </c:pt>
                <c:pt idx="2735">
                  <c:v>5.2471571430149657</c:v>
                </c:pt>
                <c:pt idx="2736">
                  <c:v>5.2471571430149657</c:v>
                </c:pt>
                <c:pt idx="2737">
                  <c:v>5.2471571430149657</c:v>
                </c:pt>
                <c:pt idx="2738">
                  <c:v>4.9717863156371749</c:v>
                </c:pt>
                <c:pt idx="2739">
                  <c:v>5.1525968604539774</c:v>
                </c:pt>
                <c:pt idx="2740">
                  <c:v>5.1525968604539774</c:v>
                </c:pt>
                <c:pt idx="2741">
                  <c:v>5.1525968604539774</c:v>
                </c:pt>
                <c:pt idx="2742">
                  <c:v>5.1525968604539774</c:v>
                </c:pt>
                <c:pt idx="2743">
                  <c:v>5.1525968604539774</c:v>
                </c:pt>
                <c:pt idx="2744">
                  <c:v>5.1525968604539774</c:v>
                </c:pt>
                <c:pt idx="2745">
                  <c:v>5.1525968604539774</c:v>
                </c:pt>
                <c:pt idx="2746">
                  <c:v>4.96896</c:v>
                </c:pt>
                <c:pt idx="2747">
                  <c:v>4.7909757708203733</c:v>
                </c:pt>
                <c:pt idx="2748">
                  <c:v>4.7432555616337249</c:v>
                </c:pt>
                <c:pt idx="2749">
                  <c:v>4.2649600000000003</c:v>
                </c:pt>
                <c:pt idx="2750">
                  <c:v>4.0972740160280479</c:v>
                </c:pt>
                <c:pt idx="2751">
                  <c:v>3.9371332683609501</c:v>
                </c:pt>
                <c:pt idx="2752">
                  <c:v>3.8356348589648399</c:v>
                </c:pt>
                <c:pt idx="2753">
                  <c:v>3.8356348589648399</c:v>
                </c:pt>
                <c:pt idx="2754">
                  <c:v>3.8356348589648399</c:v>
                </c:pt>
                <c:pt idx="2755">
                  <c:v>3.7382821833614259</c:v>
                </c:pt>
                <c:pt idx="2756">
                  <c:v>3.6452599441562281</c:v>
                </c:pt>
                <c:pt idx="2757">
                  <c:v>3.6452599441562281</c:v>
                </c:pt>
                <c:pt idx="2758">
                  <c:v>3.473088761341137</c:v>
                </c:pt>
                <c:pt idx="2759">
                  <c:v>3.473088761341137</c:v>
                </c:pt>
                <c:pt idx="2760">
                  <c:v>3.473088761341137</c:v>
                </c:pt>
                <c:pt idx="2761">
                  <c:v>3.473088761341137</c:v>
                </c:pt>
                <c:pt idx="2762">
                  <c:v>3.394477760656434</c:v>
                </c:pt>
                <c:pt idx="2763">
                  <c:v>3.321299402061221</c:v>
                </c:pt>
                <c:pt idx="2764">
                  <c:v>3.321299402061221</c:v>
                </c:pt>
                <c:pt idx="2765">
                  <c:v>3.091299402061221</c:v>
                </c:pt>
                <c:pt idx="2766">
                  <c:v>3.02720970103061</c:v>
                </c:pt>
                <c:pt idx="2767">
                  <c:v>3.02720970103061</c:v>
                </c:pt>
                <c:pt idx="2768">
                  <c:v>3.091299402061221</c:v>
                </c:pt>
                <c:pt idx="2769">
                  <c:v>3.0667230314086682</c:v>
                </c:pt>
                <c:pt idx="2770">
                  <c:v>2.959727178685303</c:v>
                </c:pt>
                <c:pt idx="2771">
                  <c:v>2.91</c:v>
                </c:pt>
                <c:pt idx="2772">
                  <c:v>2.91</c:v>
                </c:pt>
                <c:pt idx="2773">
                  <c:v>5.1927903531484692</c:v>
                </c:pt>
                <c:pt idx="2774">
                  <c:v>7.2477412973704514</c:v>
                </c:pt>
                <c:pt idx="2775">
                  <c:v>5.6360636608474337</c:v>
                </c:pt>
                <c:pt idx="2776">
                  <c:v>4.2697333935285506</c:v>
                </c:pt>
                <c:pt idx="2777">
                  <c:v>3.533540233393933</c:v>
                </c:pt>
                <c:pt idx="2778">
                  <c:v>3.749235961988528</c:v>
                </c:pt>
                <c:pt idx="2779">
                  <c:v>3.6278885813588269</c:v>
                </c:pt>
                <c:pt idx="2780">
                  <c:v>3.5576455537539751</c:v>
                </c:pt>
                <c:pt idx="2781">
                  <c:v>3.6349343806705678</c:v>
                </c:pt>
                <c:pt idx="2782">
                  <c:v>3.7652599441562278</c:v>
                </c:pt>
                <c:pt idx="2783">
                  <c:v>3.7652599441562278</c:v>
                </c:pt>
                <c:pt idx="2784">
                  <c:v>3.7210199720781141</c:v>
                </c:pt>
                <c:pt idx="2785">
                  <c:v>3.6767799999999999</c:v>
                </c:pt>
                <c:pt idx="2786">
                  <c:v>3.5930887613411371</c:v>
                </c:pt>
                <c:pt idx="2787">
                  <c:v>3.5930887613411371</c:v>
                </c:pt>
                <c:pt idx="2788">
                  <c:v>3.4778885813588269</c:v>
                </c:pt>
                <c:pt idx="2789">
                  <c:v>3.313120000000001</c:v>
                </c:pt>
                <c:pt idx="2790">
                  <c:v>3.214136095167643</c:v>
                </c:pt>
                <c:pt idx="2791">
                  <c:v>3.069999999999999</c:v>
                </c:pt>
                <c:pt idx="2792">
                  <c:v>2.91</c:v>
                </c:pt>
                <c:pt idx="2793">
                  <c:v>2.7799999999999989</c:v>
                </c:pt>
                <c:pt idx="2794">
                  <c:v>2.84</c:v>
                </c:pt>
                <c:pt idx="2795">
                  <c:v>2.8</c:v>
                </c:pt>
                <c:pt idx="2796">
                  <c:v>2.79</c:v>
                </c:pt>
                <c:pt idx="2797">
                  <c:v>2.66</c:v>
                </c:pt>
                <c:pt idx="2798">
                  <c:v>2.6</c:v>
                </c:pt>
                <c:pt idx="2799">
                  <c:v>2.6</c:v>
                </c:pt>
                <c:pt idx="2800">
                  <c:v>2.569999999999999</c:v>
                </c:pt>
                <c:pt idx="2801">
                  <c:v>2.5099999999999998</c:v>
                </c:pt>
                <c:pt idx="2802">
                  <c:v>2.5099999999999998</c:v>
                </c:pt>
                <c:pt idx="2803">
                  <c:v>2.5099999999999998</c:v>
                </c:pt>
                <c:pt idx="2804">
                  <c:v>2.5099999999999998</c:v>
                </c:pt>
                <c:pt idx="2805">
                  <c:v>2.4700000000000002</c:v>
                </c:pt>
                <c:pt idx="2806">
                  <c:v>2.5</c:v>
                </c:pt>
                <c:pt idx="2807">
                  <c:v>2.36</c:v>
                </c:pt>
                <c:pt idx="2808">
                  <c:v>2.29</c:v>
                </c:pt>
                <c:pt idx="2809">
                  <c:v>3.0073370191794231</c:v>
                </c:pt>
                <c:pt idx="2810">
                  <c:v>2.83</c:v>
                </c:pt>
                <c:pt idx="2811">
                  <c:v>2.46</c:v>
                </c:pt>
                <c:pt idx="2812">
                  <c:v>2.38</c:v>
                </c:pt>
                <c:pt idx="2813">
                  <c:v>2.36</c:v>
                </c:pt>
                <c:pt idx="2814">
                  <c:v>2.33</c:v>
                </c:pt>
                <c:pt idx="2815">
                  <c:v>2.2799999999999998</c:v>
                </c:pt>
                <c:pt idx="2816">
                  <c:v>2.04</c:v>
                </c:pt>
                <c:pt idx="2817">
                  <c:v>2</c:v>
                </c:pt>
                <c:pt idx="2818">
                  <c:v>1.95</c:v>
                </c:pt>
                <c:pt idx="2819">
                  <c:v>1.92</c:v>
                </c:pt>
                <c:pt idx="2820">
                  <c:v>1.88</c:v>
                </c:pt>
                <c:pt idx="2821">
                  <c:v>1.88</c:v>
                </c:pt>
                <c:pt idx="2822">
                  <c:v>1.89</c:v>
                </c:pt>
                <c:pt idx="2823">
                  <c:v>1.84</c:v>
                </c:pt>
                <c:pt idx="2824">
                  <c:v>1.86</c:v>
                </c:pt>
                <c:pt idx="2825">
                  <c:v>1.86</c:v>
                </c:pt>
                <c:pt idx="2826">
                  <c:v>1.86</c:v>
                </c:pt>
                <c:pt idx="2827">
                  <c:v>1.84</c:v>
                </c:pt>
                <c:pt idx="2828">
                  <c:v>1.84</c:v>
                </c:pt>
                <c:pt idx="2829">
                  <c:v>1.8</c:v>
                </c:pt>
                <c:pt idx="2830">
                  <c:v>2</c:v>
                </c:pt>
                <c:pt idx="2831">
                  <c:v>2.2799999999999998</c:v>
                </c:pt>
                <c:pt idx="2832">
                  <c:v>2.36</c:v>
                </c:pt>
                <c:pt idx="2833">
                  <c:v>3.16</c:v>
                </c:pt>
                <c:pt idx="2834">
                  <c:v>5.0365048649248543</c:v>
                </c:pt>
                <c:pt idx="2835">
                  <c:v>6.6890429925981776</c:v>
                </c:pt>
                <c:pt idx="2836">
                  <c:v>7.2001981782801954</c:v>
                </c:pt>
                <c:pt idx="2837">
                  <c:v>6.6511545368258922</c:v>
                </c:pt>
                <c:pt idx="2838">
                  <c:v>6.1546106867008632</c:v>
                </c:pt>
                <c:pt idx="2839">
                  <c:v>6.1546106867008632</c:v>
                </c:pt>
                <c:pt idx="2840">
                  <c:v>2.9595373982010269</c:v>
                </c:pt>
                <c:pt idx="2841">
                  <c:v>4.5349592246104944</c:v>
                </c:pt>
                <c:pt idx="2842">
                  <c:v>4.4979375711637051</c:v>
                </c:pt>
                <c:pt idx="2843">
                  <c:v>3.493555852723365</c:v>
                </c:pt>
                <c:pt idx="2844">
                  <c:v>3.46312</c:v>
                </c:pt>
                <c:pt idx="2845">
                  <c:v>3.16</c:v>
                </c:pt>
                <c:pt idx="2846">
                  <c:v>2.69</c:v>
                </c:pt>
                <c:pt idx="2847">
                  <c:v>2.68</c:v>
                </c:pt>
                <c:pt idx="2848">
                  <c:v>2.5299999999999989</c:v>
                </c:pt>
                <c:pt idx="2849">
                  <c:v>2.3650000000000002</c:v>
                </c:pt>
                <c:pt idx="2850">
                  <c:v>2.29</c:v>
                </c:pt>
                <c:pt idx="2851">
                  <c:v>2.2000000000000002</c:v>
                </c:pt>
                <c:pt idx="2852">
                  <c:v>2.0499999999999998</c:v>
                </c:pt>
                <c:pt idx="2853">
                  <c:v>1.97</c:v>
                </c:pt>
                <c:pt idx="2854">
                  <c:v>2.02</c:v>
                </c:pt>
                <c:pt idx="2855">
                  <c:v>1.98</c:v>
                </c:pt>
                <c:pt idx="2856">
                  <c:v>1.92</c:v>
                </c:pt>
                <c:pt idx="2857">
                  <c:v>1.89</c:v>
                </c:pt>
                <c:pt idx="2858">
                  <c:v>1.89</c:v>
                </c:pt>
                <c:pt idx="2859">
                  <c:v>1.85</c:v>
                </c:pt>
                <c:pt idx="2860">
                  <c:v>1.64</c:v>
                </c:pt>
                <c:pt idx="2861">
                  <c:v>1.62</c:v>
                </c:pt>
                <c:pt idx="2862">
                  <c:v>2.11</c:v>
                </c:pt>
                <c:pt idx="2863">
                  <c:v>2.2400000000000002</c:v>
                </c:pt>
                <c:pt idx="2864">
                  <c:v>2.1800000000000002</c:v>
                </c:pt>
                <c:pt idx="2865">
                  <c:v>2.06</c:v>
                </c:pt>
                <c:pt idx="2866">
                  <c:v>1.91</c:v>
                </c:pt>
                <c:pt idx="2867">
                  <c:v>1.78</c:v>
                </c:pt>
                <c:pt idx="2868">
                  <c:v>8.1409602374152747</c:v>
                </c:pt>
                <c:pt idx="2869">
                  <c:v>9.9778516373505433</c:v>
                </c:pt>
                <c:pt idx="2870">
                  <c:v>4.7175446081677226</c:v>
                </c:pt>
                <c:pt idx="2871">
                  <c:v>10.20064970103061</c:v>
                </c:pt>
                <c:pt idx="2872">
                  <c:v>3.162954155885862</c:v>
                </c:pt>
                <c:pt idx="2873">
                  <c:v>6.3720680475838209</c:v>
                </c:pt>
                <c:pt idx="2874">
                  <c:v>3.4972388803282168</c:v>
                </c:pt>
                <c:pt idx="2875">
                  <c:v>2.9795699999999998</c:v>
                </c:pt>
                <c:pt idx="2876">
                  <c:v>2.67</c:v>
                </c:pt>
                <c:pt idx="2877">
                  <c:v>3.2965599999999999</c:v>
                </c:pt>
                <c:pt idx="2878">
                  <c:v>4.7978672566799734</c:v>
                </c:pt>
                <c:pt idx="2879">
                  <c:v>9.0985599999999991</c:v>
                </c:pt>
                <c:pt idx="2880">
                  <c:v>8.7985600000000019</c:v>
                </c:pt>
                <c:pt idx="2881">
                  <c:v>2.9372388803282168</c:v>
                </c:pt>
                <c:pt idx="2882">
                  <c:v>2.6</c:v>
                </c:pt>
                <c:pt idx="2883">
                  <c:v>2.41</c:v>
                </c:pt>
                <c:pt idx="2884">
                  <c:v>2.4700000000000002</c:v>
                </c:pt>
                <c:pt idx="2885">
                  <c:v>2.2200000000000002</c:v>
                </c:pt>
                <c:pt idx="2886">
                  <c:v>6.9506497010306099</c:v>
                </c:pt>
                <c:pt idx="2887">
                  <c:v>7.2169958527233646</c:v>
                </c:pt>
                <c:pt idx="2888">
                  <c:v>5.9740639003071863</c:v>
                </c:pt>
                <c:pt idx="2889">
                  <c:v>3.07</c:v>
                </c:pt>
                <c:pt idx="2890">
                  <c:v>2.87</c:v>
                </c:pt>
                <c:pt idx="2891">
                  <c:v>6.8455624869038409</c:v>
                </c:pt>
                <c:pt idx="2892">
                  <c:v>3.826723031408668</c:v>
                </c:pt>
                <c:pt idx="2893">
                  <c:v>3.8704474015605341</c:v>
                </c:pt>
                <c:pt idx="2894">
                  <c:v>3.17</c:v>
                </c:pt>
                <c:pt idx="2895">
                  <c:v>3.17</c:v>
                </c:pt>
                <c:pt idx="2896">
                  <c:v>2.87</c:v>
                </c:pt>
                <c:pt idx="2897">
                  <c:v>2.52</c:v>
                </c:pt>
                <c:pt idx="2898">
                  <c:v>2.33</c:v>
                </c:pt>
                <c:pt idx="2899">
                  <c:v>1.96</c:v>
                </c:pt>
                <c:pt idx="2900">
                  <c:v>3.02</c:v>
                </c:pt>
                <c:pt idx="2901">
                  <c:v>6.3167952262691234</c:v>
                </c:pt>
                <c:pt idx="2902">
                  <c:v>16.678999999999998</c:v>
                </c:pt>
                <c:pt idx="2903">
                  <c:v>9.5242397010306092</c:v>
                </c:pt>
                <c:pt idx="2904">
                  <c:v>9.3269566341804726</c:v>
                </c:pt>
                <c:pt idx="2905">
                  <c:v>4.8643467812604566</c:v>
                </c:pt>
                <c:pt idx="2906">
                  <c:v>8.46903970103061</c:v>
                </c:pt>
                <c:pt idx="2907">
                  <c:v>5.8475310916807128</c:v>
                </c:pt>
                <c:pt idx="2908">
                  <c:v>5.5280887613411371</c:v>
                </c:pt>
                <c:pt idx="2909">
                  <c:v>49.697353599869373</c:v>
                </c:pt>
                <c:pt idx="2910">
                  <c:v>20.79</c:v>
                </c:pt>
                <c:pt idx="2911">
                  <c:v>10.735126634180469</c:v>
                </c:pt>
                <c:pt idx="2912">
                  <c:v>60.525000000000013</c:v>
                </c:pt>
                <c:pt idx="2913">
                  <c:v>86.135049712397091</c:v>
                </c:pt>
                <c:pt idx="2914">
                  <c:v>47.458458805563751</c:v>
                </c:pt>
                <c:pt idx="2915">
                  <c:v>67.309290554392931</c:v>
                </c:pt>
                <c:pt idx="2916">
                  <c:v>52.079333175752183</c:v>
                </c:pt>
                <c:pt idx="2917">
                  <c:v>24.55535461049675</c:v>
                </c:pt>
                <c:pt idx="2918">
                  <c:v>22.848826406580191</c:v>
                </c:pt>
                <c:pt idx="2919">
                  <c:v>40.146402933868742</c:v>
                </c:pt>
                <c:pt idx="2920">
                  <c:v>202.46606165223471</c:v>
                </c:pt>
                <c:pt idx="2921">
                  <c:v>203.22645448916921</c:v>
                </c:pt>
                <c:pt idx="2922">
                  <c:v>116.62512304850409</c:v>
                </c:pt>
                <c:pt idx="2923">
                  <c:v>91.282882087010023</c:v>
                </c:pt>
                <c:pt idx="2924">
                  <c:v>116.6856771607487</c:v>
                </c:pt>
                <c:pt idx="2925">
                  <c:v>167.8760738013309</c:v>
                </c:pt>
                <c:pt idx="2926">
                  <c:v>141.94314036391569</c:v>
                </c:pt>
                <c:pt idx="2927">
                  <c:v>243.58381164382871</c:v>
                </c:pt>
                <c:pt idx="2928">
                  <c:v>287.16462715229233</c:v>
                </c:pt>
                <c:pt idx="2929">
                  <c:v>166.879078129926</c:v>
                </c:pt>
                <c:pt idx="2930">
                  <c:v>109.3775828423405</c:v>
                </c:pt>
                <c:pt idx="2931">
                  <c:v>90.989211690230661</c:v>
                </c:pt>
                <c:pt idx="2932">
                  <c:v>96.326434488273563</c:v>
                </c:pt>
                <c:pt idx="2933">
                  <c:v>132.40123208229551</c:v>
                </c:pt>
                <c:pt idx="2934">
                  <c:v>267.61579906301932</c:v>
                </c:pt>
                <c:pt idx="2935">
                  <c:v>109.5330705593327</c:v>
                </c:pt>
                <c:pt idx="2936">
                  <c:v>102.9548028274795</c:v>
                </c:pt>
                <c:pt idx="2937">
                  <c:v>101.5824490022286</c:v>
                </c:pt>
                <c:pt idx="2938">
                  <c:v>97.146240594453531</c:v>
                </c:pt>
                <c:pt idx="2939">
                  <c:v>80.665628319838845</c:v>
                </c:pt>
                <c:pt idx="2940">
                  <c:v>355.2005861549826</c:v>
                </c:pt>
                <c:pt idx="2941">
                  <c:v>303.40156351619748</c:v>
                </c:pt>
                <c:pt idx="2942">
                  <c:v>130.30231342479959</c:v>
                </c:pt>
                <c:pt idx="2943">
                  <c:v>115.03734557839471</c:v>
                </c:pt>
                <c:pt idx="2944">
                  <c:v>106.3636926295183</c:v>
                </c:pt>
                <c:pt idx="2945">
                  <c:v>94.803042547057572</c:v>
                </c:pt>
                <c:pt idx="2946">
                  <c:v>107.6180613641735</c:v>
                </c:pt>
                <c:pt idx="2947">
                  <c:v>260.61057012615078</c:v>
                </c:pt>
                <c:pt idx="2948">
                  <c:v>143.71876779866651</c:v>
                </c:pt>
                <c:pt idx="2949">
                  <c:v>90.905642877247644</c:v>
                </c:pt>
                <c:pt idx="2950">
                  <c:v>80.2438136086094</c:v>
                </c:pt>
                <c:pt idx="2951">
                  <c:v>74.99086709657189</c:v>
                </c:pt>
                <c:pt idx="2952">
                  <c:v>98.671925937673564</c:v>
                </c:pt>
                <c:pt idx="2953">
                  <c:v>70.463969883119219</c:v>
                </c:pt>
                <c:pt idx="2954">
                  <c:v>69.569695183613774</c:v>
                </c:pt>
                <c:pt idx="2955">
                  <c:v>89.072998710096101</c:v>
                </c:pt>
                <c:pt idx="2956">
                  <c:v>348.96262426330242</c:v>
                </c:pt>
                <c:pt idx="2957">
                  <c:v>169.96001360044119</c:v>
                </c:pt>
                <c:pt idx="2958">
                  <c:v>121.9378136086094</c:v>
                </c:pt>
                <c:pt idx="2959">
                  <c:v>112.10269640226031</c:v>
                </c:pt>
                <c:pt idx="2960">
                  <c:v>93.858726292451053</c:v>
                </c:pt>
                <c:pt idx="2961">
                  <c:v>76.655706034538696</c:v>
                </c:pt>
                <c:pt idx="2962">
                  <c:v>84.845333142689753</c:v>
                </c:pt>
                <c:pt idx="2963">
                  <c:v>66.043591330482315</c:v>
                </c:pt>
                <c:pt idx="2964">
                  <c:v>55.681363032880498</c:v>
                </c:pt>
                <c:pt idx="2965">
                  <c:v>50.102197279005907</c:v>
                </c:pt>
                <c:pt idx="2966">
                  <c:v>49.581810822654411</c:v>
                </c:pt>
                <c:pt idx="2967">
                  <c:v>45.012993065671068</c:v>
                </c:pt>
                <c:pt idx="2968">
                  <c:v>46.006369311120501</c:v>
                </c:pt>
                <c:pt idx="2969">
                  <c:v>55.395788781933938</c:v>
                </c:pt>
                <c:pt idx="2970">
                  <c:v>41.875591020781329</c:v>
                </c:pt>
                <c:pt idx="2971">
                  <c:v>50.527996129779623</c:v>
                </c:pt>
                <c:pt idx="2972">
                  <c:v>42.912748101710953</c:v>
                </c:pt>
                <c:pt idx="2973">
                  <c:v>58.282453930906627</c:v>
                </c:pt>
                <c:pt idx="2974">
                  <c:v>47.306846504847883</c:v>
                </c:pt>
                <c:pt idx="2975">
                  <c:v>175.29410519564581</c:v>
                </c:pt>
                <c:pt idx="2976">
                  <c:v>110.7311929626445</c:v>
                </c:pt>
                <c:pt idx="2977">
                  <c:v>109.6673186713885</c:v>
                </c:pt>
                <c:pt idx="2978">
                  <c:v>124.0766934747479</c:v>
                </c:pt>
                <c:pt idx="2979">
                  <c:v>108.5941333642633</c:v>
                </c:pt>
                <c:pt idx="2980">
                  <c:v>79.445121317475611</c:v>
                </c:pt>
                <c:pt idx="2981">
                  <c:v>65.687074734108023</c:v>
                </c:pt>
                <c:pt idx="2982">
                  <c:v>64.137227327434388</c:v>
                </c:pt>
                <c:pt idx="2983">
                  <c:v>98.762997871480366</c:v>
                </c:pt>
                <c:pt idx="2984">
                  <c:v>95.266941826054108</c:v>
                </c:pt>
                <c:pt idx="2985">
                  <c:v>121.7328136086094</c:v>
                </c:pt>
                <c:pt idx="2986">
                  <c:v>107.1623745471161</c:v>
                </c:pt>
                <c:pt idx="2987">
                  <c:v>77.506958609420309</c:v>
                </c:pt>
                <c:pt idx="2988">
                  <c:v>116.4922233063145</c:v>
                </c:pt>
                <c:pt idx="2989">
                  <c:v>84.348918551782319</c:v>
                </c:pt>
                <c:pt idx="2990">
                  <c:v>81.292585608556962</c:v>
                </c:pt>
                <c:pt idx="2991">
                  <c:v>66.987401924595076</c:v>
                </c:pt>
                <c:pt idx="2992">
                  <c:v>49.26218508043516</c:v>
                </c:pt>
                <c:pt idx="2993">
                  <c:v>42.550354995550748</c:v>
                </c:pt>
                <c:pt idx="2994">
                  <c:v>41.29668773206744</c:v>
                </c:pt>
                <c:pt idx="2995">
                  <c:v>37.892561368872478</c:v>
                </c:pt>
                <c:pt idx="2996">
                  <c:v>40.750587231720282</c:v>
                </c:pt>
                <c:pt idx="2997">
                  <c:v>81.701247669978116</c:v>
                </c:pt>
                <c:pt idx="2998">
                  <c:v>64.326301625762767</c:v>
                </c:pt>
                <c:pt idx="2999">
                  <c:v>85.542650506216205</c:v>
                </c:pt>
                <c:pt idx="3000">
                  <c:v>105.38265050621619</c:v>
                </c:pt>
                <c:pt idx="3001">
                  <c:v>183.7998266191826</c:v>
                </c:pt>
                <c:pt idx="3002">
                  <c:v>210.63597489585041</c:v>
                </c:pt>
                <c:pt idx="3003">
                  <c:v>128.78830997710131</c:v>
                </c:pt>
                <c:pt idx="3004">
                  <c:v>118.3648746691148</c:v>
                </c:pt>
                <c:pt idx="3005">
                  <c:v>117.86233602975619</c:v>
                </c:pt>
                <c:pt idx="3006">
                  <c:v>64.788736345443169</c:v>
                </c:pt>
                <c:pt idx="3007">
                  <c:v>61.406269610638518</c:v>
                </c:pt>
                <c:pt idx="3008">
                  <c:v>58.258251463658667</c:v>
                </c:pt>
                <c:pt idx="3009">
                  <c:v>55.285031347217981</c:v>
                </c:pt>
                <c:pt idx="3010">
                  <c:v>51.482168978597812</c:v>
                </c:pt>
                <c:pt idx="3011">
                  <c:v>45.985953132712751</c:v>
                </c:pt>
                <c:pt idx="3012">
                  <c:v>40.690659480631837</c:v>
                </c:pt>
                <c:pt idx="3013">
                  <c:v>36.63084874097401</c:v>
                </c:pt>
                <c:pt idx="3014">
                  <c:v>27.91339737987068</c:v>
                </c:pt>
                <c:pt idx="3015">
                  <c:v>26.975463296285351</c:v>
                </c:pt>
                <c:pt idx="3016">
                  <c:v>27.50152443487567</c:v>
                </c:pt>
                <c:pt idx="3017">
                  <c:v>25.570591781179012</c:v>
                </c:pt>
                <c:pt idx="3018">
                  <c:v>24.60112756238129</c:v>
                </c:pt>
                <c:pt idx="3019">
                  <c:v>24.13641859375269</c:v>
                </c:pt>
                <c:pt idx="3020">
                  <c:v>23.679145768363501</c:v>
                </c:pt>
                <c:pt idx="3021">
                  <c:v>23.221872942974311</c:v>
                </c:pt>
                <c:pt idx="3022">
                  <c:v>22.744522473520231</c:v>
                </c:pt>
                <c:pt idx="3023">
                  <c:v>20.948920381109151</c:v>
                </c:pt>
                <c:pt idx="3024">
                  <c:v>20.088486734254641</c:v>
                </c:pt>
                <c:pt idx="3025">
                  <c:v>19.34162698468052</c:v>
                </c:pt>
                <c:pt idx="3026">
                  <c:v>18.627900507906201</c:v>
                </c:pt>
                <c:pt idx="3027">
                  <c:v>17.407208921207879</c:v>
                </c:pt>
                <c:pt idx="3028">
                  <c:v>16.613081797459149</c:v>
                </c:pt>
                <c:pt idx="3029">
                  <c:v>16.613081797459149</c:v>
                </c:pt>
                <c:pt idx="3030">
                  <c:v>15.84524349118562</c:v>
                </c:pt>
                <c:pt idx="3031">
                  <c:v>15.773999888666401</c:v>
                </c:pt>
                <c:pt idx="3032">
                  <c:v>15.773999888666401</c:v>
                </c:pt>
                <c:pt idx="3033">
                  <c:v>15.02423258611986</c:v>
                </c:pt>
                <c:pt idx="3034">
                  <c:v>15.02423258611986</c:v>
                </c:pt>
                <c:pt idx="3035">
                  <c:v>14.65860770378578</c:v>
                </c:pt>
                <c:pt idx="3036">
                  <c:v>14.2929828214517</c:v>
                </c:pt>
                <c:pt idx="3037">
                  <c:v>13.93685739618796</c:v>
                </c:pt>
                <c:pt idx="3038">
                  <c:v>13.23436650328212</c:v>
                </c:pt>
                <c:pt idx="3039">
                  <c:v>12.55167871656039</c:v>
                </c:pt>
                <c:pt idx="3040">
                  <c:v>12.215356397480781</c:v>
                </c:pt>
                <c:pt idx="3041">
                  <c:v>11.886386608140519</c:v>
                </c:pt>
                <c:pt idx="3042">
                  <c:v>11.217838446743331</c:v>
                </c:pt>
                <c:pt idx="3043">
                  <c:v>10.9025610645825</c:v>
                </c:pt>
                <c:pt idx="3044">
                  <c:v>10.9025610645825</c:v>
                </c:pt>
                <c:pt idx="3045">
                  <c:v>10.294142598130611</c:v>
                </c:pt>
                <c:pt idx="3046">
                  <c:v>10.0014199127249</c:v>
                </c:pt>
                <c:pt idx="3047">
                  <c:v>9.7086972273191883</c:v>
                </c:pt>
                <c:pt idx="3048">
                  <c:v>9.7086972273191883</c:v>
                </c:pt>
                <c:pt idx="3049">
                  <c:v>9.7086972273191883</c:v>
                </c:pt>
                <c:pt idx="3050">
                  <c:v>9.7086972273191883</c:v>
                </c:pt>
                <c:pt idx="3051">
                  <c:v>9.7086972273191883</c:v>
                </c:pt>
                <c:pt idx="3052">
                  <c:v>9.7206535755614496</c:v>
                </c:pt>
                <c:pt idx="3053">
                  <c:v>9.1471645529922903</c:v>
                </c:pt>
                <c:pt idx="3054">
                  <c:v>8.8657855984036704</c:v>
                </c:pt>
                <c:pt idx="3055">
                  <c:v>9.1340629026945237</c:v>
                </c:pt>
                <c:pt idx="3056">
                  <c:v>8.5975082941128171</c:v>
                </c:pt>
                <c:pt idx="3057">
                  <c:v>8.5975082941128171</c:v>
                </c:pt>
                <c:pt idx="3058">
                  <c:v>8.5975082941128171</c:v>
                </c:pt>
                <c:pt idx="3059">
                  <c:v>8.3423310256998704</c:v>
                </c:pt>
                <c:pt idx="3060">
                  <c:v>8.0871537572869236</c:v>
                </c:pt>
                <c:pt idx="3061">
                  <c:v>7.6074205938627593</c:v>
                </c:pt>
                <c:pt idx="3062">
                  <c:v>7.1074205938627593</c:v>
                </c:pt>
                <c:pt idx="3063">
                  <c:v>6.6539903704776417</c:v>
                </c:pt>
                <c:pt idx="3064">
                  <c:v>6.0127276030029471</c:v>
                </c:pt>
                <c:pt idx="3065">
                  <c:v>6.3186113619831001</c:v>
                </c:pt>
                <c:pt idx="3066">
                  <c:v>6.1430566001931588</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0</c:v>
                </c:pt>
                <c:pt idx="3845">
                  <c:v>0</c:v>
                </c:pt>
                <c:pt idx="3846">
                  <c:v>0</c:v>
                </c:pt>
                <c:pt idx="3847">
                  <c:v>0</c:v>
                </c:pt>
                <c:pt idx="3848">
                  <c:v>0</c:v>
                </c:pt>
                <c:pt idx="3849">
                  <c:v>0</c:v>
                </c:pt>
                <c:pt idx="3850">
                  <c:v>0</c:v>
                </c:pt>
                <c:pt idx="3851">
                  <c:v>0</c:v>
                </c:pt>
                <c:pt idx="3852">
                  <c:v>0</c:v>
                </c:pt>
                <c:pt idx="3853">
                  <c:v>0</c:v>
                </c:pt>
                <c:pt idx="3854">
                  <c:v>0</c:v>
                </c:pt>
                <c:pt idx="3855">
                  <c:v>0</c:v>
                </c:pt>
                <c:pt idx="3856">
                  <c:v>0</c:v>
                </c:pt>
                <c:pt idx="3857">
                  <c:v>0</c:v>
                </c:pt>
                <c:pt idx="3858">
                  <c:v>0</c:v>
                </c:pt>
                <c:pt idx="3859">
                  <c:v>0</c:v>
                </c:pt>
                <c:pt idx="3860">
                  <c:v>0</c:v>
                </c:pt>
                <c:pt idx="3861">
                  <c:v>0</c:v>
                </c:pt>
                <c:pt idx="3862">
                  <c:v>0</c:v>
                </c:pt>
                <c:pt idx="3863">
                  <c:v>0</c:v>
                </c:pt>
                <c:pt idx="3864">
                  <c:v>0</c:v>
                </c:pt>
                <c:pt idx="3865">
                  <c:v>0</c:v>
                </c:pt>
                <c:pt idx="3866">
                  <c:v>0</c:v>
                </c:pt>
                <c:pt idx="3867">
                  <c:v>0</c:v>
                </c:pt>
                <c:pt idx="3868">
                  <c:v>0</c:v>
                </c:pt>
                <c:pt idx="3869">
                  <c:v>0</c:v>
                </c:pt>
                <c:pt idx="3870">
                  <c:v>0</c:v>
                </c:pt>
                <c:pt idx="3871">
                  <c:v>0</c:v>
                </c:pt>
                <c:pt idx="3872">
                  <c:v>0</c:v>
                </c:pt>
                <c:pt idx="3873">
                  <c:v>0</c:v>
                </c:pt>
                <c:pt idx="3874">
                  <c:v>0</c:v>
                </c:pt>
                <c:pt idx="3875">
                  <c:v>0</c:v>
                </c:pt>
                <c:pt idx="3876">
                  <c:v>0</c:v>
                </c:pt>
                <c:pt idx="3877">
                  <c:v>0</c:v>
                </c:pt>
                <c:pt idx="3878">
                  <c:v>0</c:v>
                </c:pt>
                <c:pt idx="3879">
                  <c:v>0</c:v>
                </c:pt>
                <c:pt idx="3880">
                  <c:v>0</c:v>
                </c:pt>
                <c:pt idx="3881">
                  <c:v>0</c:v>
                </c:pt>
                <c:pt idx="3882">
                  <c:v>0</c:v>
                </c:pt>
                <c:pt idx="3883">
                  <c:v>0</c:v>
                </c:pt>
                <c:pt idx="3884">
                  <c:v>0</c:v>
                </c:pt>
                <c:pt idx="3885">
                  <c:v>0</c:v>
                </c:pt>
                <c:pt idx="3886">
                  <c:v>0</c:v>
                </c:pt>
                <c:pt idx="3887">
                  <c:v>0</c:v>
                </c:pt>
                <c:pt idx="3888">
                  <c:v>0</c:v>
                </c:pt>
                <c:pt idx="3889">
                  <c:v>0</c:v>
                </c:pt>
                <c:pt idx="3890">
                  <c:v>0</c:v>
                </c:pt>
                <c:pt idx="3891">
                  <c:v>0</c:v>
                </c:pt>
                <c:pt idx="3892">
                  <c:v>0</c:v>
                </c:pt>
                <c:pt idx="3893">
                  <c:v>0</c:v>
                </c:pt>
                <c:pt idx="3894">
                  <c:v>0</c:v>
                </c:pt>
                <c:pt idx="3895">
                  <c:v>0</c:v>
                </c:pt>
                <c:pt idx="3896">
                  <c:v>0</c:v>
                </c:pt>
                <c:pt idx="3897">
                  <c:v>0</c:v>
                </c:pt>
                <c:pt idx="3898">
                  <c:v>0</c:v>
                </c:pt>
                <c:pt idx="3899">
                  <c:v>0</c:v>
                </c:pt>
                <c:pt idx="3900">
                  <c:v>0</c:v>
                </c:pt>
                <c:pt idx="3901">
                  <c:v>0</c:v>
                </c:pt>
                <c:pt idx="3902">
                  <c:v>0</c:v>
                </c:pt>
                <c:pt idx="3903">
                  <c:v>0</c:v>
                </c:pt>
                <c:pt idx="3904">
                  <c:v>0</c:v>
                </c:pt>
                <c:pt idx="3905">
                  <c:v>0</c:v>
                </c:pt>
                <c:pt idx="3906">
                  <c:v>0</c:v>
                </c:pt>
                <c:pt idx="3907">
                  <c:v>0</c:v>
                </c:pt>
                <c:pt idx="3908">
                  <c:v>0</c:v>
                </c:pt>
                <c:pt idx="3909">
                  <c:v>0</c:v>
                </c:pt>
                <c:pt idx="3910">
                  <c:v>0</c:v>
                </c:pt>
                <c:pt idx="3911">
                  <c:v>0</c:v>
                </c:pt>
                <c:pt idx="3912">
                  <c:v>0</c:v>
                </c:pt>
                <c:pt idx="3913">
                  <c:v>0</c:v>
                </c:pt>
                <c:pt idx="3914">
                  <c:v>0</c:v>
                </c:pt>
                <c:pt idx="3915">
                  <c:v>0</c:v>
                </c:pt>
                <c:pt idx="3916">
                  <c:v>0</c:v>
                </c:pt>
                <c:pt idx="3917">
                  <c:v>0</c:v>
                </c:pt>
                <c:pt idx="3918">
                  <c:v>0</c:v>
                </c:pt>
                <c:pt idx="3919">
                  <c:v>0</c:v>
                </c:pt>
                <c:pt idx="3920">
                  <c:v>0</c:v>
                </c:pt>
                <c:pt idx="3921">
                  <c:v>0</c:v>
                </c:pt>
                <c:pt idx="3922">
                  <c:v>0</c:v>
                </c:pt>
                <c:pt idx="3923">
                  <c:v>0</c:v>
                </c:pt>
                <c:pt idx="3924">
                  <c:v>0</c:v>
                </c:pt>
                <c:pt idx="3925">
                  <c:v>0</c:v>
                </c:pt>
                <c:pt idx="3926">
                  <c:v>0</c:v>
                </c:pt>
                <c:pt idx="3927">
                  <c:v>0</c:v>
                </c:pt>
                <c:pt idx="3928">
                  <c:v>0</c:v>
                </c:pt>
                <c:pt idx="3929">
                  <c:v>0</c:v>
                </c:pt>
                <c:pt idx="3930">
                  <c:v>0</c:v>
                </c:pt>
                <c:pt idx="3931">
                  <c:v>0</c:v>
                </c:pt>
                <c:pt idx="3932">
                  <c:v>0</c:v>
                </c:pt>
                <c:pt idx="3933">
                  <c:v>0</c:v>
                </c:pt>
                <c:pt idx="3934">
                  <c:v>0</c:v>
                </c:pt>
                <c:pt idx="3935">
                  <c:v>0</c:v>
                </c:pt>
                <c:pt idx="3936">
                  <c:v>0</c:v>
                </c:pt>
                <c:pt idx="3937">
                  <c:v>0</c:v>
                </c:pt>
                <c:pt idx="3938">
                  <c:v>0</c:v>
                </c:pt>
                <c:pt idx="3939">
                  <c:v>0</c:v>
                </c:pt>
                <c:pt idx="3940">
                  <c:v>0</c:v>
                </c:pt>
                <c:pt idx="3941">
                  <c:v>0</c:v>
                </c:pt>
                <c:pt idx="3942">
                  <c:v>0</c:v>
                </c:pt>
                <c:pt idx="3943">
                  <c:v>0</c:v>
                </c:pt>
                <c:pt idx="3944">
                  <c:v>0</c:v>
                </c:pt>
                <c:pt idx="3945">
                  <c:v>0</c:v>
                </c:pt>
                <c:pt idx="3946">
                  <c:v>0</c:v>
                </c:pt>
                <c:pt idx="3947">
                  <c:v>0</c:v>
                </c:pt>
                <c:pt idx="3948">
                  <c:v>0</c:v>
                </c:pt>
                <c:pt idx="3949">
                  <c:v>0</c:v>
                </c:pt>
                <c:pt idx="3950">
                  <c:v>0</c:v>
                </c:pt>
                <c:pt idx="3951">
                  <c:v>0</c:v>
                </c:pt>
                <c:pt idx="3952">
                  <c:v>0</c:v>
                </c:pt>
                <c:pt idx="3953">
                  <c:v>0</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0</c:v>
                </c:pt>
                <c:pt idx="3971">
                  <c:v>0</c:v>
                </c:pt>
                <c:pt idx="3972">
                  <c:v>0</c:v>
                </c:pt>
                <c:pt idx="3973">
                  <c:v>0</c:v>
                </c:pt>
                <c:pt idx="3974">
                  <c:v>0</c:v>
                </c:pt>
                <c:pt idx="3975">
                  <c:v>0</c:v>
                </c:pt>
                <c:pt idx="3976">
                  <c:v>0</c:v>
                </c:pt>
                <c:pt idx="3977">
                  <c:v>0</c:v>
                </c:pt>
                <c:pt idx="3978">
                  <c:v>0</c:v>
                </c:pt>
                <c:pt idx="3979">
                  <c:v>3.62</c:v>
                </c:pt>
                <c:pt idx="3980">
                  <c:v>3.37</c:v>
                </c:pt>
                <c:pt idx="3981">
                  <c:v>2.62</c:v>
                </c:pt>
                <c:pt idx="3982">
                  <c:v>2.62</c:v>
                </c:pt>
                <c:pt idx="3983">
                  <c:v>2.62</c:v>
                </c:pt>
                <c:pt idx="3984">
                  <c:v>2.62</c:v>
                </c:pt>
                <c:pt idx="3985">
                  <c:v>2.62</c:v>
                </c:pt>
                <c:pt idx="3986">
                  <c:v>3.32</c:v>
                </c:pt>
                <c:pt idx="3987">
                  <c:v>3.73</c:v>
                </c:pt>
                <c:pt idx="3988">
                  <c:v>3.62</c:v>
                </c:pt>
                <c:pt idx="3989">
                  <c:v>3.35</c:v>
                </c:pt>
                <c:pt idx="3990">
                  <c:v>3.07</c:v>
                </c:pt>
                <c:pt idx="3991">
                  <c:v>3.62</c:v>
                </c:pt>
                <c:pt idx="3992">
                  <c:v>3.48</c:v>
                </c:pt>
                <c:pt idx="3993">
                  <c:v>3.2</c:v>
                </c:pt>
                <c:pt idx="3994">
                  <c:v>2.67</c:v>
                </c:pt>
                <c:pt idx="3995">
                  <c:v>2.97</c:v>
                </c:pt>
                <c:pt idx="3996">
                  <c:v>3.67</c:v>
                </c:pt>
                <c:pt idx="3997">
                  <c:v>3.87</c:v>
                </c:pt>
                <c:pt idx="3998">
                  <c:v>3.27</c:v>
                </c:pt>
                <c:pt idx="3999">
                  <c:v>3.27</c:v>
                </c:pt>
                <c:pt idx="4000">
                  <c:v>3.4</c:v>
                </c:pt>
                <c:pt idx="4001">
                  <c:v>3.79</c:v>
                </c:pt>
                <c:pt idx="4002">
                  <c:v>3.91</c:v>
                </c:pt>
                <c:pt idx="4003">
                  <c:v>4.38</c:v>
                </c:pt>
                <c:pt idx="4004">
                  <c:v>3.77</c:v>
                </c:pt>
                <c:pt idx="4005">
                  <c:v>3.37</c:v>
                </c:pt>
                <c:pt idx="4006">
                  <c:v>4.6364104165661999</c:v>
                </c:pt>
                <c:pt idx="4007">
                  <c:v>5.2809845785829292</c:v>
                </c:pt>
                <c:pt idx="4008">
                  <c:v>4.37</c:v>
                </c:pt>
                <c:pt idx="4009">
                  <c:v>4.07</c:v>
                </c:pt>
                <c:pt idx="4010">
                  <c:v>3.37</c:v>
                </c:pt>
                <c:pt idx="4011">
                  <c:v>3.77</c:v>
                </c:pt>
                <c:pt idx="4012">
                  <c:v>3.77</c:v>
                </c:pt>
                <c:pt idx="4013">
                  <c:v>4.3066130301252414</c:v>
                </c:pt>
                <c:pt idx="4014">
                  <c:v>3.97</c:v>
                </c:pt>
                <c:pt idx="4015">
                  <c:v>6.1243906457295036</c:v>
                </c:pt>
                <c:pt idx="4016">
                  <c:v>9.8240357863883787</c:v>
                </c:pt>
                <c:pt idx="4017">
                  <c:v>5.0345285182709381</c:v>
                </c:pt>
                <c:pt idx="4018">
                  <c:v>3.8</c:v>
                </c:pt>
                <c:pt idx="4019">
                  <c:v>3.77</c:v>
                </c:pt>
                <c:pt idx="4020">
                  <c:v>3.57</c:v>
                </c:pt>
                <c:pt idx="4021">
                  <c:v>4.12</c:v>
                </c:pt>
                <c:pt idx="4022">
                  <c:v>3.97</c:v>
                </c:pt>
                <c:pt idx="4023">
                  <c:v>13.0053998193466</c:v>
                </c:pt>
                <c:pt idx="4024">
                  <c:v>23.85913998859229</c:v>
                </c:pt>
                <c:pt idx="4025">
                  <c:v>15.7932931581924</c:v>
                </c:pt>
                <c:pt idx="4026">
                  <c:v>10.69661303012524</c:v>
                </c:pt>
                <c:pt idx="4027">
                  <c:v>10.56</c:v>
                </c:pt>
                <c:pt idx="4028">
                  <c:v>10.56</c:v>
                </c:pt>
                <c:pt idx="4029">
                  <c:v>14.126641917007561</c:v>
                </c:pt>
                <c:pt idx="4030">
                  <c:v>11.42551654190085</c:v>
                </c:pt>
                <c:pt idx="4031">
                  <c:v>12.409872544024759</c:v>
                </c:pt>
                <c:pt idx="4032">
                  <c:v>13.87799313998657</c:v>
                </c:pt>
                <c:pt idx="4033">
                  <c:v>12.525742602151331</c:v>
                </c:pt>
                <c:pt idx="4034">
                  <c:v>12.398913030125239</c:v>
                </c:pt>
                <c:pt idx="4035">
                  <c:v>10.614637973818031</c:v>
                </c:pt>
                <c:pt idx="4036">
                  <c:v>9.0951295720260923</c:v>
                </c:pt>
                <c:pt idx="4037">
                  <c:v>9.1434295720260916</c:v>
                </c:pt>
                <c:pt idx="4038">
                  <c:v>5.0299999999999994</c:v>
                </c:pt>
                <c:pt idx="4039">
                  <c:v>4.7699999999999996</c:v>
                </c:pt>
                <c:pt idx="4040">
                  <c:v>4.2699999999999996</c:v>
                </c:pt>
                <c:pt idx="4041">
                  <c:v>4.03</c:v>
                </c:pt>
                <c:pt idx="4042">
                  <c:v>3.77</c:v>
                </c:pt>
                <c:pt idx="4043">
                  <c:v>3.37</c:v>
                </c:pt>
                <c:pt idx="4044">
                  <c:v>3.57</c:v>
                </c:pt>
                <c:pt idx="4045">
                  <c:v>20.80322957202609</c:v>
                </c:pt>
                <c:pt idx="4046">
                  <c:v>14.40552039840899</c:v>
                </c:pt>
                <c:pt idx="4047">
                  <c:v>12.857284000051431</c:v>
                </c:pt>
                <c:pt idx="4048">
                  <c:v>18.466678669359421</c:v>
                </c:pt>
                <c:pt idx="4049">
                  <c:v>14.9197098380347</c:v>
                </c:pt>
                <c:pt idx="4050">
                  <c:v>9.0595172711271701</c:v>
                </c:pt>
                <c:pt idx="4051">
                  <c:v>11.80717994316568</c:v>
                </c:pt>
                <c:pt idx="4052">
                  <c:v>6.7430554767379887</c:v>
                </c:pt>
                <c:pt idx="4053">
                  <c:v>6.0995011204837803</c:v>
                </c:pt>
                <c:pt idx="4054">
                  <c:v>5.9458907039175806</c:v>
                </c:pt>
                <c:pt idx="4055">
                  <c:v>5.8104648659343114</c:v>
                </c:pt>
                <c:pt idx="4056">
                  <c:v>8.8785907039175811</c:v>
                </c:pt>
                <c:pt idx="4057">
                  <c:v>10.31350112048378</c:v>
                </c:pt>
                <c:pt idx="4058">
                  <c:v>15.4749940011462</c:v>
                </c:pt>
                <c:pt idx="4059">
                  <c:v>16.780367833628532</c:v>
                </c:pt>
                <c:pt idx="4060">
                  <c:v>38.685596873553287</c:v>
                </c:pt>
                <c:pt idx="4061">
                  <c:v>20.130121322211341</c:v>
                </c:pt>
                <c:pt idx="4062">
                  <c:v>20.74480085350395</c:v>
                </c:pt>
                <c:pt idx="4063">
                  <c:v>26.435687810343619</c:v>
                </c:pt>
                <c:pt idx="4064">
                  <c:v>16.789975005422789</c:v>
                </c:pt>
                <c:pt idx="4065">
                  <c:v>14.06792421695935</c:v>
                </c:pt>
                <c:pt idx="4066">
                  <c:v>15.7411770802189</c:v>
                </c:pt>
                <c:pt idx="4067">
                  <c:v>15.4749940011462</c:v>
                </c:pt>
                <c:pt idx="4068">
                  <c:v>15.713975005422791</c:v>
                </c:pt>
                <c:pt idx="4069">
                  <c:v>28.486105098489219</c:v>
                </c:pt>
                <c:pt idx="4070">
                  <c:v>25.756105098489218</c:v>
                </c:pt>
                <c:pt idx="4071">
                  <c:v>24.848576308757721</c:v>
                </c:pt>
                <c:pt idx="4072">
                  <c:v>26.09203435748389</c:v>
                </c:pt>
                <c:pt idx="4073">
                  <c:v>24.502268355282361</c:v>
                </c:pt>
                <c:pt idx="4074">
                  <c:v>22.981151687811948</c:v>
                </c:pt>
                <c:pt idx="4075">
                  <c:v>22.661229915769631</c:v>
                </c:pt>
                <c:pt idx="4076">
                  <c:v>22.008757594530461</c:v>
                </c:pt>
                <c:pt idx="4077">
                  <c:v>20.589174882676069</c:v>
                </c:pt>
                <c:pt idx="4078">
                  <c:v>20.28610509848922</c:v>
                </c:pt>
                <c:pt idx="4079">
                  <c:v>20.560721122395631</c:v>
                </c:pt>
                <c:pt idx="4080">
                  <c:v>342.97479709870282</c:v>
                </c:pt>
                <c:pt idx="4081">
                  <c:v>72.638965374950871</c:v>
                </c:pt>
                <c:pt idx="4082">
                  <c:v>65.192160131582781</c:v>
                </c:pt>
                <c:pt idx="4083">
                  <c:v>61.330713888776508</c:v>
                </c:pt>
                <c:pt idx="4084">
                  <c:v>61.019104141670738</c:v>
                </c:pt>
                <c:pt idx="4085">
                  <c:v>61.019104141670738</c:v>
                </c:pt>
                <c:pt idx="4086">
                  <c:v>60.380105098489217</c:v>
                </c:pt>
                <c:pt idx="4087">
                  <c:v>61.059687810343611</c:v>
                </c:pt>
                <c:pt idx="4088">
                  <c:v>60.380105098489217</c:v>
                </c:pt>
                <c:pt idx="4089">
                  <c:v>59.117480600290172</c:v>
                </c:pt>
                <c:pt idx="4090">
                  <c:v>60.380105098489217</c:v>
                </c:pt>
                <c:pt idx="4091">
                  <c:v>45.324620168663863</c:v>
                </c:pt>
                <c:pt idx="4092">
                  <c:v>42.610729596688273</c:v>
                </c:pt>
                <c:pt idx="4093">
                  <c:v>41.020081903625098</c:v>
                </c:pt>
                <c:pt idx="4094">
                  <c:v>181.60762999967139</c:v>
                </c:pt>
                <c:pt idx="4095">
                  <c:v>62.746241567537332</c:v>
                </c:pt>
                <c:pt idx="4096">
                  <c:v>61.738635660818829</c:v>
                </c:pt>
                <c:pt idx="4097">
                  <c:v>62.066658855682952</c:v>
                </c:pt>
                <c:pt idx="4098">
                  <c:v>54.288706401824157</c:v>
                </c:pt>
                <c:pt idx="4099">
                  <c:v>41.384784629781826</c:v>
                </c:pt>
                <c:pt idx="4100">
                  <c:v>39.810550384477018</c:v>
                </c:pt>
                <c:pt idx="4101">
                  <c:v>40.122160131582788</c:v>
                </c:pt>
                <c:pt idx="4102">
                  <c:v>40.475823069294563</c:v>
                </c:pt>
                <c:pt idx="4103">
                  <c:v>40.442081903625109</c:v>
                </c:pt>
                <c:pt idx="4104">
                  <c:v>34.965229915769633</c:v>
                </c:pt>
                <c:pt idx="4105">
                  <c:v>31.112729596688268</c:v>
                </c:pt>
                <c:pt idx="4106">
                  <c:v>60.695228640085567</c:v>
                </c:pt>
                <c:pt idx="4107">
                  <c:v>55.296312308542667</c:v>
                </c:pt>
                <c:pt idx="4108">
                  <c:v>54.288706401824157</c:v>
                </c:pt>
                <c:pt idx="4109">
                  <c:v>54.648367341636231</c:v>
                </c:pt>
                <c:pt idx="4110">
                  <c:v>53.960683206960042</c:v>
                </c:pt>
                <c:pt idx="4111">
                  <c:v>54.952658855682941</c:v>
                </c:pt>
                <c:pt idx="4112">
                  <c:v>54.952658855682941</c:v>
                </c:pt>
                <c:pt idx="4113">
                  <c:v>54.068784629781838</c:v>
                </c:pt>
                <c:pt idx="4114">
                  <c:v>54.716729596688268</c:v>
                </c:pt>
                <c:pt idx="4115">
                  <c:v>55.396312308542662</c:v>
                </c:pt>
                <c:pt idx="4116">
                  <c:v>144.99731826060989</c:v>
                </c:pt>
                <c:pt idx="4117">
                  <c:v>55.052658855682942</c:v>
                </c:pt>
                <c:pt idx="4118">
                  <c:v>55.052658855682942</c:v>
                </c:pt>
                <c:pt idx="4119">
                  <c:v>53.757174882676068</c:v>
                </c:pt>
                <c:pt idx="4120">
                  <c:v>54.388706401824152</c:v>
                </c:pt>
                <c:pt idx="4121">
                  <c:v>54.724635660818819</c:v>
                </c:pt>
                <c:pt idx="4122">
                  <c:v>54.724635660818819</c:v>
                </c:pt>
                <c:pt idx="4123">
                  <c:v>54.716729596688268</c:v>
                </c:pt>
                <c:pt idx="4124">
                  <c:v>50.505895020397062</c:v>
                </c:pt>
                <c:pt idx="4125">
                  <c:v>165.10817495320899</c:v>
                </c:pt>
                <c:pt idx="4126">
                  <c:v>259.46370195389511</c:v>
                </c:pt>
                <c:pt idx="4127">
                  <c:v>49.826312308542668</c:v>
                </c:pt>
                <c:pt idx="4128">
                  <c:v>48.818706401824159</c:v>
                </c:pt>
                <c:pt idx="4129">
                  <c:v>48.187174882676061</c:v>
                </c:pt>
                <c:pt idx="4130">
                  <c:v>48.490683206960043</c:v>
                </c:pt>
                <c:pt idx="4131">
                  <c:v>48.490683206960043</c:v>
                </c:pt>
                <c:pt idx="4132">
                  <c:v>47.850839662875401</c:v>
                </c:pt>
                <c:pt idx="4133">
                  <c:v>47.236160131582793</c:v>
                </c:pt>
                <c:pt idx="4134">
                  <c:v>41.464550384477008</c:v>
                </c:pt>
                <c:pt idx="4135">
                  <c:v>41.464550384477008</c:v>
                </c:pt>
                <c:pt idx="4136">
                  <c:v>33.657620168663868</c:v>
                </c:pt>
                <c:pt idx="4137">
                  <c:v>24.693174882676072</c:v>
                </c:pt>
                <c:pt idx="4138">
                  <c:v>26.330761434917729</c:v>
                </c:pt>
                <c:pt idx="4139">
                  <c:v>26.010839662875409</c:v>
                </c:pt>
                <c:pt idx="4140">
                  <c:v>26.019151687811959</c:v>
                </c:pt>
                <c:pt idx="4141">
                  <c:v>26.658784629781842</c:v>
                </c:pt>
                <c:pt idx="4142">
                  <c:v>25.387620168663869</c:v>
                </c:pt>
                <c:pt idx="4143">
                  <c:v>25.719229915769631</c:v>
                </c:pt>
                <c:pt idx="4144">
                  <c:v>25.699229915769639</c:v>
                </c:pt>
                <c:pt idx="4145">
                  <c:v>25.084550384477019</c:v>
                </c:pt>
                <c:pt idx="4146">
                  <c:v>25.396160131582789</c:v>
                </c:pt>
                <c:pt idx="4147">
                  <c:v>25.896160131582789</c:v>
                </c:pt>
                <c:pt idx="4148">
                  <c:v>25.084550384477019</c:v>
                </c:pt>
                <c:pt idx="4149">
                  <c:v>25.019151687811959</c:v>
                </c:pt>
                <c:pt idx="4150">
                  <c:v>24.356839662875409</c:v>
                </c:pt>
                <c:pt idx="4151">
                  <c:v>24.045229915769639</c:v>
                </c:pt>
                <c:pt idx="4152">
                  <c:v>23.742160131582789</c:v>
                </c:pt>
                <c:pt idx="4153">
                  <c:v>23.733620168663869</c:v>
                </c:pt>
                <c:pt idx="4154">
                  <c:v>23.733620168663869</c:v>
                </c:pt>
                <c:pt idx="4155">
                  <c:v>23.136268355282361</c:v>
                </c:pt>
                <c:pt idx="4156">
                  <c:v>21.287066814441619</c:v>
                </c:pt>
                <c:pt idx="4157">
                  <c:v>19.334148174602198</c:v>
                </c:pt>
                <c:pt idx="4158">
                  <c:v>17.842466359152791</c:v>
                </c:pt>
                <c:pt idx="4159">
                  <c:v>16.408203912899591</c:v>
                </c:pt>
                <c:pt idx="4160">
                  <c:v>15.71334267961945</c:v>
                </c:pt>
                <c:pt idx="4161">
                  <c:v>14.369807513906281</c:v>
                </c:pt>
                <c:pt idx="4162">
                  <c:v>13.721862546999841</c:v>
                </c:pt>
                <c:pt idx="4163">
                  <c:v>13.090331027851761</c:v>
                </c:pt>
                <c:pt idx="4164">
                  <c:v>12.47565149655914</c:v>
                </c:pt>
                <c:pt idx="4165">
                  <c:v>11.58401765398297</c:v>
                </c:pt>
                <c:pt idx="4166">
                  <c:v>11.58401765398297</c:v>
                </c:pt>
                <c:pt idx="4167">
                  <c:v>11.01357052263752</c:v>
                </c:pt>
                <c:pt idx="4168">
                  <c:v>12.207755648797519</c:v>
                </c:pt>
                <c:pt idx="4169">
                  <c:v>12.18136946736448</c:v>
                </c:pt>
                <c:pt idx="4170">
                  <c:v>11.593076117504911</c:v>
                </c:pt>
                <c:pt idx="4171">
                  <c:v>11.593076117504911</c:v>
                </c:pt>
                <c:pt idx="4172">
                  <c:v>11.298794088310251</c:v>
                </c:pt>
                <c:pt idx="4173">
                  <c:v>10.73770281324679</c:v>
                </c:pt>
                <c:pt idx="4174">
                  <c:v>9.9294689457106529</c:v>
                </c:pt>
                <c:pt idx="4175">
                  <c:v>9.9158512917276784</c:v>
                </c:pt>
                <c:pt idx="4176">
                  <c:v>9.1579160472496675</c:v>
                </c:pt>
                <c:pt idx="4177">
                  <c:v>11.9027636836126</c:v>
                </c:pt>
                <c:pt idx="4178">
                  <c:v>11.593076117504911</c:v>
                </c:pt>
                <c:pt idx="4179">
                  <c:v>9.1647248742411538</c:v>
                </c:pt>
                <c:pt idx="4180">
                  <c:v>8.9231734059951684</c:v>
                </c:pt>
                <c:pt idx="4181">
                  <c:v>8.6775028609771514</c:v>
                </c:pt>
                <c:pt idx="4182">
                  <c:v>8.4427602197226541</c:v>
                </c:pt>
                <c:pt idx="4183">
                  <c:v>8.2194801098613262</c:v>
                </c:pt>
                <c:pt idx="4184">
                  <c:v>8.2194801098613262</c:v>
                </c:pt>
                <c:pt idx="4185">
                  <c:v>8.9560256458638392</c:v>
                </c:pt>
                <c:pt idx="4186">
                  <c:v>9.1579160472496675</c:v>
                </c:pt>
                <c:pt idx="4187">
                  <c:v>8.4542227511158234</c:v>
                </c:pt>
                <c:pt idx="4188">
                  <c:v>7.4970042410019264</c:v>
                </c:pt>
                <c:pt idx="4189">
                  <c:v>7.0874327592728656</c:v>
                </c:pt>
                <c:pt idx="4190">
                  <c:v>7.0874327592728656</c:v>
                </c:pt>
                <c:pt idx="4191">
                  <c:v>7.0874327592728656</c:v>
                </c:pt>
                <c:pt idx="4192">
                  <c:v>7.0874327592728656</c:v>
                </c:pt>
                <c:pt idx="4193">
                  <c:v>6.5345389348371379</c:v>
                </c:pt>
                <c:pt idx="4194">
                  <c:v>6.5345389348371379</c:v>
                </c:pt>
                <c:pt idx="4195">
                  <c:v>6.3498725440247643</c:v>
                </c:pt>
                <c:pt idx="4196">
                  <c:v>6.1800208331323976</c:v>
                </c:pt>
                <c:pt idx="4197">
                  <c:v>6.1800208331323976</c:v>
                </c:pt>
                <c:pt idx="4198">
                  <c:v>6.1800208331323976</c:v>
                </c:pt>
                <c:pt idx="4199">
                  <c:v>6.1202843508632547</c:v>
                </c:pt>
                <c:pt idx="4200">
                  <c:v>6.1081999999999983</c:v>
                </c:pt>
                <c:pt idx="4201">
                  <c:v>6.1081999999999983</c:v>
                </c:pt>
                <c:pt idx="4202">
                  <c:v>5.8970042410019268</c:v>
                </c:pt>
                <c:pt idx="4203">
                  <c:v>5.6858084820038552</c:v>
                </c:pt>
                <c:pt idx="4204">
                  <c:v>4.9237163796364332</c:v>
                </c:pt>
                <c:pt idx="4205">
                  <c:v>5.6574327592728659</c:v>
                </c:pt>
                <c:pt idx="4206">
                  <c:v>5.6574327592728659</c:v>
                </c:pt>
                <c:pt idx="4207">
                  <c:v>5.6574327592728659</c:v>
                </c:pt>
                <c:pt idx="4208">
                  <c:v>5.6604004131086612</c:v>
                </c:pt>
                <c:pt idx="4209">
                  <c:v>5.6160773439710692</c:v>
                </c:pt>
                <c:pt idx="4210">
                  <c:v>5.6907055301252196</c:v>
                </c:pt>
                <c:pt idx="4211">
                  <c:v>5.5109693989374584</c:v>
                </c:pt>
                <c:pt idx="4212">
                  <c:v>5.5019630000000097</c:v>
                </c:pt>
                <c:pt idx="4213">
                  <c:v>5.4677809681000076</c:v>
                </c:pt>
                <c:pt idx="4214">
                  <c:v>5.5185575000000817</c:v>
                </c:pt>
                <c:pt idx="4215">
                  <c:v>5.5070585957915297</c:v>
                </c:pt>
                <c:pt idx="4216">
                  <c:v>5.481539000000029</c:v>
                </c:pt>
                <c:pt idx="4217">
                  <c:v>5.39</c:v>
                </c:pt>
                <c:pt idx="4218">
                  <c:v>5.31</c:v>
                </c:pt>
                <c:pt idx="4219">
                  <c:v>5.27</c:v>
                </c:pt>
                <c:pt idx="4220">
                  <c:v>5.22</c:v>
                </c:pt>
                <c:pt idx="4221">
                  <c:v>5.18</c:v>
                </c:pt>
                <c:pt idx="4222">
                  <c:v>5.0699999999999994</c:v>
                </c:pt>
                <c:pt idx="4223">
                  <c:v>5.0599999999999996</c:v>
                </c:pt>
                <c:pt idx="4224">
                  <c:v>5</c:v>
                </c:pt>
                <c:pt idx="4225">
                  <c:v>4.97</c:v>
                </c:pt>
                <c:pt idx="4226">
                  <c:v>4.8199999999999994</c:v>
                </c:pt>
                <c:pt idx="4227">
                  <c:v>4.7699999999999996</c:v>
                </c:pt>
                <c:pt idx="4228">
                  <c:v>4.62</c:v>
                </c:pt>
                <c:pt idx="4229">
                  <c:v>4.58</c:v>
                </c:pt>
                <c:pt idx="4230">
                  <c:v>4.47</c:v>
                </c:pt>
                <c:pt idx="4231">
                  <c:v>4.4800000000000004</c:v>
                </c:pt>
                <c:pt idx="4232">
                  <c:v>4.3899999999999997</c:v>
                </c:pt>
                <c:pt idx="4233">
                  <c:v>3.3849999999999998</c:v>
                </c:pt>
                <c:pt idx="4234">
                  <c:v>4.3499999999999996</c:v>
                </c:pt>
                <c:pt idx="4235">
                  <c:v>4.29</c:v>
                </c:pt>
                <c:pt idx="4236">
                  <c:v>4.2699999999999996</c:v>
                </c:pt>
                <c:pt idx="4237">
                  <c:v>4.24</c:v>
                </c:pt>
                <c:pt idx="4238">
                  <c:v>4.22</c:v>
                </c:pt>
                <c:pt idx="4239">
                  <c:v>4.17</c:v>
                </c:pt>
                <c:pt idx="4240">
                  <c:v>4.07</c:v>
                </c:pt>
                <c:pt idx="4241">
                  <c:v>4.0199999999999996</c:v>
                </c:pt>
                <c:pt idx="4242">
                  <c:v>4.0199999999999996</c:v>
                </c:pt>
                <c:pt idx="4243">
                  <c:v>4.04</c:v>
                </c:pt>
                <c:pt idx="4244">
                  <c:v>3.97</c:v>
                </c:pt>
                <c:pt idx="4245">
                  <c:v>3.92</c:v>
                </c:pt>
                <c:pt idx="4246">
                  <c:v>3.92</c:v>
                </c:pt>
                <c:pt idx="4247">
                  <c:v>3.84</c:v>
                </c:pt>
                <c:pt idx="4248">
                  <c:v>3.8</c:v>
                </c:pt>
                <c:pt idx="4249">
                  <c:v>3.71</c:v>
                </c:pt>
                <c:pt idx="4250">
                  <c:v>3.69</c:v>
                </c:pt>
                <c:pt idx="4251">
                  <c:v>3.58</c:v>
                </c:pt>
                <c:pt idx="4252">
                  <c:v>3.65</c:v>
                </c:pt>
                <c:pt idx="4253">
                  <c:v>3.57</c:v>
                </c:pt>
                <c:pt idx="4254">
                  <c:v>3.62</c:v>
                </c:pt>
                <c:pt idx="4255">
                  <c:v>3.58</c:v>
                </c:pt>
                <c:pt idx="4256">
                  <c:v>3.56</c:v>
                </c:pt>
                <c:pt idx="4257">
                  <c:v>3.59</c:v>
                </c:pt>
                <c:pt idx="4258">
                  <c:v>3.5</c:v>
                </c:pt>
                <c:pt idx="4259">
                  <c:v>3.47</c:v>
                </c:pt>
                <c:pt idx="4260">
                  <c:v>3.53</c:v>
                </c:pt>
                <c:pt idx="4261">
                  <c:v>3.54</c:v>
                </c:pt>
                <c:pt idx="4262">
                  <c:v>3.55</c:v>
                </c:pt>
                <c:pt idx="4263">
                  <c:v>3.4350000000000001</c:v>
                </c:pt>
                <c:pt idx="4264">
                  <c:v>3.58</c:v>
                </c:pt>
                <c:pt idx="4265">
                  <c:v>3.52</c:v>
                </c:pt>
                <c:pt idx="4266">
                  <c:v>3.47</c:v>
                </c:pt>
                <c:pt idx="4267">
                  <c:v>3.47</c:v>
                </c:pt>
                <c:pt idx="4268">
                  <c:v>3.6</c:v>
                </c:pt>
                <c:pt idx="4269">
                  <c:v>4.01</c:v>
                </c:pt>
                <c:pt idx="4270">
                  <c:v>3.88</c:v>
                </c:pt>
                <c:pt idx="4271">
                  <c:v>3.81</c:v>
                </c:pt>
                <c:pt idx="4272">
                  <c:v>3.67</c:v>
                </c:pt>
                <c:pt idx="4273">
                  <c:v>3.62</c:v>
                </c:pt>
                <c:pt idx="4274">
                  <c:v>3.51</c:v>
                </c:pt>
                <c:pt idx="4275">
                  <c:v>3.41</c:v>
                </c:pt>
                <c:pt idx="4276">
                  <c:v>3.43</c:v>
                </c:pt>
                <c:pt idx="4277">
                  <c:v>3.37</c:v>
                </c:pt>
                <c:pt idx="4278">
                  <c:v>3.31</c:v>
                </c:pt>
                <c:pt idx="4279">
                  <c:v>3.25</c:v>
                </c:pt>
                <c:pt idx="4280">
                  <c:v>3.36</c:v>
                </c:pt>
                <c:pt idx="4281">
                  <c:v>3.24</c:v>
                </c:pt>
                <c:pt idx="4282">
                  <c:v>3.15</c:v>
                </c:pt>
                <c:pt idx="4283">
                  <c:v>3.06</c:v>
                </c:pt>
                <c:pt idx="4284">
                  <c:v>3.08</c:v>
                </c:pt>
                <c:pt idx="4285">
                  <c:v>3.03</c:v>
                </c:pt>
                <c:pt idx="4286">
                  <c:v>3.01</c:v>
                </c:pt>
                <c:pt idx="4287">
                  <c:v>3.01</c:v>
                </c:pt>
                <c:pt idx="4288">
                  <c:v>3.11</c:v>
                </c:pt>
                <c:pt idx="4289">
                  <c:v>2.97</c:v>
                </c:pt>
                <c:pt idx="4290">
                  <c:v>2.92</c:v>
                </c:pt>
                <c:pt idx="4291">
                  <c:v>2.92</c:v>
                </c:pt>
                <c:pt idx="4292">
                  <c:v>2.7149999999999999</c:v>
                </c:pt>
                <c:pt idx="4293">
                  <c:v>2.83</c:v>
                </c:pt>
                <c:pt idx="4294">
                  <c:v>2.67</c:v>
                </c:pt>
                <c:pt idx="4295">
                  <c:v>2.77</c:v>
                </c:pt>
                <c:pt idx="4296">
                  <c:v>2.65</c:v>
                </c:pt>
                <c:pt idx="4297">
                  <c:v>2.64</c:v>
                </c:pt>
                <c:pt idx="4298">
                  <c:v>2.66</c:v>
                </c:pt>
                <c:pt idx="4299">
                  <c:v>2.79</c:v>
                </c:pt>
                <c:pt idx="4300">
                  <c:v>2.81</c:v>
                </c:pt>
                <c:pt idx="4301">
                  <c:v>2.59</c:v>
                </c:pt>
                <c:pt idx="4302">
                  <c:v>2.63</c:v>
                </c:pt>
                <c:pt idx="4303">
                  <c:v>2.6</c:v>
                </c:pt>
                <c:pt idx="4304">
                  <c:v>2.6</c:v>
                </c:pt>
                <c:pt idx="4305">
                  <c:v>2.57</c:v>
                </c:pt>
                <c:pt idx="4306">
                  <c:v>2.4700000000000002</c:v>
                </c:pt>
                <c:pt idx="4307">
                  <c:v>2.4900000000000002</c:v>
                </c:pt>
                <c:pt idx="4308">
                  <c:v>2.4500000000000002</c:v>
                </c:pt>
                <c:pt idx="4309">
                  <c:v>2.4700000000000002</c:v>
                </c:pt>
                <c:pt idx="4310">
                  <c:v>2.58</c:v>
                </c:pt>
                <c:pt idx="4311">
                  <c:v>2.42</c:v>
                </c:pt>
                <c:pt idx="4312">
                  <c:v>2.4300000000000002</c:v>
                </c:pt>
                <c:pt idx="4313">
                  <c:v>2.46</c:v>
                </c:pt>
                <c:pt idx="4314">
                  <c:v>2.6</c:v>
                </c:pt>
                <c:pt idx="4315">
                  <c:v>3.14</c:v>
                </c:pt>
                <c:pt idx="4316">
                  <c:v>2.84</c:v>
                </c:pt>
                <c:pt idx="4317">
                  <c:v>2.69</c:v>
                </c:pt>
                <c:pt idx="4318">
                  <c:v>2.4900000000000002</c:v>
                </c:pt>
                <c:pt idx="4319">
                  <c:v>2.46</c:v>
                </c:pt>
                <c:pt idx="4320">
                  <c:v>2.39</c:v>
                </c:pt>
                <c:pt idx="4321">
                  <c:v>2.35</c:v>
                </c:pt>
                <c:pt idx="4322">
                  <c:v>2.15</c:v>
                </c:pt>
                <c:pt idx="4323">
                  <c:v>2.4700000000000002</c:v>
                </c:pt>
                <c:pt idx="4324">
                  <c:v>2.34</c:v>
                </c:pt>
                <c:pt idx="4325">
                  <c:v>2.17</c:v>
                </c:pt>
                <c:pt idx="4326">
                  <c:v>2.12</c:v>
                </c:pt>
                <c:pt idx="4327">
                  <c:v>2.06</c:v>
                </c:pt>
                <c:pt idx="4328">
                  <c:v>1.99</c:v>
                </c:pt>
                <c:pt idx="4329">
                  <c:v>1.96</c:v>
                </c:pt>
                <c:pt idx="4330">
                  <c:v>1.95</c:v>
                </c:pt>
                <c:pt idx="4331">
                  <c:v>1.9</c:v>
                </c:pt>
                <c:pt idx="4332">
                  <c:v>1.83</c:v>
                </c:pt>
                <c:pt idx="4333">
                  <c:v>1.82</c:v>
                </c:pt>
                <c:pt idx="4334">
                  <c:v>1.82</c:v>
                </c:pt>
                <c:pt idx="4335">
                  <c:v>1.86</c:v>
                </c:pt>
                <c:pt idx="4336">
                  <c:v>1.95</c:v>
                </c:pt>
                <c:pt idx="4337">
                  <c:v>1.94</c:v>
                </c:pt>
                <c:pt idx="4338">
                  <c:v>1.96</c:v>
                </c:pt>
                <c:pt idx="4339">
                  <c:v>3.4</c:v>
                </c:pt>
                <c:pt idx="4340">
                  <c:v>2.93</c:v>
                </c:pt>
                <c:pt idx="4341">
                  <c:v>2.57</c:v>
                </c:pt>
                <c:pt idx="4342">
                  <c:v>2.5</c:v>
                </c:pt>
                <c:pt idx="4343">
                  <c:v>2.38</c:v>
                </c:pt>
                <c:pt idx="4344">
                  <c:v>2.31</c:v>
                </c:pt>
                <c:pt idx="4345">
                  <c:v>2.2200000000000002</c:v>
                </c:pt>
                <c:pt idx="4346">
                  <c:v>2.13</c:v>
                </c:pt>
                <c:pt idx="4347">
                  <c:v>2.02</c:v>
                </c:pt>
                <c:pt idx="4348">
                  <c:v>2.0099999999999998</c:v>
                </c:pt>
                <c:pt idx="4349">
                  <c:v>1.88</c:v>
                </c:pt>
                <c:pt idx="4350">
                  <c:v>1.85</c:v>
                </c:pt>
                <c:pt idx="4351">
                  <c:v>1.85</c:v>
                </c:pt>
                <c:pt idx="4352">
                  <c:v>3.34</c:v>
                </c:pt>
                <c:pt idx="4353">
                  <c:v>1.86</c:v>
                </c:pt>
                <c:pt idx="4354">
                  <c:v>1.84</c:v>
                </c:pt>
                <c:pt idx="4355">
                  <c:v>1.84</c:v>
                </c:pt>
                <c:pt idx="4356">
                  <c:v>1.79</c:v>
                </c:pt>
                <c:pt idx="4357">
                  <c:v>1.98</c:v>
                </c:pt>
                <c:pt idx="4358">
                  <c:v>2.38</c:v>
                </c:pt>
                <c:pt idx="4359">
                  <c:v>2.13</c:v>
                </c:pt>
                <c:pt idx="4360">
                  <c:v>2.0299999999999998</c:v>
                </c:pt>
                <c:pt idx="4361">
                  <c:v>1.92</c:v>
                </c:pt>
                <c:pt idx="4362">
                  <c:v>1.87</c:v>
                </c:pt>
                <c:pt idx="4363">
                  <c:v>1.843226060250482</c:v>
                </c:pt>
                <c:pt idx="4364">
                  <c:v>1.83</c:v>
                </c:pt>
                <c:pt idx="4365">
                  <c:v>1.62</c:v>
                </c:pt>
                <c:pt idx="4366">
                  <c:v>1.6</c:v>
                </c:pt>
                <c:pt idx="4367">
                  <c:v>1.54</c:v>
                </c:pt>
                <c:pt idx="4368">
                  <c:v>1.45</c:v>
                </c:pt>
                <c:pt idx="4369">
                  <c:v>1.35</c:v>
                </c:pt>
                <c:pt idx="4370">
                  <c:v>1.35</c:v>
                </c:pt>
                <c:pt idx="4371">
                  <c:v>1.35</c:v>
                </c:pt>
                <c:pt idx="4372">
                  <c:v>1.33</c:v>
                </c:pt>
                <c:pt idx="4373">
                  <c:v>1.33</c:v>
                </c:pt>
                <c:pt idx="4374">
                  <c:v>1.5</c:v>
                </c:pt>
                <c:pt idx="4375">
                  <c:v>1.66</c:v>
                </c:pt>
                <c:pt idx="4376">
                  <c:v>3.72</c:v>
                </c:pt>
                <c:pt idx="4377">
                  <c:v>2.61</c:v>
                </c:pt>
                <c:pt idx="4378">
                  <c:v>2.2200000000000002</c:v>
                </c:pt>
                <c:pt idx="4379">
                  <c:v>1.99</c:v>
                </c:pt>
                <c:pt idx="4380">
                  <c:v>1.79</c:v>
                </c:pt>
                <c:pt idx="4381">
                  <c:v>2.57</c:v>
                </c:pt>
                <c:pt idx="4382">
                  <c:v>3.57</c:v>
                </c:pt>
                <c:pt idx="4383">
                  <c:v>6.537449987086914</c:v>
                </c:pt>
                <c:pt idx="4384">
                  <c:v>3.4</c:v>
                </c:pt>
                <c:pt idx="4385">
                  <c:v>7.5330969131325549</c:v>
                </c:pt>
                <c:pt idx="4386">
                  <c:v>4.79</c:v>
                </c:pt>
                <c:pt idx="4387">
                  <c:v>17.422245724838341</c:v>
                </c:pt>
                <c:pt idx="4388">
                  <c:v>6.0498621274585647</c:v>
                </c:pt>
                <c:pt idx="4389">
                  <c:v>5.7747000000000002</c:v>
                </c:pt>
                <c:pt idx="4390">
                  <c:v>21.483322751115828</c:v>
                </c:pt>
                <c:pt idx="4391">
                  <c:v>7.3539621274585638</c:v>
                </c:pt>
                <c:pt idx="4392">
                  <c:v>5.4766130301252414</c:v>
                </c:pt>
                <c:pt idx="4393">
                  <c:v>5.2263999999999999</c:v>
                </c:pt>
                <c:pt idx="4394">
                  <c:v>6.0981621274585649</c:v>
                </c:pt>
                <c:pt idx="4395">
                  <c:v>6.85972425491713</c:v>
                </c:pt>
                <c:pt idx="4396">
                  <c:v>6.7597242549171286</c:v>
                </c:pt>
                <c:pt idx="4397">
                  <c:v>9.9585801098613285</c:v>
                </c:pt>
                <c:pt idx="4398">
                  <c:v>12.25203217325755</c:v>
                </c:pt>
                <c:pt idx="4399">
                  <c:v>9.7029908817875743</c:v>
                </c:pt>
                <c:pt idx="4400">
                  <c:v>9.9486614268055931</c:v>
                </c:pt>
                <c:pt idx="4401">
                  <c:v>8.9459328117303816</c:v>
                </c:pt>
                <c:pt idx="4402">
                  <c:v>9.4682482405330788</c:v>
                </c:pt>
                <c:pt idx="4403">
                  <c:v>11.363236864980561</c:v>
                </c:pt>
                <c:pt idx="4404">
                  <c:v>13.747417746510431</c:v>
                </c:pt>
                <c:pt idx="4405">
                  <c:v>13.41939455164631</c:v>
                </c:pt>
                <c:pt idx="4406">
                  <c:v>11.593159405735211</c:v>
                </c:pt>
                <c:pt idx="4407">
                  <c:v>11.307935840062481</c:v>
                </c:pt>
                <c:pt idx="4408">
                  <c:v>9.6824783477328928</c:v>
                </c:pt>
                <c:pt idx="4409">
                  <c:v>8.313081220139992</c:v>
                </c:pt>
                <c:pt idx="4410">
                  <c:v>7.8326680338674759</c:v>
                </c:pt>
                <c:pt idx="4411">
                  <c:v>8.0674106751219732</c:v>
                </c:pt>
                <c:pt idx="4412">
                  <c:v>10.47097685560829</c:v>
                </c:pt>
                <c:pt idx="4413">
                  <c:v>14.6200845452323</c:v>
                </c:pt>
                <c:pt idx="4414">
                  <c:v>13.15006593312892</c:v>
                </c:pt>
                <c:pt idx="4415">
                  <c:v>51.874879834614568</c:v>
                </c:pt>
                <c:pt idx="4416">
                  <c:v>34.659739757933323</c:v>
                </c:pt>
                <c:pt idx="4417">
                  <c:v>36.970951463201352</c:v>
                </c:pt>
                <c:pt idx="4418">
                  <c:v>40.572965489380643</c:v>
                </c:pt>
                <c:pt idx="4419">
                  <c:v>48.950661485926332</c:v>
                </c:pt>
                <c:pt idx="4420">
                  <c:v>50.872120966222489</c:v>
                </c:pt>
                <c:pt idx="4421">
                  <c:v>53.14339455164631</c:v>
                </c:pt>
                <c:pt idx="4422">
                  <c:v>52.511863032498233</c:v>
                </c:pt>
                <c:pt idx="4423">
                  <c:v>48.879752701869052</c:v>
                </c:pt>
                <c:pt idx="4424">
                  <c:v>63.470856425403717</c:v>
                </c:pt>
                <c:pt idx="4425">
                  <c:v>64.292659924286539</c:v>
                </c:pt>
                <c:pt idx="4426">
                  <c:v>61.878974658065459</c:v>
                </c:pt>
                <c:pt idx="4427">
                  <c:v>48.502659924286533</c:v>
                </c:pt>
                <c:pt idx="4428">
                  <c:v>44.805287653443997</c:v>
                </c:pt>
                <c:pt idx="4429">
                  <c:v>43.932068130671752</c:v>
                </c:pt>
                <c:pt idx="4430">
                  <c:v>40.844191443434617</c:v>
                </c:pt>
                <c:pt idx="4431">
                  <c:v>444.4478028878425</c:v>
                </c:pt>
                <c:pt idx="4432">
                  <c:v>82.238172986200595</c:v>
                </c:pt>
                <c:pt idx="4433">
                  <c:v>78.208721691370414</c:v>
                </c:pt>
                <c:pt idx="4434">
                  <c:v>77.415108456258324</c:v>
                </c:pt>
                <c:pt idx="4435">
                  <c:v>80.16801815340547</c:v>
                </c:pt>
                <c:pt idx="4436">
                  <c:v>78.167987897256012</c:v>
                </c:pt>
                <c:pt idx="4437">
                  <c:v>74.192191443434609</c:v>
                </c:pt>
                <c:pt idx="4438">
                  <c:v>59.27986627848221</c:v>
                </c:pt>
                <c:pt idx="4439">
                  <c:v>57.18065992428653</c:v>
                </c:pt>
                <c:pt idx="4440">
                  <c:v>78.554760096441811</c:v>
                </c:pt>
                <c:pt idx="4441">
                  <c:v>78.167987897256012</c:v>
                </c:pt>
                <c:pt idx="4442">
                  <c:v>74.856143897293407</c:v>
                </c:pt>
                <c:pt idx="4443">
                  <c:v>76.389295050373434</c:v>
                </c:pt>
                <c:pt idx="4444">
                  <c:v>64.539029691159016</c:v>
                </c:pt>
                <c:pt idx="4445">
                  <c:v>57.912191443434622</c:v>
                </c:pt>
                <c:pt idx="4446">
                  <c:v>60.719146607009662</c:v>
                </c:pt>
                <c:pt idx="4447">
                  <c:v>77.084156283653584</c:v>
                </c:pt>
                <c:pt idx="4448">
                  <c:v>78.961601132368116</c:v>
                </c:pt>
                <c:pt idx="4449">
                  <c:v>78.526107707284964</c:v>
                </c:pt>
                <c:pt idx="4450">
                  <c:v>79.368221479918134</c:v>
                </c:pt>
                <c:pt idx="4451">
                  <c:v>80.148493192000473</c:v>
                </c:pt>
                <c:pt idx="4452">
                  <c:v>502.8885076863038</c:v>
                </c:pt>
                <c:pt idx="4453">
                  <c:v>88.882001751855739</c:v>
                </c:pt>
                <c:pt idx="4454">
                  <c:v>80.561517666302024</c:v>
                </c:pt>
                <c:pt idx="4455">
                  <c:v>79.341759122234919</c:v>
                </c:pt>
                <c:pt idx="4456">
                  <c:v>833.36258669458846</c:v>
                </c:pt>
                <c:pt idx="4457">
                  <c:v>254.57525480506919</c:v>
                </c:pt>
                <c:pt idx="4458">
                  <c:v>128.84538817139031</c:v>
                </c:pt>
                <c:pt idx="4459">
                  <c:v>120.10537298620061</c:v>
                </c:pt>
                <c:pt idx="4460">
                  <c:v>83.057817808052164</c:v>
                </c:pt>
                <c:pt idx="4461">
                  <c:v>83.057817808052164</c:v>
                </c:pt>
                <c:pt idx="4462">
                  <c:v>82.960400248687534</c:v>
                </c:pt>
                <c:pt idx="4463">
                  <c:v>77.084156283653584</c:v>
                </c:pt>
                <c:pt idx="4464">
                  <c:v>73.795762952797432</c:v>
                </c:pt>
                <c:pt idx="4465">
                  <c:v>67.760990881787563</c:v>
                </c:pt>
                <c:pt idx="4466">
                  <c:v>59.895456816074841</c:v>
                </c:pt>
                <c:pt idx="4467">
                  <c:v>59.17100513057354</c:v>
                </c:pt>
                <c:pt idx="4468">
                  <c:v>57.415762952797429</c:v>
                </c:pt>
                <c:pt idx="4469">
                  <c:v>43.948771626450863</c:v>
                </c:pt>
                <c:pt idx="4470">
                  <c:v>42.055935840062467</c:v>
                </c:pt>
                <c:pt idx="4471">
                  <c:v>48.241005130573541</c:v>
                </c:pt>
                <c:pt idx="4472">
                  <c:v>51.945762952797431</c:v>
                </c:pt>
                <c:pt idx="4473">
                  <c:v>47.240068130671737</c:v>
                </c:pt>
                <c:pt idx="4474">
                  <c:v>48.468951463201343</c:v>
                </c:pt>
                <c:pt idx="4475">
                  <c:v>46.954844564999021</c:v>
                </c:pt>
                <c:pt idx="4476">
                  <c:v>47.801159405735213</c:v>
                </c:pt>
                <c:pt idx="4477">
                  <c:v>47.240068130671737</c:v>
                </c:pt>
                <c:pt idx="4478">
                  <c:v>61.941705037427781</c:v>
                </c:pt>
                <c:pt idx="4479">
                  <c:v>41.808167080793702</c:v>
                </c:pt>
                <c:pt idx="4480">
                  <c:v>36.034844564999027</c:v>
                </c:pt>
                <c:pt idx="4481">
                  <c:v>33.873948644983322</c:v>
                </c:pt>
                <c:pt idx="4482">
                  <c:v>31.181347005505099</c:v>
                </c:pt>
                <c:pt idx="4483">
                  <c:v>30.517394551646309</c:v>
                </c:pt>
                <c:pt idx="4484">
                  <c:v>29.27972346412453</c:v>
                </c:pt>
                <c:pt idx="4485">
                  <c:v>28.12071227438976</c:v>
                </c:pt>
                <c:pt idx="4486">
                  <c:v>27.190042738264811</c:v>
                </c:pt>
                <c:pt idx="4487">
                  <c:v>25.315345664651829</c:v>
                </c:pt>
                <c:pt idx="4488">
                  <c:v>23.255279547121422</c:v>
                </c:pt>
                <c:pt idx="4489">
                  <c:v>21.69440299541715</c:v>
                </c:pt>
                <c:pt idx="4490">
                  <c:v>21.38279324831138</c:v>
                </c:pt>
                <c:pt idx="4491">
                  <c:v>58.256659924286531</c:v>
                </c:pt>
                <c:pt idx="4492">
                  <c:v>76.097129205227532</c:v>
                </c:pt>
                <c:pt idx="4493">
                  <c:v>48.708571396099131</c:v>
                </c:pt>
                <c:pt idx="4494">
                  <c:v>71.141480694281483</c:v>
                </c:pt>
                <c:pt idx="4495">
                  <c:v>73.4019432920946</c:v>
                </c:pt>
                <c:pt idx="4496">
                  <c:v>73.465143774504739</c:v>
                </c:pt>
                <c:pt idx="4497">
                  <c:v>63.102203566990802</c:v>
                </c:pt>
                <c:pt idx="4498">
                  <c:v>53.980270005869123</c:v>
                </c:pt>
                <c:pt idx="4499">
                  <c:v>48.613027493616187</c:v>
                </c:pt>
                <c:pt idx="4500">
                  <c:v>97.881714951476226</c:v>
                </c:pt>
                <c:pt idx="4501">
                  <c:v>86.725292716108456</c:v>
                </c:pt>
                <c:pt idx="4502">
                  <c:v>89.058571995451985</c:v>
                </c:pt>
                <c:pt idx="4503">
                  <c:v>90.655090900973391</c:v>
                </c:pt>
                <c:pt idx="4504">
                  <c:v>87.675444144244864</c:v>
                </c:pt>
                <c:pt idx="4505">
                  <c:v>84.892627596367532</c:v>
                </c:pt>
                <c:pt idx="4506">
                  <c:v>79.307631388517564</c:v>
                </c:pt>
                <c:pt idx="4507">
                  <c:v>71.237741434929873</c:v>
                </c:pt>
                <c:pt idx="4508">
                  <c:v>73.897005130573547</c:v>
                </c:pt>
                <c:pt idx="4509">
                  <c:v>50.976758581340292</c:v>
                </c:pt>
                <c:pt idx="4510">
                  <c:v>115.26437865833221</c:v>
                </c:pt>
                <c:pt idx="4511">
                  <c:v>95.677146581572515</c:v>
                </c:pt>
                <c:pt idx="4512">
                  <c:v>84.630903822211337</c:v>
                </c:pt>
                <c:pt idx="4513">
                  <c:v>97.328773276350347</c:v>
                </c:pt>
                <c:pt idx="4514">
                  <c:v>77.084156283653584</c:v>
                </c:pt>
                <c:pt idx="4515">
                  <c:v>72.796610205470586</c:v>
                </c:pt>
                <c:pt idx="4516">
                  <c:v>72.452956752610859</c:v>
                </c:pt>
                <c:pt idx="4517">
                  <c:v>65.85739227906511</c:v>
                </c:pt>
                <c:pt idx="4518">
                  <c:v>59.229023338291093</c:v>
                </c:pt>
                <c:pt idx="4519">
                  <c:v>52.025144263582327</c:v>
                </c:pt>
                <c:pt idx="4520">
                  <c:v>44.831762952797433</c:v>
                </c:pt>
                <c:pt idx="4521">
                  <c:v>44.831762952797433</c:v>
                </c:pt>
                <c:pt idx="4522">
                  <c:v>41.485608110905027</c:v>
                </c:pt>
                <c:pt idx="4523">
                  <c:v>38.348878524653188</c:v>
                </c:pt>
                <c:pt idx="4524">
                  <c:v>35.735023338291093</c:v>
                </c:pt>
                <c:pt idx="4525">
                  <c:v>35.177516546268599</c:v>
                </c:pt>
                <c:pt idx="4526">
                  <c:v>41.976021805150097</c:v>
                </c:pt>
                <c:pt idx="4527">
                  <c:v>59.162621459796803</c:v>
                </c:pt>
                <c:pt idx="4528">
                  <c:v>64.354462910971591</c:v>
                </c:pt>
                <c:pt idx="4529">
                  <c:v>44.865821459796798</c:v>
                </c:pt>
                <c:pt idx="4530">
                  <c:v>44.865821459796798</c:v>
                </c:pt>
                <c:pt idx="4531">
                  <c:v>45.303526377692748</c:v>
                </c:pt>
                <c:pt idx="4532">
                  <c:v>46.196724189379857</c:v>
                </c:pt>
                <c:pt idx="4533">
                  <c:v>45.747186920846062</c:v>
                </c:pt>
                <c:pt idx="4534">
                  <c:v>43.139238616945697</c:v>
                </c:pt>
                <c:pt idx="4535">
                  <c:v>32.530706401824162</c:v>
                </c:pt>
                <c:pt idx="4536">
                  <c:v>31.571151687811948</c:v>
                </c:pt>
                <c:pt idx="4537">
                  <c:v>30.05704478960963</c:v>
                </c:pt>
                <c:pt idx="4538">
                  <c:v>26.41276143491773</c:v>
                </c:pt>
                <c:pt idx="4539">
                  <c:v>16.26424317787739</c:v>
                </c:pt>
                <c:pt idx="4540">
                  <c:v>24.283975005422789</c:v>
                </c:pt>
                <c:pt idx="4541">
                  <c:v>22.906286272361971</c:v>
                </c:pt>
                <c:pt idx="4542">
                  <c:v>20.94276143491772</c:v>
                </c:pt>
                <c:pt idx="4543">
                  <c:v>19.999620168663871</c:v>
                </c:pt>
                <c:pt idx="4544">
                  <c:v>19.402268355282359</c:v>
                </c:pt>
                <c:pt idx="4545">
                  <c:v>18.519692976228129</c:v>
                </c:pt>
                <c:pt idx="4546">
                  <c:v>18.519692976228129</c:v>
                </c:pt>
                <c:pt idx="4547">
                  <c:v>18.243825266837391</c:v>
                </c:pt>
                <c:pt idx="4548">
                  <c:v>16.668469410555399</c:v>
                </c:pt>
                <c:pt idx="4549">
                  <c:v>16.499962187764691</c:v>
                </c:pt>
                <c:pt idx="4550">
                  <c:v>16.392601701164661</c:v>
                </c:pt>
                <c:pt idx="4551">
                  <c:v>16.116733991773931</c:v>
                </c:pt>
                <c:pt idx="4552">
                  <c:v>15.58436783362853</c:v>
                </c:pt>
                <c:pt idx="4553">
                  <c:v>15.32823548389853</c:v>
                </c:pt>
                <c:pt idx="4554">
                  <c:v>15.07210313416854</c:v>
                </c:pt>
                <c:pt idx="4555">
                  <c:v>14.5975441655717</c:v>
                </c:pt>
                <c:pt idx="4556">
                  <c:v>14.5807620441325</c:v>
                </c:pt>
                <c:pt idx="4557">
                  <c:v>12.67055038447702</c:v>
                </c:pt>
                <c:pt idx="4558">
                  <c:v>11.493692976228131</c:v>
                </c:pt>
                <c:pt idx="4559">
                  <c:v>10.932601701164661</c:v>
                </c:pt>
                <c:pt idx="4560">
                  <c:v>10.355479395038319</c:v>
                </c:pt>
                <c:pt idx="4561">
                  <c:v>9.5770316165056268</c:v>
                </c:pt>
                <c:pt idx="4562">
                  <c:v>9.5770316165056268</c:v>
                </c:pt>
                <c:pt idx="4563">
                  <c:v>9.3313610714876098</c:v>
                </c:pt>
                <c:pt idx="4564">
                  <c:v>9.0856905264695911</c:v>
                </c:pt>
                <c:pt idx="4565">
                  <c:v>8.8509478852150938</c:v>
                </c:pt>
                <c:pt idx="4566">
                  <c:v>8.3929251340992685</c:v>
                </c:pt>
                <c:pt idx="4567">
                  <c:v>8.3929251340992685</c:v>
                </c:pt>
                <c:pt idx="4568">
                  <c:v>8.1696450242379406</c:v>
                </c:pt>
                <c:pt idx="4569">
                  <c:v>7.5998935062419228</c:v>
                </c:pt>
                <c:pt idx="4570">
                  <c:v>7.7492535062417964</c:v>
                </c:pt>
                <c:pt idx="4571">
                  <c:v>7.7492535062417964</c:v>
                </c:pt>
                <c:pt idx="4572">
                  <c:v>7.5508777835108063</c:v>
                </c:pt>
                <c:pt idx="4573">
                  <c:v>7.5508777835108063</c:v>
                </c:pt>
                <c:pt idx="4574">
                  <c:v>7.3525020607798179</c:v>
                </c:pt>
                <c:pt idx="4575">
                  <c:v>7.1678356699674426</c:v>
                </c:pt>
                <c:pt idx="4576">
                  <c:v>7.1678356699674426</c:v>
                </c:pt>
                <c:pt idx="4577">
                  <c:v>7.1678356699674426</c:v>
                </c:pt>
                <c:pt idx="4578">
                  <c:v>6.9831692791550699</c:v>
                </c:pt>
                <c:pt idx="4579">
                  <c:v>7.0034510542253141</c:v>
                </c:pt>
                <c:pt idx="4580">
                  <c:v>6.9831692791550699</c:v>
                </c:pt>
                <c:pt idx="4581">
                  <c:v>6.9831692791550699</c:v>
                </c:pt>
                <c:pt idx="4582">
                  <c:v>6.9831692791550699</c:v>
                </c:pt>
                <c:pt idx="4583">
                  <c:v>6.3362450242379396</c:v>
                </c:pt>
                <c:pt idx="4584">
                  <c:v>6.2008191862546713</c:v>
                </c:pt>
                <c:pt idx="4585">
                  <c:v>6.2044991862546706</c:v>
                </c:pt>
                <c:pt idx="4586">
                  <c:v>5.9510322163799119</c:v>
                </c:pt>
                <c:pt idx="4587">
                  <c:v>5.8366710844884224</c:v>
                </c:pt>
                <c:pt idx="4588">
                  <c:v>5.56</c:v>
                </c:pt>
                <c:pt idx="4589">
                  <c:v>5.56</c:v>
                </c:pt>
                <c:pt idx="4590">
                  <c:v>5.56</c:v>
                </c:pt>
                <c:pt idx="4591">
                  <c:v>5.47</c:v>
                </c:pt>
                <c:pt idx="4592">
                  <c:v>5.47</c:v>
                </c:pt>
                <c:pt idx="4593">
                  <c:v>5.47</c:v>
                </c:pt>
                <c:pt idx="4594">
                  <c:v>5.36</c:v>
                </c:pt>
                <c:pt idx="4595">
                  <c:v>5.32</c:v>
                </c:pt>
                <c:pt idx="4596">
                  <c:v>5.2709250000000711</c:v>
                </c:pt>
                <c:pt idx="4597">
                  <c:v>5.212649999999976</c:v>
                </c:pt>
                <c:pt idx="4598">
                  <c:v>5.0857399999999151</c:v>
                </c:pt>
                <c:pt idx="4599">
                  <c:v>4.5752199999999812</c:v>
                </c:pt>
                <c:pt idx="4600">
                  <c:v>4.967895000000051</c:v>
                </c:pt>
                <c:pt idx="4601">
                  <c:v>4.8332149999999379</c:v>
                </c:pt>
                <c:pt idx="4602">
                  <c:v>4.7425649999999626</c:v>
                </c:pt>
                <c:pt idx="4603">
                  <c:v>4.7710550000002314</c:v>
                </c:pt>
                <c:pt idx="4604">
                  <c:v>4.7300000000000004</c:v>
                </c:pt>
                <c:pt idx="4605">
                  <c:v>4.72</c:v>
                </c:pt>
                <c:pt idx="4606">
                  <c:v>4.5768049999999949</c:v>
                </c:pt>
                <c:pt idx="4607">
                  <c:v>4.571625</c:v>
                </c:pt>
                <c:pt idx="4608">
                  <c:v>4.513350000000024</c:v>
                </c:pt>
                <c:pt idx="4609">
                  <c:v>4.4110450000000281</c:v>
                </c:pt>
                <c:pt idx="4610">
                  <c:v>4.4110450000000281</c:v>
                </c:pt>
                <c:pt idx="4611">
                  <c:v>4.3877349999999904</c:v>
                </c:pt>
                <c:pt idx="4612">
                  <c:v>4.3385249999999758</c:v>
                </c:pt>
                <c:pt idx="4613">
                  <c:v>4.2996750000000707</c:v>
                </c:pt>
                <c:pt idx="4614">
                  <c:v>4.282840000000057</c:v>
                </c:pt>
                <c:pt idx="4615">
                  <c:v>4.2362199999998644</c:v>
                </c:pt>
                <c:pt idx="4616">
                  <c:v>4.1401049999999486</c:v>
                </c:pt>
                <c:pt idx="4617">
                  <c:v>4.3558000000001886</c:v>
                </c:pt>
                <c:pt idx="4618">
                  <c:v>4.3257950000000296</c:v>
                </c:pt>
                <c:pt idx="4619">
                  <c:v>4.4110450000000281</c:v>
                </c:pt>
                <c:pt idx="4620">
                  <c:v>4.3825549999998774</c:v>
                </c:pt>
                <c:pt idx="4621">
                  <c:v>4.2685949999999817</c:v>
                </c:pt>
                <c:pt idx="4622">
                  <c:v>4.326870000000075</c:v>
                </c:pt>
                <c:pt idx="4623">
                  <c:v>4.26</c:v>
                </c:pt>
                <c:pt idx="4624">
                  <c:v>4.1947800000001374</c:v>
                </c:pt>
                <c:pt idx="4625">
                  <c:v>4.1209649999999387</c:v>
                </c:pt>
                <c:pt idx="4626">
                  <c:v>4.0354949999999574</c:v>
                </c:pt>
                <c:pt idx="4627">
                  <c:v>4.0329049999999009</c:v>
                </c:pt>
                <c:pt idx="4628">
                  <c:v>3.726730000000066</c:v>
                </c:pt>
                <c:pt idx="4629">
                  <c:v>3.93</c:v>
                </c:pt>
                <c:pt idx="4630">
                  <c:v>3.88</c:v>
                </c:pt>
                <c:pt idx="4631">
                  <c:v>3.84</c:v>
                </c:pt>
                <c:pt idx="4632">
                  <c:v>3.8</c:v>
                </c:pt>
                <c:pt idx="4633">
                  <c:v>3.7726099999999909</c:v>
                </c:pt>
                <c:pt idx="4634">
                  <c:v>3.711744999999957</c:v>
                </c:pt>
                <c:pt idx="4635">
                  <c:v>3.6586499999999762</c:v>
                </c:pt>
                <c:pt idx="4636">
                  <c:v>3.587424999999953</c:v>
                </c:pt>
                <c:pt idx="4637">
                  <c:v>3.5848350000001319</c:v>
                </c:pt>
                <c:pt idx="4638">
                  <c:v>3.5926049999999492</c:v>
                </c:pt>
                <c:pt idx="4639">
                  <c:v>3.4915949999999811</c:v>
                </c:pt>
                <c:pt idx="4640">
                  <c:v>3.41</c:v>
                </c:pt>
                <c:pt idx="4641">
                  <c:v>3.8753000000002</c:v>
                </c:pt>
                <c:pt idx="4642">
                  <c:v>4.9173899999998909</c:v>
                </c:pt>
                <c:pt idx="4643">
                  <c:v>4.5641400000001298</c:v>
                </c:pt>
                <c:pt idx="4644">
                  <c:v>4.1533399999999387</c:v>
                </c:pt>
                <c:pt idx="4645">
                  <c:v>3.9882999999997</c:v>
                </c:pt>
                <c:pt idx="4646">
                  <c:v>3.9408149999999602</c:v>
                </c:pt>
                <c:pt idx="4647">
                  <c:v>3.8580799999999722</c:v>
                </c:pt>
                <c:pt idx="4648">
                  <c:v>3.81</c:v>
                </c:pt>
                <c:pt idx="4649">
                  <c:v>3.7622499999999999</c:v>
                </c:pt>
                <c:pt idx="4650">
                  <c:v>3.7298749999999998</c:v>
                </c:pt>
                <c:pt idx="4651">
                  <c:v>3.66</c:v>
                </c:pt>
                <c:pt idx="4652">
                  <c:v>3.6923200000000049</c:v>
                </c:pt>
                <c:pt idx="4653">
                  <c:v>3.4864149999999858</c:v>
                </c:pt>
                <c:pt idx="4654">
                  <c:v>3.435909999999943</c:v>
                </c:pt>
                <c:pt idx="4655">
                  <c:v>3.36</c:v>
                </c:pt>
                <c:pt idx="4656">
                  <c:v>3.3038200000000049</c:v>
                </c:pt>
                <c:pt idx="4657">
                  <c:v>3.2390699999998871</c:v>
                </c:pt>
                <c:pt idx="4658">
                  <c:v>3.19</c:v>
                </c:pt>
                <c:pt idx="4659">
                  <c:v>3.1846799999999948</c:v>
                </c:pt>
                <c:pt idx="4660">
                  <c:v>3.1354700000000988</c:v>
                </c:pt>
                <c:pt idx="4661">
                  <c:v>3.1302899999998681</c:v>
                </c:pt>
                <c:pt idx="4662">
                  <c:v>3.0681300000000422</c:v>
                </c:pt>
                <c:pt idx="4663">
                  <c:v>3.03</c:v>
                </c:pt>
                <c:pt idx="4664">
                  <c:v>2.9800699999998872</c:v>
                </c:pt>
                <c:pt idx="4665">
                  <c:v>3.0072650000000092</c:v>
                </c:pt>
                <c:pt idx="4666">
                  <c:v>2.9593500000000241</c:v>
                </c:pt>
                <c:pt idx="4667">
                  <c:v>2.8609299999999949</c:v>
                </c:pt>
                <c:pt idx="4668">
                  <c:v>2.8376200000000749</c:v>
                </c:pt>
                <c:pt idx="4669">
                  <c:v>2.849274999999976</c:v>
                </c:pt>
                <c:pt idx="4670">
                  <c:v>2.822080000000089</c:v>
                </c:pt>
                <c:pt idx="4671">
                  <c:v>2.7329449999998872</c:v>
                </c:pt>
                <c:pt idx="4672">
                  <c:v>2.652875000000118</c:v>
                </c:pt>
                <c:pt idx="4673">
                  <c:v>2.7810799999998541</c:v>
                </c:pt>
                <c:pt idx="4674">
                  <c:v>2.71</c:v>
                </c:pt>
                <c:pt idx="4675">
                  <c:v>2.6860499999982999</c:v>
                </c:pt>
                <c:pt idx="4676">
                  <c:v>2.6800500000004002</c:v>
                </c:pt>
                <c:pt idx="4677">
                  <c:v>2.5516450000000521</c:v>
                </c:pt>
                <c:pt idx="4678">
                  <c:v>2.4739450000000049</c:v>
                </c:pt>
                <c:pt idx="4679">
                  <c:v>2.455499999997</c:v>
                </c:pt>
                <c:pt idx="4680">
                  <c:v>2.435095000000099</c:v>
                </c:pt>
                <c:pt idx="4681">
                  <c:v>2.337969999999864</c:v>
                </c:pt>
                <c:pt idx="4682">
                  <c:v>2.4066050000000661</c:v>
                </c:pt>
                <c:pt idx="4683">
                  <c:v>2.91</c:v>
                </c:pt>
                <c:pt idx="4684">
                  <c:v>3.8842000000000478</c:v>
                </c:pt>
                <c:pt idx="4685">
                  <c:v>4.257160000000062</c:v>
                </c:pt>
                <c:pt idx="4686">
                  <c:v>3.4413100000000378</c:v>
                </c:pt>
                <c:pt idx="4687">
                  <c:v>2.724449999999929</c:v>
                </c:pt>
                <c:pt idx="4688">
                  <c:v>3.1328800000000419</c:v>
                </c:pt>
                <c:pt idx="4689">
                  <c:v>2.9360399999998679</c:v>
                </c:pt>
                <c:pt idx="4690">
                  <c:v>2.815605000000184</c:v>
                </c:pt>
                <c:pt idx="4691">
                  <c:v>2.6666799999998769</c:v>
                </c:pt>
                <c:pt idx="4692">
                  <c:v>2.7521499999999759</c:v>
                </c:pt>
                <c:pt idx="4693">
                  <c:v>3.1199299999999952</c:v>
                </c:pt>
                <c:pt idx="4694">
                  <c:v>3.1205500000011002</c:v>
                </c:pt>
                <c:pt idx="4695">
                  <c:v>2.7638049999998771</c:v>
                </c:pt>
                <c:pt idx="4696">
                  <c:v>2.7573300000000889</c:v>
                </c:pt>
                <c:pt idx="4697">
                  <c:v>2.6809249999999532</c:v>
                </c:pt>
                <c:pt idx="4698">
                  <c:v>2.5760300000000189</c:v>
                </c:pt>
                <c:pt idx="4699">
                  <c:v>4.4708130301252904</c:v>
                </c:pt>
                <c:pt idx="4700">
                  <c:v>3.7233999999999758</c:v>
                </c:pt>
                <c:pt idx="4701">
                  <c:v>3.2199299999998781</c:v>
                </c:pt>
                <c:pt idx="4702">
                  <c:v>3.0842400000000301</c:v>
                </c:pt>
                <c:pt idx="4703">
                  <c:v>2.98</c:v>
                </c:pt>
                <c:pt idx="4704">
                  <c:v>3.0153200000000049</c:v>
                </c:pt>
                <c:pt idx="4705">
                  <c:v>2.9171850000000399</c:v>
                </c:pt>
                <c:pt idx="4706">
                  <c:v>2.593149999999977</c:v>
                </c:pt>
                <c:pt idx="4707">
                  <c:v>2.9272599999999671</c:v>
                </c:pt>
                <c:pt idx="4708">
                  <c:v>4.8658750000000008</c:v>
                </c:pt>
                <c:pt idx="4709">
                  <c:v>4.2585199999998169</c:v>
                </c:pt>
                <c:pt idx="4710">
                  <c:v>3.8572500000013998</c:v>
                </c:pt>
                <c:pt idx="4711">
                  <c:v>3.1901449999999341</c:v>
                </c:pt>
                <c:pt idx="4712">
                  <c:v>2.9475500000016002</c:v>
                </c:pt>
                <c:pt idx="4713">
                  <c:v>2.692864999999915</c:v>
                </c:pt>
                <c:pt idx="4714">
                  <c:v>2.5271049999999482</c:v>
                </c:pt>
                <c:pt idx="4715">
                  <c:v>2.3911300000000431</c:v>
                </c:pt>
                <c:pt idx="4716">
                  <c:v>2.2576700000000298</c:v>
                </c:pt>
                <c:pt idx="4717">
                  <c:v>2.3471000000000242</c:v>
                </c:pt>
                <c:pt idx="4718">
                  <c:v>3.8334750000001412</c:v>
                </c:pt>
                <c:pt idx="4719">
                  <c:v>5.8433174581514731</c:v>
                </c:pt>
                <c:pt idx="4720">
                  <c:v>3.3646849999999189</c:v>
                </c:pt>
                <c:pt idx="4721">
                  <c:v>2.9334500000000472</c:v>
                </c:pt>
                <c:pt idx="4722">
                  <c:v>2.731429999999877</c:v>
                </c:pt>
                <c:pt idx="4723">
                  <c:v>2.731429999999877</c:v>
                </c:pt>
                <c:pt idx="4724">
                  <c:v>3.46</c:v>
                </c:pt>
                <c:pt idx="4725">
                  <c:v>2.9813650000000331</c:v>
                </c:pt>
                <c:pt idx="4726">
                  <c:v>3.2564749999999099</c:v>
                </c:pt>
                <c:pt idx="4727">
                  <c:v>5.336438934837938</c:v>
                </c:pt>
                <c:pt idx="4728">
                  <c:v>4.8421597021771614</c:v>
                </c:pt>
                <c:pt idx="4729">
                  <c:v>3.5620949999999798</c:v>
                </c:pt>
                <c:pt idx="4730">
                  <c:v>3.0901450000000521</c:v>
                </c:pt>
                <c:pt idx="4731">
                  <c:v>2.7547399999999151</c:v>
                </c:pt>
                <c:pt idx="4732">
                  <c:v>2.6381900000000802</c:v>
                </c:pt>
                <c:pt idx="4733">
                  <c:v>2.5629999999995001</c:v>
                </c:pt>
                <c:pt idx="4734">
                  <c:v>8.1459689561888577</c:v>
                </c:pt>
                <c:pt idx="4735">
                  <c:v>6.1916292410020448</c:v>
                </c:pt>
                <c:pt idx="4736">
                  <c:v>5.3990156457296212</c:v>
                </c:pt>
                <c:pt idx="4737">
                  <c:v>4.347374162016731</c:v>
                </c:pt>
                <c:pt idx="4738">
                  <c:v>3.8949130301252408</c:v>
                </c:pt>
                <c:pt idx="4739">
                  <c:v>3.6692949999999098</c:v>
                </c:pt>
                <c:pt idx="4740">
                  <c:v>3.4128850000000899</c:v>
                </c:pt>
                <c:pt idx="4741">
                  <c:v>3.173024999999976</c:v>
                </c:pt>
                <c:pt idx="4742">
                  <c:v>3.4441999999991002</c:v>
                </c:pt>
                <c:pt idx="4743">
                  <c:v>3.2066950000000052</c:v>
                </c:pt>
                <c:pt idx="4744">
                  <c:v>2.971005000000043</c:v>
                </c:pt>
                <c:pt idx="4745">
                  <c:v>2.74855000000007</c:v>
                </c:pt>
                <c:pt idx="4746">
                  <c:v>4.4201099999999904</c:v>
                </c:pt>
                <c:pt idx="4747">
                  <c:v>4.2413999999999774</c:v>
                </c:pt>
                <c:pt idx="4748">
                  <c:v>4.9704849999998721</c:v>
                </c:pt>
                <c:pt idx="4749">
                  <c:v>14.505915002921419</c:v>
                </c:pt>
                <c:pt idx="4750">
                  <c:v>14.75298202919466</c:v>
                </c:pt>
                <c:pt idx="4751">
                  <c:v>12.26291465756813</c:v>
                </c:pt>
                <c:pt idx="4752">
                  <c:v>6.12098457858293</c:v>
                </c:pt>
                <c:pt idx="4753">
                  <c:v>11.84141589624971</c:v>
                </c:pt>
                <c:pt idx="4754">
                  <c:v>9.2288806753292025</c:v>
                </c:pt>
                <c:pt idx="4755">
                  <c:v>10.183048396979659</c:v>
                </c:pt>
                <c:pt idx="4756">
                  <c:v>8.7772843508632548</c:v>
                </c:pt>
                <c:pt idx="4757">
                  <c:v>13.99605976685687</c:v>
                </c:pt>
                <c:pt idx="4758">
                  <c:v>9.2919086281322656</c:v>
                </c:pt>
                <c:pt idx="4759">
                  <c:v>10.36542605280364</c:v>
                </c:pt>
                <c:pt idx="4760">
                  <c:v>11.793665673575379</c:v>
                </c:pt>
                <c:pt idx="4761">
                  <c:v>10.786059766856869</c:v>
                </c:pt>
                <c:pt idx="4762">
                  <c:v>10.466137994814551</c:v>
                </c:pt>
                <c:pt idx="4763">
                  <c:v>9.1213057557251673</c:v>
                </c:pt>
                <c:pt idx="4764">
                  <c:v>10.9794076750585</c:v>
                </c:pt>
                <c:pt idx="4765">
                  <c:v>9.4115851083686923</c:v>
                </c:pt>
                <c:pt idx="4766">
                  <c:v>6.7645389348371374</c:v>
                </c:pt>
                <c:pt idx="4767">
                  <c:v>10.14376973046112</c:v>
                </c:pt>
                <c:pt idx="4768">
                  <c:v>10.78067456449733</c:v>
                </c:pt>
                <c:pt idx="4769">
                  <c:v>7.1327663684604934</c:v>
                </c:pt>
                <c:pt idx="4770">
                  <c:v>17.052661391600839</c:v>
                </c:pt>
                <c:pt idx="4771">
                  <c:v>12.8995907541312</c:v>
                </c:pt>
                <c:pt idx="4772">
                  <c:v>10.295893296133841</c:v>
                </c:pt>
                <c:pt idx="4773">
                  <c:v>7.343962127458564</c:v>
                </c:pt>
                <c:pt idx="4774">
                  <c:v>10.477604780310489</c:v>
                </c:pt>
                <c:pt idx="4775">
                  <c:v>12.28826156048728</c:v>
                </c:pt>
                <c:pt idx="4776">
                  <c:v>11.09407643432727</c:v>
                </c:pt>
                <c:pt idx="4777">
                  <c:v>8.1709621274585658</c:v>
                </c:pt>
                <c:pt idx="4778">
                  <c:v>8.9664561912113925</c:v>
                </c:pt>
                <c:pt idx="4779">
                  <c:v>10.477604780310489</c:v>
                </c:pt>
                <c:pt idx="4780">
                  <c:v>27.584736904373781</c:v>
                </c:pt>
                <c:pt idx="4781">
                  <c:v>16.41099283447798</c:v>
                </c:pt>
                <c:pt idx="4782">
                  <c:v>15.02600537669872</c:v>
                </c:pt>
                <c:pt idx="4783">
                  <c:v>8.3251678112876135</c:v>
                </c:pt>
                <c:pt idx="4784">
                  <c:v>8.4999966517621779</c:v>
                </c:pt>
                <c:pt idx="4785">
                  <c:v>14.038034357483889</c:v>
                </c:pt>
                <c:pt idx="4786">
                  <c:v>25.955099732680299</c:v>
                </c:pt>
                <c:pt idx="4787">
                  <c:v>34.155099732680299</c:v>
                </c:pt>
                <c:pt idx="4788">
                  <c:v>30.04704478960964</c:v>
                </c:pt>
                <c:pt idx="4789">
                  <c:v>20.69360170116467</c:v>
                </c:pt>
                <c:pt idx="4790">
                  <c:v>14.822450461882431</c:v>
                </c:pt>
                <c:pt idx="4791">
                  <c:v>12.392418622091959</c:v>
                </c:pt>
                <c:pt idx="4792">
                  <c:v>49.860143320668001</c:v>
                </c:pt>
                <c:pt idx="4793">
                  <c:v>51.202338050271258</c:v>
                </c:pt>
                <c:pt idx="4794">
                  <c:v>68.752402127814818</c:v>
                </c:pt>
                <c:pt idx="4795">
                  <c:v>67.474256286314841</c:v>
                </c:pt>
                <c:pt idx="4796">
                  <c:v>82.368335971792703</c:v>
                </c:pt>
                <c:pt idx="4797">
                  <c:v>251.83472604858451</c:v>
                </c:pt>
                <c:pt idx="4798">
                  <c:v>105.2810578530258</c:v>
                </c:pt>
                <c:pt idx="4799">
                  <c:v>83.894846257024355</c:v>
                </c:pt>
                <c:pt idx="4800">
                  <c:v>118.1455924758979</c:v>
                </c:pt>
                <c:pt idx="4801">
                  <c:v>89.503851244806299</c:v>
                </c:pt>
                <c:pt idx="4802">
                  <c:v>73.930727293976446</c:v>
                </c:pt>
                <c:pt idx="4803">
                  <c:v>55.64011250030655</c:v>
                </c:pt>
                <c:pt idx="4804">
                  <c:v>88.533106630754716</c:v>
                </c:pt>
                <c:pt idx="4805">
                  <c:v>167.0455493322074</c:v>
                </c:pt>
                <c:pt idx="4806">
                  <c:v>111.0387152046949</c:v>
                </c:pt>
                <c:pt idx="4807">
                  <c:v>102.4788876009345</c:v>
                </c:pt>
                <c:pt idx="4808">
                  <c:v>83.28746274023419</c:v>
                </c:pt>
                <c:pt idx="4809">
                  <c:v>72.954713803641482</c:v>
                </c:pt>
                <c:pt idx="4810">
                  <c:v>71.853443961446857</c:v>
                </c:pt>
                <c:pt idx="4811">
                  <c:v>44.152284844268287</c:v>
                </c:pt>
                <c:pt idx="4812">
                  <c:v>49.661244051577278</c:v>
                </c:pt>
                <c:pt idx="4813">
                  <c:v>55.64772027337844</c:v>
                </c:pt>
                <c:pt idx="4814">
                  <c:v>45.579220040642781</c:v>
                </c:pt>
                <c:pt idx="4815">
                  <c:v>43.997264352838343</c:v>
                </c:pt>
                <c:pt idx="4816">
                  <c:v>44.71011250030655</c:v>
                </c:pt>
                <c:pt idx="4817">
                  <c:v>51.929502008632468</c:v>
                </c:pt>
                <c:pt idx="4818">
                  <c:v>43.702506593588041</c:v>
                </c:pt>
                <c:pt idx="4819">
                  <c:v>45.061320280726967</c:v>
                </c:pt>
                <c:pt idx="4820">
                  <c:v>43.786953452579439</c:v>
                </c:pt>
                <c:pt idx="4821">
                  <c:v>45.097934135426911</c:v>
                </c:pt>
                <c:pt idx="4822">
                  <c:v>48.022106625710691</c:v>
                </c:pt>
                <c:pt idx="4823">
                  <c:v>42.215601770181827</c:v>
                </c:pt>
                <c:pt idx="4824">
                  <c:v>43.451024193584772</c:v>
                </c:pt>
                <c:pt idx="4825">
                  <c:v>93.188821385071449</c:v>
                </c:pt>
                <c:pt idx="4826">
                  <c:v>77.899847438900167</c:v>
                </c:pt>
                <c:pt idx="4827">
                  <c:v>88.240432126789074</c:v>
                </c:pt>
                <c:pt idx="4828">
                  <c:v>146.65182172114399</c:v>
                </c:pt>
                <c:pt idx="4829">
                  <c:v>139.8944167289809</c:v>
                </c:pt>
                <c:pt idx="4830">
                  <c:v>104.53583999083421</c:v>
                </c:pt>
                <c:pt idx="4831">
                  <c:v>101.7049629264703</c:v>
                </c:pt>
                <c:pt idx="4832">
                  <c:v>81.024455398082864</c:v>
                </c:pt>
                <c:pt idx="4833">
                  <c:v>99.205883731492207</c:v>
                </c:pt>
                <c:pt idx="4834">
                  <c:v>77.790888873428855</c:v>
                </c:pt>
                <c:pt idx="4835">
                  <c:v>76.50066937803129</c:v>
                </c:pt>
                <c:pt idx="4836">
                  <c:v>78.210219672826838</c:v>
                </c:pt>
                <c:pt idx="4837">
                  <c:v>90.704039177523612</c:v>
                </c:pt>
                <c:pt idx="4838">
                  <c:v>106.03676309805159</c:v>
                </c:pt>
                <c:pt idx="4839">
                  <c:v>93.072259552135662</c:v>
                </c:pt>
                <c:pt idx="4840">
                  <c:v>105.21356080010371</c:v>
                </c:pt>
                <c:pt idx="4841">
                  <c:v>85.143306561569034</c:v>
                </c:pt>
                <c:pt idx="4842">
                  <c:v>89.030099634180758</c:v>
                </c:pt>
                <c:pt idx="4843">
                  <c:v>83.411176229355206</c:v>
                </c:pt>
                <c:pt idx="4844">
                  <c:v>80.994409087894624</c:v>
                </c:pt>
                <c:pt idx="4845">
                  <c:v>84.373541231863783</c:v>
                </c:pt>
                <c:pt idx="4846">
                  <c:v>76.31463864220342</c:v>
                </c:pt>
                <c:pt idx="4847">
                  <c:v>74.865735271200819</c:v>
                </c:pt>
                <c:pt idx="4848">
                  <c:v>76.31463864220342</c:v>
                </c:pt>
                <c:pt idx="4849">
                  <c:v>72.148107896922966</c:v>
                </c:pt>
                <c:pt idx="4850">
                  <c:v>69.690341231863783</c:v>
                </c:pt>
                <c:pt idx="4851">
                  <c:v>66.139545980767224</c:v>
                </c:pt>
                <c:pt idx="4852">
                  <c:v>59.201941231863778</c:v>
                </c:pt>
                <c:pt idx="4853">
                  <c:v>50.509397524198803</c:v>
                </c:pt>
                <c:pt idx="4854">
                  <c:v>52.069940948363502</c:v>
                </c:pt>
                <c:pt idx="4855">
                  <c:v>47.554735271200819</c:v>
                </c:pt>
                <c:pt idx="4856">
                  <c:v>45.493154286651198</c:v>
                </c:pt>
                <c:pt idx="4857">
                  <c:v>45.493154286651198</c:v>
                </c:pt>
                <c:pt idx="4858">
                  <c:v>47.554735271200819</c:v>
                </c:pt>
                <c:pt idx="4859">
                  <c:v>88.867155086640324</c:v>
                </c:pt>
                <c:pt idx="4860">
                  <c:v>88.867155086640324</c:v>
                </c:pt>
                <c:pt idx="4861">
                  <c:v>79.379940948363483</c:v>
                </c:pt>
                <c:pt idx="4862">
                  <c:v>74.864735271200814</c:v>
                </c:pt>
                <c:pt idx="4863">
                  <c:v>78.592941922570375</c:v>
                </c:pt>
                <c:pt idx="4864">
                  <c:v>64.661941231863793</c:v>
                </c:pt>
                <c:pt idx="4865">
                  <c:v>57.782319710359992</c:v>
                </c:pt>
                <c:pt idx="4866">
                  <c:v>55.767107896922973</c:v>
                </c:pt>
                <c:pt idx="4867">
                  <c:v>52.312319710359994</c:v>
                </c:pt>
                <c:pt idx="4868">
                  <c:v>50.509397524198803</c:v>
                </c:pt>
                <c:pt idx="4869">
                  <c:v>57.062541231863783</c:v>
                </c:pt>
                <c:pt idx="4870">
                  <c:v>58.825272153962302</c:v>
                </c:pt>
                <c:pt idx="4871">
                  <c:v>49.003638642203427</c:v>
                </c:pt>
                <c:pt idx="4872">
                  <c:v>47.554735271200819</c:v>
                </c:pt>
                <c:pt idx="4873">
                  <c:v>46.16501280464054</c:v>
                </c:pt>
                <c:pt idx="4874">
                  <c:v>43.714865178300997</c:v>
                </c:pt>
                <c:pt idx="4875">
                  <c:v>45.922993045245292</c:v>
                </c:pt>
                <c:pt idx="4876">
                  <c:v>41.84634890692228</c:v>
                </c:pt>
                <c:pt idx="4877">
                  <c:v>40.468660173861473</c:v>
                </c:pt>
                <c:pt idx="4878">
                  <c:v>48.674573963443542</c:v>
                </c:pt>
                <c:pt idx="4879">
                  <c:v>57.062541231863783</c:v>
                </c:pt>
                <c:pt idx="4880">
                  <c:v>51.756548339350573</c:v>
                </c:pt>
                <c:pt idx="4881">
                  <c:v>47.584325723421983</c:v>
                </c:pt>
                <c:pt idx="4882">
                  <c:v>43.936247759257498</c:v>
                </c:pt>
                <c:pt idx="4883">
                  <c:v>38.585574105193693</c:v>
                </c:pt>
                <c:pt idx="4884">
                  <c:v>35.916698087170637</c:v>
                </c:pt>
                <c:pt idx="4885">
                  <c:v>32.300858617279403</c:v>
                </c:pt>
                <c:pt idx="4886">
                  <c:v>30.540373269563201</c:v>
                </c:pt>
                <c:pt idx="4887">
                  <c:v>56.071341231863798</c:v>
                </c:pt>
                <c:pt idx="4888">
                  <c:v>39.372130471111888</c:v>
                </c:pt>
                <c:pt idx="4889">
                  <c:v>31.611320280726972</c:v>
                </c:pt>
                <c:pt idx="4890">
                  <c:v>30.38442046006886</c:v>
                </c:pt>
                <c:pt idx="4891">
                  <c:v>28.738399695385731</c:v>
                </c:pt>
                <c:pt idx="4892">
                  <c:v>26.082114637858961</c:v>
                </c:pt>
                <c:pt idx="4893">
                  <c:v>20.970858617279401</c:v>
                </c:pt>
                <c:pt idx="4894">
                  <c:v>18.371666257500269</c:v>
                </c:pt>
                <c:pt idx="4895">
                  <c:v>16.37401280464055</c:v>
                </c:pt>
                <c:pt idx="4896">
                  <c:v>15.374131091787101</c:v>
                </c:pt>
                <c:pt idx="4897">
                  <c:v>14.726186124880661</c:v>
                </c:pt>
                <c:pt idx="4898">
                  <c:v>14.54713109178709</c:v>
                </c:pt>
                <c:pt idx="4899">
                  <c:v>13.899186124880661</c:v>
                </c:pt>
                <c:pt idx="4900">
                  <c:v>13.26765460573257</c:v>
                </c:pt>
                <c:pt idx="4901">
                  <c:v>12.96458482154573</c:v>
                </c:pt>
                <c:pt idx="4902">
                  <c:v>12.65297507443996</c:v>
                </c:pt>
                <c:pt idx="4903">
                  <c:v>12.34990529025311</c:v>
                </c:pt>
                <c:pt idx="4904">
                  <c:v>12.05562326105845</c:v>
                </c:pt>
                <c:pt idx="4905">
                  <c:v>9.5218986023474397</c:v>
                </c:pt>
                <c:pt idx="4906">
                  <c:v>11.19089410051834</c:v>
                </c:pt>
                <c:pt idx="4907">
                  <c:v>11.19089410051834</c:v>
                </c:pt>
                <c:pt idx="4908">
                  <c:v>10.915026391127601</c:v>
                </c:pt>
                <c:pt idx="4909">
                  <c:v>10.106792523591469</c:v>
                </c:pt>
                <c:pt idx="4910">
                  <c:v>10.106792523591469</c:v>
                </c:pt>
                <c:pt idx="4911">
                  <c:v>10.106792523591469</c:v>
                </c:pt>
                <c:pt idx="4912">
                  <c:v>9.8506601738614705</c:v>
                </c:pt>
                <c:pt idx="4913">
                  <c:v>9.8506601738614705</c:v>
                </c:pt>
                <c:pt idx="4914">
                  <c:v>9.1031867340954395</c:v>
                </c:pt>
                <c:pt idx="4915">
                  <c:v>8.4540607734354403</c:v>
                </c:pt>
                <c:pt idx="4916">
                  <c:v>8.1871412318637891</c:v>
                </c:pt>
                <c:pt idx="4917">
                  <c:v>8.1871412318637891</c:v>
                </c:pt>
                <c:pt idx="4918">
                  <c:v>8.1871412318637891</c:v>
                </c:pt>
                <c:pt idx="4919">
                  <c:v>8.1871412318637891</c:v>
                </c:pt>
                <c:pt idx="4920">
                  <c:v>7.9759454728657184</c:v>
                </c:pt>
                <c:pt idx="4921">
                  <c:v>7.7751583256867107</c:v>
                </c:pt>
                <c:pt idx="4922">
                  <c:v>7.5663739911366559</c:v>
                </c:pt>
                <c:pt idx="4923">
                  <c:v>7.3679982684056684</c:v>
                </c:pt>
                <c:pt idx="4924">
                  <c:v>7.3679982684056684</c:v>
                </c:pt>
                <c:pt idx="4925">
                  <c:v>7.1833318775932931</c:v>
                </c:pt>
                <c:pt idx="4926">
                  <c:v>6.8288137758885536</c:v>
                </c:pt>
                <c:pt idx="4927">
                  <c:v>6.6589620649961887</c:v>
                </c:pt>
                <c:pt idx="4928">
                  <c:v>6.6589620649961887</c:v>
                </c:pt>
                <c:pt idx="4929">
                  <c:v>6.6589620649961887</c:v>
                </c:pt>
                <c:pt idx="4930">
                  <c:v>6.5053516484299898</c:v>
                </c:pt>
                <c:pt idx="4931">
                  <c:v>6.35174123186379</c:v>
                </c:pt>
                <c:pt idx="4932">
                  <c:v>6.2163153938805209</c:v>
                </c:pt>
                <c:pt idx="4933">
                  <c:v>5.9665284240057614</c:v>
                </c:pt>
                <c:pt idx="4934">
                  <c:v>6.0808895558972509</c:v>
                </c:pt>
                <c:pt idx="4935">
                  <c:v>2.976742602151333</c:v>
                </c:pt>
                <c:pt idx="4936">
                  <c:v>6.1413165419008511</c:v>
                </c:pt>
                <c:pt idx="4937">
                  <c:v>5.8704648659343119</c:v>
                </c:pt>
                <c:pt idx="4938">
                  <c:v>5.7561037340428216</c:v>
                </c:pt>
                <c:pt idx="4939">
                  <c:v>5.4651165419008514</c:v>
                </c:pt>
                <c:pt idx="4940">
                  <c:v>5.4266000000000014</c:v>
                </c:pt>
                <c:pt idx="4941">
                  <c:v>5.5726599999999431</c:v>
                </c:pt>
                <c:pt idx="4942">
                  <c:v>5.5066149999999148</c:v>
                </c:pt>
                <c:pt idx="4943">
                  <c:v>5.5066149999999148</c:v>
                </c:pt>
                <c:pt idx="4944">
                  <c:v>5.4703550000003016</c:v>
                </c:pt>
                <c:pt idx="4945">
                  <c:v>5.33</c:v>
                </c:pt>
                <c:pt idx="4946">
                  <c:v>5.33</c:v>
                </c:pt>
                <c:pt idx="4947">
                  <c:v>5.33</c:v>
                </c:pt>
                <c:pt idx="4948">
                  <c:v>5.33</c:v>
                </c:pt>
                <c:pt idx="4949">
                  <c:v>5.2476150000003861</c:v>
                </c:pt>
                <c:pt idx="4950">
                  <c:v>5.1686199999998399</c:v>
                </c:pt>
                <c:pt idx="4951">
                  <c:v>5.0961000000001411</c:v>
                </c:pt>
                <c:pt idx="4952">
                  <c:v>5.092214999999821</c:v>
                </c:pt>
                <c:pt idx="4953">
                  <c:v>4.9950900000002916</c:v>
                </c:pt>
                <c:pt idx="4954">
                  <c:v>5.0546599999999433</c:v>
                </c:pt>
                <c:pt idx="4955">
                  <c:v>4.96</c:v>
                </c:pt>
                <c:pt idx="4956">
                  <c:v>4.8600000000000003</c:v>
                </c:pt>
                <c:pt idx="4957">
                  <c:v>4.76</c:v>
                </c:pt>
                <c:pt idx="4958">
                  <c:v>4.71</c:v>
                </c:pt>
                <c:pt idx="4959">
                  <c:v>4.5029900000001506</c:v>
                </c:pt>
                <c:pt idx="4960">
                  <c:v>4.5431349999998494</c:v>
                </c:pt>
                <c:pt idx="4961">
                  <c:v>4.4680250000000941</c:v>
                </c:pt>
                <c:pt idx="4962">
                  <c:v>4.41</c:v>
                </c:pt>
                <c:pt idx="4963">
                  <c:v>4.2685949999997463</c:v>
                </c:pt>
                <c:pt idx="4964">
                  <c:v>2.1699099999999429</c:v>
                </c:pt>
                <c:pt idx="4965">
                  <c:v>2.0879915419009918</c:v>
                </c:pt>
                <c:pt idx="4966">
                  <c:v>4.1426465419007759</c:v>
                </c:pt>
                <c:pt idx="4967">
                  <c:v>4.1426465419007759</c:v>
                </c:pt>
                <c:pt idx="4968">
                  <c:v>4.1478265419008888</c:v>
                </c:pt>
                <c:pt idx="4969">
                  <c:v>4.0623565419009076</c:v>
                </c:pt>
                <c:pt idx="4970">
                  <c:v>4.0082999999999531</c:v>
                </c:pt>
                <c:pt idx="4971">
                  <c:v>4.0950650000001989</c:v>
                </c:pt>
                <c:pt idx="4972">
                  <c:v>4.0199999999999996</c:v>
                </c:pt>
                <c:pt idx="4973">
                  <c:v>3.951320000000123</c:v>
                </c:pt>
                <c:pt idx="4974">
                  <c:v>4.0329049999997837</c:v>
                </c:pt>
                <c:pt idx="4975">
                  <c:v>3.9992349999999912</c:v>
                </c:pt>
                <c:pt idx="4976">
                  <c:v>3.98</c:v>
                </c:pt>
                <c:pt idx="4977">
                  <c:v>3.965564999999962</c:v>
                </c:pt>
                <c:pt idx="4978">
                  <c:v>3.8101650000001039</c:v>
                </c:pt>
                <c:pt idx="4979">
                  <c:v>3.8101650000001039</c:v>
                </c:pt>
                <c:pt idx="4980">
                  <c:v>3.877505000000161</c:v>
                </c:pt>
                <c:pt idx="4981">
                  <c:v>3.8010999999999062</c:v>
                </c:pt>
                <c:pt idx="4982">
                  <c:v>3.7933299999999699</c:v>
                </c:pt>
                <c:pt idx="4983">
                  <c:v>3.7933299999999699</c:v>
                </c:pt>
                <c:pt idx="4984">
                  <c:v>3.693614999999915</c:v>
                </c:pt>
                <c:pt idx="4985">
                  <c:v>3.7376450000001702</c:v>
                </c:pt>
                <c:pt idx="4986">
                  <c:v>3.7078599999999908</c:v>
                </c:pt>
                <c:pt idx="4987">
                  <c:v>3.716925000000189</c:v>
                </c:pt>
                <c:pt idx="4988">
                  <c:v>3.6819599999998971</c:v>
                </c:pt>
                <c:pt idx="4989">
                  <c:v>3.7000899999998209</c:v>
                </c:pt>
                <c:pt idx="4990">
                  <c:v>3.65</c:v>
                </c:pt>
                <c:pt idx="4991">
                  <c:v>3.5939000000000938</c:v>
                </c:pt>
                <c:pt idx="4992">
                  <c:v>3.56</c:v>
                </c:pt>
                <c:pt idx="4993">
                  <c:v>3.507134999999614</c:v>
                </c:pt>
                <c:pt idx="4994">
                  <c:v>3.507134999999614</c:v>
                </c:pt>
                <c:pt idx="4995">
                  <c:v>1.7969500000000469</c:v>
                </c:pt>
                <c:pt idx="4996">
                  <c:v>1.6894650000000571</c:v>
                </c:pt>
                <c:pt idx="4997">
                  <c:v>3.45663000000016</c:v>
                </c:pt>
                <c:pt idx="4998">
                  <c:v>3.4061249999999998</c:v>
                </c:pt>
                <c:pt idx="4999">
                  <c:v>3.3854050000000191</c:v>
                </c:pt>
                <c:pt idx="5000">
                  <c:v>3.33</c:v>
                </c:pt>
                <c:pt idx="5001">
                  <c:v>3.2753299999999719</c:v>
                </c:pt>
                <c:pt idx="5002">
                  <c:v>3.241660000000179</c:v>
                </c:pt>
                <c:pt idx="5003">
                  <c:v>3.2688549999998302</c:v>
                </c:pt>
                <c:pt idx="5004">
                  <c:v>3.232595000000217</c:v>
                </c:pt>
                <c:pt idx="5005">
                  <c:v>3.4488599999999909</c:v>
                </c:pt>
                <c:pt idx="5006">
                  <c:v>3.2792150000000571</c:v>
                </c:pt>
                <c:pt idx="5007">
                  <c:v>3.189859999999991</c:v>
                </c:pt>
                <c:pt idx="5008">
                  <c:v>3.18</c:v>
                </c:pt>
                <c:pt idx="5009">
                  <c:v>3.16</c:v>
                </c:pt>
                <c:pt idx="5010">
                  <c:v>3.1523050000001129</c:v>
                </c:pt>
                <c:pt idx="5011">
                  <c:v>3.2403649999999158</c:v>
                </c:pt>
                <c:pt idx="5012">
                  <c:v>3.117340000000056</c:v>
                </c:pt>
                <c:pt idx="5013">
                  <c:v>3.1782049999999722</c:v>
                </c:pt>
                <c:pt idx="5014">
                  <c:v>3.1652549999999251</c:v>
                </c:pt>
                <c:pt idx="5015">
                  <c:v>3.1548949999999341</c:v>
                </c:pt>
                <c:pt idx="5016">
                  <c:v>3.073310000000038</c:v>
                </c:pt>
                <c:pt idx="5017">
                  <c:v>3.037050000000189</c:v>
                </c:pt>
                <c:pt idx="5018">
                  <c:v>2.9865449999997931</c:v>
                </c:pt>
                <c:pt idx="5019">
                  <c:v>3.0590649999999622</c:v>
                </c:pt>
                <c:pt idx="5020">
                  <c:v>2.9826600000001791</c:v>
                </c:pt>
                <c:pt idx="5021">
                  <c:v>2.9114350000000382</c:v>
                </c:pt>
                <c:pt idx="5022">
                  <c:v>2.8635199999999341</c:v>
                </c:pt>
                <c:pt idx="5023">
                  <c:v>2.84</c:v>
                </c:pt>
                <c:pt idx="5024">
                  <c:v>2.7728699999998399</c:v>
                </c:pt>
                <c:pt idx="5025">
                  <c:v>3.157100172413811</c:v>
                </c:pt>
                <c:pt idx="5026">
                  <c:v>1.506870000000075</c:v>
                </c:pt>
                <c:pt idx="5027">
                  <c:v>2.9969049999997832</c:v>
                </c:pt>
                <c:pt idx="5028">
                  <c:v>2.991725000000141</c:v>
                </c:pt>
                <c:pt idx="5029">
                  <c:v>2.961939999999962</c:v>
                </c:pt>
                <c:pt idx="5030">
                  <c:v>2.97489000000001</c:v>
                </c:pt>
                <c:pt idx="5031">
                  <c:v>2.8881250000000001</c:v>
                </c:pt>
                <c:pt idx="5032">
                  <c:v>2.948989999999915</c:v>
                </c:pt>
                <c:pt idx="5033">
                  <c:v>2.8738799999999252</c:v>
                </c:pt>
                <c:pt idx="5034">
                  <c:v>2.7974750000001412</c:v>
                </c:pt>
                <c:pt idx="5035">
                  <c:v>2.820784999999943</c:v>
                </c:pt>
                <c:pt idx="5036">
                  <c:v>3.0797849999999429</c:v>
                </c:pt>
                <c:pt idx="5037">
                  <c:v>2.9956100000002261</c:v>
                </c:pt>
                <c:pt idx="5038">
                  <c:v>2.8907149999998212</c:v>
                </c:pt>
                <c:pt idx="5039">
                  <c:v>2.9217950000000279</c:v>
                </c:pt>
                <c:pt idx="5040">
                  <c:v>2.731429999999877</c:v>
                </c:pt>
                <c:pt idx="5041">
                  <c:v>2.6964650000000558</c:v>
                </c:pt>
                <c:pt idx="5042">
                  <c:v>2.6835150000000092</c:v>
                </c:pt>
                <c:pt idx="5043">
                  <c:v>2.6174700000002171</c:v>
                </c:pt>
                <c:pt idx="5044">
                  <c:v>2.5993399999998208</c:v>
                </c:pt>
                <c:pt idx="5045">
                  <c:v>2.5294100000001789</c:v>
                </c:pt>
                <c:pt idx="5046">
                  <c:v>2.477609999999991</c:v>
                </c:pt>
                <c:pt idx="5047">
                  <c:v>2.4814950000000748</c:v>
                </c:pt>
                <c:pt idx="5048">
                  <c:v>2.383074999999812</c:v>
                </c:pt>
                <c:pt idx="5049">
                  <c:v>2.3481100000002262</c:v>
                </c:pt>
                <c:pt idx="5050">
                  <c:v>2.3053749999997639</c:v>
                </c:pt>
                <c:pt idx="5051">
                  <c:v>2.2781800000001131</c:v>
                </c:pt>
                <c:pt idx="5052">
                  <c:v>3.0733099999998021</c:v>
                </c:pt>
                <c:pt idx="5053">
                  <c:v>3.3491449999999339</c:v>
                </c:pt>
                <c:pt idx="5054">
                  <c:v>3.420370000000311</c:v>
                </c:pt>
                <c:pt idx="5055">
                  <c:v>2.9425149999997742</c:v>
                </c:pt>
                <c:pt idx="5056">
                  <c:v>1.392909999999943</c:v>
                </c:pt>
                <c:pt idx="5057">
                  <c:v>1.3877300000000661</c:v>
                </c:pt>
                <c:pt idx="5058">
                  <c:v>2.8674050000000189</c:v>
                </c:pt>
                <c:pt idx="5059">
                  <c:v>2.56</c:v>
                </c:pt>
                <c:pt idx="5060">
                  <c:v>2.46</c:v>
                </c:pt>
                <c:pt idx="5061">
                  <c:v>2.36</c:v>
                </c:pt>
                <c:pt idx="5062">
                  <c:v>2.3545849999998958</c:v>
                </c:pt>
                <c:pt idx="5063">
                  <c:v>2.1422049999999722</c:v>
                </c:pt>
                <c:pt idx="5064">
                  <c:v>2.11</c:v>
                </c:pt>
                <c:pt idx="5065">
                  <c:v>2.1046500000000941</c:v>
                </c:pt>
                <c:pt idx="5066">
                  <c:v>2.0904049999997829</c:v>
                </c:pt>
                <c:pt idx="5067">
                  <c:v>2.0127050000002069</c:v>
                </c:pt>
                <c:pt idx="5068">
                  <c:v>1.910400000000094</c:v>
                </c:pt>
                <c:pt idx="5069">
                  <c:v>1.86636999999984</c:v>
                </c:pt>
                <c:pt idx="5070">
                  <c:v>1.8223399999998211</c:v>
                </c:pt>
                <c:pt idx="5071">
                  <c:v>1.905505000000395</c:v>
                </c:pt>
                <c:pt idx="5072">
                  <c:v>2.314724999999906</c:v>
                </c:pt>
                <c:pt idx="5073">
                  <c:v>3.1240999999999062</c:v>
                </c:pt>
                <c:pt idx="5074">
                  <c:v>2.4675350000001788</c:v>
                </c:pt>
                <c:pt idx="5075">
                  <c:v>2.240909999999944</c:v>
                </c:pt>
                <c:pt idx="5076">
                  <c:v>2.1904050000000188</c:v>
                </c:pt>
                <c:pt idx="5077">
                  <c:v>2.76</c:v>
                </c:pt>
                <c:pt idx="5078">
                  <c:v>3.84</c:v>
                </c:pt>
                <c:pt idx="5079">
                  <c:v>3.4633900000000102</c:v>
                </c:pt>
                <c:pt idx="5080">
                  <c:v>3.7366349999998492</c:v>
                </c:pt>
                <c:pt idx="5081">
                  <c:v>3.4038200000001231</c:v>
                </c:pt>
                <c:pt idx="5082">
                  <c:v>3.15</c:v>
                </c:pt>
                <c:pt idx="5083">
                  <c:v>3.24</c:v>
                </c:pt>
                <c:pt idx="5084">
                  <c:v>3.28</c:v>
                </c:pt>
                <c:pt idx="5085">
                  <c:v>3.401230000000067</c:v>
                </c:pt>
                <c:pt idx="5086">
                  <c:v>3.3999350000000379</c:v>
                </c:pt>
                <c:pt idx="5087">
                  <c:v>1.738170000000028</c:v>
                </c:pt>
                <c:pt idx="5088">
                  <c:v>2.3600949999999812</c:v>
                </c:pt>
                <c:pt idx="5089">
                  <c:v>5.2135849999998962</c:v>
                </c:pt>
                <c:pt idx="5090">
                  <c:v>4.3161500000000954</c:v>
                </c:pt>
                <c:pt idx="5091">
                  <c:v>5.3288400000000564</c:v>
                </c:pt>
                <c:pt idx="5092">
                  <c:v>4.6139999999999999</c:v>
                </c:pt>
                <c:pt idx="5093">
                  <c:v>3.9289450000001231</c:v>
                </c:pt>
                <c:pt idx="5094">
                  <c:v>3.6492249999999049</c:v>
                </c:pt>
                <c:pt idx="5095">
                  <c:v>3.3060499999999529</c:v>
                </c:pt>
                <c:pt idx="5096">
                  <c:v>3.816280000000019</c:v>
                </c:pt>
                <c:pt idx="5097">
                  <c:v>4.0934099999999436</c:v>
                </c:pt>
                <c:pt idx="5098">
                  <c:v>3.6246199999998399</c:v>
                </c:pt>
                <c:pt idx="5099">
                  <c:v>3.480875000000236</c:v>
                </c:pt>
                <c:pt idx="5100">
                  <c:v>4.6424899999999152</c:v>
                </c:pt>
                <c:pt idx="5101">
                  <c:v>4.5337099999998962</c:v>
                </c:pt>
                <c:pt idx="5102">
                  <c:v>8.3482304235926907</c:v>
                </c:pt>
                <c:pt idx="5103">
                  <c:v>5.3939749999997177</c:v>
                </c:pt>
                <c:pt idx="5104">
                  <c:v>6.3872878374927176</c:v>
                </c:pt>
                <c:pt idx="5105">
                  <c:v>4.7940049999999248</c:v>
                </c:pt>
                <c:pt idx="5106">
                  <c:v>6.5815192410019838</c:v>
                </c:pt>
                <c:pt idx="5107">
                  <c:v>5.428555000000113</c:v>
                </c:pt>
                <c:pt idx="5108">
                  <c:v>4.9377499999999994</c:v>
                </c:pt>
                <c:pt idx="5109">
                  <c:v>4.4275199999999346</c:v>
                </c:pt>
                <c:pt idx="5110">
                  <c:v>5.1345142410019182</c:v>
                </c:pt>
                <c:pt idx="5111">
                  <c:v>3.6738299999999722</c:v>
                </c:pt>
                <c:pt idx="5112">
                  <c:v>3.4213049999998781</c:v>
                </c:pt>
                <c:pt idx="5113">
                  <c:v>2.9356800000001129</c:v>
                </c:pt>
                <c:pt idx="5114">
                  <c:v>3.0587049999999709</c:v>
                </c:pt>
                <c:pt idx="5115">
                  <c:v>2.9848900000000089</c:v>
                </c:pt>
                <c:pt idx="5116">
                  <c:v>2.731070000000122</c:v>
                </c:pt>
                <c:pt idx="5117">
                  <c:v>2.8735199999996981</c:v>
                </c:pt>
                <c:pt idx="5118">
                  <c:v>3.515315000000292</c:v>
                </c:pt>
                <c:pt idx="5119">
                  <c:v>2.483767499999971</c:v>
                </c:pt>
                <c:pt idx="5120">
                  <c:v>4.153669999999793</c:v>
                </c:pt>
                <c:pt idx="5121">
                  <c:v>5.0737250000001408</c:v>
                </c:pt>
                <c:pt idx="5122">
                  <c:v>11.11405485662126</c:v>
                </c:pt>
                <c:pt idx="5123">
                  <c:v>10.018594304659331</c:v>
                </c:pt>
                <c:pt idx="5124">
                  <c:v>5.9897800000001604</c:v>
                </c:pt>
                <c:pt idx="5125">
                  <c:v>4.9377499999997641</c:v>
                </c:pt>
                <c:pt idx="5126">
                  <c:v>8.8808165922677524</c:v>
                </c:pt>
                <c:pt idx="5127">
                  <c:v>13.749040670585689</c:v>
                </c:pt>
                <c:pt idx="5128">
                  <c:v>7.7761282961336464</c:v>
                </c:pt>
                <c:pt idx="5129">
                  <c:v>11.044213442391159</c:v>
                </c:pt>
                <c:pt idx="5130">
                  <c:v>9.6628436054424203</c:v>
                </c:pt>
                <c:pt idx="5131">
                  <c:v>7.497598296133769</c:v>
                </c:pt>
                <c:pt idx="5132">
                  <c:v>8.173159350863255</c:v>
                </c:pt>
                <c:pt idx="5133">
                  <c:v>11.37340502739036</c:v>
                </c:pt>
                <c:pt idx="5134">
                  <c:v>10.184752751115941</c:v>
                </c:pt>
                <c:pt idx="5135">
                  <c:v>8.0449543508630477</c:v>
                </c:pt>
                <c:pt idx="5136">
                  <c:v>6.9858348466073528</c:v>
                </c:pt>
                <c:pt idx="5137">
                  <c:v>10.00530381651364</c:v>
                </c:pt>
                <c:pt idx="5138">
                  <c:v>7.0344813684605487</c:v>
                </c:pt>
                <c:pt idx="5139">
                  <c:v>9.4711318133811488</c:v>
                </c:pt>
                <c:pt idx="5140">
                  <c:v>7.0536996575683064</c:v>
                </c:pt>
                <c:pt idx="5141">
                  <c:v>8.0695987127000706</c:v>
                </c:pt>
                <c:pt idx="5142">
                  <c:v>12.433056432252201</c:v>
                </c:pt>
                <c:pt idx="5143">
                  <c:v>11.00786485662106</c:v>
                </c:pt>
                <c:pt idx="5144">
                  <c:v>12.161686813381779</c:v>
                </c:pt>
                <c:pt idx="5145">
                  <c:v>12.747154511324769</c:v>
                </c:pt>
                <c:pt idx="5146">
                  <c:v>6.657544999999887</c:v>
                </c:pt>
                <c:pt idx="5147">
                  <c:v>7.4637772373200706</c:v>
                </c:pt>
                <c:pt idx="5148">
                  <c:v>9.6844791566533104</c:v>
                </c:pt>
                <c:pt idx="5149">
                  <c:v>12.755511432251939</c:v>
                </c:pt>
                <c:pt idx="5150">
                  <c:v>9.4480265922678832</c:v>
                </c:pt>
                <c:pt idx="5151">
                  <c:v>13.319577220715621</c:v>
                </c:pt>
                <c:pt idx="5152">
                  <c:v>6.8432383969798618</c:v>
                </c:pt>
                <c:pt idx="5153">
                  <c:v>8.4270101098611097</c:v>
                </c:pt>
                <c:pt idx="5154">
                  <c:v>32.445892057466423</c:v>
                </c:pt>
                <c:pt idx="5155">
                  <c:v>32.9166460472495</c:v>
                </c:pt>
                <c:pt idx="5156">
                  <c:v>30.098501289475401</c:v>
                </c:pt>
                <c:pt idx="5157">
                  <c:v>17.118932212948081</c:v>
                </c:pt>
                <c:pt idx="5158">
                  <c:v>28.12384338081144</c:v>
                </c:pt>
                <c:pt idx="5159">
                  <c:v>41.020160645402242</c:v>
                </c:pt>
                <c:pt idx="5160">
                  <c:v>42.443519057338897</c:v>
                </c:pt>
                <c:pt idx="5161">
                  <c:v>37.431219333380326</c:v>
                </c:pt>
                <c:pt idx="5162">
                  <c:v>37.74566470154619</c:v>
                </c:pt>
                <c:pt idx="5163">
                  <c:v>36.872372735403033</c:v>
                </c:pt>
                <c:pt idx="5164">
                  <c:v>35.951515398409008</c:v>
                </c:pt>
                <c:pt idx="5165">
                  <c:v>39.623141713341369</c:v>
                </c:pt>
                <c:pt idx="5166">
                  <c:v>38.109135300145113</c:v>
                </c:pt>
                <c:pt idx="5167">
                  <c:v>32.579020547465447</c:v>
                </c:pt>
                <c:pt idx="5168">
                  <c:v>24.486453337253661</c:v>
                </c:pt>
                <c:pt idx="5169">
                  <c:v>36.029932139056108</c:v>
                </c:pt>
                <c:pt idx="5170">
                  <c:v>28.04354329613394</c:v>
                </c:pt>
                <c:pt idx="5171">
                  <c:v>34.075073518270919</c:v>
                </c:pt>
                <c:pt idx="5172">
                  <c:v>61.471638160840058</c:v>
                </c:pt>
                <c:pt idx="5173">
                  <c:v>57.042236560487282</c:v>
                </c:pt>
                <c:pt idx="5174">
                  <c:v>54.80679692324275</c:v>
                </c:pt>
                <c:pt idx="5175">
                  <c:v>56.919773537504348</c:v>
                </c:pt>
                <c:pt idx="5176">
                  <c:v>59.997404403646229</c:v>
                </c:pt>
                <c:pt idx="5177">
                  <c:v>55.198102573531678</c:v>
                </c:pt>
                <c:pt idx="5178">
                  <c:v>54.759315325328608</c:v>
                </c:pt>
                <c:pt idx="5179">
                  <c:v>53.463673834797909</c:v>
                </c:pt>
                <c:pt idx="5180">
                  <c:v>59.937893934938877</c:v>
                </c:pt>
                <c:pt idx="5181">
                  <c:v>61.139671628663699</c:v>
                </c:pt>
                <c:pt idx="5182">
                  <c:v>57.059874241001303</c:v>
                </c:pt>
                <c:pt idx="5183">
                  <c:v>54.375822759273113</c:v>
                </c:pt>
                <c:pt idx="5184">
                  <c:v>16.467091762909991</c:v>
                </c:pt>
                <c:pt idx="5185">
                  <c:v>42.045188932565857</c:v>
                </c:pt>
                <c:pt idx="5186">
                  <c:v>34.965808040240553</c:v>
                </c:pt>
                <c:pt idx="5187">
                  <c:v>27.889359806906171</c:v>
                </c:pt>
                <c:pt idx="5188">
                  <c:v>33.829034651912806</c:v>
                </c:pt>
                <c:pt idx="5189">
                  <c:v>28.840459508805541</c:v>
                </c:pt>
                <c:pt idx="5190">
                  <c:v>91.995559858406409</c:v>
                </c:pt>
                <c:pt idx="5191">
                  <c:v>45.477985046624887</c:v>
                </c:pt>
                <c:pt idx="5192">
                  <c:v>50.70110696643836</c:v>
                </c:pt>
                <c:pt idx="5193">
                  <c:v>48.168980240273193</c:v>
                </c:pt>
                <c:pt idx="5194">
                  <c:v>34.125995629391703</c:v>
                </c:pt>
                <c:pt idx="5195">
                  <c:v>33.32955412061753</c:v>
                </c:pt>
                <c:pt idx="5196">
                  <c:v>32.584929120617048</c:v>
                </c:pt>
                <c:pt idx="5197">
                  <c:v>37.032699346445462</c:v>
                </c:pt>
                <c:pt idx="5198">
                  <c:v>36.383904644545503</c:v>
                </c:pt>
                <c:pt idx="5199">
                  <c:v>86.896269982170793</c:v>
                </c:pt>
                <c:pt idx="5200">
                  <c:v>104.8689347694159</c:v>
                </c:pt>
                <c:pt idx="5201">
                  <c:v>76.242798452874723</c:v>
                </c:pt>
                <c:pt idx="5202">
                  <c:v>64.743270454133935</c:v>
                </c:pt>
                <c:pt idx="5203">
                  <c:v>117.5298309901146</c:v>
                </c:pt>
                <c:pt idx="5204">
                  <c:v>107.7346207635166</c:v>
                </c:pt>
                <c:pt idx="5205">
                  <c:v>69.499156971735346</c:v>
                </c:pt>
                <c:pt idx="5206">
                  <c:v>49.444350012942706</c:v>
                </c:pt>
                <c:pt idx="5207">
                  <c:v>36.379734644545707</c:v>
                </c:pt>
                <c:pt idx="5208">
                  <c:v>29.698060796786582</c:v>
                </c:pt>
                <c:pt idx="5209">
                  <c:v>54.195061571270379</c:v>
                </c:pt>
                <c:pt idx="5210">
                  <c:v>40.462407159860248</c:v>
                </c:pt>
                <c:pt idx="5211">
                  <c:v>83.9665476725486</c:v>
                </c:pt>
                <c:pt idx="5212">
                  <c:v>79.140545749208343</c:v>
                </c:pt>
                <c:pt idx="5213">
                  <c:v>82.466182970199085</c:v>
                </c:pt>
                <c:pt idx="5214">
                  <c:v>56.362865240273507</c:v>
                </c:pt>
                <c:pt idx="5215">
                  <c:v>14.562008332529549</c:v>
                </c:pt>
                <c:pt idx="5216">
                  <c:v>16.20819999999982</c:v>
                </c:pt>
                <c:pt idx="5217">
                  <c:v>34.487362126178112</c:v>
                </c:pt>
                <c:pt idx="5218">
                  <c:v>37.802192159860184</c:v>
                </c:pt>
                <c:pt idx="5219">
                  <c:v>27.015688752220761</c:v>
                </c:pt>
                <c:pt idx="5220">
                  <c:v>25.74313074665972</c:v>
                </c:pt>
                <c:pt idx="5221">
                  <c:v>27.529553983106972</c:v>
                </c:pt>
                <c:pt idx="5222">
                  <c:v>20.932972074183009</c:v>
                </c:pt>
                <c:pt idx="5223">
                  <c:v>38.995181332867887</c:v>
                </c:pt>
                <c:pt idx="5224">
                  <c:v>37.936324644545998</c:v>
                </c:pt>
                <c:pt idx="5225">
                  <c:v>27.407036801345111</c:v>
                </c:pt>
                <c:pt idx="5226">
                  <c:v>22.521985702227209</c:v>
                </c:pt>
                <c:pt idx="5227">
                  <c:v>20.203693146167328</c:v>
                </c:pt>
                <c:pt idx="5228">
                  <c:v>23.555018786265219</c:v>
                </c:pt>
                <c:pt idx="5229">
                  <c:v>19.21900870516977</c:v>
                </c:pt>
                <c:pt idx="5230">
                  <c:v>147.0654164294377</c:v>
                </c:pt>
                <c:pt idx="5231">
                  <c:v>60.789193758970491</c:v>
                </c:pt>
                <c:pt idx="5232">
                  <c:v>52.319575987216389</c:v>
                </c:pt>
                <c:pt idx="5233">
                  <c:v>72.434859965806012</c:v>
                </c:pt>
                <c:pt idx="5234">
                  <c:v>50.303024184459993</c:v>
                </c:pt>
                <c:pt idx="5235">
                  <c:v>33.711798334379161</c:v>
                </c:pt>
                <c:pt idx="5236">
                  <c:v>24.94373378626528</c:v>
                </c:pt>
                <c:pt idx="5237">
                  <c:v>21.141203563419509</c:v>
                </c:pt>
                <c:pt idx="5238">
                  <c:v>18.68583814616774</c:v>
                </c:pt>
                <c:pt idx="5239">
                  <c:v>18.016474999999911</c:v>
                </c:pt>
                <c:pt idx="5240">
                  <c:v>15.65591257177771</c:v>
                </c:pt>
                <c:pt idx="5241">
                  <c:v>74.128399979550608</c:v>
                </c:pt>
                <c:pt idx="5242">
                  <c:v>39.405975878890473</c:v>
                </c:pt>
                <c:pt idx="5243">
                  <c:v>27.825160319298959</c:v>
                </c:pt>
                <c:pt idx="5244">
                  <c:v>35.710531638985202</c:v>
                </c:pt>
                <c:pt idx="5245">
                  <c:v>26.465507731579759</c:v>
                </c:pt>
                <c:pt idx="5246">
                  <c:v>32.902089120617227</c:v>
                </c:pt>
                <c:pt idx="5247">
                  <c:v>10.477700871467009</c:v>
                </c:pt>
                <c:pt idx="5248">
                  <c:v>12.325020145910949</c:v>
                </c:pt>
                <c:pt idx="5249">
                  <c:v>30.33397133993989</c:v>
                </c:pt>
                <c:pt idx="5250">
                  <c:v>29.06005546104927</c:v>
                </c:pt>
                <c:pt idx="5251">
                  <c:v>28.136716665059382</c:v>
                </c:pt>
                <c:pt idx="5252">
                  <c:v>28.360273842576081</c:v>
                </c:pt>
                <c:pt idx="5253">
                  <c:v>28.39621681338156</c:v>
                </c:pt>
                <c:pt idx="5254">
                  <c:v>28.274764058389039</c:v>
                </c:pt>
                <c:pt idx="5255">
                  <c:v>28.166962029194679</c:v>
                </c:pt>
                <c:pt idx="5256">
                  <c:v>26.929596434327539</c:v>
                </c:pt>
                <c:pt idx="5257">
                  <c:v>27.431732868654329</c:v>
                </c:pt>
                <c:pt idx="5258">
                  <c:v>27.352153029656421</c:v>
                </c:pt>
                <c:pt idx="5259">
                  <c:v>26.844169136196339</c:v>
                </c:pt>
                <c:pt idx="5260">
                  <c:v>25.414057811730149</c:v>
                </c:pt>
                <c:pt idx="5261">
                  <c:v>25.19040226671261</c:v>
                </c:pt>
                <c:pt idx="5262">
                  <c:v>25.123062266712321</c:v>
                </c:pt>
                <c:pt idx="5263">
                  <c:v>24.217502887739101</c:v>
                </c:pt>
                <c:pt idx="5264">
                  <c:v>22.399946150116929</c:v>
                </c:pt>
                <c:pt idx="5265">
                  <c:v>18.20166803249786</c:v>
                </c:pt>
                <c:pt idx="5266">
                  <c:v>19.49137426398498</c:v>
                </c:pt>
                <c:pt idx="5267">
                  <c:v>19.86159241015287</c:v>
                </c:pt>
                <c:pt idx="5268">
                  <c:v>16.675363644983179</c:v>
                </c:pt>
                <c:pt idx="5269">
                  <c:v>14.47131926565859</c:v>
                </c:pt>
                <c:pt idx="5270">
                  <c:v>13.86610929875191</c:v>
                </c:pt>
                <c:pt idx="5271">
                  <c:v>12.74476773826518</c:v>
                </c:pt>
                <c:pt idx="5272">
                  <c:v>12.30646846412437</c:v>
                </c:pt>
                <c:pt idx="5273">
                  <c:v>11.37958584006258</c:v>
                </c:pt>
                <c:pt idx="5274">
                  <c:v>11.32131084006225</c:v>
                </c:pt>
                <c:pt idx="5275">
                  <c:v>10.928569564999171</c:v>
                </c:pt>
                <c:pt idx="5276">
                  <c:v>10.743384564998889</c:v>
                </c:pt>
                <c:pt idx="5277">
                  <c:v>10.12422069746288</c:v>
                </c:pt>
                <c:pt idx="5278">
                  <c:v>9.8680883477328827</c:v>
                </c:pt>
                <c:pt idx="5279">
                  <c:v>4.1168964827311978</c:v>
                </c:pt>
                <c:pt idx="5280">
                  <c:v>4.1588414827310842</c:v>
                </c:pt>
                <c:pt idx="5281">
                  <c:v>8.890387811730589</c:v>
                </c:pt>
                <c:pt idx="5282">
                  <c:v>9.5003009980028672</c:v>
                </c:pt>
                <c:pt idx="5283">
                  <c:v>8.9775004529849252</c:v>
                </c:pt>
                <c:pt idx="5284">
                  <c:v>8.8354299079668124</c:v>
                </c:pt>
                <c:pt idx="5285">
                  <c:v>8.5890322667122962</c:v>
                </c:pt>
                <c:pt idx="5286">
                  <c:v>8.1776295155967809</c:v>
                </c:pt>
                <c:pt idx="5287">
                  <c:v>8.5511296254576195</c:v>
                </c:pt>
                <c:pt idx="5288">
                  <c:v>8.0525546254578089</c:v>
                </c:pt>
                <c:pt idx="5289">
                  <c:v>8.0170495155965753</c:v>
                </c:pt>
                <c:pt idx="5290">
                  <c:v>8.1495994057353691</c:v>
                </c:pt>
                <c:pt idx="5291">
                  <c:v>7.8804236467373174</c:v>
                </c:pt>
                <c:pt idx="5292">
                  <c:v>7.4151671650077464</c:v>
                </c:pt>
                <c:pt idx="5293">
                  <c:v>7.2180864422772562</c:v>
                </c:pt>
                <c:pt idx="5294">
                  <c:v>6.9596050514646848</c:v>
                </c:pt>
                <c:pt idx="5295">
                  <c:v>6.8461636606524534</c:v>
                </c:pt>
                <c:pt idx="5296">
                  <c:v>6.7180375414499887</c:v>
                </c:pt>
                <c:pt idx="5297">
                  <c:v>6.5271802388674667</c:v>
                </c:pt>
                <c:pt idx="5298">
                  <c:v>6.3795502388675427</c:v>
                </c:pt>
                <c:pt idx="5299">
                  <c:v>6.5245902388678818</c:v>
                </c:pt>
                <c:pt idx="5300">
                  <c:v>6.5194102388675326</c:v>
                </c:pt>
                <c:pt idx="5301">
                  <c:v>6.5284752388674949</c:v>
                </c:pt>
                <c:pt idx="5302">
                  <c:v>6.5284752388677312</c:v>
                </c:pt>
                <c:pt idx="5303">
                  <c:v>6.1163594057353983</c:v>
                </c:pt>
                <c:pt idx="5304">
                  <c:v>5.9959244057348897</c:v>
                </c:pt>
                <c:pt idx="5305">
                  <c:v>5.9135935677518372</c:v>
                </c:pt>
                <c:pt idx="5306">
                  <c:v>5.8386315978773604</c:v>
                </c:pt>
                <c:pt idx="5307">
                  <c:v>5.5639854659856924</c:v>
                </c:pt>
                <c:pt idx="5308">
                  <c:v>5.6739854659856919</c:v>
                </c:pt>
                <c:pt idx="5309">
                  <c:v>3.1839854659856921</c:v>
                </c:pt>
                <c:pt idx="5310">
                  <c:v>0.44824328806453062</c:v>
                </c:pt>
                <c:pt idx="5311">
                  <c:v>2.8672099999999898</c:v>
                </c:pt>
                <c:pt idx="5312">
                  <c:v>5.7574660602501613</c:v>
                </c:pt>
                <c:pt idx="5313">
                  <c:v>5.5412200000002167</c:v>
                </c:pt>
                <c:pt idx="5314">
                  <c:v>5.5101400000000096</c:v>
                </c:pt>
                <c:pt idx="5315">
                  <c:v>5.4440949999999813</c:v>
                </c:pt>
                <c:pt idx="5316">
                  <c:v>5.3845249999998588</c:v>
                </c:pt>
                <c:pt idx="5317">
                  <c:v>5.1138700000003103</c:v>
                </c:pt>
                <c:pt idx="5318">
                  <c:v>5.3974749999999059</c:v>
                </c:pt>
                <c:pt idx="5319">
                  <c:v>5.2770400000001034</c:v>
                </c:pt>
                <c:pt idx="5320">
                  <c:v>5.1086899999997266</c:v>
                </c:pt>
                <c:pt idx="5321">
                  <c:v>5.0750200000001691</c:v>
                </c:pt>
                <c:pt idx="5322">
                  <c:v>5.0555949999999807</c:v>
                </c:pt>
                <c:pt idx="5323">
                  <c:v>5.0037950000000277</c:v>
                </c:pt>
                <c:pt idx="5324">
                  <c:v>4.9001950000001226</c:v>
                </c:pt>
                <c:pt idx="5325">
                  <c:v>4.295429999999878</c:v>
                </c:pt>
                <c:pt idx="5326">
                  <c:v>4.8082500000000001</c:v>
                </c:pt>
                <c:pt idx="5327">
                  <c:v>4.7383200000001224</c:v>
                </c:pt>
                <c:pt idx="5328">
                  <c:v>4.6554399999999623</c:v>
                </c:pt>
                <c:pt idx="5329">
                  <c:v>4.5984599999998963</c:v>
                </c:pt>
                <c:pt idx="5330">
                  <c:v>4.5285299999997832</c:v>
                </c:pt>
                <c:pt idx="5331">
                  <c:v>4.4301100000002256</c:v>
                </c:pt>
                <c:pt idx="5332">
                  <c:v>4.3601800000001134</c:v>
                </c:pt>
                <c:pt idx="5333">
                  <c:v>4.1892400000001508</c:v>
                </c:pt>
                <c:pt idx="5334">
                  <c:v>4.2526949999998873</c:v>
                </c:pt>
                <c:pt idx="5335">
                  <c:v>4.2423349999998967</c:v>
                </c:pt>
                <c:pt idx="5336">
                  <c:v>4.2034849999999908</c:v>
                </c:pt>
                <c:pt idx="5337">
                  <c:v>4.1620450000000284</c:v>
                </c:pt>
                <c:pt idx="5338">
                  <c:v>4.07786999999984</c:v>
                </c:pt>
                <c:pt idx="5339">
                  <c:v>3.9975800000002071</c:v>
                </c:pt>
                <c:pt idx="5340">
                  <c:v>1.94698999999968</c:v>
                </c:pt>
                <c:pt idx="5341">
                  <c:v>1.9081400000002451</c:v>
                </c:pt>
                <c:pt idx="5342">
                  <c:v>3.756709999999897</c:v>
                </c:pt>
                <c:pt idx="5343">
                  <c:v>3.7541200000003112</c:v>
                </c:pt>
                <c:pt idx="5344">
                  <c:v>4.0079399999997269</c:v>
                </c:pt>
                <c:pt idx="5345">
                  <c:v>3.751530000000018</c:v>
                </c:pt>
                <c:pt idx="5346">
                  <c:v>3.6518150000001981</c:v>
                </c:pt>
                <c:pt idx="5347">
                  <c:v>3.8020349999997078</c:v>
                </c:pt>
                <c:pt idx="5348">
                  <c:v>3.712680000000113</c:v>
                </c:pt>
                <c:pt idx="5349">
                  <c:v>3.5028900000000101</c:v>
                </c:pt>
                <c:pt idx="5350">
                  <c:v>3.5184300000001132</c:v>
                </c:pt>
                <c:pt idx="5351">
                  <c:v>3.5559849999999908</c:v>
                </c:pt>
                <c:pt idx="5352">
                  <c:v>3.4565041620164201</c:v>
                </c:pt>
                <c:pt idx="5353">
                  <c:v>3.535265000000245</c:v>
                </c:pt>
                <c:pt idx="5354">
                  <c:v>3.5002999999999531</c:v>
                </c:pt>
                <c:pt idx="5355">
                  <c:v>3.5093650000001499</c:v>
                </c:pt>
                <c:pt idx="5356">
                  <c:v>3.471809999999802</c:v>
                </c:pt>
                <c:pt idx="5357">
                  <c:v>3.4433200000001229</c:v>
                </c:pt>
                <c:pt idx="5358">
                  <c:v>3.425189999999962</c:v>
                </c:pt>
                <c:pt idx="5359">
                  <c:v>3.476989999999915</c:v>
                </c:pt>
                <c:pt idx="5360">
                  <c:v>3.457564999999962</c:v>
                </c:pt>
                <c:pt idx="5361">
                  <c:v>3.3151149999999152</c:v>
                </c:pt>
                <c:pt idx="5362">
                  <c:v>3.3060500000001878</c:v>
                </c:pt>
                <c:pt idx="5363">
                  <c:v>3.2697899999998681</c:v>
                </c:pt>
                <c:pt idx="5364">
                  <c:v>3.2918050000001129</c:v>
                </c:pt>
                <c:pt idx="5365">
                  <c:v>3.212810000000037</c:v>
                </c:pt>
                <c:pt idx="5366">
                  <c:v>3.1402900000001028</c:v>
                </c:pt>
                <c:pt idx="5367">
                  <c:v>3.150649999999859</c:v>
                </c:pt>
                <c:pt idx="5368">
                  <c:v>3.1597150000000558</c:v>
                </c:pt>
                <c:pt idx="5369">
                  <c:v>3.150649999999859</c:v>
                </c:pt>
                <c:pt idx="5370">
                  <c:v>3.1441749999999531</c:v>
                </c:pt>
                <c:pt idx="5371">
                  <c:v>1.571440000000198</c:v>
                </c:pt>
                <c:pt idx="5372">
                  <c:v>2.1282899999998679</c:v>
                </c:pt>
                <c:pt idx="5373">
                  <c:v>4.073985000000226</c:v>
                </c:pt>
                <c:pt idx="5374">
                  <c:v>4.0390199999996987</c:v>
                </c:pt>
                <c:pt idx="5375">
                  <c:v>3.9574350000002729</c:v>
                </c:pt>
                <c:pt idx="5376">
                  <c:v>4.7227800000000189</c:v>
                </c:pt>
                <c:pt idx="5377">
                  <c:v>4.0662149999998212</c:v>
                </c:pt>
                <c:pt idx="5378">
                  <c:v>4.0273649999999153</c:v>
                </c:pt>
                <c:pt idx="5379">
                  <c:v>3.799445000000123</c:v>
                </c:pt>
                <c:pt idx="5380">
                  <c:v>3.6518150000001981</c:v>
                </c:pt>
                <c:pt idx="5381">
                  <c:v>3.4795799999999719</c:v>
                </c:pt>
                <c:pt idx="5382">
                  <c:v>3.5106599999999428</c:v>
                </c:pt>
                <c:pt idx="5383">
                  <c:v>3.3824549999999718</c:v>
                </c:pt>
                <c:pt idx="5384">
                  <c:v>3.3695049999999238</c:v>
                </c:pt>
                <c:pt idx="5385">
                  <c:v>3.1959749999999061</c:v>
                </c:pt>
                <c:pt idx="5386">
                  <c:v>3.3474900000001511</c:v>
                </c:pt>
                <c:pt idx="5387">
                  <c:v>3.8577199999999809</c:v>
                </c:pt>
                <c:pt idx="5388">
                  <c:v>3.6893700000000749</c:v>
                </c:pt>
                <c:pt idx="5389">
                  <c:v>3.3474899999999148</c:v>
                </c:pt>
                <c:pt idx="5390">
                  <c:v>3.395405000000018</c:v>
                </c:pt>
                <c:pt idx="5391">
                  <c:v>3.1972699999999339</c:v>
                </c:pt>
                <c:pt idx="5392">
                  <c:v>3.9755650000001981</c:v>
                </c:pt>
                <c:pt idx="5393">
                  <c:v>3.65</c:v>
                </c:pt>
                <c:pt idx="5394">
                  <c:v>3.32</c:v>
                </c:pt>
                <c:pt idx="5395">
                  <c:v>3.0664750000003771</c:v>
                </c:pt>
                <c:pt idx="5396">
                  <c:v>3.006904999999783</c:v>
                </c:pt>
                <c:pt idx="5397">
                  <c:v>3.0833099999998019</c:v>
                </c:pt>
                <c:pt idx="5398">
                  <c:v>2.9499249999999528</c:v>
                </c:pt>
                <c:pt idx="5399">
                  <c:v>2.899420000000263</c:v>
                </c:pt>
                <c:pt idx="5400">
                  <c:v>1.1744800000000659</c:v>
                </c:pt>
                <c:pt idx="5401">
                  <c:v>1.7688849999998491</c:v>
                </c:pt>
                <c:pt idx="5402">
                  <c:v>0.23499999999999999</c:v>
                </c:pt>
                <c:pt idx="5403">
                  <c:v>0.57170000000004717</c:v>
                </c:pt>
                <c:pt idx="5404">
                  <c:v>2.6520749999998108</c:v>
                </c:pt>
                <c:pt idx="5405">
                  <c:v>2.5420000000002352</c:v>
                </c:pt>
                <c:pt idx="5406">
                  <c:v>2.4798399999998209</c:v>
                </c:pt>
                <c:pt idx="5407">
                  <c:v>2.9421550000000192</c:v>
                </c:pt>
                <c:pt idx="5408">
                  <c:v>3.2568400000000559</c:v>
                </c:pt>
                <c:pt idx="5409">
                  <c:v>2.687040000000104</c:v>
                </c:pt>
                <c:pt idx="5410">
                  <c:v>2.6171099999999901</c:v>
                </c:pt>
                <c:pt idx="5411">
                  <c:v>2.453939999999962</c:v>
                </c:pt>
                <c:pt idx="5412">
                  <c:v>2.3464549999999722</c:v>
                </c:pt>
                <c:pt idx="5413">
                  <c:v>2.258394999999934</c:v>
                </c:pt>
                <c:pt idx="5414">
                  <c:v>2.8955349999999429</c:v>
                </c:pt>
                <c:pt idx="5415">
                  <c:v>4.67875</c:v>
                </c:pt>
                <c:pt idx="5416">
                  <c:v>3.353965000000056</c:v>
                </c:pt>
                <c:pt idx="5417">
                  <c:v>2.870929999999877</c:v>
                </c:pt>
                <c:pt idx="5418">
                  <c:v>2.6715000000002349</c:v>
                </c:pt>
                <c:pt idx="5419">
                  <c:v>2.74402000000017</c:v>
                </c:pt>
                <c:pt idx="5420">
                  <c:v>2.3024249999999529</c:v>
                </c:pt>
                <c:pt idx="5421">
                  <c:v>2.5886199999998389</c:v>
                </c:pt>
                <c:pt idx="5422">
                  <c:v>2.39436999999984</c:v>
                </c:pt>
                <c:pt idx="5423">
                  <c:v>2.3386850000000381</c:v>
                </c:pt>
                <c:pt idx="5424">
                  <c:v>2.5290499999999532</c:v>
                </c:pt>
                <c:pt idx="5425">
                  <c:v>4.4507542410020697</c:v>
                </c:pt>
                <c:pt idx="5426">
                  <c:v>4.2216149999999164</c:v>
                </c:pt>
                <c:pt idx="5427">
                  <c:v>3.6790100000000852</c:v>
                </c:pt>
                <c:pt idx="5428">
                  <c:v>3.027625</c:v>
                </c:pt>
                <c:pt idx="5429">
                  <c:v>2.7984099999999432</c:v>
                </c:pt>
                <c:pt idx="5430">
                  <c:v>3.0535250000000942</c:v>
                </c:pt>
                <c:pt idx="5431">
                  <c:v>2.8256050000000661</c:v>
                </c:pt>
                <c:pt idx="5432">
                  <c:v>3.034099999999905</c:v>
                </c:pt>
                <c:pt idx="5433">
                  <c:v>2.5957849999999429</c:v>
                </c:pt>
                <c:pt idx="5434">
                  <c:v>1.288370000000546</c:v>
                </c:pt>
                <c:pt idx="5435">
                  <c:v>2.2259499999993411</c:v>
                </c:pt>
                <c:pt idx="5436">
                  <c:v>3.478215000000056</c:v>
                </c:pt>
                <c:pt idx="5437">
                  <c:v>3.0832400000006221</c:v>
                </c:pt>
                <c:pt idx="5438">
                  <c:v>2.6571849999995671</c:v>
                </c:pt>
                <c:pt idx="5439">
                  <c:v>3.1479900000001511</c:v>
                </c:pt>
                <c:pt idx="5440">
                  <c:v>3.1782650000001511</c:v>
                </c:pt>
                <c:pt idx="5441">
                  <c:v>2.8876949999998871</c:v>
                </c:pt>
                <c:pt idx="5442">
                  <c:v>3.4872799999995481</c:v>
                </c:pt>
                <c:pt idx="5443">
                  <c:v>5.128045000000264</c:v>
                </c:pt>
                <c:pt idx="5444">
                  <c:v>4.58414500000017</c:v>
                </c:pt>
                <c:pt idx="5445">
                  <c:v>4.8884699999999812</c:v>
                </c:pt>
                <c:pt idx="5446">
                  <c:v>5.2141530301251091</c:v>
                </c:pt>
                <c:pt idx="5447">
                  <c:v>5.5126599999999426</c:v>
                </c:pt>
                <c:pt idx="5448">
                  <c:v>9.9916323744514539</c:v>
                </c:pt>
                <c:pt idx="5449">
                  <c:v>8.0583087249368237</c:v>
                </c:pt>
                <c:pt idx="5450">
                  <c:v>10.535174715187271</c:v>
                </c:pt>
                <c:pt idx="5451">
                  <c:v>8.9546827511158629</c:v>
                </c:pt>
                <c:pt idx="5452">
                  <c:v>10.797799241001821</c:v>
                </c:pt>
                <c:pt idx="5453">
                  <c:v>8.0977112894752956</c:v>
                </c:pt>
                <c:pt idx="5454">
                  <c:v>7.3923721921419157</c:v>
                </c:pt>
                <c:pt idx="5455">
                  <c:v>8.9465332961339943</c:v>
                </c:pt>
                <c:pt idx="5456">
                  <c:v>8.1049321274583583</c:v>
                </c:pt>
                <c:pt idx="5457">
                  <c:v>9.7250304235924077</c:v>
                </c:pt>
                <c:pt idx="5458">
                  <c:v>11.595504370800359</c:v>
                </c:pt>
                <c:pt idx="5459">
                  <c:v>9.2839442410018904</c:v>
                </c:pt>
                <c:pt idx="5460">
                  <c:v>7.4624054165662752</c:v>
                </c:pt>
                <c:pt idx="5461">
                  <c:v>7.3197892718776254</c:v>
                </c:pt>
                <c:pt idx="5462">
                  <c:v>8.8221891620166915</c:v>
                </c:pt>
                <c:pt idx="5463">
                  <c:v>7.3432700000005466</c:v>
                </c:pt>
                <c:pt idx="5464">
                  <c:v>5.792869999999982</c:v>
                </c:pt>
                <c:pt idx="5465">
                  <c:v>3.3796280301253918</c:v>
                </c:pt>
                <c:pt idx="5466">
                  <c:v>3.4275430301247889</c:v>
                </c:pt>
                <c:pt idx="5467">
                  <c:v>7.3543871274582813</c:v>
                </c:pt>
                <c:pt idx="5468">
                  <c:v>10.65234702919472</c:v>
                </c:pt>
                <c:pt idx="5469">
                  <c:v>14.889655786388641</c:v>
                </c:pt>
                <c:pt idx="5470">
                  <c:v>9.9977568144048199</c:v>
                </c:pt>
                <c:pt idx="5471">
                  <c:v>8.4154442549175812</c:v>
                </c:pt>
                <c:pt idx="5472">
                  <c:v>9.4383486281317559</c:v>
                </c:pt>
                <c:pt idx="5473">
                  <c:v>7.3742421921424617</c:v>
                </c:pt>
                <c:pt idx="5474">
                  <c:v>6.8694480301249019</c:v>
                </c:pt>
                <c:pt idx="5475">
                  <c:v>5.8466030301257694</c:v>
                </c:pt>
                <c:pt idx="5476">
                  <c:v>5.4639630301251847</c:v>
                </c:pt>
                <c:pt idx="5477">
                  <c:v>10.703558834797279</c:v>
                </c:pt>
                <c:pt idx="5478">
                  <c:v>9.0733993508629354</c:v>
                </c:pt>
                <c:pt idx="5479">
                  <c:v>12.31388532532873</c:v>
                </c:pt>
                <c:pt idx="5480">
                  <c:v>13.6581697668571</c:v>
                </c:pt>
                <c:pt idx="5481">
                  <c:v>11.111483834797941</c:v>
                </c:pt>
                <c:pt idx="5482">
                  <c:v>10.62901024691079</c:v>
                </c:pt>
                <c:pt idx="5483">
                  <c:v>9.1871186281319268</c:v>
                </c:pt>
                <c:pt idx="5484">
                  <c:v>8.8554663684607746</c:v>
                </c:pt>
                <c:pt idx="5485">
                  <c:v>7.6495280301250146</c:v>
                </c:pt>
                <c:pt idx="5486">
                  <c:v>7.2596280301252989</c:v>
                </c:pt>
                <c:pt idx="5487">
                  <c:v>8.6428796575686544</c:v>
                </c:pt>
                <c:pt idx="5488">
                  <c:v>8.0575662894746554</c:v>
                </c:pt>
                <c:pt idx="5489">
                  <c:v>13.41130589625042</c:v>
                </c:pt>
                <c:pt idx="5490">
                  <c:v>20.677866053225511</c:v>
                </c:pt>
                <c:pt idx="5491">
                  <c:v>50.08070356156896</c:v>
                </c:pt>
                <c:pt idx="5492">
                  <c:v>51.916615729734147</c:v>
                </c:pt>
                <c:pt idx="5493">
                  <c:v>38.907601651416819</c:v>
                </c:pt>
                <c:pt idx="5494">
                  <c:v>31.91916801795254</c:v>
                </c:pt>
                <c:pt idx="5495">
                  <c:v>22.574581651416651</c:v>
                </c:pt>
                <c:pt idx="5496">
                  <c:v>15.10506478960933</c:v>
                </c:pt>
                <c:pt idx="5497">
                  <c:v>14.11238170116469</c:v>
                </c:pt>
                <c:pt idx="5498">
                  <c:v>6.3425479103611169</c:v>
                </c:pt>
                <c:pt idx="5499">
                  <c:v>17.02897935748425</c:v>
                </c:pt>
                <c:pt idx="5500">
                  <c:v>16.987539357483811</c:v>
                </c:pt>
                <c:pt idx="5501">
                  <c:v>16.40387690362537</c:v>
                </c:pt>
                <c:pt idx="5502">
                  <c:v>19.17611572973415</c:v>
                </c:pt>
                <c:pt idx="5503">
                  <c:v>55.384219083263361</c:v>
                </c:pt>
                <c:pt idx="5504">
                  <c:v>68.733794357483731</c:v>
                </c:pt>
                <c:pt idx="5505">
                  <c:v>68.882032641288959</c:v>
                </c:pt>
                <c:pt idx="5506">
                  <c:v>66.768962328288893</c:v>
                </c:pt>
                <c:pt idx="5507">
                  <c:v>63.827684838034877</c:v>
                </c:pt>
                <c:pt idx="5508">
                  <c:v>65.945801646891425</c:v>
                </c:pt>
                <c:pt idx="5509">
                  <c:v>44.260168102387809</c:v>
                </c:pt>
                <c:pt idx="5510">
                  <c:v>51.680308155600862</c:v>
                </c:pt>
                <c:pt idx="5511">
                  <c:v>56.922878927316823</c:v>
                </c:pt>
                <c:pt idx="5512">
                  <c:v>69.197599688068181</c:v>
                </c:pt>
                <c:pt idx="5513">
                  <c:v>66.229020660818676</c:v>
                </c:pt>
                <c:pt idx="5514">
                  <c:v>62.030522186272051</c:v>
                </c:pt>
                <c:pt idx="5515">
                  <c:v>59.605720266837281</c:v>
                </c:pt>
                <c:pt idx="5516">
                  <c:v>66.197940660818929</c:v>
                </c:pt>
                <c:pt idx="5517">
                  <c:v>66.245855660818805</c:v>
                </c:pt>
                <c:pt idx="5518">
                  <c:v>62.472272625546459</c:v>
                </c:pt>
                <c:pt idx="5519">
                  <c:v>60.837267589150649</c:v>
                </c:pt>
                <c:pt idx="5520">
                  <c:v>45.073911401823892</c:v>
                </c:pt>
                <c:pt idx="5521">
                  <c:v>43.197885384477154</c:v>
                </c:pt>
                <c:pt idx="5522">
                  <c:v>44.926323561569497</c:v>
                </c:pt>
                <c:pt idx="5523">
                  <c:v>69.353763616083711</c:v>
                </c:pt>
                <c:pt idx="5524">
                  <c:v>62.458579026213833</c:v>
                </c:pt>
                <c:pt idx="5525">
                  <c:v>71.164804397931576</c:v>
                </c:pt>
                <c:pt idx="5526">
                  <c:v>70.392984397931684</c:v>
                </c:pt>
                <c:pt idx="5527">
                  <c:v>62.053963916352743</c:v>
                </c:pt>
                <c:pt idx="5528">
                  <c:v>72.364025328166207</c:v>
                </c:pt>
                <c:pt idx="5529">
                  <c:v>66.695315474456677</c:v>
                </c:pt>
                <c:pt idx="5530">
                  <c:v>55.883482910361622</c:v>
                </c:pt>
                <c:pt idx="5531">
                  <c:v>40.337934079036131</c:v>
                </c:pt>
                <c:pt idx="5532">
                  <c:v>42.909407080219196</c:v>
                </c:pt>
                <c:pt idx="5533">
                  <c:v>40.42923494789629</c:v>
                </c:pt>
                <c:pt idx="5534">
                  <c:v>42.177018991773643</c:v>
                </c:pt>
                <c:pt idx="5535">
                  <c:v>42.095359838034838</c:v>
                </c:pt>
                <c:pt idx="5536">
                  <c:v>45.019341033458772</c:v>
                </c:pt>
                <c:pt idx="5537">
                  <c:v>60.45545262152234</c:v>
                </c:pt>
                <c:pt idx="5538">
                  <c:v>62.60178559076428</c:v>
                </c:pt>
                <c:pt idx="5539">
                  <c:v>65.205329141670887</c:v>
                </c:pt>
                <c:pt idx="5540">
                  <c:v>64.703758350757298</c:v>
                </c:pt>
                <c:pt idx="5541">
                  <c:v>63.211180624423207</c:v>
                </c:pt>
                <c:pt idx="5542">
                  <c:v>41.906995384476907</c:v>
                </c:pt>
                <c:pt idx="5543">
                  <c:v>39.660539789610183</c:v>
                </c:pt>
                <c:pt idx="5544">
                  <c:v>37.236450376698372</c:v>
                </c:pt>
                <c:pt idx="5545">
                  <c:v>40.752553599366493</c:v>
                </c:pt>
                <c:pt idx="5546">
                  <c:v>40.100390266837628</c:v>
                </c:pt>
                <c:pt idx="5547">
                  <c:v>39.518215912701343</c:v>
                </c:pt>
                <c:pt idx="5548">
                  <c:v>37.762829838034719</c:v>
                </c:pt>
                <c:pt idx="5549">
                  <c:v>44.058085660818641</c:v>
                </c:pt>
                <c:pt idx="5550">
                  <c:v>41.286373355282421</c:v>
                </c:pt>
                <c:pt idx="5551">
                  <c:v>40.936851053225737</c:v>
                </c:pt>
                <c:pt idx="5552">
                  <c:v>38.322809947895863</c:v>
                </c:pt>
                <c:pt idx="5553">
                  <c:v>38.643938134168913</c:v>
                </c:pt>
                <c:pt idx="5554">
                  <c:v>35.632677297626088</c:v>
                </c:pt>
                <c:pt idx="5555">
                  <c:v>33.247115483898227</c:v>
                </c:pt>
                <c:pt idx="5556">
                  <c:v>32.912019947896468</c:v>
                </c:pt>
                <c:pt idx="5557">
                  <c:v>33.119567589150137</c:v>
                </c:pt>
                <c:pt idx="5558">
                  <c:v>31.479775023904519</c:v>
                </c:pt>
                <c:pt idx="5559">
                  <c:v>32.581794947896093</c:v>
                </c:pt>
                <c:pt idx="5560">
                  <c:v>32.029505892764078</c:v>
                </c:pt>
                <c:pt idx="5561">
                  <c:v>30.44591366935926</c:v>
                </c:pt>
                <c:pt idx="5562">
                  <c:v>32.176263680957163</c:v>
                </c:pt>
                <c:pt idx="5563">
                  <c:v>61.331190624422817</c:v>
                </c:pt>
                <c:pt idx="5564">
                  <c:v>46.238386965493547</c:v>
                </c:pt>
                <c:pt idx="5565">
                  <c:v>38.262542080219049</c:v>
                </c:pt>
                <c:pt idx="5566">
                  <c:v>38.949328170564328</c:v>
                </c:pt>
                <c:pt idx="5567">
                  <c:v>34.815030023904441</c:v>
                </c:pt>
                <c:pt idx="5568">
                  <c:v>61.294930624423202</c:v>
                </c:pt>
                <c:pt idx="5569">
                  <c:v>58.730993086089299</c:v>
                </c:pt>
                <c:pt idx="5570">
                  <c:v>43.658088356305377</c:v>
                </c:pt>
                <c:pt idx="5571">
                  <c:v>34.234045813779332</c:v>
                </c:pt>
                <c:pt idx="5572">
                  <c:v>33.866725703917581</c:v>
                </c:pt>
                <c:pt idx="5573">
                  <c:v>35.851371428766242</c:v>
                </c:pt>
                <c:pt idx="5574">
                  <c:v>33.901445060171788</c:v>
                </c:pt>
                <c:pt idx="5575">
                  <c:v>32.568103734042822</c:v>
                </c:pt>
                <c:pt idx="5576">
                  <c:v>39.939151687811957</c:v>
                </c:pt>
                <c:pt idx="5577">
                  <c:v>37.966601701164663</c:v>
                </c:pt>
                <c:pt idx="5578">
                  <c:v>36.11617678881197</c:v>
                </c:pt>
                <c:pt idx="5579">
                  <c:v>38.273766651415983</c:v>
                </c:pt>
                <c:pt idx="5580">
                  <c:v>38.542222296032428</c:v>
                </c:pt>
                <c:pt idx="5581">
                  <c:v>35.385850266837252</c:v>
                </c:pt>
                <c:pt idx="5582">
                  <c:v>31.356994113678759</c:v>
                </c:pt>
                <c:pt idx="5583">
                  <c:v>29.366911687812038</c:v>
                </c:pt>
                <c:pt idx="5584">
                  <c:v>28.691878102388131</c:v>
                </c:pt>
                <c:pt idx="5585">
                  <c:v>28.027913571095102</c:v>
                </c:pt>
                <c:pt idx="5586">
                  <c:v>30.03310414167073</c:v>
                </c:pt>
                <c:pt idx="5587">
                  <c:v>47.211321053225483</c:v>
                </c:pt>
                <c:pt idx="5588">
                  <c:v>52.025778888776472</c:v>
                </c:pt>
                <c:pt idx="5589">
                  <c:v>51.856619141670748</c:v>
                </c:pt>
                <c:pt idx="5590">
                  <c:v>49.395892976228183</c:v>
                </c:pt>
                <c:pt idx="5591">
                  <c:v>54.700579141670872</c:v>
                </c:pt>
                <c:pt idx="5592">
                  <c:v>147.41230142342479</c:v>
                </c:pt>
                <c:pt idx="5593">
                  <c:v>65.236727438150112</c:v>
                </c:pt>
                <c:pt idx="5594">
                  <c:v>65.965629141670831</c:v>
                </c:pt>
                <c:pt idx="5595">
                  <c:v>69.909055168664381</c:v>
                </c:pt>
                <c:pt idx="5596">
                  <c:v>69.38195038447688</c:v>
                </c:pt>
                <c:pt idx="5597">
                  <c:v>69.294796687811413</c:v>
                </c:pt>
                <c:pt idx="5598">
                  <c:v>68.531684874430539</c:v>
                </c:pt>
                <c:pt idx="5599">
                  <c:v>54.797181687811737</c:v>
                </c:pt>
                <c:pt idx="5600">
                  <c:v>47.158673355283078</c:v>
                </c:pt>
                <c:pt idx="5601">
                  <c:v>48.738016434917412</c:v>
                </c:pt>
                <c:pt idx="5602">
                  <c:v>48.602486401824407</c:v>
                </c:pt>
                <c:pt idx="5603">
                  <c:v>49.016441434917347</c:v>
                </c:pt>
                <c:pt idx="5604">
                  <c:v>49.186377926316212</c:v>
                </c:pt>
                <c:pt idx="5605">
                  <c:v>48.30463690362474</c:v>
                </c:pt>
                <c:pt idx="5606">
                  <c:v>50.697400945547599</c:v>
                </c:pt>
                <c:pt idx="5607">
                  <c:v>45.884651701164607</c:v>
                </c:pt>
                <c:pt idx="5608">
                  <c:v>27.270173355282381</c:v>
                </c:pt>
                <c:pt idx="5609">
                  <c:v>18.522381687811791</c:v>
                </c:pt>
                <c:pt idx="5610">
                  <c:v>19.592249083037292</c:v>
                </c:pt>
                <c:pt idx="5611">
                  <c:v>18.39158668781176</c:v>
                </c:pt>
                <c:pt idx="5612">
                  <c:v>19.487116401824341</c:v>
                </c:pt>
                <c:pt idx="5613">
                  <c:v>19.017938206959968</c:v>
                </c:pt>
                <c:pt idx="5614">
                  <c:v>19.527785660818921</c:v>
                </c:pt>
                <c:pt idx="5615">
                  <c:v>18.172731687811929</c:v>
                </c:pt>
                <c:pt idx="5616">
                  <c:v>19.823045660818771</c:v>
                </c:pt>
                <c:pt idx="5617">
                  <c:v>20.31164885568332</c:v>
                </c:pt>
                <c:pt idx="5618">
                  <c:v>19.383128206959459</c:v>
                </c:pt>
                <c:pt idx="5619">
                  <c:v>18.373399915769891</c:v>
                </c:pt>
                <c:pt idx="5620">
                  <c:v>18.035890168663801</c:v>
                </c:pt>
                <c:pt idx="5621">
                  <c:v>17.52558060029008</c:v>
                </c:pt>
                <c:pt idx="5622">
                  <c:v>16.881331541900721</c:v>
                </c:pt>
                <c:pt idx="5623">
                  <c:v>16.371749410555889</c:v>
                </c:pt>
                <c:pt idx="5624">
                  <c:v>12.02114399177411</c:v>
                </c:pt>
                <c:pt idx="5625">
                  <c:v>10.458078991773441</c:v>
                </c:pt>
                <c:pt idx="5626">
                  <c:v>15.51886591270166</c:v>
                </c:pt>
                <c:pt idx="5627">
                  <c:v>15.39584091270086</c:v>
                </c:pt>
                <c:pt idx="5628">
                  <c:v>14.336378134168401</c:v>
                </c:pt>
                <c:pt idx="5629">
                  <c:v>14.683438134168901</c:v>
                </c:pt>
                <c:pt idx="5630">
                  <c:v>14.89236356297112</c:v>
                </c:pt>
                <c:pt idx="5631">
                  <c:v>14.60055813416851</c:v>
                </c:pt>
                <c:pt idx="5632">
                  <c:v>15.013503680956839</c:v>
                </c:pt>
                <c:pt idx="5633">
                  <c:v>13.68246676162323</c:v>
                </c:pt>
                <c:pt idx="5634">
                  <c:v>13.300656541901279</c:v>
                </c:pt>
                <c:pt idx="5635">
                  <c:v>12.714910782902701</c:v>
                </c:pt>
                <c:pt idx="5636">
                  <c:v>12.9093450239044</c:v>
                </c:pt>
                <c:pt idx="5637">
                  <c:v>12.4879885784433</c:v>
                </c:pt>
                <c:pt idx="5638">
                  <c:v>12.74785866935863</c:v>
                </c:pt>
                <c:pt idx="5639">
                  <c:v>13.264396541900959</c:v>
                </c:pt>
                <c:pt idx="5640">
                  <c:v>13.21130154190122</c:v>
                </c:pt>
                <c:pt idx="5641">
                  <c:v>13.101880782902739</c:v>
                </c:pt>
                <c:pt idx="5642">
                  <c:v>12.660705023904629</c:v>
                </c:pt>
                <c:pt idx="5643">
                  <c:v>13.0816907829028</c:v>
                </c:pt>
                <c:pt idx="5644">
                  <c:v>12.70060930117366</c:v>
                </c:pt>
                <c:pt idx="5645">
                  <c:v>12.6669393011741</c:v>
                </c:pt>
                <c:pt idx="5646">
                  <c:v>12.44007357844273</c:v>
                </c:pt>
                <c:pt idx="5647">
                  <c:v>12.522417910360961</c:v>
                </c:pt>
                <c:pt idx="5648">
                  <c:v>12.46673291036139</c:v>
                </c:pt>
                <c:pt idx="5649">
                  <c:v>11.9138390859259</c:v>
                </c:pt>
                <c:pt idx="5650">
                  <c:v>11.75564237503308</c:v>
                </c:pt>
                <c:pt idx="5651">
                  <c:v>11.96952408592546</c:v>
                </c:pt>
                <c:pt idx="5652">
                  <c:v>11.65771695846715</c:v>
                </c:pt>
                <c:pt idx="5653">
                  <c:v>11.440651541900751</c:v>
                </c:pt>
                <c:pt idx="5654">
                  <c:v>11.873910782903071</c:v>
                </c:pt>
                <c:pt idx="5655">
                  <c:v>7.4682515419006537</c:v>
                </c:pt>
                <c:pt idx="5656">
                  <c:v>6.6416715419011059</c:v>
                </c:pt>
                <c:pt idx="5657">
                  <c:v>10.704532602150969</c:v>
                </c:pt>
                <c:pt idx="5658">
                  <c:v>10.554312602151461</c:v>
                </c:pt>
                <c:pt idx="5659">
                  <c:v>10.62035760215101</c:v>
                </c:pt>
                <c:pt idx="5660">
                  <c:v>10.43725654190157</c:v>
                </c:pt>
                <c:pt idx="5661">
                  <c:v>10.41356154190046</c:v>
                </c:pt>
                <c:pt idx="5662">
                  <c:v>10.4196515419007</c:v>
                </c:pt>
                <c:pt idx="5663">
                  <c:v>10.397803270950689</c:v>
                </c:pt>
                <c:pt idx="5664">
                  <c:v>10.28836630107527</c:v>
                </c:pt>
                <c:pt idx="5665">
                  <c:v>10.408163270950441</c:v>
                </c:pt>
                <c:pt idx="5666">
                  <c:v>10.387443270950699</c:v>
                </c:pt>
                <c:pt idx="5667">
                  <c:v>10.2993832709509</c:v>
                </c:pt>
                <c:pt idx="5668">
                  <c:v>10.2967932709499</c:v>
                </c:pt>
                <c:pt idx="5669">
                  <c:v>10.32657827095055</c:v>
                </c:pt>
                <c:pt idx="5670">
                  <c:v>10.13362327095034</c:v>
                </c:pt>
                <c:pt idx="5671">
                  <c:v>9.9769282709504541</c:v>
                </c:pt>
                <c:pt idx="5672">
                  <c:v>10.00023827095049</c:v>
                </c:pt>
                <c:pt idx="5673">
                  <c:v>9.8733282709500774</c:v>
                </c:pt>
                <c:pt idx="5674">
                  <c:v>9.9225382709509162</c:v>
                </c:pt>
                <c:pt idx="5675">
                  <c:v>9.6285732709503886</c:v>
                </c:pt>
                <c:pt idx="5676">
                  <c:v>9.6363432709503218</c:v>
                </c:pt>
                <c:pt idx="5677">
                  <c:v>9.6324582709507087</c:v>
                </c:pt>
                <c:pt idx="5678">
                  <c:v>9.5068432709498509</c:v>
                </c:pt>
                <c:pt idx="5679">
                  <c:v>9.4112582709504249</c:v>
                </c:pt>
                <c:pt idx="5680">
                  <c:v>9.3410832709507083</c:v>
                </c:pt>
                <c:pt idx="5681">
                  <c:v>9.2012232709500115</c:v>
                </c:pt>
                <c:pt idx="5682">
                  <c:v>9.3423782709505012</c:v>
                </c:pt>
                <c:pt idx="5683">
                  <c:v>12.11121463941182</c:v>
                </c:pt>
                <c:pt idx="5684">
                  <c:v>10.607337432966521</c:v>
                </c:pt>
                <c:pt idx="5685">
                  <c:v>10.307153270950121</c:v>
                </c:pt>
                <c:pt idx="5686">
                  <c:v>6.2739532709507841</c:v>
                </c:pt>
                <c:pt idx="5687">
                  <c:v>6.4168949999996983</c:v>
                </c:pt>
                <c:pt idx="5688">
                  <c:v>9.8596900000004339</c:v>
                </c:pt>
                <c:pt idx="5689">
                  <c:v>9.6110499999997181</c:v>
                </c:pt>
                <c:pt idx="5690">
                  <c:v>9.6369499999998105</c:v>
                </c:pt>
                <c:pt idx="5691">
                  <c:v>9.5204000000005653</c:v>
                </c:pt>
                <c:pt idx="5692">
                  <c:v>8.8185099999993781</c:v>
                </c:pt>
                <c:pt idx="5693">
                  <c:v>9.4388150000004334</c:v>
                </c:pt>
                <c:pt idx="5694">
                  <c:v>9.3637050000002073</c:v>
                </c:pt>
                <c:pt idx="5695">
                  <c:v>9.5665800000002079</c:v>
                </c:pt>
                <c:pt idx="5696">
                  <c:v>9.4344899999996805</c:v>
                </c:pt>
                <c:pt idx="5697">
                  <c:v>9.4008200000003583</c:v>
                </c:pt>
                <c:pt idx="5698">
                  <c:v>9.285564999999492</c:v>
                </c:pt>
                <c:pt idx="5699">
                  <c:v>9.0602350000002261</c:v>
                </c:pt>
                <c:pt idx="5700">
                  <c:v>8.8828199999998869</c:v>
                </c:pt>
                <c:pt idx="5701">
                  <c:v>8.9126050000003012</c:v>
                </c:pt>
                <c:pt idx="5702">
                  <c:v>8.8323149999999622</c:v>
                </c:pt>
                <c:pt idx="5703">
                  <c:v>8.824544999999322</c:v>
                </c:pt>
                <c:pt idx="5704">
                  <c:v>9.3567900000003394</c:v>
                </c:pt>
                <c:pt idx="5705">
                  <c:v>10.36818500000004</c:v>
                </c:pt>
                <c:pt idx="5706">
                  <c:v>10.17911499999968</c:v>
                </c:pt>
                <c:pt idx="5707">
                  <c:v>9.8281699999997922</c:v>
                </c:pt>
                <c:pt idx="5708">
                  <c:v>9.4254250000006596</c:v>
                </c:pt>
                <c:pt idx="5709">
                  <c:v>9.4544901098610818</c:v>
                </c:pt>
                <c:pt idx="5710">
                  <c:v>9.5614000000000949</c:v>
                </c:pt>
                <c:pt idx="5711">
                  <c:v>9.418950000000283</c:v>
                </c:pt>
                <c:pt idx="5712">
                  <c:v>9.3477249999999064</c:v>
                </c:pt>
                <c:pt idx="5713">
                  <c:v>9.2739099999999439</c:v>
                </c:pt>
                <c:pt idx="5714">
                  <c:v>9.2143399999995861</c:v>
                </c:pt>
                <c:pt idx="5715">
                  <c:v>9.1444100000004145</c:v>
                </c:pt>
                <c:pt idx="5716">
                  <c:v>6.1951250000004716</c:v>
                </c:pt>
                <c:pt idx="5717">
                  <c:v>5.9066649999993963</c:v>
                </c:pt>
                <c:pt idx="5718">
                  <c:v>9.0451349999998492</c:v>
                </c:pt>
                <c:pt idx="5719">
                  <c:v>11.515114241001969</c:v>
                </c:pt>
                <c:pt idx="5720">
                  <c:v>11.01515154839603</c:v>
                </c:pt>
                <c:pt idx="5721">
                  <c:v>9.9710600000000369</c:v>
                </c:pt>
                <c:pt idx="5722">
                  <c:v>9.5760850000001305</c:v>
                </c:pt>
                <c:pt idx="5723">
                  <c:v>10.76155329613416</c:v>
                </c:pt>
                <c:pt idx="5724">
                  <c:v>9.0723299999997362</c:v>
                </c:pt>
                <c:pt idx="5725">
                  <c:v>9.4979450000003585</c:v>
                </c:pt>
                <c:pt idx="5726">
                  <c:v>9.2402399999996803</c:v>
                </c:pt>
                <c:pt idx="5727">
                  <c:v>9.0667100000001319</c:v>
                </c:pt>
                <c:pt idx="5728">
                  <c:v>9.0874300000001131</c:v>
                </c:pt>
                <c:pt idx="5729">
                  <c:v>9.0550549999996424</c:v>
                </c:pt>
                <c:pt idx="5730">
                  <c:v>8.8659849999997551</c:v>
                </c:pt>
                <c:pt idx="5731">
                  <c:v>8.9372100000001318</c:v>
                </c:pt>
                <c:pt idx="5732">
                  <c:v>8.8556249999999999</c:v>
                </c:pt>
                <c:pt idx="5733">
                  <c:v>9.0304500000002825</c:v>
                </c:pt>
                <c:pt idx="5734">
                  <c:v>8.7300099999998491</c:v>
                </c:pt>
                <c:pt idx="5735">
                  <c:v>8.6963400000000561</c:v>
                </c:pt>
                <c:pt idx="5736">
                  <c:v>8.6484250000001879</c:v>
                </c:pt>
                <c:pt idx="5737">
                  <c:v>8.4451099999997545</c:v>
                </c:pt>
                <c:pt idx="5738">
                  <c:v>8.3777700000001705</c:v>
                </c:pt>
                <c:pt idx="5739">
                  <c:v>8.3169050000000198</c:v>
                </c:pt>
                <c:pt idx="5740">
                  <c:v>8.3065450000002645</c:v>
                </c:pt>
                <c:pt idx="5741">
                  <c:v>8.2055349999999443</c:v>
                </c:pt>
                <c:pt idx="5742">
                  <c:v>8.2767599999998502</c:v>
                </c:pt>
                <c:pt idx="5743">
                  <c:v>8.1964699999995094</c:v>
                </c:pt>
                <c:pt idx="5744">
                  <c:v>8.0553150000004337</c:v>
                </c:pt>
                <c:pt idx="5745">
                  <c:v>7.9530100000003197</c:v>
                </c:pt>
                <c:pt idx="5746">
                  <c:v>5.57611499999968</c:v>
                </c:pt>
                <c:pt idx="5747">
                  <c:v>2.4634399999994909</c:v>
                </c:pt>
                <c:pt idx="5748">
                  <c:v>4.6929250000006597</c:v>
                </c:pt>
                <c:pt idx="5749">
                  <c:v>4.7330699999998869</c:v>
                </c:pt>
                <c:pt idx="5750">
                  <c:v>4.736955000000207</c:v>
                </c:pt>
                <c:pt idx="5751">
                  <c:v>4.6320599999995666</c:v>
                </c:pt>
                <c:pt idx="5752">
                  <c:v>4.5401149999996786</c:v>
                </c:pt>
                <c:pt idx="5753">
                  <c:v>4.518100000000377</c:v>
                </c:pt>
                <c:pt idx="5754">
                  <c:v>4.5401150000001511</c:v>
                </c:pt>
                <c:pt idx="5755">
                  <c:v>4.6268799999999244</c:v>
                </c:pt>
                <c:pt idx="5756">
                  <c:v>4.9428600000002261</c:v>
                </c:pt>
                <c:pt idx="5757">
                  <c:v>4.8755199999996988</c:v>
                </c:pt>
                <c:pt idx="5758">
                  <c:v>4.7201200000000751</c:v>
                </c:pt>
                <c:pt idx="5759">
                  <c:v>4.8431450000001686</c:v>
                </c:pt>
                <c:pt idx="5760">
                  <c:v>6.3064950000000746</c:v>
                </c:pt>
                <c:pt idx="5761">
                  <c:v>5.91152000000017</c:v>
                </c:pt>
                <c:pt idx="5762">
                  <c:v>5.3481949999998868</c:v>
                </c:pt>
                <c:pt idx="5763">
                  <c:v>5.1655999999999054</c:v>
                </c:pt>
                <c:pt idx="5764">
                  <c:v>4.9635800000002073</c:v>
                </c:pt>
                <c:pt idx="5765">
                  <c:v>4.9855949999999813</c:v>
                </c:pt>
                <c:pt idx="5766">
                  <c:v>5.1733699999996041</c:v>
                </c:pt>
                <c:pt idx="5767">
                  <c:v>5.0257400000001509</c:v>
                </c:pt>
                <c:pt idx="5768">
                  <c:v>6.1588650000001506</c:v>
                </c:pt>
                <c:pt idx="5769">
                  <c:v>5.396109999999755</c:v>
                </c:pt>
                <c:pt idx="5770">
                  <c:v>6.237860000000226</c:v>
                </c:pt>
                <c:pt idx="5771">
                  <c:v>6.2650549999996414</c:v>
                </c:pt>
                <c:pt idx="5772">
                  <c:v>5.5282000000007541</c:v>
                </c:pt>
                <c:pt idx="5773">
                  <c:v>5.2484799999988878</c:v>
                </c:pt>
                <c:pt idx="5774">
                  <c:v>5.0438700000005463</c:v>
                </c:pt>
                <c:pt idx="5775">
                  <c:v>4.8599799999998314</c:v>
                </c:pt>
                <c:pt idx="5776">
                  <c:v>4.764150000000094</c:v>
                </c:pt>
                <c:pt idx="5777">
                  <c:v>2.4856750000001879</c:v>
                </c:pt>
                <c:pt idx="5778">
                  <c:v>1.701189999999962</c:v>
                </c:pt>
                <c:pt idx="5779">
                  <c:v>3.5025349999999431</c:v>
                </c:pt>
                <c:pt idx="5780">
                  <c:v>4.7794049999995476</c:v>
                </c:pt>
                <c:pt idx="5781">
                  <c:v>3.7019650000000559</c:v>
                </c:pt>
                <c:pt idx="5782">
                  <c:v>3.340660000000415</c:v>
                </c:pt>
                <c:pt idx="5783">
                  <c:v>3.3963449999999811</c:v>
                </c:pt>
                <c:pt idx="5784">
                  <c:v>7.2979182961337496</c:v>
                </c:pt>
                <c:pt idx="5785">
                  <c:v>5.4832280301249199</c:v>
                </c:pt>
                <c:pt idx="5786">
                  <c:v>5.0895480301252789</c:v>
                </c:pt>
                <c:pt idx="5787">
                  <c:v>4.8661700000002632</c:v>
                </c:pt>
                <c:pt idx="5788">
                  <c:v>4.2963700000000751</c:v>
                </c:pt>
                <c:pt idx="5789">
                  <c:v>3.8444149999998678</c:v>
                </c:pt>
                <c:pt idx="5790">
                  <c:v>3.5880049999994532</c:v>
                </c:pt>
                <c:pt idx="5791">
                  <c:v>3.374330000000207</c:v>
                </c:pt>
                <c:pt idx="5792">
                  <c:v>3.2046850000000369</c:v>
                </c:pt>
                <c:pt idx="5793">
                  <c:v>3.011730000000302</c:v>
                </c:pt>
                <c:pt idx="5794">
                  <c:v>2.8912950000002642</c:v>
                </c:pt>
                <c:pt idx="5795">
                  <c:v>2.6856749999997169</c:v>
                </c:pt>
                <c:pt idx="5796">
                  <c:v>2.7413600000002258</c:v>
                </c:pt>
                <c:pt idx="5797">
                  <c:v>2.7348849999998488</c:v>
                </c:pt>
                <c:pt idx="5798">
                  <c:v>2.497899999999623</c:v>
                </c:pt>
                <c:pt idx="5799">
                  <c:v>2.4551650000003389</c:v>
                </c:pt>
                <c:pt idx="5800">
                  <c:v>2.473294999999792</c:v>
                </c:pt>
                <c:pt idx="5801">
                  <c:v>2.4707049999997359</c:v>
                </c:pt>
                <c:pt idx="5802">
                  <c:v>2.4033650000006221</c:v>
                </c:pt>
                <c:pt idx="5803">
                  <c:v>2.4473949999996978</c:v>
                </c:pt>
                <c:pt idx="5804">
                  <c:v>2.3774650000000559</c:v>
                </c:pt>
                <c:pt idx="5805">
                  <c:v>2.2699799999998298</c:v>
                </c:pt>
                <c:pt idx="5806">
                  <c:v>1.7118350000001319</c:v>
                </c:pt>
                <c:pt idx="5807">
                  <c:v>2.2246550000000189</c:v>
                </c:pt>
                <c:pt idx="5808">
                  <c:v>1.389379999999925</c:v>
                </c:pt>
                <c:pt idx="5809">
                  <c:v>1.288370000000546</c:v>
                </c:pt>
                <c:pt idx="5810">
                  <c:v>2.2259499999993411</c:v>
                </c:pt>
                <c:pt idx="5811">
                  <c:v>3.478215000000056</c:v>
                </c:pt>
                <c:pt idx="5812">
                  <c:v>3.0832400000006221</c:v>
                </c:pt>
                <c:pt idx="5813">
                  <c:v>2.6571849999995671</c:v>
                </c:pt>
                <c:pt idx="5814">
                  <c:v>3.1479900000001511</c:v>
                </c:pt>
                <c:pt idx="5815">
                  <c:v>3.1782650000001511</c:v>
                </c:pt>
                <c:pt idx="5816">
                  <c:v>2.8876949999998871</c:v>
                </c:pt>
                <c:pt idx="5817">
                  <c:v>3.4872799999995481</c:v>
                </c:pt>
                <c:pt idx="5818">
                  <c:v>5.128045000000264</c:v>
                </c:pt>
                <c:pt idx="5819">
                  <c:v>4.58414500000017</c:v>
                </c:pt>
                <c:pt idx="5820">
                  <c:v>4.8884699999999812</c:v>
                </c:pt>
                <c:pt idx="5821">
                  <c:v>5.2141530301251091</c:v>
                </c:pt>
                <c:pt idx="5822">
                  <c:v>5.5126599999999426</c:v>
                </c:pt>
                <c:pt idx="5823">
                  <c:v>9.9916323744514539</c:v>
                </c:pt>
                <c:pt idx="5824">
                  <c:v>8.0583087249368237</c:v>
                </c:pt>
                <c:pt idx="5825">
                  <c:v>10.535174715187271</c:v>
                </c:pt>
                <c:pt idx="5826">
                  <c:v>8.9546827511158629</c:v>
                </c:pt>
                <c:pt idx="5827">
                  <c:v>10.797799241001821</c:v>
                </c:pt>
                <c:pt idx="5828">
                  <c:v>8.0977112894752956</c:v>
                </c:pt>
                <c:pt idx="5829">
                  <c:v>7.3923721921419157</c:v>
                </c:pt>
                <c:pt idx="5830">
                  <c:v>8.9465332961339943</c:v>
                </c:pt>
                <c:pt idx="5831">
                  <c:v>8.1049321274583583</c:v>
                </c:pt>
                <c:pt idx="5832">
                  <c:v>9.7250304235924077</c:v>
                </c:pt>
                <c:pt idx="5833">
                  <c:v>11.595504370800359</c:v>
                </c:pt>
                <c:pt idx="5834">
                  <c:v>9.2839442410018904</c:v>
                </c:pt>
                <c:pt idx="5835">
                  <c:v>7.4624054165662752</c:v>
                </c:pt>
                <c:pt idx="5836">
                  <c:v>7.3197892718776254</c:v>
                </c:pt>
                <c:pt idx="5837">
                  <c:v>8.8221891620166915</c:v>
                </c:pt>
                <c:pt idx="5838">
                  <c:v>7.3432700000005466</c:v>
                </c:pt>
                <c:pt idx="5839">
                  <c:v>5.792869999999982</c:v>
                </c:pt>
                <c:pt idx="5840">
                  <c:v>3.4275430301247889</c:v>
                </c:pt>
                <c:pt idx="5841">
                  <c:v>7.3543871274582813</c:v>
                </c:pt>
                <c:pt idx="5842">
                  <c:v>10.65234702919472</c:v>
                </c:pt>
                <c:pt idx="5843">
                  <c:v>14.889655786388641</c:v>
                </c:pt>
                <c:pt idx="5844">
                  <c:v>9.9977568144048199</c:v>
                </c:pt>
                <c:pt idx="5845">
                  <c:v>8.4154442549175812</c:v>
                </c:pt>
                <c:pt idx="5846">
                  <c:v>9.4383486281317559</c:v>
                </c:pt>
                <c:pt idx="5847">
                  <c:v>7.3742421921424617</c:v>
                </c:pt>
                <c:pt idx="5848">
                  <c:v>6.8694480301249019</c:v>
                </c:pt>
                <c:pt idx="5849">
                  <c:v>5.8466030301257694</c:v>
                </c:pt>
                <c:pt idx="5850">
                  <c:v>5.4639630301251847</c:v>
                </c:pt>
                <c:pt idx="5851">
                  <c:v>10.703558834797279</c:v>
                </c:pt>
                <c:pt idx="5852">
                  <c:v>9.0733993508629354</c:v>
                </c:pt>
                <c:pt idx="5853">
                  <c:v>12.31388532532873</c:v>
                </c:pt>
                <c:pt idx="5854">
                  <c:v>13.6581697668571</c:v>
                </c:pt>
                <c:pt idx="5855">
                  <c:v>11.111483834797941</c:v>
                </c:pt>
                <c:pt idx="5856">
                  <c:v>10.62901024691079</c:v>
                </c:pt>
                <c:pt idx="5857">
                  <c:v>9.1871186281319268</c:v>
                </c:pt>
                <c:pt idx="5858">
                  <c:v>8.8554663684607746</c:v>
                </c:pt>
                <c:pt idx="5859">
                  <c:v>7.6495280301250146</c:v>
                </c:pt>
                <c:pt idx="5860">
                  <c:v>7.2596280301252989</c:v>
                </c:pt>
                <c:pt idx="5861">
                  <c:v>8.6428796575686544</c:v>
                </c:pt>
                <c:pt idx="5862">
                  <c:v>8.0575662894746554</c:v>
                </c:pt>
                <c:pt idx="5863">
                  <c:v>13.41130589625042</c:v>
                </c:pt>
                <c:pt idx="5864">
                  <c:v>20.677866053225511</c:v>
                </c:pt>
                <c:pt idx="5865">
                  <c:v>50.08070356156896</c:v>
                </c:pt>
                <c:pt idx="5866">
                  <c:v>51.916615729734147</c:v>
                </c:pt>
                <c:pt idx="5867">
                  <c:v>38.907601651416819</c:v>
                </c:pt>
                <c:pt idx="5868">
                  <c:v>31.91916801795254</c:v>
                </c:pt>
                <c:pt idx="5869">
                  <c:v>22.574581651416651</c:v>
                </c:pt>
                <c:pt idx="5870">
                  <c:v>15.10506478960933</c:v>
                </c:pt>
                <c:pt idx="5871">
                  <c:v>14.11238170116469</c:v>
                </c:pt>
                <c:pt idx="5872">
                  <c:v>6.3425479103611169</c:v>
                </c:pt>
                <c:pt idx="5873">
                  <c:v>17.02897935748425</c:v>
                </c:pt>
                <c:pt idx="5874">
                  <c:v>16.987539357483811</c:v>
                </c:pt>
                <c:pt idx="5875">
                  <c:v>16.40387690362537</c:v>
                </c:pt>
                <c:pt idx="5876">
                  <c:v>19.17611572973415</c:v>
                </c:pt>
                <c:pt idx="5877">
                  <c:v>55.384219083263361</c:v>
                </c:pt>
                <c:pt idx="5878">
                  <c:v>68.733794357483731</c:v>
                </c:pt>
                <c:pt idx="5879">
                  <c:v>68.882032641288959</c:v>
                </c:pt>
                <c:pt idx="5880">
                  <c:v>66.768962328288893</c:v>
                </c:pt>
                <c:pt idx="5881">
                  <c:v>63.827684838034877</c:v>
                </c:pt>
                <c:pt idx="5882">
                  <c:v>65.945801646891425</c:v>
                </c:pt>
                <c:pt idx="5883">
                  <c:v>44.260168102387809</c:v>
                </c:pt>
                <c:pt idx="5884">
                  <c:v>51.680308155600862</c:v>
                </c:pt>
                <c:pt idx="5885">
                  <c:v>56.922878927316823</c:v>
                </c:pt>
                <c:pt idx="5886">
                  <c:v>69.197599688068181</c:v>
                </c:pt>
                <c:pt idx="5887">
                  <c:v>66.229020660818676</c:v>
                </c:pt>
                <c:pt idx="5888">
                  <c:v>62.030522186272051</c:v>
                </c:pt>
                <c:pt idx="5889">
                  <c:v>59.605720266837281</c:v>
                </c:pt>
                <c:pt idx="5890">
                  <c:v>66.197940660818929</c:v>
                </c:pt>
                <c:pt idx="5891">
                  <c:v>66.245855660818805</c:v>
                </c:pt>
                <c:pt idx="5892">
                  <c:v>62.472272625546459</c:v>
                </c:pt>
                <c:pt idx="5893">
                  <c:v>60.837267589150649</c:v>
                </c:pt>
                <c:pt idx="5894">
                  <c:v>45.073911401823892</c:v>
                </c:pt>
                <c:pt idx="5895">
                  <c:v>43.197885384477154</c:v>
                </c:pt>
                <c:pt idx="5896">
                  <c:v>44.926323561569497</c:v>
                </c:pt>
                <c:pt idx="5897">
                  <c:v>69.353763616083711</c:v>
                </c:pt>
                <c:pt idx="5898">
                  <c:v>62.458579026213833</c:v>
                </c:pt>
                <c:pt idx="5899">
                  <c:v>71.164804397931576</c:v>
                </c:pt>
                <c:pt idx="5900">
                  <c:v>70.392984397931684</c:v>
                </c:pt>
                <c:pt idx="5901">
                  <c:v>62.053963916352743</c:v>
                </c:pt>
                <c:pt idx="5902">
                  <c:v>72.364025328166207</c:v>
                </c:pt>
                <c:pt idx="5903">
                  <c:v>65.949080474456451</c:v>
                </c:pt>
                <c:pt idx="5904">
                  <c:v>68.01697593602141</c:v>
                </c:pt>
                <c:pt idx="5905">
                  <c:v>66.30895414167064</c:v>
                </c:pt>
                <c:pt idx="5906">
                  <c:v>70.403548916352406</c:v>
                </c:pt>
                <c:pt idx="5907">
                  <c:v>76.660123616946024</c:v>
                </c:pt>
                <c:pt idx="5908">
                  <c:v>74.090770328165831</c:v>
                </c:pt>
                <c:pt idx="5909">
                  <c:v>73.588432844367915</c:v>
                </c:pt>
                <c:pt idx="5910">
                  <c:v>75.990070387812182</c:v>
                </c:pt>
                <c:pt idx="5911">
                  <c:v>71.876442844368228</c:v>
                </c:pt>
                <c:pt idx="5912">
                  <c:v>72.064860469916027</c:v>
                </c:pt>
                <c:pt idx="5913">
                  <c:v>69.842764781800128</c:v>
                </c:pt>
                <c:pt idx="5914">
                  <c:v>155.90781886549269</c:v>
                </c:pt>
                <c:pt idx="5915">
                  <c:v>84.927420636826753</c:v>
                </c:pt>
                <c:pt idx="5916">
                  <c:v>77.944114497142806</c:v>
                </c:pt>
                <c:pt idx="5917">
                  <c:v>70.045990474457341</c:v>
                </c:pt>
                <c:pt idx="5918">
                  <c:v>69.59095470274039</c:v>
                </c:pt>
                <c:pt idx="5919">
                  <c:v>68.419576942824364</c:v>
                </c:pt>
                <c:pt idx="5920">
                  <c:v>71.816886256304542</c:v>
                </c:pt>
                <c:pt idx="5921">
                  <c:v>67.312150660819071</c:v>
                </c:pt>
                <c:pt idx="5922">
                  <c:v>64.804618355282258</c:v>
                </c:pt>
                <c:pt idx="5923">
                  <c:v>68.849568429345254</c:v>
                </c:pt>
                <c:pt idx="5924">
                  <c:v>71.768971256304681</c:v>
                </c:pt>
                <c:pt idx="5925">
                  <c:v>67.018614141670582</c:v>
                </c:pt>
                <c:pt idx="5926">
                  <c:v>65.318304874430368</c:v>
                </c:pt>
                <c:pt idx="5927">
                  <c:v>63.775675266837773</c:v>
                </c:pt>
                <c:pt idx="5928">
                  <c:v>82.783080413980954</c:v>
                </c:pt>
                <c:pt idx="5929">
                  <c:v>67.099770660818677</c:v>
                </c:pt>
                <c:pt idx="5930">
                  <c:v>75.175800455220696</c:v>
                </c:pt>
                <c:pt idx="5931">
                  <c:v>76.164264605965016</c:v>
                </c:pt>
                <c:pt idx="5932">
                  <c:v>72.983718774602053</c:v>
                </c:pt>
                <c:pt idx="5933">
                  <c:v>181.3169615397002</c:v>
                </c:pt>
                <c:pt idx="5934">
                  <c:v>71.920486256304457</c:v>
                </c:pt>
                <c:pt idx="5935">
                  <c:v>77.49177415027961</c:v>
                </c:pt>
                <c:pt idx="5936">
                  <c:v>67.172849486318569</c:v>
                </c:pt>
                <c:pt idx="5937">
                  <c:v>71.444683114677588</c:v>
                </c:pt>
                <c:pt idx="5938">
                  <c:v>69.707247328289299</c:v>
                </c:pt>
                <c:pt idx="5939">
                  <c:v>67.675847080219171</c:v>
                </c:pt>
                <c:pt idx="5940">
                  <c:v>68.712746308757986</c:v>
                </c:pt>
                <c:pt idx="5941">
                  <c:v>61.21021399177377</c:v>
                </c:pt>
                <c:pt idx="5942">
                  <c:v>53.284665098488787</c:v>
                </c:pt>
                <c:pt idx="5943">
                  <c:v>57.341450660818793</c:v>
                </c:pt>
                <c:pt idx="5944">
                  <c:v>53.937909141670858</c:v>
                </c:pt>
                <c:pt idx="5945">
                  <c:v>53.331492328289393</c:v>
                </c:pt>
                <c:pt idx="5946">
                  <c:v>47.249570461882499</c:v>
                </c:pt>
                <c:pt idx="5947">
                  <c:v>41.793658991774123</c:v>
                </c:pt>
                <c:pt idx="5948">
                  <c:v>42.699220266837088</c:v>
                </c:pt>
                <c:pt idx="5949">
                  <c:v>41.118103134168543</c:v>
                </c:pt>
                <c:pt idx="5950">
                  <c:v>41.114680376698907</c:v>
                </c:pt>
                <c:pt idx="5951">
                  <c:v>55.363283680956869</c:v>
                </c:pt>
                <c:pt idx="5952">
                  <c:v>66.856892020026507</c:v>
                </c:pt>
                <c:pt idx="5953">
                  <c:v>64.829676398521713</c:v>
                </c:pt>
                <c:pt idx="5954">
                  <c:v>51.290547625546559</c:v>
                </c:pt>
                <c:pt idx="5955">
                  <c:v>46.813153762616508</c:v>
                </c:pt>
                <c:pt idx="5956">
                  <c:v>44.323176867229208</c:v>
                </c:pt>
                <c:pt idx="5957">
                  <c:v>40.435297625546077</c:v>
                </c:pt>
                <c:pt idx="5958">
                  <c:v>39.535896687812027</c:v>
                </c:pt>
                <c:pt idx="5959">
                  <c:v>56.405024141671007</c:v>
                </c:pt>
                <c:pt idx="5960">
                  <c:v>73.151900164966179</c:v>
                </c:pt>
                <c:pt idx="5961">
                  <c:v>73.631604175086494</c:v>
                </c:pt>
                <c:pt idx="5962">
                  <c:v>76.173345474456681</c:v>
                </c:pt>
                <c:pt idx="5963">
                  <c:v>79.574632844368196</c:v>
                </c:pt>
                <c:pt idx="5964">
                  <c:v>144.67315861868619</c:v>
                </c:pt>
                <c:pt idx="5965">
                  <c:v>86.204161050706659</c:v>
                </c:pt>
                <c:pt idx="5966">
                  <c:v>81.098725328166026</c:v>
                </c:pt>
                <c:pt idx="5967">
                  <c:v>61.875961749581577</c:v>
                </c:pt>
                <c:pt idx="5968">
                  <c:v>84.455112703481262</c:v>
                </c:pt>
                <c:pt idx="5969">
                  <c:v>86.028041050706122</c:v>
                </c:pt>
                <c:pt idx="5970">
                  <c:v>79.834927844367996</c:v>
                </c:pt>
                <c:pt idx="5971">
                  <c:v>76.40540726673936</c:v>
                </c:pt>
                <c:pt idx="5972">
                  <c:v>71.433009915769645</c:v>
                </c:pt>
                <c:pt idx="5973">
                  <c:v>73.249140660818739</c:v>
                </c:pt>
                <c:pt idx="5974">
                  <c:v>85.899836050706384</c:v>
                </c:pt>
                <c:pt idx="5975">
                  <c:v>114.703709383901</c:v>
                </c:pt>
                <c:pt idx="5976">
                  <c:v>82.353759142359337</c:v>
                </c:pt>
                <c:pt idx="5977">
                  <c:v>75.595271290804391</c:v>
                </c:pt>
                <c:pt idx="5978">
                  <c:v>75.277461399748006</c:v>
                </c:pt>
                <c:pt idx="5979">
                  <c:v>73.011289141670773</c:v>
                </c:pt>
                <c:pt idx="5980">
                  <c:v>70.702718571095687</c:v>
                </c:pt>
                <c:pt idx="5981">
                  <c:v>69.767959216959298</c:v>
                </c:pt>
                <c:pt idx="5982">
                  <c:v>60.207485376699033</c:v>
                </c:pt>
                <c:pt idx="5983">
                  <c:v>46.48276835528236</c:v>
                </c:pt>
                <c:pt idx="5984">
                  <c:v>45.3278652668373</c:v>
                </c:pt>
                <c:pt idx="5985">
                  <c:v>28.43304450608532</c:v>
                </c:pt>
                <c:pt idx="5986">
                  <c:v>20.308411687811802</c:v>
                </c:pt>
                <c:pt idx="5987">
                  <c:v>19.808970168664239</c:v>
                </c:pt>
                <c:pt idx="5988">
                  <c:v>20.7685248826755</c:v>
                </c:pt>
                <c:pt idx="5989">
                  <c:v>21.05131320696044</c:v>
                </c:pt>
                <c:pt idx="5990">
                  <c:v>20.40628966287521</c:v>
                </c:pt>
                <c:pt idx="5991">
                  <c:v>20.404994662875421</c:v>
                </c:pt>
                <c:pt idx="5992">
                  <c:v>20.14388991577005</c:v>
                </c:pt>
                <c:pt idx="5993">
                  <c:v>19.485180384476472</c:v>
                </c:pt>
                <c:pt idx="5994">
                  <c:v>19.294815384477261</c:v>
                </c:pt>
                <c:pt idx="5995">
                  <c:v>18.581270384477001</c:v>
                </c:pt>
                <c:pt idx="5996">
                  <c:v>20.085186434917912</c:v>
                </c:pt>
                <c:pt idx="5997">
                  <c:v>17.854490384476978</c:v>
                </c:pt>
                <c:pt idx="5998">
                  <c:v>51.245404810149672</c:v>
                </c:pt>
                <c:pt idx="5999">
                  <c:v>10.011585384476961</c:v>
                </c:pt>
                <c:pt idx="6000">
                  <c:v>12.290868102388281</c:v>
                </c:pt>
                <c:pt idx="6001">
                  <c:v>11.499940131582809</c:v>
                </c:pt>
                <c:pt idx="6002">
                  <c:v>10.86685335528249</c:v>
                </c:pt>
                <c:pt idx="6003">
                  <c:v>10.78138335528204</c:v>
                </c:pt>
                <c:pt idx="6004">
                  <c:v>10.146437296032261</c:v>
                </c:pt>
                <c:pt idx="6005">
                  <c:v>10.42619654190087</c:v>
                </c:pt>
                <c:pt idx="6006">
                  <c:v>10.39476026683743</c:v>
                </c:pt>
                <c:pt idx="6007">
                  <c:v>10.768584838034499</c:v>
                </c:pt>
                <c:pt idx="6008">
                  <c:v>9.9762754838988705</c:v>
                </c:pt>
                <c:pt idx="6009">
                  <c:v>9.7425436569150285</c:v>
                </c:pt>
                <c:pt idx="6010">
                  <c:v>7.6074548380348634</c:v>
                </c:pt>
                <c:pt idx="6011">
                  <c:v>10.220443562970861</c:v>
                </c:pt>
                <c:pt idx="6012">
                  <c:v>10.23380572734391</c:v>
                </c:pt>
                <c:pt idx="6013">
                  <c:v>8.9901744028784929</c:v>
                </c:pt>
                <c:pt idx="6014">
                  <c:v>8.9409644028778885</c:v>
                </c:pt>
                <c:pt idx="6015">
                  <c:v>7.5168822910157402</c:v>
                </c:pt>
                <c:pt idx="6016">
                  <c:v>8.0472815419008121</c:v>
                </c:pt>
                <c:pt idx="6017">
                  <c:v>8.1810958927638993</c:v>
                </c:pt>
                <c:pt idx="6018">
                  <c:v>7.7492100239050261</c:v>
                </c:pt>
                <c:pt idx="6019">
                  <c:v>7.4291043011737354</c:v>
                </c:pt>
                <c:pt idx="6020">
                  <c:v>7.4405185784426138</c:v>
                </c:pt>
                <c:pt idx="6021">
                  <c:v>7.4949085784428604</c:v>
                </c:pt>
                <c:pt idx="6022">
                  <c:v>7.1333457968178102</c:v>
                </c:pt>
                <c:pt idx="6023">
                  <c:v>6.8806140859255196</c:v>
                </c:pt>
                <c:pt idx="6024">
                  <c:v>7.1503015419007934</c:v>
                </c:pt>
                <c:pt idx="6025">
                  <c:v>6.2041115419011144</c:v>
                </c:pt>
                <c:pt idx="6026">
                  <c:v>6.4436865419009264</c:v>
                </c:pt>
                <c:pt idx="6027">
                  <c:v>6.4864215419006808</c:v>
                </c:pt>
                <c:pt idx="6028">
                  <c:v>6.2327495720256021</c:v>
                </c:pt>
                <c:pt idx="6029">
                  <c:v>8.7762834392251552</c:v>
                </c:pt>
                <c:pt idx="6030">
                  <c:v>3.1822876021515971</c:v>
                </c:pt>
                <c:pt idx="6031">
                  <c:v>5.7148976021513516</c:v>
                </c:pt>
                <c:pt idx="6032">
                  <c:v>5.6874495720257912</c:v>
                </c:pt>
                <c:pt idx="6033">
                  <c:v>5.7454715419011526</c:v>
                </c:pt>
                <c:pt idx="6034">
                  <c:v>5.7515615419009256</c:v>
                </c:pt>
                <c:pt idx="6035">
                  <c:v>5.607431541900719</c:v>
                </c:pt>
                <c:pt idx="6036">
                  <c:v>5.6954915419012284</c:v>
                </c:pt>
                <c:pt idx="6037">
                  <c:v>5.7097365419008312</c:v>
                </c:pt>
                <c:pt idx="6038">
                  <c:v>5.6436915419010392</c:v>
                </c:pt>
                <c:pt idx="6039">
                  <c:v>5.646281541900624</c:v>
                </c:pt>
                <c:pt idx="6040">
                  <c:v>5.1619515419008879</c:v>
                </c:pt>
                <c:pt idx="6041">
                  <c:v>5.6061365419004554</c:v>
                </c:pt>
                <c:pt idx="6042">
                  <c:v>5.6139065419010956</c:v>
                </c:pt>
                <c:pt idx="6043">
                  <c:v>5.3471365419009258</c:v>
                </c:pt>
                <c:pt idx="6044">
                  <c:v>5.3898715419011518</c:v>
                </c:pt>
                <c:pt idx="6045">
                  <c:v>5.3134665419006621</c:v>
                </c:pt>
                <c:pt idx="6046">
                  <c:v>5.2059815419009068</c:v>
                </c:pt>
                <c:pt idx="6047">
                  <c:v>5.2966315419010011</c:v>
                </c:pt>
                <c:pt idx="6048">
                  <c:v>5.2616665419004738</c:v>
                </c:pt>
                <c:pt idx="6049">
                  <c:v>5.1671315419005301</c:v>
                </c:pt>
                <c:pt idx="6050">
                  <c:v>5.0842515419015477</c:v>
                </c:pt>
                <c:pt idx="6051">
                  <c:v>5.0337465419002099</c:v>
                </c:pt>
                <c:pt idx="6052">
                  <c:v>5.0117315419009074</c:v>
                </c:pt>
                <c:pt idx="6053">
                  <c:v>5.0687115419012088</c:v>
                </c:pt>
                <c:pt idx="6054">
                  <c:v>5.2215215419003043</c:v>
                </c:pt>
                <c:pt idx="6055">
                  <c:v>5.0272715419007747</c:v>
                </c:pt>
                <c:pt idx="6056">
                  <c:v>4.4691265419010771</c:v>
                </c:pt>
                <c:pt idx="6057">
                  <c:v>5.1464115419010197</c:v>
                </c:pt>
                <c:pt idx="6058">
                  <c:v>4.8278415419006624</c:v>
                </c:pt>
                <c:pt idx="6059">
                  <c:v>4.7346015419009824</c:v>
                </c:pt>
                <c:pt idx="6060">
                  <c:v>0</c:v>
                </c:pt>
                <c:pt idx="6061">
                  <c:v>5.2457798802550686</c:v>
                </c:pt>
                <c:pt idx="6062">
                  <c:v>2.2138965419012471</c:v>
                </c:pt>
                <c:pt idx="6063">
                  <c:v>4.2118615419008316</c:v>
                </c:pt>
                <c:pt idx="6064">
                  <c:v>3.6304065419010958</c:v>
                </c:pt>
                <c:pt idx="6065">
                  <c:v>3.8091165419007571</c:v>
                </c:pt>
                <c:pt idx="6066">
                  <c:v>3.669256541900531</c:v>
                </c:pt>
                <c:pt idx="6067">
                  <c:v>3.6226365419009259</c:v>
                </c:pt>
                <c:pt idx="6068">
                  <c:v>3.579901541901171</c:v>
                </c:pt>
                <c:pt idx="6069">
                  <c:v>3.6329965419006811</c:v>
                </c:pt>
                <c:pt idx="6070">
                  <c:v>3.6045065419010021</c:v>
                </c:pt>
                <c:pt idx="6071">
                  <c:v>3.4918415419006621</c:v>
                </c:pt>
                <c:pt idx="6072">
                  <c:v>3.683501541901077</c:v>
                </c:pt>
                <c:pt idx="6073">
                  <c:v>3.5565915419006622</c:v>
                </c:pt>
                <c:pt idx="6074">
                  <c:v>3.5112665419003801</c:v>
                </c:pt>
                <c:pt idx="6075">
                  <c:v>3.5190365419010199</c:v>
                </c:pt>
                <c:pt idx="6076">
                  <c:v>3.7832165419011332</c:v>
                </c:pt>
                <c:pt idx="6077">
                  <c:v>4.0059565419008134</c:v>
                </c:pt>
                <c:pt idx="6078">
                  <c:v>3.8648015419007939</c:v>
                </c:pt>
                <c:pt idx="6079">
                  <c:v>3.876456541901284</c:v>
                </c:pt>
                <c:pt idx="6080">
                  <c:v>3.6822065419003418</c:v>
                </c:pt>
                <c:pt idx="6081">
                  <c:v>3.5773115419006429</c:v>
                </c:pt>
                <c:pt idx="6082">
                  <c:v>3.8596215419011521</c:v>
                </c:pt>
                <c:pt idx="6083">
                  <c:v>3.7482515419010771</c:v>
                </c:pt>
                <c:pt idx="6084">
                  <c:v>3.424501541900606</c:v>
                </c:pt>
                <c:pt idx="6085">
                  <c:v>3.4931365419009262</c:v>
                </c:pt>
                <c:pt idx="6086">
                  <c:v>3.63688154190053</c:v>
                </c:pt>
                <c:pt idx="6087">
                  <c:v>3.5863765419010769</c:v>
                </c:pt>
                <c:pt idx="6088">
                  <c:v>3.4115515419007938</c:v>
                </c:pt>
                <c:pt idx="6089">
                  <c:v>3.5138565419009069</c:v>
                </c:pt>
                <c:pt idx="6090">
                  <c:v>3.38176654190038</c:v>
                </c:pt>
                <c:pt idx="6091">
                  <c:v>3.6063003350042928</c:v>
                </c:pt>
                <c:pt idx="6092">
                  <c:v>1.7567615419009259</c:v>
                </c:pt>
                <c:pt idx="6093">
                  <c:v>3.3403265419004171</c:v>
                </c:pt>
                <c:pt idx="6094">
                  <c:v>3.4685315419015672</c:v>
                </c:pt>
                <c:pt idx="6095">
                  <c:v>2.923336541900738</c:v>
                </c:pt>
                <c:pt idx="6096">
                  <c:v>3.2548565419004358</c:v>
                </c:pt>
                <c:pt idx="6097">
                  <c:v>3.2755765419008882</c:v>
                </c:pt>
                <c:pt idx="6098">
                  <c:v>3.252266541900851</c:v>
                </c:pt>
                <c:pt idx="6099">
                  <c:v>3.3131315419010008</c:v>
                </c:pt>
                <c:pt idx="6100">
                  <c:v>3.1564365419006428</c:v>
                </c:pt>
                <c:pt idx="6101">
                  <c:v>3.010101541900982</c:v>
                </c:pt>
                <c:pt idx="6102">
                  <c:v>3.148666541900945</c:v>
                </c:pt>
                <c:pt idx="6103">
                  <c:v>3.064491541900757</c:v>
                </c:pt>
                <c:pt idx="6104">
                  <c:v>2.9867915419009452</c:v>
                </c:pt>
                <c:pt idx="6105">
                  <c:v>3.042476541900982</c:v>
                </c:pt>
                <c:pt idx="6106">
                  <c:v>2.9867915419009452</c:v>
                </c:pt>
                <c:pt idx="6107">
                  <c:v>2.809376541900606</c:v>
                </c:pt>
                <c:pt idx="6108">
                  <c:v>2.8715365419010199</c:v>
                </c:pt>
                <c:pt idx="6109">
                  <c:v>2.821031541900624</c:v>
                </c:pt>
                <c:pt idx="6110">
                  <c:v>2.782181541900719</c:v>
                </c:pt>
                <c:pt idx="6111">
                  <c:v>2.6734015419011712</c:v>
                </c:pt>
                <c:pt idx="6112">
                  <c:v>2.747216541900662</c:v>
                </c:pt>
                <c:pt idx="6113">
                  <c:v>2.7977215419015291</c:v>
                </c:pt>
                <c:pt idx="6114">
                  <c:v>2.9220415419000032</c:v>
                </c:pt>
                <c:pt idx="6115">
                  <c:v>3.118881541901001</c:v>
                </c:pt>
                <c:pt idx="6116">
                  <c:v>3.113701541900888</c:v>
                </c:pt>
                <c:pt idx="6117">
                  <c:v>3.0152815419010959</c:v>
                </c:pt>
                <c:pt idx="6118">
                  <c:v>2.9272215419005869</c:v>
                </c:pt>
                <c:pt idx="6119">
                  <c:v>2.989381541900531</c:v>
                </c:pt>
                <c:pt idx="6120">
                  <c:v>2.905206541901284</c:v>
                </c:pt>
                <c:pt idx="6121">
                  <c:v>2.9052065419008128</c:v>
                </c:pt>
                <c:pt idx="6122">
                  <c:v>2.979331041900851</c:v>
                </c:pt>
                <c:pt idx="6123">
                  <c:v>1.4718615419008321</c:v>
                </c:pt>
                <c:pt idx="6124">
                  <c:v>2.7329715419005871</c:v>
                </c:pt>
                <c:pt idx="6125">
                  <c:v>2.7226115419013031</c:v>
                </c:pt>
                <c:pt idx="6126">
                  <c:v>3.2988865419009259</c:v>
                </c:pt>
                <c:pt idx="6127">
                  <c:v>3.064491541900757</c:v>
                </c:pt>
                <c:pt idx="6128">
                  <c:v>3.0929815419004361</c:v>
                </c:pt>
                <c:pt idx="6129">
                  <c:v>2.8767165419011329</c:v>
                </c:pt>
                <c:pt idx="6130">
                  <c:v>2.6993015419007942</c:v>
                </c:pt>
                <c:pt idx="6131">
                  <c:v>2.6436165419002848</c:v>
                </c:pt>
                <c:pt idx="6132">
                  <c:v>2.7355615419011139</c:v>
                </c:pt>
                <c:pt idx="6133">
                  <c:v>2.7277915419004741</c:v>
                </c:pt>
                <c:pt idx="6134">
                  <c:v>2.7705265419011709</c:v>
                </c:pt>
                <c:pt idx="6135">
                  <c:v>2.7342665419008512</c:v>
                </c:pt>
                <c:pt idx="6136">
                  <c:v>2.6967115419012089</c:v>
                </c:pt>
                <c:pt idx="6137">
                  <c:v>2.708366541900757</c:v>
                </c:pt>
                <c:pt idx="6138">
                  <c:v>2.7005965419005871</c:v>
                </c:pt>
                <c:pt idx="6139">
                  <c:v>2.6772865419010201</c:v>
                </c:pt>
                <c:pt idx="6140">
                  <c:v>2.5205915419011329</c:v>
                </c:pt>
                <c:pt idx="6141">
                  <c:v>2.5011665419004738</c:v>
                </c:pt>
                <c:pt idx="6142">
                  <c:v>2.3600115419013972</c:v>
                </c:pt>
                <c:pt idx="6143">
                  <c:v>2.3664865419003611</c:v>
                </c:pt>
                <c:pt idx="6144">
                  <c:v>2.0595715419009641</c:v>
                </c:pt>
                <c:pt idx="6145">
                  <c:v>2.1307965419008701</c:v>
                </c:pt>
                <c:pt idx="6146">
                  <c:v>2.2667715419007748</c:v>
                </c:pt>
                <c:pt idx="6147">
                  <c:v>2.5659165419009451</c:v>
                </c:pt>
                <c:pt idx="6148">
                  <c:v>2.3548315419012842</c:v>
                </c:pt>
                <c:pt idx="6149">
                  <c:v>2.919451541900417</c:v>
                </c:pt>
                <c:pt idx="6150">
                  <c:v>3.2988865419009259</c:v>
                </c:pt>
                <c:pt idx="6151">
                  <c:v>2.9427615419004551</c:v>
                </c:pt>
                <c:pt idx="6152">
                  <c:v>1.5676915419010391</c:v>
                </c:pt>
                <c:pt idx="6153">
                  <c:v>2.606982708567509</c:v>
                </c:pt>
                <c:pt idx="6154">
                  <c:v>0.6832065419008132</c:v>
                </c:pt>
                <c:pt idx="6155">
                  <c:v>2.6332565419010008</c:v>
                </c:pt>
                <c:pt idx="6156">
                  <c:v>2.420876541900606</c:v>
                </c:pt>
                <c:pt idx="6157">
                  <c:v>2.3328165419010389</c:v>
                </c:pt>
                <c:pt idx="6158">
                  <c:v>2.2356915419005681</c:v>
                </c:pt>
                <c:pt idx="6159">
                  <c:v>2.2162665419008509</c:v>
                </c:pt>
                <c:pt idx="6160">
                  <c:v>1.9430215419012471</c:v>
                </c:pt>
                <c:pt idx="6161">
                  <c:v>2.0090665419005682</c:v>
                </c:pt>
                <c:pt idx="6162">
                  <c:v>2.0543915419013219</c:v>
                </c:pt>
                <c:pt idx="6163">
                  <c:v>1.8588465419005871</c:v>
                </c:pt>
                <c:pt idx="6164">
                  <c:v>1.696971541901058</c:v>
                </c:pt>
                <c:pt idx="6165">
                  <c:v>1.7733765419001351</c:v>
                </c:pt>
                <c:pt idx="6166">
                  <c:v>1.7435915419011341</c:v>
                </c:pt>
                <c:pt idx="6167">
                  <c:v>1.5156715419008699</c:v>
                </c:pt>
                <c:pt idx="6168">
                  <c:v>1.6205665419010391</c:v>
                </c:pt>
                <c:pt idx="6169">
                  <c:v>1.6102065419008129</c:v>
                </c:pt>
                <c:pt idx="6170">
                  <c:v>1.763016541900851</c:v>
                </c:pt>
                <c:pt idx="6171">
                  <c:v>1.5998465419010579</c:v>
                </c:pt>
                <c:pt idx="6172">
                  <c:v>1.6697765419007</c:v>
                </c:pt>
                <c:pt idx="6173">
                  <c:v>1.6296315419010019</c:v>
                </c:pt>
                <c:pt idx="6174">
                  <c:v>1.642581541900342</c:v>
                </c:pt>
                <c:pt idx="6175">
                  <c:v>1.4387765419011711</c:v>
                </c:pt>
                <c:pt idx="6176">
                  <c:v>1.976516541900851</c:v>
                </c:pt>
                <c:pt idx="6177">
                  <c:v>1.260556541900719</c:v>
                </c:pt>
                <c:pt idx="6178">
                  <c:v>1.651646541900776</c:v>
                </c:pt>
                <c:pt idx="6179">
                  <c:v>1.726756541901002</c:v>
                </c:pt>
                <c:pt idx="6180">
                  <c:v>1.779851541900983</c:v>
                </c:pt>
                <c:pt idx="6181">
                  <c:v>1.7086265419006059</c:v>
                </c:pt>
                <c:pt idx="6182">
                  <c:v>1.664596541901058</c:v>
                </c:pt>
                <c:pt idx="6183">
                  <c:v>1.720281541900625</c:v>
                </c:pt>
                <c:pt idx="6184">
                  <c:v>1.7241665419009451</c:v>
                </c:pt>
                <c:pt idx="6185">
                  <c:v>1.784014606416978</c:v>
                </c:pt>
                <c:pt idx="6186">
                  <c:v>0.88263654190092622</c:v>
                </c:pt>
                <c:pt idx="6187">
                  <c:v>1.8433065419007191</c:v>
                </c:pt>
                <c:pt idx="6188">
                  <c:v>2.8547015419013588</c:v>
                </c:pt>
                <c:pt idx="6189">
                  <c:v>3.4698265419004168</c:v>
                </c:pt>
                <c:pt idx="6190">
                  <c:v>3.2937065419008129</c:v>
                </c:pt>
                <c:pt idx="6191">
                  <c:v>2.3988615419013031</c:v>
                </c:pt>
                <c:pt idx="6192">
                  <c:v>2.124321541900493</c:v>
                </c:pt>
                <c:pt idx="6193">
                  <c:v>2.0453265419008879</c:v>
                </c:pt>
                <c:pt idx="6194">
                  <c:v>2.3729615419012089</c:v>
                </c:pt>
                <c:pt idx="6195">
                  <c:v>2.312096541900587</c:v>
                </c:pt>
                <c:pt idx="6196">
                  <c:v>2.1256165419007571</c:v>
                </c:pt>
                <c:pt idx="6197">
                  <c:v>1.93266154190102</c:v>
                </c:pt>
                <c:pt idx="6198">
                  <c:v>1.523441541901039</c:v>
                </c:pt>
                <c:pt idx="6199">
                  <c:v>1.699561541900644</c:v>
                </c:pt>
                <c:pt idx="6200">
                  <c:v>1.586896541900775</c:v>
                </c:pt>
                <c:pt idx="6201">
                  <c:v>1.695676541900794</c:v>
                </c:pt>
                <c:pt idx="6202">
                  <c:v>1.8290615419011149</c:v>
                </c:pt>
                <c:pt idx="6203">
                  <c:v>2.1165515419007939</c:v>
                </c:pt>
                <c:pt idx="6204">
                  <c:v>3.4568765419010772</c:v>
                </c:pt>
                <c:pt idx="6205">
                  <c:v>2.6980065419010009</c:v>
                </c:pt>
                <c:pt idx="6206">
                  <c:v>3.9450915419001911</c:v>
                </c:pt>
                <c:pt idx="6207">
                  <c:v>4.1872565419010019</c:v>
                </c:pt>
                <c:pt idx="6208">
                  <c:v>4.0836565419010959</c:v>
                </c:pt>
                <c:pt idx="6209">
                  <c:v>3.7573165419005679</c:v>
                </c:pt>
                <c:pt idx="6210">
                  <c:v>3.8453765419010768</c:v>
                </c:pt>
                <c:pt idx="6211">
                  <c:v>4.1458165419005679</c:v>
                </c:pt>
                <c:pt idx="6212">
                  <c:v>3.9502715419007748</c:v>
                </c:pt>
                <c:pt idx="6213">
                  <c:v>5.4514615419007377</c:v>
                </c:pt>
                <c:pt idx="6214">
                  <c:v>6.4456507039179964</c:v>
                </c:pt>
                <c:pt idx="6215">
                  <c:v>7.7207488130276047</c:v>
                </c:pt>
                <c:pt idx="6216">
                  <c:v>4.6456865419011146</c:v>
                </c:pt>
                <c:pt idx="6217">
                  <c:v>3.1109815881313052</c:v>
                </c:pt>
                <c:pt idx="6218">
                  <c:v>2.0921665419009452</c:v>
                </c:pt>
                <c:pt idx="6219">
                  <c:v>2.6138315419008129</c:v>
                </c:pt>
                <c:pt idx="6220">
                  <c:v>3.258741541901228</c:v>
                </c:pt>
                <c:pt idx="6221">
                  <c:v>3.0813265419008879</c:v>
                </c:pt>
                <c:pt idx="6222">
                  <c:v>3.0450665419000971</c:v>
                </c:pt>
                <c:pt idx="6223">
                  <c:v>3.7961665419009449</c:v>
                </c:pt>
                <c:pt idx="6224">
                  <c:v>3.8686865419011141</c:v>
                </c:pt>
                <c:pt idx="6225">
                  <c:v>3.222481541900907</c:v>
                </c:pt>
                <c:pt idx="6226">
                  <c:v>2.8663565419009069</c:v>
                </c:pt>
                <c:pt idx="6227">
                  <c:v>2.4946915419010391</c:v>
                </c:pt>
                <c:pt idx="6228">
                  <c:v>2.4441865419006432</c:v>
                </c:pt>
                <c:pt idx="6229">
                  <c:v>2.6345515419007941</c:v>
                </c:pt>
                <c:pt idx="6230">
                  <c:v>4.1238015419012646</c:v>
                </c:pt>
                <c:pt idx="6231">
                  <c:v>15.57147907728263</c:v>
                </c:pt>
                <c:pt idx="6232">
                  <c:v>66.638051567536891</c:v>
                </c:pt>
                <c:pt idx="6233">
                  <c:v>45.706973370920039</c:v>
                </c:pt>
                <c:pt idx="6234">
                  <c:v>33.062415201813472</c:v>
                </c:pt>
                <c:pt idx="6235">
                  <c:v>10.92436165545644</c:v>
                </c:pt>
                <c:pt idx="6236">
                  <c:v>12.72080356297108</c:v>
                </c:pt>
                <c:pt idx="6237">
                  <c:v>10.869341651762159</c:v>
                </c:pt>
                <c:pt idx="6238">
                  <c:v>9.3446900601718657</c:v>
                </c:pt>
                <c:pt idx="6239">
                  <c:v>8.825423669358738</c:v>
                </c:pt>
                <c:pt idx="6240">
                  <c:v>9.3202330902973145</c:v>
                </c:pt>
                <c:pt idx="6241">
                  <c:v>8.5290487340431795</c:v>
                </c:pt>
                <c:pt idx="6242">
                  <c:v>12.53340801795316</c:v>
                </c:pt>
                <c:pt idx="6243">
                  <c:v>12.186833134168371</c:v>
                </c:pt>
                <c:pt idx="6244">
                  <c:v>62.22430918604605</c:v>
                </c:pt>
                <c:pt idx="6245">
                  <c:v>26.663306053225469</c:v>
                </c:pt>
                <c:pt idx="6246">
                  <c:v>27.679106651416749</c:v>
                </c:pt>
                <c:pt idx="6247">
                  <c:v>41.940869702740727</c:v>
                </c:pt>
                <c:pt idx="6248">
                  <c:v>40.35498656753694</c:v>
                </c:pt>
                <c:pt idx="6249">
                  <c:v>15.956054709658479</c:v>
                </c:pt>
                <c:pt idx="6250">
                  <c:v>101.0396379449133</c:v>
                </c:pt>
                <c:pt idx="6251">
                  <c:v>72.047181126981101</c:v>
                </c:pt>
                <c:pt idx="6252">
                  <c:v>69.413375503652048</c:v>
                </c:pt>
                <c:pt idx="6253">
                  <c:v>67.452077203506519</c:v>
                </c:pt>
                <c:pt idx="6254">
                  <c:v>65.92608276250867</c:v>
                </c:pt>
                <c:pt idx="6255">
                  <c:v>65.847185701056858</c:v>
                </c:pt>
                <c:pt idx="6256">
                  <c:v>61.350189863218191</c:v>
                </c:pt>
                <c:pt idx="6257">
                  <c:v>62.245821567084249</c:v>
                </c:pt>
                <c:pt idx="6258">
                  <c:v>70.369047985353546</c:v>
                </c:pt>
                <c:pt idx="6259">
                  <c:v>64.801443163967832</c:v>
                </c:pt>
                <c:pt idx="6260">
                  <c:v>66.584662823709905</c:v>
                </c:pt>
                <c:pt idx="6261">
                  <c:v>64.370192319814663</c:v>
                </c:pt>
                <c:pt idx="6262">
                  <c:v>60.824816995886493</c:v>
                </c:pt>
                <c:pt idx="6263">
                  <c:v>63.155719057338708</c:v>
                </c:pt>
                <c:pt idx="6264">
                  <c:v>63.115250491665897</c:v>
                </c:pt>
                <c:pt idx="6265">
                  <c:v>76.626244508806195</c:v>
                </c:pt>
                <c:pt idx="6266">
                  <c:v>75.420329631167192</c:v>
                </c:pt>
                <c:pt idx="6267">
                  <c:v>68.603476079621345</c:v>
                </c:pt>
                <c:pt idx="6268">
                  <c:v>132.23605019601479</c:v>
                </c:pt>
                <c:pt idx="6269">
                  <c:v>141.78187892344599</c:v>
                </c:pt>
                <c:pt idx="6270">
                  <c:v>103.47818593365341</c:v>
                </c:pt>
                <c:pt idx="6271">
                  <c:v>67.089628160840434</c:v>
                </c:pt>
                <c:pt idx="6272">
                  <c:v>163.71809841012299</c:v>
                </c:pt>
                <c:pt idx="6273">
                  <c:v>185.01522320413781</c:v>
                </c:pt>
                <c:pt idx="6274">
                  <c:v>69.140734714403848</c:v>
                </c:pt>
                <c:pt idx="6275">
                  <c:v>69.754411292334737</c:v>
                </c:pt>
                <c:pt idx="6276">
                  <c:v>66.310543160839828</c:v>
                </c:pt>
                <c:pt idx="6277">
                  <c:v>66.289823160840314</c:v>
                </c:pt>
                <c:pt idx="6278">
                  <c:v>66.388243160839636</c:v>
                </c:pt>
                <c:pt idx="6279">
                  <c:v>67.06367939412101</c:v>
                </c:pt>
                <c:pt idx="6280">
                  <c:v>80.89696116158008</c:v>
                </c:pt>
                <c:pt idx="6281">
                  <c:v>81.23729663236864</c:v>
                </c:pt>
                <c:pt idx="6282">
                  <c:v>66.927111431790394</c:v>
                </c:pt>
                <c:pt idx="6283">
                  <c:v>89.532438846185784</c:v>
                </c:pt>
                <c:pt idx="6284">
                  <c:v>70.87166801985407</c:v>
                </c:pt>
                <c:pt idx="6285">
                  <c:v>69.308616431790313</c:v>
                </c:pt>
                <c:pt idx="6286">
                  <c:v>68.300566077007403</c:v>
                </c:pt>
                <c:pt idx="6287">
                  <c:v>72.400940503652009</c:v>
                </c:pt>
                <c:pt idx="6288">
                  <c:v>71.590457321473536</c:v>
                </c:pt>
                <c:pt idx="6289">
                  <c:v>70.437793436786478</c:v>
                </c:pt>
                <c:pt idx="6290">
                  <c:v>67.463083623148606</c:v>
                </c:pt>
                <c:pt idx="6291">
                  <c:v>63.791543809268568</c:v>
                </c:pt>
                <c:pt idx="6292">
                  <c:v>65.518949491180578</c:v>
                </c:pt>
                <c:pt idx="6293">
                  <c:v>63.51572905733903</c:v>
                </c:pt>
                <c:pt idx="6294">
                  <c:v>62.216057353472152</c:v>
                </c:pt>
                <c:pt idx="6295">
                  <c:v>64.055190290619066</c:v>
                </c:pt>
                <c:pt idx="6296">
                  <c:v>61.392437353473028</c:v>
                </c:pt>
                <c:pt idx="6297">
                  <c:v>61.111107057466</c:v>
                </c:pt>
                <c:pt idx="6298">
                  <c:v>59.612210138625073</c:v>
                </c:pt>
                <c:pt idx="6299">
                  <c:v>59.823162021069763</c:v>
                </c:pt>
                <c:pt idx="6300">
                  <c:v>59.098467021070817</c:v>
                </c:pt>
                <c:pt idx="6301">
                  <c:v>59.051847021070273</c:v>
                </c:pt>
                <c:pt idx="6302">
                  <c:v>60.503393296133943</c:v>
                </c:pt>
                <c:pt idx="6303">
                  <c:v>59.881437021070333</c:v>
                </c:pt>
                <c:pt idx="6304">
                  <c:v>58.720718405995427</c:v>
                </c:pt>
                <c:pt idx="6305">
                  <c:v>48.929450109861413</c:v>
                </c:pt>
                <c:pt idx="6306">
                  <c:v>51.766183332529224</c:v>
                </c:pt>
                <c:pt idx="6307">
                  <c:v>61.621765000000153</c:v>
                </c:pt>
                <c:pt idx="6308">
                  <c:v>58.183798405995162</c:v>
                </c:pt>
                <c:pt idx="6309">
                  <c:v>56.303553139986597</c:v>
                </c:pt>
                <c:pt idx="6310">
                  <c:v>62.529055145910888</c:v>
                </c:pt>
                <c:pt idx="6311">
                  <c:v>60.603138247709012</c:v>
                </c:pt>
                <c:pt idx="6312">
                  <c:v>72.637041367178739</c:v>
                </c:pt>
                <c:pt idx="6313">
                  <c:v>61.650364766856512</c:v>
                </c:pt>
                <c:pt idx="6314">
                  <c:v>63.729664829549058</c:v>
                </c:pt>
                <c:pt idx="6315">
                  <c:v>63.144573416861732</c:v>
                </c:pt>
                <c:pt idx="6316">
                  <c:v>66.144705870720159</c:v>
                </c:pt>
                <c:pt idx="6317">
                  <c:v>66.782712389868621</c:v>
                </c:pt>
                <c:pt idx="6318">
                  <c:v>65.608958416861583</c:v>
                </c:pt>
                <c:pt idx="6319">
                  <c:v>64.800011897713148</c:v>
                </c:pt>
                <c:pt idx="6320">
                  <c:v>65.314639015555571</c:v>
                </c:pt>
                <c:pt idx="6321">
                  <c:v>66.479625617825974</c:v>
                </c:pt>
                <c:pt idx="6322">
                  <c:v>66.960127389868489</c:v>
                </c:pt>
                <c:pt idx="6323">
                  <c:v>66.967897389868199</c:v>
                </c:pt>
                <c:pt idx="6324">
                  <c:v>66.62990238986859</c:v>
                </c:pt>
                <c:pt idx="6325">
                  <c:v>113.5169567340408</c:v>
                </c:pt>
                <c:pt idx="6326">
                  <c:v>74.737111531517797</c:v>
                </c:pt>
                <c:pt idx="6327">
                  <c:v>74.401736126980737</c:v>
                </c:pt>
                <c:pt idx="6328">
                  <c:v>78.932242779755924</c:v>
                </c:pt>
                <c:pt idx="6329">
                  <c:v>75.029811126981485</c:v>
                </c:pt>
                <c:pt idx="6330">
                  <c:v>72.195951762471381</c:v>
                </c:pt>
                <c:pt idx="6331">
                  <c:v>70.933859232943149</c:v>
                </c:pt>
                <c:pt idx="6332">
                  <c:v>79.54477777975633</c:v>
                </c:pt>
                <c:pt idx="6333">
                  <c:v>81.358250457529721</c:v>
                </c:pt>
                <c:pt idx="6334">
                  <c:v>69.993362665070777</c:v>
                </c:pt>
                <c:pt idx="6335">
                  <c:v>70.034802665070742</c:v>
                </c:pt>
                <c:pt idx="6336">
                  <c:v>70.625869350571719</c:v>
                </c:pt>
                <c:pt idx="6337">
                  <c:v>66.484805617826083</c:v>
                </c:pt>
                <c:pt idx="6338">
                  <c:v>65.305871644819405</c:v>
                </c:pt>
                <c:pt idx="6339">
                  <c:v>63.220336995886747</c:v>
                </c:pt>
                <c:pt idx="6340">
                  <c:v>61.587419863218017</c:v>
                </c:pt>
                <c:pt idx="6341">
                  <c:v>56.713578380812002</c:v>
                </c:pt>
                <c:pt idx="6342">
                  <c:v>51.548880720823618</c:v>
                </c:pt>
                <c:pt idx="6343">
                  <c:v>50.701089863218293</c:v>
                </c:pt>
                <c:pt idx="6344">
                  <c:v>51.687445720823114</c:v>
                </c:pt>
                <c:pt idx="6345">
                  <c:v>51.246715292021022</c:v>
                </c:pt>
                <c:pt idx="6346">
                  <c:v>68.020452584101662</c:v>
                </c:pt>
                <c:pt idx="6347">
                  <c:v>48.631347105748198</c:v>
                </c:pt>
                <c:pt idx="6348">
                  <c:v>50.805189863217628</c:v>
                </c:pt>
                <c:pt idx="6349">
                  <c:v>50.230996567084723</c:v>
                </c:pt>
                <c:pt idx="6350">
                  <c:v>51.404340720823193</c:v>
                </c:pt>
                <c:pt idx="6351">
                  <c:v>53.177908809268629</c:v>
                </c:pt>
                <c:pt idx="6352">
                  <c:v>58.094483977931802</c:v>
                </c:pt>
                <c:pt idx="6353">
                  <c:v>53.434635300144983</c:v>
                </c:pt>
                <c:pt idx="6354">
                  <c:v>51.808967641751003</c:v>
                </c:pt>
                <c:pt idx="6355">
                  <c:v>50.678279863218151</c:v>
                </c:pt>
                <c:pt idx="6356">
                  <c:v>50.273731567084013</c:v>
                </c:pt>
                <c:pt idx="6357">
                  <c:v>50.299262199692812</c:v>
                </c:pt>
                <c:pt idx="6358">
                  <c:v>50.968359863217898</c:v>
                </c:pt>
                <c:pt idx="6359">
                  <c:v>49.679358380811372</c:v>
                </c:pt>
                <c:pt idx="6360">
                  <c:v>49.746698380812362</c:v>
                </c:pt>
                <c:pt idx="6361">
                  <c:v>40.97657508433133</c:v>
                </c:pt>
                <c:pt idx="6362">
                  <c:v>40.024114863218287</c:v>
                </c:pt>
                <c:pt idx="6363">
                  <c:v>38.310935364773478</c:v>
                </c:pt>
                <c:pt idx="6364">
                  <c:v>44.099304057338841</c:v>
                </c:pt>
                <c:pt idx="6365">
                  <c:v>45.664070842727988</c:v>
                </c:pt>
                <c:pt idx="6366">
                  <c:v>43.397286897713627</c:v>
                </c:pt>
                <c:pt idx="6367">
                  <c:v>44.930098130874299</c:v>
                </c:pt>
                <c:pt idx="6368">
                  <c:v>44.67459493600893</c:v>
                </c:pt>
                <c:pt idx="6369">
                  <c:v>44.677184936009468</c:v>
                </c:pt>
                <c:pt idx="6370">
                  <c:v>44.363794936009697</c:v>
                </c:pt>
                <c:pt idx="6371">
                  <c:v>39.567011676945803</c:v>
                </c:pt>
                <c:pt idx="6372">
                  <c:v>50.002353490673222</c:v>
                </c:pt>
                <c:pt idx="6373">
                  <c:v>48.919486030223091</c:v>
                </c:pt>
                <c:pt idx="6374">
                  <c:v>49.104801567084181</c:v>
                </c:pt>
                <c:pt idx="6375">
                  <c:v>37.279327525867537</c:v>
                </c:pt>
                <c:pt idx="6376">
                  <c:v>38.262605508270148</c:v>
                </c:pt>
                <c:pt idx="6377">
                  <c:v>38.174918490673178</c:v>
                </c:pt>
                <c:pt idx="6378">
                  <c:v>46.827807244501621</c:v>
                </c:pt>
                <c:pt idx="6379">
                  <c:v>42.913842641289449</c:v>
                </c:pt>
                <c:pt idx="6380">
                  <c:v>59.73463670773743</c:v>
                </c:pt>
                <c:pt idx="6381">
                  <c:v>60.8385170625196</c:v>
                </c:pt>
                <c:pt idx="6382">
                  <c:v>59.151133155600682</c:v>
                </c:pt>
                <c:pt idx="6383">
                  <c:v>55.214849026213528</c:v>
                </c:pt>
                <c:pt idx="6384">
                  <c:v>50.850291385407829</c:v>
                </c:pt>
                <c:pt idx="6385">
                  <c:v>52.606290266837448</c:v>
                </c:pt>
                <c:pt idx="6386">
                  <c:v>52.926472296031733</c:v>
                </c:pt>
                <c:pt idx="6387">
                  <c:v>51.560438562971413</c:v>
                </c:pt>
                <c:pt idx="6388">
                  <c:v>50.514974947896441</c:v>
                </c:pt>
                <c:pt idx="6389">
                  <c:v>49.268060859361768</c:v>
                </c:pt>
                <c:pt idx="6390">
                  <c:v>37.877128562971357</c:v>
                </c:pt>
                <c:pt idx="6391">
                  <c:v>36.909364947895739</c:v>
                </c:pt>
                <c:pt idx="6392">
                  <c:v>35.357739301173581</c:v>
                </c:pt>
                <c:pt idx="6393">
                  <c:v>34.256926699485163</c:v>
                </c:pt>
                <c:pt idx="6394">
                  <c:v>33.704397602151353</c:v>
                </c:pt>
                <c:pt idx="6395">
                  <c:v>33.666848678628362</c:v>
                </c:pt>
                <c:pt idx="6396">
                  <c:v>28.11684957202608</c:v>
                </c:pt>
                <c:pt idx="6397">
                  <c:v>15.015441541900939</c:v>
                </c:pt>
                <c:pt idx="6398">
                  <c:v>11.034390023905139</c:v>
                </c:pt>
                <c:pt idx="6399">
                  <c:v>10.28255079681708</c:v>
                </c:pt>
                <c:pt idx="6400">
                  <c:v>10.088300796818491</c:v>
                </c:pt>
                <c:pt idx="6401">
                  <c:v>11.463256541900719</c:v>
                </c:pt>
                <c:pt idx="6402">
                  <c:v>10.207440796818259</c:v>
                </c:pt>
                <c:pt idx="6403">
                  <c:v>9.8541936693588124</c:v>
                </c:pt>
                <c:pt idx="6404">
                  <c:v>9.4147307039181083</c:v>
                </c:pt>
                <c:pt idx="6405">
                  <c:v>10.47951154190093</c:v>
                </c:pt>
                <c:pt idx="6406">
                  <c:v>10.06126381302785</c:v>
                </c:pt>
                <c:pt idx="6407">
                  <c:v>10.49283930117396</c:v>
                </c:pt>
                <c:pt idx="6408">
                  <c:v>10.641523578442539</c:v>
                </c:pt>
                <c:pt idx="6409">
                  <c:v>31.81680684607273</c:v>
                </c:pt>
                <c:pt idx="6410">
                  <c:v>7.98211218763009</c:v>
                </c:pt>
                <c:pt idx="6411">
                  <c:v>9.5320265419009829</c:v>
                </c:pt>
                <c:pt idx="6412">
                  <c:v>10.1088140859258</c:v>
                </c:pt>
                <c:pt idx="6413">
                  <c:v>9.7827619584671819</c:v>
                </c:pt>
                <c:pt idx="6414">
                  <c:v>9.4911357039176565</c:v>
                </c:pt>
                <c:pt idx="6415">
                  <c:v>9.120512602151031</c:v>
                </c:pt>
                <c:pt idx="6416">
                  <c:v>9.1088576021510121</c:v>
                </c:pt>
                <c:pt idx="6417">
                  <c:v>9.6019565419010959</c:v>
                </c:pt>
                <c:pt idx="6418">
                  <c:v>9.3595948659342358</c:v>
                </c:pt>
                <c:pt idx="6419">
                  <c:v>9.6278565419007194</c:v>
                </c:pt>
                <c:pt idx="6420">
                  <c:v>9.3201455562779678</c:v>
                </c:pt>
                <c:pt idx="6421">
                  <c:v>9.1869587340431238</c:v>
                </c:pt>
                <c:pt idx="6422">
                  <c:v>9.355709865933914</c:v>
                </c:pt>
                <c:pt idx="6423">
                  <c:v>9.0428126021516917</c:v>
                </c:pt>
                <c:pt idx="6424">
                  <c:v>9.0777776021512757</c:v>
                </c:pt>
                <c:pt idx="6425">
                  <c:v>8.9838995720257895</c:v>
                </c:pt>
                <c:pt idx="6426">
                  <c:v>8.9877906485037009</c:v>
                </c:pt>
                <c:pt idx="6427">
                  <c:v>8.9438865419005484</c:v>
                </c:pt>
                <c:pt idx="6428">
                  <c:v>8.9920545720265626</c:v>
                </c:pt>
                <c:pt idx="6429">
                  <c:v>9.0570576021512963</c:v>
                </c:pt>
                <c:pt idx="6430">
                  <c:v>9.0324526021509932</c:v>
                </c:pt>
                <c:pt idx="6431">
                  <c:v>9.0477395720266003</c:v>
                </c:pt>
                <c:pt idx="6432">
                  <c:v>7.4584976021507856</c:v>
                </c:pt>
                <c:pt idx="6433">
                  <c:v>7.4688576021514832</c:v>
                </c:pt>
                <c:pt idx="6434">
                  <c:v>7.4869876021514079</c:v>
                </c:pt>
                <c:pt idx="6435">
                  <c:v>7.1736165419002846</c:v>
                </c:pt>
                <c:pt idx="6436">
                  <c:v>7.1088665419012269</c:v>
                </c:pt>
                <c:pt idx="6437">
                  <c:v>7.0816715419008691</c:v>
                </c:pt>
                <c:pt idx="6438">
                  <c:v>7.2008115419006433</c:v>
                </c:pt>
                <c:pt idx="6439">
                  <c:v>8.7490766578372394</c:v>
                </c:pt>
                <c:pt idx="6440">
                  <c:v>4.3561365419009261</c:v>
                </c:pt>
                <c:pt idx="6441">
                  <c:v>5.3259465419003043</c:v>
                </c:pt>
                <c:pt idx="6442">
                  <c:v>4.7393115419009266</c:v>
                </c:pt>
                <c:pt idx="6443">
                  <c:v>5.2543365419012087</c:v>
                </c:pt>
                <c:pt idx="6444">
                  <c:v>5.2776465419007756</c:v>
                </c:pt>
                <c:pt idx="6445">
                  <c:v>5.2802365419008321</c:v>
                </c:pt>
                <c:pt idx="6446">
                  <c:v>5.1844065419010956</c:v>
                </c:pt>
                <c:pt idx="6447">
                  <c:v>5.2996615419010196</c:v>
                </c:pt>
                <c:pt idx="6448">
                  <c:v>5.2569265419007936</c:v>
                </c:pt>
                <c:pt idx="6449">
                  <c:v>5.2685815419003417</c:v>
                </c:pt>
                <c:pt idx="6450">
                  <c:v>5.2504515419008886</c:v>
                </c:pt>
                <c:pt idx="6451">
                  <c:v>5.0018115419011142</c:v>
                </c:pt>
                <c:pt idx="6452">
                  <c:v>5.2711715419003982</c:v>
                </c:pt>
                <c:pt idx="6453">
                  <c:v>5.8127157039173927</c:v>
                </c:pt>
                <c:pt idx="6454">
                  <c:v>10.02999907903704</c:v>
                </c:pt>
                <c:pt idx="6455">
                  <c:v>7.6839715419008714</c:v>
                </c:pt>
                <c:pt idx="6456">
                  <c:v>7.0030515419007573</c:v>
                </c:pt>
                <c:pt idx="6457">
                  <c:v>6.912466541901134</c:v>
                </c:pt>
                <c:pt idx="6458">
                  <c:v>5.2439765419005111</c:v>
                </c:pt>
                <c:pt idx="6459">
                  <c:v>0.33851654190085079</c:v>
                </c:pt>
                <c:pt idx="6460">
                  <c:v>0.33851654190085079</c:v>
                </c:pt>
                <c:pt idx="6461">
                  <c:v>0.33851654190085079</c:v>
                </c:pt>
                <c:pt idx="6462">
                  <c:v>0.33851654190085079</c:v>
                </c:pt>
                <c:pt idx="6463">
                  <c:v>0.33851654190085079</c:v>
                </c:pt>
                <c:pt idx="6464">
                  <c:v>0.33851654190085079</c:v>
                </c:pt>
                <c:pt idx="6465">
                  <c:v>0.33851654190085079</c:v>
                </c:pt>
                <c:pt idx="6466">
                  <c:v>0.33851654190085079</c:v>
                </c:pt>
                <c:pt idx="6467">
                  <c:v>0.33851654190085079</c:v>
                </c:pt>
                <c:pt idx="6468">
                  <c:v>0.33851654190085079</c:v>
                </c:pt>
                <c:pt idx="6469">
                  <c:v>0.33851654190085079</c:v>
                </c:pt>
                <c:pt idx="6470">
                  <c:v>3.7725495985392539</c:v>
                </c:pt>
                <c:pt idx="6471">
                  <c:v>2.7653465419005872</c:v>
                </c:pt>
                <c:pt idx="6472">
                  <c:v>5.2776465419007756</c:v>
                </c:pt>
                <c:pt idx="6473">
                  <c:v>5.2426815419007191</c:v>
                </c:pt>
                <c:pt idx="6474">
                  <c:v>5.0782165419011331</c:v>
                </c:pt>
                <c:pt idx="6475">
                  <c:v>5.0536115419008318</c:v>
                </c:pt>
                <c:pt idx="6476">
                  <c:v>4.9267015419008882</c:v>
                </c:pt>
                <c:pt idx="6477">
                  <c:v>4.9331765419003233</c:v>
                </c:pt>
                <c:pt idx="6478">
                  <c:v>4.9914515419008882</c:v>
                </c:pt>
                <c:pt idx="6479">
                  <c:v>4.8619515419013597</c:v>
                </c:pt>
                <c:pt idx="6480">
                  <c:v>4.7829565419008127</c:v>
                </c:pt>
                <c:pt idx="6481">
                  <c:v>4.8787865419005492</c:v>
                </c:pt>
                <c:pt idx="6482">
                  <c:v>4.6910115419009264</c:v>
                </c:pt>
                <c:pt idx="6483">
                  <c:v>4.4294215419008696</c:v>
                </c:pt>
                <c:pt idx="6484">
                  <c:v>4.3905715419009637</c:v>
                </c:pt>
                <c:pt idx="6485">
                  <c:v>4.4553215419009637</c:v>
                </c:pt>
                <c:pt idx="6486">
                  <c:v>4.4734515419013592</c:v>
                </c:pt>
                <c:pt idx="6487">
                  <c:v>4.3763265419004176</c:v>
                </c:pt>
                <c:pt idx="6488">
                  <c:v>4.1807815419010961</c:v>
                </c:pt>
                <c:pt idx="6489">
                  <c:v>4.1328665419007571</c:v>
                </c:pt>
                <c:pt idx="6490">
                  <c:v>4.062936541900644</c:v>
                </c:pt>
                <c:pt idx="6491">
                  <c:v>4.2830865419007376</c:v>
                </c:pt>
                <c:pt idx="6492">
                  <c:v>4.2325815419008128</c:v>
                </c:pt>
                <c:pt idx="6493">
                  <c:v>4.1341615419010207</c:v>
                </c:pt>
                <c:pt idx="6494">
                  <c:v>4.5809365419011154</c:v>
                </c:pt>
                <c:pt idx="6495">
                  <c:v>4.7000765419004171</c:v>
                </c:pt>
                <c:pt idx="6496">
                  <c:v>4.7000765419008887</c:v>
                </c:pt>
                <c:pt idx="6497">
                  <c:v>4.7816615419010207</c:v>
                </c:pt>
                <c:pt idx="6498">
                  <c:v>4.1924365419006433</c:v>
                </c:pt>
                <c:pt idx="6499">
                  <c:v>3.6511265419006058</c:v>
                </c:pt>
                <c:pt idx="6500">
                  <c:v>2.019927097942138</c:v>
                </c:pt>
                <c:pt idx="6501">
                  <c:v>4.4420428937688747</c:v>
                </c:pt>
                <c:pt idx="6502">
                  <c:v>2.4674965419011521</c:v>
                </c:pt>
                <c:pt idx="6503">
                  <c:v>4.3128715419006811</c:v>
                </c:pt>
                <c:pt idx="6504">
                  <c:v>4.2494165419004739</c:v>
                </c:pt>
                <c:pt idx="6505">
                  <c:v>4.1445215419007759</c:v>
                </c:pt>
                <c:pt idx="6506">
                  <c:v>4.0292665419013218</c:v>
                </c:pt>
                <c:pt idx="6507">
                  <c:v>3.9580415419009451</c:v>
                </c:pt>
                <c:pt idx="6508">
                  <c:v>3.9360265419006999</c:v>
                </c:pt>
                <c:pt idx="6509">
                  <c:v>3.8855215419007751</c:v>
                </c:pt>
                <c:pt idx="6510">
                  <c:v>4.7881365419009256</c:v>
                </c:pt>
                <c:pt idx="6511">
                  <c:v>4.3374765419009824</c:v>
                </c:pt>
                <c:pt idx="6512">
                  <c:v>4.1328665419007571</c:v>
                </c:pt>
                <c:pt idx="6513">
                  <c:v>4.0486915419010394</c:v>
                </c:pt>
                <c:pt idx="6514">
                  <c:v>3.823361541900832</c:v>
                </c:pt>
                <c:pt idx="6515">
                  <c:v>4.4812215419010579</c:v>
                </c:pt>
                <c:pt idx="6516">
                  <c:v>4.0499865419003607</c:v>
                </c:pt>
                <c:pt idx="6517">
                  <c:v>3.9101265419006062</c:v>
                </c:pt>
                <c:pt idx="6518">
                  <c:v>3.6783215419014348</c:v>
                </c:pt>
                <c:pt idx="6519">
                  <c:v>3.4504015419007001</c:v>
                </c:pt>
                <c:pt idx="6520">
                  <c:v>3.9256665419009451</c:v>
                </c:pt>
                <c:pt idx="6521">
                  <c:v>3.8945865419007371</c:v>
                </c:pt>
                <c:pt idx="6522">
                  <c:v>3.7948715419006809</c:v>
                </c:pt>
                <c:pt idx="6523">
                  <c:v>3.3873865419009261</c:v>
                </c:pt>
                <c:pt idx="6524">
                  <c:v>3.309686541900644</c:v>
                </c:pt>
                <c:pt idx="6525">
                  <c:v>3.2824915419012282</c:v>
                </c:pt>
                <c:pt idx="6526">
                  <c:v>3.1879565419003422</c:v>
                </c:pt>
                <c:pt idx="6527">
                  <c:v>3.1581715419008698</c:v>
                </c:pt>
                <c:pt idx="6528">
                  <c:v>3.0662265419009831</c:v>
                </c:pt>
                <c:pt idx="6529">
                  <c:v>3.0299665419011341</c:v>
                </c:pt>
                <c:pt idx="6530">
                  <c:v>2.9289565419003418</c:v>
                </c:pt>
                <c:pt idx="6531">
                  <c:v>2.9147115419012088</c:v>
                </c:pt>
                <c:pt idx="6532">
                  <c:v>3.718814375234186</c:v>
                </c:pt>
                <c:pt idx="6533">
                  <c:v>1.4513615419008321</c:v>
                </c:pt>
                <c:pt idx="6534">
                  <c:v>2.7955715419004932</c:v>
                </c:pt>
                <c:pt idx="6535">
                  <c:v>2.8033415419006622</c:v>
                </c:pt>
                <c:pt idx="6536">
                  <c:v>2.8499615419012092</c:v>
                </c:pt>
                <c:pt idx="6537">
                  <c:v>2.0677815419006249</c:v>
                </c:pt>
                <c:pt idx="6538">
                  <c:v>2.622041541901416</c:v>
                </c:pt>
                <c:pt idx="6539">
                  <c:v>2.5521115419008318</c:v>
                </c:pt>
                <c:pt idx="6540">
                  <c:v>3.042916541900945</c:v>
                </c:pt>
                <c:pt idx="6541">
                  <c:v>3.1348615419003609</c:v>
                </c:pt>
                <c:pt idx="6542">
                  <c:v>3.326521541901247</c:v>
                </c:pt>
                <c:pt idx="6543">
                  <c:v>3.217741541900756</c:v>
                </c:pt>
                <c:pt idx="6544">
                  <c:v>3.0416215419006809</c:v>
                </c:pt>
                <c:pt idx="6545">
                  <c:v>2.743771541900776</c:v>
                </c:pt>
                <c:pt idx="6546">
                  <c:v>2.7424765419014538</c:v>
                </c:pt>
                <c:pt idx="6547">
                  <c:v>2.7113965419003039</c:v>
                </c:pt>
                <c:pt idx="6548">
                  <c:v>2.589666541901416</c:v>
                </c:pt>
                <c:pt idx="6549">
                  <c:v>2.8741265419006061</c:v>
                </c:pt>
                <c:pt idx="6550">
                  <c:v>2.594406541900625</c:v>
                </c:pt>
                <c:pt idx="6551">
                  <c:v>2.7226115419013031</c:v>
                </c:pt>
                <c:pt idx="6552">
                  <c:v>2.4726765419003232</c:v>
                </c:pt>
                <c:pt idx="6553">
                  <c:v>2.5322465419011522</c:v>
                </c:pt>
                <c:pt idx="6554">
                  <c:v>2.4273515419005109</c:v>
                </c:pt>
                <c:pt idx="6555">
                  <c:v>2.318571541900964</c:v>
                </c:pt>
                <c:pt idx="6556">
                  <c:v>2.2602965419008698</c:v>
                </c:pt>
                <c:pt idx="6557">
                  <c:v>2.2758365419012092</c:v>
                </c:pt>
                <c:pt idx="6558">
                  <c:v>2.4726765419003232</c:v>
                </c:pt>
                <c:pt idx="6559">
                  <c:v>3.9826465419007748</c:v>
                </c:pt>
                <c:pt idx="6560">
                  <c:v>4.763531541901096</c:v>
                </c:pt>
                <c:pt idx="6561">
                  <c:v>3.7586115419008319</c:v>
                </c:pt>
                <c:pt idx="6562">
                  <c:v>3.3739965419011519</c:v>
                </c:pt>
                <c:pt idx="6563">
                  <c:v>2.8174243752341921</c:v>
                </c:pt>
                <c:pt idx="6564">
                  <c:v>1.76301654190038</c:v>
                </c:pt>
                <c:pt idx="6565">
                  <c:v>2.782181541900719</c:v>
                </c:pt>
                <c:pt idx="6566">
                  <c:v>2.6734015419011712</c:v>
                </c:pt>
                <c:pt idx="6567">
                  <c:v>2.5063465419005868</c:v>
                </c:pt>
                <c:pt idx="6568">
                  <c:v>2.5503765419010769</c:v>
                </c:pt>
                <c:pt idx="6569">
                  <c:v>2.4092215419005871</c:v>
                </c:pt>
                <c:pt idx="6570">
                  <c:v>4.8396200601720718</c:v>
                </c:pt>
                <c:pt idx="6571">
                  <c:v>5.0218745720261673</c:v>
                </c:pt>
                <c:pt idx="6572">
                  <c:v>3.7715615419006432</c:v>
                </c:pt>
                <c:pt idx="6573">
                  <c:v>4.2079765419005124</c:v>
                </c:pt>
                <c:pt idx="6574">
                  <c:v>3.55529654190134</c:v>
                </c:pt>
                <c:pt idx="6575">
                  <c:v>3.1111115419008319</c:v>
                </c:pt>
                <c:pt idx="6576">
                  <c:v>3.1266515419007002</c:v>
                </c:pt>
                <c:pt idx="6577">
                  <c:v>2.8844865419013028</c:v>
                </c:pt>
                <c:pt idx="6578">
                  <c:v>3.048951541899946</c:v>
                </c:pt>
                <c:pt idx="6579">
                  <c:v>4.6625215419012456</c:v>
                </c:pt>
                <c:pt idx="6580">
                  <c:v>4.7415165419013219</c:v>
                </c:pt>
                <c:pt idx="6581">
                  <c:v>4.5653965419007756</c:v>
                </c:pt>
                <c:pt idx="6582">
                  <c:v>4.3173945720263376</c:v>
                </c:pt>
                <c:pt idx="6583">
                  <c:v>5.7629550601712616</c:v>
                </c:pt>
                <c:pt idx="6584">
                  <c:v>4.1276865419006432</c:v>
                </c:pt>
                <c:pt idx="6585">
                  <c:v>9.4843715419013392</c:v>
                </c:pt>
                <c:pt idx="6586">
                  <c:v>11.070747089365961</c:v>
                </c:pt>
                <c:pt idx="6587">
                  <c:v>7.3479080902975014</c:v>
                </c:pt>
                <c:pt idx="6588">
                  <c:v>6.5038845720260161</c:v>
                </c:pt>
                <c:pt idx="6589">
                  <c:v>5.4477815419005307</c:v>
                </c:pt>
                <c:pt idx="6590">
                  <c:v>4.415176541901265</c:v>
                </c:pt>
                <c:pt idx="6591">
                  <c:v>4.4397815419006248</c:v>
                </c:pt>
                <c:pt idx="6592">
                  <c:v>8.2792348380344123</c:v>
                </c:pt>
                <c:pt idx="6593">
                  <c:v>5.9327895720265058</c:v>
                </c:pt>
                <c:pt idx="6594">
                  <c:v>6.5336695720264313</c:v>
                </c:pt>
                <c:pt idx="6595">
                  <c:v>4.705964205744845</c:v>
                </c:pt>
                <c:pt idx="6596">
                  <c:v>5.909384838034506</c:v>
                </c:pt>
                <c:pt idx="6597">
                  <c:v>9.0895644028777962</c:v>
                </c:pt>
                <c:pt idx="6598">
                  <c:v>7.1425216994851457</c:v>
                </c:pt>
                <c:pt idx="6599">
                  <c:v>8.4247052668375986</c:v>
                </c:pt>
                <c:pt idx="6600">
                  <c:v>10.685888134168479</c:v>
                </c:pt>
                <c:pt idx="6601">
                  <c:v>9.4026323942956544</c:v>
                </c:pt>
                <c:pt idx="6602">
                  <c:v>7.6832790000519724</c:v>
                </c:pt>
                <c:pt idx="6603">
                  <c:v>8.4995869654926555</c:v>
                </c:pt>
                <c:pt idx="6604">
                  <c:v>10.388038134168569</c:v>
                </c:pt>
                <c:pt idx="6605">
                  <c:v>8.4113248380349397</c:v>
                </c:pt>
                <c:pt idx="6606">
                  <c:v>4.925281541900663</c:v>
                </c:pt>
                <c:pt idx="6607">
                  <c:v>5.0684945720262427</c:v>
                </c:pt>
                <c:pt idx="6608">
                  <c:v>6.2345378681596149</c:v>
                </c:pt>
                <c:pt idx="6609">
                  <c:v>6.0134828120971768</c:v>
                </c:pt>
                <c:pt idx="6610">
                  <c:v>10.289458680957051</c:v>
                </c:pt>
                <c:pt idx="6611">
                  <c:v>12.31471156929155</c:v>
                </c:pt>
                <c:pt idx="6612">
                  <c:v>14.105035770106261</c:v>
                </c:pt>
                <c:pt idx="6613">
                  <c:v>13.663471651415961</c:v>
                </c:pt>
                <c:pt idx="6614">
                  <c:v>17.986998114677078</c:v>
                </c:pt>
                <c:pt idx="6615">
                  <c:v>15.861761903625689</c:v>
                </c:pt>
                <c:pt idx="6616">
                  <c:v>13.71264186722926</c:v>
                </c:pt>
                <c:pt idx="6617">
                  <c:v>13.62199186722917</c:v>
                </c:pt>
                <c:pt idx="6618">
                  <c:v>32.298381903625298</c:v>
                </c:pt>
                <c:pt idx="6619">
                  <c:v>29.742745266837179</c:v>
                </c:pt>
                <c:pt idx="6620">
                  <c:v>63.28953728329801</c:v>
                </c:pt>
                <c:pt idx="6621">
                  <c:v>61.38914811467717</c:v>
                </c:pt>
                <c:pt idx="6622">
                  <c:v>57.15493686722953</c:v>
                </c:pt>
                <c:pt idx="6623">
                  <c:v>61.405983114677781</c:v>
                </c:pt>
                <c:pt idx="6624">
                  <c:v>58.026083170564263</c:v>
                </c:pt>
                <c:pt idx="6625">
                  <c:v>55.958063017952711</c:v>
                </c:pt>
                <c:pt idx="6626">
                  <c:v>58.767457974153373</c:v>
                </c:pt>
                <c:pt idx="6627">
                  <c:v>22.498939696941228</c:v>
                </c:pt>
                <c:pt idx="6628">
                  <c:v>51.698983779220647</c:v>
                </c:pt>
                <c:pt idx="6629">
                  <c:v>58.423265624422868</c:v>
                </c:pt>
                <c:pt idx="6630">
                  <c:v>58.745911903625327</c:v>
                </c:pt>
                <c:pt idx="6631">
                  <c:v>63.252639702740417</c:v>
                </c:pt>
                <c:pt idx="6632">
                  <c:v>61.536778114678043</c:v>
                </c:pt>
                <c:pt idx="6633">
                  <c:v>57.799401398522093</c:v>
                </c:pt>
                <c:pt idx="6634">
                  <c:v>54.920393356305283</c:v>
                </c:pt>
                <c:pt idx="6635">
                  <c:v>58.54888062442302</c:v>
                </c:pt>
                <c:pt idx="6636">
                  <c:v>46.576889079036818</c:v>
                </c:pt>
                <c:pt idx="6637">
                  <c:v>36.558203090296821</c:v>
                </c:pt>
                <c:pt idx="6638">
                  <c:v>61.174511683286973</c:v>
                </c:pt>
                <c:pt idx="6639">
                  <c:v>63.391204702740851</c:v>
                </c:pt>
                <c:pt idx="6640">
                  <c:v>61.514763114677791</c:v>
                </c:pt>
                <c:pt idx="6641">
                  <c:v>61.556010624423408</c:v>
                </c:pt>
                <c:pt idx="6642">
                  <c:v>136.1613526884515</c:v>
                </c:pt>
                <c:pt idx="6643">
                  <c:v>75.239392844368041</c:v>
                </c:pt>
                <c:pt idx="6644">
                  <c:v>72.567227149111019</c:v>
                </c:pt>
                <c:pt idx="6645">
                  <c:v>69.895128114677945</c:v>
                </c:pt>
                <c:pt idx="6646">
                  <c:v>68.29139435748364</c:v>
                </c:pt>
                <c:pt idx="6647">
                  <c:v>64.527118562971523</c:v>
                </c:pt>
                <c:pt idx="6648">
                  <c:v>73.717941290804177</c:v>
                </c:pt>
                <c:pt idx="6649">
                  <c:v>66.636575624423372</c:v>
                </c:pt>
                <c:pt idx="6650">
                  <c:v>66.514877438150435</c:v>
                </c:pt>
                <c:pt idx="6651">
                  <c:v>63.49674957202636</c:v>
                </c:pt>
                <c:pt idx="6652">
                  <c:v>84.779952495200021</c:v>
                </c:pt>
                <c:pt idx="6653">
                  <c:v>77.447507844367266</c:v>
                </c:pt>
                <c:pt idx="6654">
                  <c:v>72.56733156753738</c:v>
                </c:pt>
                <c:pt idx="6655">
                  <c:v>73.815868429345443</c:v>
                </c:pt>
                <c:pt idx="6656">
                  <c:v>68.540024455748494</c:v>
                </c:pt>
                <c:pt idx="6657">
                  <c:v>48.123252904555557</c:v>
                </c:pt>
                <c:pt idx="6658">
                  <c:v>38.939178134167882</c:v>
                </c:pt>
                <c:pt idx="6659">
                  <c:v>38.877049947896239</c:v>
                </c:pt>
                <c:pt idx="6660">
                  <c:v>64.244867506865205</c:v>
                </c:pt>
                <c:pt idx="6661">
                  <c:v>19.666583356305239</c:v>
                </c:pt>
                <c:pt idx="6662">
                  <c:v>33.769913134169038</c:v>
                </c:pt>
                <c:pt idx="6663">
                  <c:v>33.776388134168478</c:v>
                </c:pt>
                <c:pt idx="6664">
                  <c:v>47.783345624422608</c:v>
                </c:pt>
                <c:pt idx="6665">
                  <c:v>92.037414449431992</c:v>
                </c:pt>
                <c:pt idx="6666">
                  <c:v>70.019448114677829</c:v>
                </c:pt>
                <c:pt idx="6667">
                  <c:v>67.763034357483889</c:v>
                </c:pt>
                <c:pt idx="6668">
                  <c:v>72.154192499111076</c:v>
                </c:pt>
                <c:pt idx="6669">
                  <c:v>71.655026033459052</c:v>
                </c:pt>
                <c:pt idx="6670">
                  <c:v>70.181323114677838</c:v>
                </c:pt>
                <c:pt idx="6671">
                  <c:v>70.142424137145412</c:v>
                </c:pt>
                <c:pt idx="6672">
                  <c:v>74.188702747760317</c:v>
                </c:pt>
                <c:pt idx="6673">
                  <c:v>68.652739141671049</c:v>
                </c:pt>
                <c:pt idx="6674">
                  <c:v>70.738914347957333</c:v>
                </c:pt>
                <c:pt idx="6675">
                  <c:v>70.134703114677762</c:v>
                </c:pt>
                <c:pt idx="6676">
                  <c:v>74.777135105320696</c:v>
                </c:pt>
                <c:pt idx="6677">
                  <c:v>81.280243166700842</c:v>
                </c:pt>
                <c:pt idx="6678">
                  <c:v>76.397613616083646</c:v>
                </c:pt>
                <c:pt idx="6679">
                  <c:v>72.291355474457021</c:v>
                </c:pt>
                <c:pt idx="6680">
                  <c:v>70.38204811467773</c:v>
                </c:pt>
                <c:pt idx="6681">
                  <c:v>67.263355624422928</c:v>
                </c:pt>
                <c:pt idx="6682">
                  <c:v>67.330695624422972</c:v>
                </c:pt>
                <c:pt idx="6683">
                  <c:v>67.912581053226035</c:v>
                </c:pt>
                <c:pt idx="6684">
                  <c:v>69.023109141670659</c:v>
                </c:pt>
                <c:pt idx="6685">
                  <c:v>68.738169357483741</c:v>
                </c:pt>
                <c:pt idx="6686">
                  <c:v>64.612968017953676</c:v>
                </c:pt>
                <c:pt idx="6687">
                  <c:v>58.566849947895491</c:v>
                </c:pt>
                <c:pt idx="6688">
                  <c:v>53.905350384477217</c:v>
                </c:pt>
                <c:pt idx="6689">
                  <c:v>53.742406308757452</c:v>
                </c:pt>
                <c:pt idx="6690">
                  <c:v>52.808248170564127</c:v>
                </c:pt>
                <c:pt idx="6691">
                  <c:v>50.26029994789625</c:v>
                </c:pt>
                <c:pt idx="6692">
                  <c:v>20.51650195846733</c:v>
                </c:pt>
                <c:pt idx="6693">
                  <c:v>34.843631651762117</c:v>
                </c:pt>
                <c:pt idx="6694">
                  <c:v>38.655434357483983</c:v>
                </c:pt>
                <c:pt idx="6695">
                  <c:v>37.736310131582883</c:v>
                </c:pt>
                <c:pt idx="6696">
                  <c:v>35.17609127236161</c:v>
                </c:pt>
                <c:pt idx="6697">
                  <c:v>33.982964947896107</c:v>
                </c:pt>
                <c:pt idx="6698">
                  <c:v>33.101714079037087</c:v>
                </c:pt>
                <c:pt idx="6699">
                  <c:v>36.810633170563968</c:v>
                </c:pt>
                <c:pt idx="6700">
                  <c:v>12.798846873552829</c:v>
                </c:pt>
                <c:pt idx="6701">
                  <c:v>34.114283987662283</c:v>
                </c:pt>
                <c:pt idx="6702">
                  <c:v>38.45230248823971</c:v>
                </c:pt>
                <c:pt idx="6703">
                  <c:v>53.822403114678039</c:v>
                </c:pt>
                <c:pt idx="6704">
                  <c:v>74.030036290804162</c:v>
                </c:pt>
                <c:pt idx="6705">
                  <c:v>68.629429141670542</c:v>
                </c:pt>
                <c:pt idx="6706">
                  <c:v>78.148572909079846</c:v>
                </c:pt>
                <c:pt idx="6707">
                  <c:v>94.688866835341372</c:v>
                </c:pt>
                <c:pt idx="6708">
                  <c:v>74.206385150856448</c:v>
                </c:pt>
                <c:pt idx="6709">
                  <c:v>69.478138114678273</c:v>
                </c:pt>
                <c:pt idx="6710">
                  <c:v>70.404063114677044</c:v>
                </c:pt>
                <c:pt idx="6711">
                  <c:v>69.077499141670899</c:v>
                </c:pt>
                <c:pt idx="6712">
                  <c:v>68.036701687812155</c:v>
                </c:pt>
                <c:pt idx="6713">
                  <c:v>68.931164141670777</c:v>
                </c:pt>
                <c:pt idx="6714">
                  <c:v>67.144835384476963</c:v>
                </c:pt>
                <c:pt idx="6715">
                  <c:v>68.506047328288545</c:v>
                </c:pt>
                <c:pt idx="6716">
                  <c:v>67.162965384477829</c:v>
                </c:pt>
                <c:pt idx="6717">
                  <c:v>64.999826272361844</c:v>
                </c:pt>
                <c:pt idx="6718">
                  <c:v>63.973754947896452</c:v>
                </c:pt>
                <c:pt idx="6719">
                  <c:v>62.692658779220373</c:v>
                </c:pt>
                <c:pt idx="6720">
                  <c:v>65.855206651415699</c:v>
                </c:pt>
                <c:pt idx="6721">
                  <c:v>70.252548114677737</c:v>
                </c:pt>
                <c:pt idx="6722">
                  <c:v>70.319888114677795</c:v>
                </c:pt>
                <c:pt idx="6723">
                  <c:v>67.645713114677136</c:v>
                </c:pt>
                <c:pt idx="6724">
                  <c:v>69.518665660819309</c:v>
                </c:pt>
                <c:pt idx="6725">
                  <c:v>68.565934357483982</c:v>
                </c:pt>
                <c:pt idx="6726">
                  <c:v>67.675596053225334</c:v>
                </c:pt>
                <c:pt idx="6727">
                  <c:v>66.877708571095354</c:v>
                </c:pt>
                <c:pt idx="6728">
                  <c:v>65.023103562971741</c:v>
                </c:pt>
                <c:pt idx="6729">
                  <c:v>65.195694838034257</c:v>
                </c:pt>
                <c:pt idx="6730">
                  <c:v>67.541331308758117</c:v>
                </c:pt>
                <c:pt idx="6731">
                  <c:v>65.457358991773461</c:v>
                </c:pt>
                <c:pt idx="6732">
                  <c:v>48.659391651762427</c:v>
                </c:pt>
                <c:pt idx="6733">
                  <c:v>40.473087812486362</c:v>
                </c:pt>
                <c:pt idx="6734">
                  <c:v>40.149526651762287</c:v>
                </c:pt>
                <c:pt idx="6735">
                  <c:v>39.332072187764709</c:v>
                </c:pt>
                <c:pt idx="6736">
                  <c:v>41.837666541900852</c:v>
                </c:pt>
                <c:pt idx="6737">
                  <c:v>38.301210170032583</c:v>
                </c:pt>
                <c:pt idx="6738">
                  <c:v>37.050543813028341</c:v>
                </c:pt>
                <c:pt idx="6739">
                  <c:v>38.067835840967092</c:v>
                </c:pt>
                <c:pt idx="6740">
                  <c:v>41.797482296032051</c:v>
                </c:pt>
                <c:pt idx="6741">
                  <c:v>106.0915045009322</c:v>
                </c:pt>
                <c:pt idx="6742">
                  <c:v>104.1594988480235</c:v>
                </c:pt>
                <c:pt idx="6743">
                  <c:v>74.031171256304503</c:v>
                </c:pt>
                <c:pt idx="6744">
                  <c:v>70.313413114677417</c:v>
                </c:pt>
                <c:pt idx="6745">
                  <c:v>69.804860660819202</c:v>
                </c:pt>
                <c:pt idx="6746">
                  <c:v>68.551729141670734</c:v>
                </c:pt>
                <c:pt idx="6747">
                  <c:v>66.955145624423267</c:v>
                </c:pt>
                <c:pt idx="6748">
                  <c:v>66.49438857109547</c:v>
                </c:pt>
                <c:pt idx="6749">
                  <c:v>66.243780266837121</c:v>
                </c:pt>
                <c:pt idx="6750">
                  <c:v>65.541776867229572</c:v>
                </c:pt>
                <c:pt idx="6751">
                  <c:v>63.395534315223088</c:v>
                </c:pt>
                <c:pt idx="6752">
                  <c:v>44.136851006353439</c:v>
                </c:pt>
                <c:pt idx="6753">
                  <c:v>35.441889838034619</c:v>
                </c:pt>
                <c:pt idx="6754">
                  <c:v>18.971844301173888</c:v>
                </c:pt>
                <c:pt idx="6755">
                  <c:v>35.092105912701342</c:v>
                </c:pt>
                <c:pt idx="6756">
                  <c:v>34.926623562971443</c:v>
                </c:pt>
                <c:pt idx="6757">
                  <c:v>34.518268134168409</c:v>
                </c:pt>
                <c:pt idx="6758">
                  <c:v>34.603738134167912</c:v>
                </c:pt>
                <c:pt idx="6759">
                  <c:v>33.823639838034993</c:v>
                </c:pt>
                <c:pt idx="6760">
                  <c:v>33.260481965493298</c:v>
                </c:pt>
                <c:pt idx="6761">
                  <c:v>31.685708669359059</c:v>
                </c:pt>
                <c:pt idx="6762">
                  <c:v>25.781033571095829</c:v>
                </c:pt>
                <c:pt idx="6763">
                  <c:v>16.437337328288891</c:v>
                </c:pt>
                <c:pt idx="6764">
                  <c:v>14.442456541901301</c:v>
                </c:pt>
                <c:pt idx="6765">
                  <c:v>13.991536541900929</c:v>
                </c:pt>
                <c:pt idx="6766">
                  <c:v>13.79434026683716</c:v>
                </c:pt>
                <c:pt idx="6767">
                  <c:v>13.9645721877648</c:v>
                </c:pt>
                <c:pt idx="6768">
                  <c:v>13.626253622091619</c:v>
                </c:pt>
                <c:pt idx="6769">
                  <c:v>12.856560483898811</c:v>
                </c:pt>
                <c:pt idx="6770">
                  <c:v>12.837976680525919</c:v>
                </c:pt>
                <c:pt idx="6771">
                  <c:v>12.252452589150691</c:v>
                </c:pt>
                <c:pt idx="6772">
                  <c:v>12.38583758915007</c:v>
                </c:pt>
                <c:pt idx="6773">
                  <c:v>12.494238134168389</c:v>
                </c:pt>
                <c:pt idx="6774">
                  <c:v>12.025479947896359</c:v>
                </c:pt>
                <c:pt idx="6775">
                  <c:v>11.91669994789587</c:v>
                </c:pt>
                <c:pt idx="6776">
                  <c:v>10.428214947896119</c:v>
                </c:pt>
                <c:pt idx="6777">
                  <c:v>10.503324947895869</c:v>
                </c:pt>
                <c:pt idx="6778">
                  <c:v>9.9413267616236958</c:v>
                </c:pt>
                <c:pt idx="6779">
                  <c:v>10.0125517616236</c:v>
                </c:pt>
                <c:pt idx="6780">
                  <c:v>9.4300165419005673</c:v>
                </c:pt>
                <c:pt idx="6781">
                  <c:v>9.5950216517622717</c:v>
                </c:pt>
                <c:pt idx="6782">
                  <c:v>9.0893207829029663</c:v>
                </c:pt>
                <c:pt idx="6783">
                  <c:v>8.1523438130280574</c:v>
                </c:pt>
                <c:pt idx="6784">
                  <c:v>5.241601541900323</c:v>
                </c:pt>
                <c:pt idx="6785">
                  <c:v>9.1228800239048198</c:v>
                </c:pt>
                <c:pt idx="6786">
                  <c:v>8.1963738130280763</c:v>
                </c:pt>
                <c:pt idx="6787">
                  <c:v>8.7618529103617018</c:v>
                </c:pt>
                <c:pt idx="6788">
                  <c:v>8.4267257968177347</c:v>
                </c:pt>
                <c:pt idx="6789">
                  <c:v>7.8116819584669752</c:v>
                </c:pt>
                <c:pt idx="6790">
                  <c:v>7.8013219584667484</c:v>
                </c:pt>
                <c:pt idx="6791">
                  <c:v>7.69174154190104</c:v>
                </c:pt>
                <c:pt idx="6792">
                  <c:v>8.0307436693594738</c:v>
                </c:pt>
                <c:pt idx="6793">
                  <c:v>8.2933407968183577</c:v>
                </c:pt>
                <c:pt idx="6794">
                  <c:v>8.1955708609954812</c:v>
                </c:pt>
                <c:pt idx="6795">
                  <c:v>7.6611786693596047</c:v>
                </c:pt>
                <c:pt idx="6796">
                  <c:v>7.9014545720259024</c:v>
                </c:pt>
                <c:pt idx="6797">
                  <c:v>7.879571541900587</c:v>
                </c:pt>
                <c:pt idx="6798">
                  <c:v>6.8921315419012847</c:v>
                </c:pt>
                <c:pt idx="6799">
                  <c:v>6.9478165419008517</c:v>
                </c:pt>
                <c:pt idx="6800">
                  <c:v>6.8762065419008138</c:v>
                </c:pt>
                <c:pt idx="6801">
                  <c:v>6.9526115419008327</c:v>
                </c:pt>
                <c:pt idx="6802">
                  <c:v>6.2485045720260928</c:v>
                </c:pt>
                <c:pt idx="6803">
                  <c:v>6.003479988592348</c:v>
                </c:pt>
                <c:pt idx="6804">
                  <c:v>5.7747595720263938</c:v>
                </c:pt>
                <c:pt idx="6805">
                  <c:v>5.7144437340428791</c:v>
                </c:pt>
                <c:pt idx="6806">
                  <c:v>5.5146126021509367</c:v>
                </c:pt>
                <c:pt idx="6807">
                  <c:v>5.4556995720259804</c:v>
                </c:pt>
                <c:pt idx="6808">
                  <c:v>5.2896865419009256</c:v>
                </c:pt>
                <c:pt idx="6809">
                  <c:v>5.3596165419005679</c:v>
                </c:pt>
                <c:pt idx="6810">
                  <c:v>5.2996615419010196</c:v>
                </c:pt>
                <c:pt idx="6811">
                  <c:v>5.1209515419008884</c:v>
                </c:pt>
                <c:pt idx="6812">
                  <c:v>5.2750565419007192</c:v>
                </c:pt>
                <c:pt idx="6813">
                  <c:v>2.7860665419010391</c:v>
                </c:pt>
                <c:pt idx="6814">
                  <c:v>4.7039615419007372</c:v>
                </c:pt>
                <c:pt idx="6815">
                  <c:v>5.0303015419007941</c:v>
                </c:pt>
                <c:pt idx="6816">
                  <c:v>4.9020965419005869</c:v>
                </c:pt>
                <c:pt idx="6817">
                  <c:v>4.8697215419010584</c:v>
                </c:pt>
                <c:pt idx="6818">
                  <c:v>4.9046865419006433</c:v>
                </c:pt>
                <c:pt idx="6819">
                  <c:v>4.8425265419011714</c:v>
                </c:pt>
                <c:pt idx="6820">
                  <c:v>4.9215215419007752</c:v>
                </c:pt>
                <c:pt idx="6821">
                  <c:v>4.8697215419010584</c:v>
                </c:pt>
                <c:pt idx="6822">
                  <c:v>4.8904415419010387</c:v>
                </c:pt>
              </c:numCache>
            </c:numRef>
          </c:val>
          <c:smooth val="0"/>
          <c:extLst>
            <c:ext xmlns:c16="http://schemas.microsoft.com/office/drawing/2014/chart" uri="{C3380CC4-5D6E-409C-BE32-E72D297353CC}">
              <c16:uniqueId val="{00000000-B4DA-4E61-8F68-65FA2505648F}"/>
            </c:ext>
          </c:extLst>
        </c:ser>
        <c:ser>
          <c:idx val="1"/>
          <c:order val="1"/>
          <c:spPr>
            <a:ln w="28575" cap="rnd">
              <a:solidFill>
                <a:schemeClr val="accent2"/>
              </a:solidFill>
              <a:round/>
            </a:ln>
            <a:effectLst/>
          </c:spPr>
          <c:marker>
            <c:symbol val="none"/>
          </c:marker>
          <c:cat>
            <c:strRef>
              <c:f>Daily_discharge!$A$4458</c:f>
              <c:strCache>
                <c:ptCount val="1"/>
                <c:pt idx="0">
                  <c:v>Shrawan 23, 2073</c:v>
                </c:pt>
              </c:strCache>
            </c:strRef>
          </c:cat>
          <c:val>
            <c:numRef>
              <c:f>Daily_discharge!$B$4458</c:f>
              <c:numCache>
                <c:formatCode>General</c:formatCode>
                <c:ptCount val="1"/>
                <c:pt idx="0">
                  <c:v>833.36258669458846</c:v>
                </c:pt>
              </c:numCache>
            </c:numRef>
          </c:val>
          <c:smooth val="0"/>
          <c:extLst>
            <c:ext xmlns:c16="http://schemas.microsoft.com/office/drawing/2014/chart" uri="{C3380CC4-5D6E-409C-BE32-E72D297353CC}">
              <c16:uniqueId val="{00000001-B4DA-4E61-8F68-65FA2505648F}"/>
            </c:ext>
          </c:extLst>
        </c:ser>
        <c:dLbls>
          <c:showLegendKey val="0"/>
          <c:showVal val="0"/>
          <c:showCatName val="0"/>
          <c:showSerName val="0"/>
          <c:showPercent val="0"/>
          <c:showBubbleSize val="0"/>
        </c:dLbls>
        <c:smooth val="0"/>
        <c:axId val="1568764863"/>
        <c:axId val="1568764031"/>
      </c:lineChart>
      <c:catAx>
        <c:axId val="1568764863"/>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r>
                  <a:rPr lang="en-US" b="1"/>
                  <a:t>Day Axis</a:t>
                </a:r>
              </a:p>
            </c:rich>
          </c:tx>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568764031"/>
        <c:crosses val="autoZero"/>
        <c:auto val="1"/>
        <c:lblAlgn val="ctr"/>
        <c:lblOffset val="100"/>
        <c:noMultiLvlLbl val="0"/>
      </c:catAx>
      <c:valAx>
        <c:axId val="15687640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r>
                  <a:rPr lang="en-US" b="1"/>
                  <a:t>Discharge(m3/s)</a:t>
                </a:r>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568764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Gill Sans MT" panose="020B0502020104020203" pitchFamily="34" charset="0"/>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r>
              <a:rPr lang="en-US" sz="1100" b="1"/>
              <a:t>Mean Monthly Discharge Series</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manualLayout>
          <c:layoutTarget val="inner"/>
          <c:xMode val="edge"/>
          <c:yMode val="edge"/>
          <c:x val="0.11174844755143862"/>
          <c:y val="0.2310393604232947"/>
          <c:w val="0.85789041470487326"/>
          <c:h val="0.58358332890792086"/>
        </c:manualLayout>
      </c:layout>
      <c:scatterChart>
        <c:scatterStyle val="smoothMarker"/>
        <c:varyColors val="0"/>
        <c:ser>
          <c:idx val="0"/>
          <c:order val="0"/>
          <c:tx>
            <c:strRef>
              <c:f>Sheet1!$B$1</c:f>
              <c:strCache>
                <c:ptCount val="1"/>
                <c:pt idx="0">
                  <c:v>Discharge (m3/s)</c:v>
                </c:pt>
              </c:strCache>
            </c:strRef>
          </c:tx>
          <c:spPr>
            <a:ln w="19050" cap="rnd" cmpd="sng">
              <a:solidFill>
                <a:schemeClr val="tx1"/>
              </a:solidFill>
              <a:round/>
            </a:ln>
            <a:effectLst/>
          </c:spPr>
          <c:marker>
            <c:symbol val="circle"/>
            <c:size val="5"/>
            <c:spPr>
              <a:solidFill>
                <a:schemeClr val="tx1"/>
              </a:solidFill>
              <a:ln w="9525">
                <a:solidFill>
                  <a:schemeClr val="tx1"/>
                </a:solidFill>
              </a:ln>
              <a:effectLst/>
            </c:spPr>
          </c:marker>
          <c:dPt>
            <c:idx val="168"/>
            <c:marker>
              <c:symbol val="circle"/>
              <c:size val="5"/>
              <c:spPr>
                <a:solidFill>
                  <a:schemeClr val="tx1"/>
                </a:solidFill>
                <a:ln w="9525" cmpd="sng">
                  <a:solidFill>
                    <a:schemeClr val="tx1"/>
                  </a:solidFill>
                </a:ln>
                <a:effectLst/>
              </c:spPr>
            </c:marker>
            <c:bubble3D val="0"/>
            <c:extLst>
              <c:ext xmlns:c16="http://schemas.microsoft.com/office/drawing/2014/chart" uri="{C3380CC4-5D6E-409C-BE32-E72D297353CC}">
                <c16:uniqueId val="{00000000-7666-41E9-9F9B-7D12F2717243}"/>
              </c:ext>
            </c:extLst>
          </c:dPt>
          <c:yVal>
            <c:numRef>
              <c:f>Sheet1!$B$2:$B$223</c:f>
              <c:numCache>
                <c:formatCode>0.0</c:formatCode>
                <c:ptCount val="222"/>
                <c:pt idx="0">
                  <c:v>66.576774193548388</c:v>
                </c:pt>
                <c:pt idx="1">
                  <c:v>138.96466666666669</c:v>
                </c:pt>
                <c:pt idx="2">
                  <c:v>49.655172413793103</c:v>
                </c:pt>
                <c:pt idx="3">
                  <c:v>14.706896551724141</c:v>
                </c:pt>
                <c:pt idx="4">
                  <c:v>7.8793103448275863</c:v>
                </c:pt>
                <c:pt idx="5">
                  <c:v>4.5928571428571434</c:v>
                </c:pt>
                <c:pt idx="6">
                  <c:v>5.739642857142857</c:v>
                </c:pt>
                <c:pt idx="7">
                  <c:v>2.9472413793103449</c:v>
                </c:pt>
                <c:pt idx="8">
                  <c:v>2.2003225806451612</c:v>
                </c:pt>
                <c:pt idx="9">
                  <c:v>2.777499999999999</c:v>
                </c:pt>
                <c:pt idx="10">
                  <c:v>5.464999999999999</c:v>
                </c:pt>
                <c:pt idx="11">
                  <c:v>54.350333333333332</c:v>
                </c:pt>
                <c:pt idx="12">
                  <c:v>67.354838709677423</c:v>
                </c:pt>
                <c:pt idx="13">
                  <c:v>75.2</c:v>
                </c:pt>
                <c:pt idx="14">
                  <c:v>22.615666666666659</c:v>
                </c:pt>
                <c:pt idx="15">
                  <c:v>23.160714285714281</c:v>
                </c:pt>
                <c:pt idx="16">
                  <c:v>7.4399999999999977</c:v>
                </c:pt>
                <c:pt idx="17">
                  <c:v>3.8228571428571412</c:v>
                </c:pt>
                <c:pt idx="18">
                  <c:v>2.9951724137931039</c:v>
                </c:pt>
                <c:pt idx="19">
                  <c:v>2.5367857142857142</c:v>
                </c:pt>
                <c:pt idx="20">
                  <c:v>2.2126666666666668</c:v>
                </c:pt>
                <c:pt idx="21">
                  <c:v>3.45</c:v>
                </c:pt>
                <c:pt idx="22">
                  <c:v>43.906333333333343</c:v>
                </c:pt>
                <c:pt idx="23">
                  <c:v>53.331290322580642</c:v>
                </c:pt>
                <c:pt idx="24">
                  <c:v>55.107180020811668</c:v>
                </c:pt>
                <c:pt idx="25">
                  <c:v>109.3756666666667</c:v>
                </c:pt>
                <c:pt idx="26">
                  <c:v>32.731999999999992</c:v>
                </c:pt>
                <c:pt idx="27">
                  <c:v>10.966551724137929</c:v>
                </c:pt>
                <c:pt idx="28">
                  <c:v>5.8239285714285716</c:v>
                </c:pt>
                <c:pt idx="29">
                  <c:v>3.928620689655173</c:v>
                </c:pt>
                <c:pt idx="30">
                  <c:v>2.9907142857142861</c:v>
                </c:pt>
                <c:pt idx="31">
                  <c:v>4.1793103448275861</c:v>
                </c:pt>
                <c:pt idx="32">
                  <c:v>2.538275862068966</c:v>
                </c:pt>
                <c:pt idx="33">
                  <c:v>4.445333333333334</c:v>
                </c:pt>
                <c:pt idx="34">
                  <c:v>13.686</c:v>
                </c:pt>
                <c:pt idx="35">
                  <c:v>36.862580645161287</c:v>
                </c:pt>
                <c:pt idx="36">
                  <c:v>85.751290322580644</c:v>
                </c:pt>
                <c:pt idx="37">
                  <c:v>101.3636666666667</c:v>
                </c:pt>
                <c:pt idx="38">
                  <c:v>37.813793103448297</c:v>
                </c:pt>
                <c:pt idx="39">
                  <c:v>15.611034482758621</c:v>
                </c:pt>
                <c:pt idx="40">
                  <c:v>7.7932142857142876</c:v>
                </c:pt>
                <c:pt idx="41">
                  <c:v>4.9624137931034493</c:v>
                </c:pt>
                <c:pt idx="42">
                  <c:v>4.2092857142857154</c:v>
                </c:pt>
                <c:pt idx="43">
                  <c:v>3.3537931034482762</c:v>
                </c:pt>
                <c:pt idx="44">
                  <c:v>2.9258620689655159</c:v>
                </c:pt>
                <c:pt idx="45">
                  <c:v>3.2539999999999991</c:v>
                </c:pt>
                <c:pt idx="46">
                  <c:v>9.7532258064516117</c:v>
                </c:pt>
                <c:pt idx="47">
                  <c:v>76.894666666666666</c:v>
                </c:pt>
                <c:pt idx="48">
                  <c:v>101.1051612903226</c:v>
                </c:pt>
                <c:pt idx="49">
                  <c:v>68.89200000000001</c:v>
                </c:pt>
                <c:pt idx="50">
                  <c:v>61.213666666666668</c:v>
                </c:pt>
                <c:pt idx="51">
                  <c:v>11.27137931034482</c:v>
                </c:pt>
                <c:pt idx="52">
                  <c:v>7.4165517241379311</c:v>
                </c:pt>
                <c:pt idx="53">
                  <c:v>5.1374999999999984</c:v>
                </c:pt>
                <c:pt idx="54">
                  <c:v>3.291785714285715</c:v>
                </c:pt>
                <c:pt idx="55">
                  <c:v>2.4782758620689651</c:v>
                </c:pt>
                <c:pt idx="56">
                  <c:v>1.637666666666667</c:v>
                </c:pt>
                <c:pt idx="57">
                  <c:v>1.6653333333333331</c:v>
                </c:pt>
                <c:pt idx="58">
                  <c:v>7.1656666666666649</c:v>
                </c:pt>
                <c:pt idx="59">
                  <c:v>63.519333333333343</c:v>
                </c:pt>
                <c:pt idx="60">
                  <c:v>149.710935483871</c:v>
                </c:pt>
                <c:pt idx="61">
                  <c:v>89.291800000000009</c:v>
                </c:pt>
                <c:pt idx="62">
                  <c:v>68.743885559477405</c:v>
                </c:pt>
                <c:pt idx="63">
                  <c:v>15.48941410455447</c:v>
                </c:pt>
                <c:pt idx="64">
                  <c:v>7.2666658774978039</c:v>
                </c:pt>
                <c:pt idx="65">
                  <c:v>4.7260094428051964</c:v>
                </c:pt>
                <c:pt idx="66">
                  <c:v>3.514929160276993</c:v>
                </c:pt>
                <c:pt idx="67">
                  <c:v>2.9233275691646701</c:v>
                </c:pt>
                <c:pt idx="68">
                  <c:v>1.8366</c:v>
                </c:pt>
                <c:pt idx="69">
                  <c:v>2.6501231996671408</c:v>
                </c:pt>
                <c:pt idx="70">
                  <c:v>5.0839649604135282</c:v>
                </c:pt>
                <c:pt idx="71">
                  <c:v>69.624565195832176</c:v>
                </c:pt>
                <c:pt idx="72">
                  <c:v>140.2317051254457</c:v>
                </c:pt>
                <c:pt idx="73">
                  <c:v>158.8041590218495</c:v>
                </c:pt>
                <c:pt idx="74">
                  <c:v>52.484857839334161</c:v>
                </c:pt>
                <c:pt idx="75">
                  <c:v>14.264388388231531</c:v>
                </c:pt>
                <c:pt idx="76">
                  <c:v>7.6046827948598317</c:v>
                </c:pt>
                <c:pt idx="77">
                  <c:v>4.1884657951731032</c:v>
                </c:pt>
                <c:pt idx="78">
                  <c:v>3.033500000000001</c:v>
                </c:pt>
                <c:pt idx="79">
                  <c:v>2.7159457160206801</c:v>
                </c:pt>
                <c:pt idx="80">
                  <c:v>1.9737931034482761</c:v>
                </c:pt>
                <c:pt idx="81">
                  <c:v>3.3137632262452978</c:v>
                </c:pt>
                <c:pt idx="82">
                  <c:v>17.821347092836909</c:v>
                </c:pt>
                <c:pt idx="83">
                  <c:v>89.657448206999533</c:v>
                </c:pt>
                <c:pt idx="84">
                  <c:v>111.1980334870583</c:v>
                </c:pt>
                <c:pt idx="85">
                  <c:v>78.892382704799033</c:v>
                </c:pt>
                <c:pt idx="86">
                  <c:v>63.280527700617192</c:v>
                </c:pt>
                <c:pt idx="87">
                  <c:v>12.99446304695476</c:v>
                </c:pt>
                <c:pt idx="88">
                  <c:v>7.4193799428620064</c:v>
                </c:pt>
                <c:pt idx="89">
                  <c:v>4.7243886769835157</c:v>
                </c:pt>
                <c:pt idx="90">
                  <c:v>3.7308172463452611</c:v>
                </c:pt>
                <c:pt idx="91">
                  <c:v>2.9859386894491</c:v>
                </c:pt>
                <c:pt idx="92">
                  <c:v>2.964004205035546</c:v>
                </c:pt>
                <c:pt idx="93">
                  <c:v>3.1172206535950409</c:v>
                </c:pt>
                <c:pt idx="94">
                  <c:v>4.8157106113790578</c:v>
                </c:pt>
                <c:pt idx="95">
                  <c:v>104.68622931226849</c:v>
                </c:pt>
                <c:pt idx="96">
                  <c:v>117.6705648943469</c:v>
                </c:pt>
                <c:pt idx="97">
                  <c:v>81.164045142856722</c:v>
                </c:pt>
                <c:pt idx="98">
                  <c:v>46.965828604143553</c:v>
                </c:pt>
                <c:pt idx="99">
                  <c:v>11.018978852625249</c:v>
                </c:pt>
                <c:pt idx="128" formatCode="General">
                  <c:v>2.92625</c:v>
                </c:pt>
                <c:pt idx="129" formatCode="General">
                  <c:v>4.0402320991887732</c:v>
                </c:pt>
                <c:pt idx="130" formatCode="General">
                  <c:v>10.18660468926463</c:v>
                </c:pt>
                <c:pt idx="131" formatCode="General">
                  <c:v>29.112827485235862</c:v>
                </c:pt>
                <c:pt idx="132" formatCode="General">
                  <c:v>56.722253077611242</c:v>
                </c:pt>
                <c:pt idx="133" formatCode="General">
                  <c:v>58.297072504302307</c:v>
                </c:pt>
                <c:pt idx="134" formatCode="General">
                  <c:v>17.836709370073599</c:v>
                </c:pt>
                <c:pt idx="135" formatCode="General">
                  <c:v>7.7417289113807488</c:v>
                </c:pt>
                <c:pt idx="136" formatCode="General">
                  <c:v>5.1974053581375941</c:v>
                </c:pt>
                <c:pt idx="137" formatCode="General">
                  <c:v>3.837241379310345</c:v>
                </c:pt>
                <c:pt idx="138" formatCode="General">
                  <c:v>3.3489285714285719</c:v>
                </c:pt>
                <c:pt idx="139" formatCode="General">
                  <c:v>2.6048275862068961</c:v>
                </c:pt>
                <c:pt idx="140" formatCode="General">
                  <c:v>2.1444827586206898</c:v>
                </c:pt>
                <c:pt idx="141" formatCode="General">
                  <c:v>1.9287742020083489</c:v>
                </c:pt>
                <c:pt idx="142" formatCode="General">
                  <c:v>9.615231257263364</c:v>
                </c:pt>
                <c:pt idx="143" formatCode="General">
                  <c:v>73.200202846758842</c:v>
                </c:pt>
                <c:pt idx="144" formatCode="General">
                  <c:v>114.5402163486068</c:v>
                </c:pt>
                <c:pt idx="145" formatCode="General">
                  <c:v>55.925051713060718</c:v>
                </c:pt>
                <c:pt idx="146" formatCode="General">
                  <c:v>54.79103887591009</c:v>
                </c:pt>
                <c:pt idx="147" formatCode="General">
                  <c:v>14.499613271521691</c:v>
                </c:pt>
                <c:pt idx="148" formatCode="General">
                  <c:v>6.3538269489189139</c:v>
                </c:pt>
                <c:pt idx="149" formatCode="General">
                  <c:v>4.4160180357142957</c:v>
                </c:pt>
                <c:pt idx="150" formatCode="General">
                  <c:v>3.7784792857142731</c:v>
                </c:pt>
                <c:pt idx="151" formatCode="General">
                  <c:v>2.912123793103305</c:v>
                </c:pt>
                <c:pt idx="152" formatCode="General">
                  <c:v>3.052947767670962</c:v>
                </c:pt>
                <c:pt idx="153" formatCode="General">
                  <c:v>3.8775157376742428</c:v>
                </c:pt>
                <c:pt idx="154" formatCode="General">
                  <c:v>10.442263001621511</c:v>
                </c:pt>
                <c:pt idx="155" formatCode="General">
                  <c:v>66.514872692540564</c:v>
                </c:pt>
                <c:pt idx="156" formatCode="General">
                  <c:v>75.384219305638425</c:v>
                </c:pt>
                <c:pt idx="157" formatCode="General">
                  <c:v>63.297807709934737</c:v>
                </c:pt>
                <c:pt idx="158" formatCode="General">
                  <c:v>30.146979505512501</c:v>
                </c:pt>
                <c:pt idx="159" formatCode="General">
                  <c:v>8.1650916336102011</c:v>
                </c:pt>
                <c:pt idx="160" formatCode="General">
                  <c:v>5.0463035063372086</c:v>
                </c:pt>
                <c:pt idx="161" formatCode="General">
                  <c:v>3.7762225389200972</c:v>
                </c:pt>
                <c:pt idx="162" formatCode="General">
                  <c:v>3.156774316290142</c:v>
                </c:pt>
                <c:pt idx="163" formatCode="General">
                  <c:v>2.748411499999992</c:v>
                </c:pt>
                <c:pt idx="164" formatCode="General">
                  <c:v>2.6105808333333389</c:v>
                </c:pt>
                <c:pt idx="165" formatCode="General">
                  <c:v>4.3116006207448034</c:v>
                </c:pt>
                <c:pt idx="166" formatCode="General">
                  <c:v>9.3490176133060388</c:v>
                </c:pt>
                <c:pt idx="167" formatCode="General">
                  <c:v>41.926250990458527</c:v>
                </c:pt>
                <c:pt idx="168" formatCode="General">
                  <c:v>55.856877820900579</c:v>
                </c:pt>
                <c:pt idx="169" formatCode="General">
                  <c:v>36.301017620293109</c:v>
                </c:pt>
                <c:pt idx="170" formatCode="General">
                  <c:v>20.24942911348079</c:v>
                </c:pt>
                <c:pt idx="171" formatCode="General">
                  <c:v>6.8840162576385939</c:v>
                </c:pt>
                <c:pt idx="172" formatCode="General">
                  <c:v>4.6915891744913871</c:v>
                </c:pt>
                <c:pt idx="173" formatCode="General">
                  <c:v>3.4000978054005588</c:v>
                </c:pt>
                <c:pt idx="175" formatCode="General">
                  <c:v>3.3080315000000118</c:v>
                </c:pt>
                <c:pt idx="176" formatCode="General">
                  <c:v>2.9096709747000622</c:v>
                </c:pt>
                <c:pt idx="177" formatCode="General">
                  <c:v>6.4863571180002841</c:v>
                </c:pt>
                <c:pt idx="178" formatCode="General">
                  <c:v>14.90803804318691</c:v>
                </c:pt>
                <c:pt idx="179" formatCode="General">
                  <c:v>55.887100557168459</c:v>
                </c:pt>
                <c:pt idx="180" formatCode="General">
                  <c:v>42.283232434553817</c:v>
                </c:pt>
                <c:pt idx="181" formatCode="General">
                  <c:v>45.00780557238599</c:v>
                </c:pt>
                <c:pt idx="182" formatCode="General">
                  <c:v>34.607074501018829</c:v>
                </c:pt>
                <c:pt idx="183" formatCode="General">
                  <c:v>12.949348629235031</c:v>
                </c:pt>
                <c:pt idx="184" formatCode="General">
                  <c:v>10.01535598318563</c:v>
                </c:pt>
                <c:pt idx="185" formatCode="General">
                  <c:v>9.2833493141331829</c:v>
                </c:pt>
                <c:pt idx="186" formatCode="General">
                  <c:v>8.9095651408804155</c:v>
                </c:pt>
                <c:pt idx="187" formatCode="General">
                  <c:v>5.0423401666666896</c:v>
                </c:pt>
                <c:pt idx="188" formatCode="General">
                  <c:v>3.285055478546131</c:v>
                </c:pt>
                <c:pt idx="189" formatCode="General">
                  <c:v>6.5899147542627814</c:v>
                </c:pt>
                <c:pt idx="190" formatCode="General">
                  <c:v>14.90803804318691</c:v>
                </c:pt>
                <c:pt idx="191" formatCode="General">
                  <c:v>55.526826726592184</c:v>
                </c:pt>
                <c:pt idx="192" formatCode="General">
                  <c:v>77.852483327649111</c:v>
                </c:pt>
                <c:pt idx="193" formatCode="General">
                  <c:v>61.705094403235208</c:v>
                </c:pt>
                <c:pt idx="194" formatCode="General">
                  <c:v>50.138414547038629</c:v>
                </c:pt>
                <c:pt idx="195" formatCode="General">
                  <c:v>8.7351067077167635</c:v>
                </c:pt>
                <c:pt idx="197" formatCode="General">
                  <c:v>3.6543142589043982</c:v>
                </c:pt>
                <c:pt idx="198" formatCode="General">
                  <c:v>3.0200833585675162</c:v>
                </c:pt>
                <c:pt idx="199" formatCode="General">
                  <c:v>2.644820080789732</c:v>
                </c:pt>
                <c:pt idx="200" formatCode="General">
                  <c:v>1.819524543982016</c:v>
                </c:pt>
                <c:pt idx="201" formatCode="General">
                  <c:v>3.182863686396801</c:v>
                </c:pt>
                <c:pt idx="202" formatCode="General">
                  <c:v>16.403276908618398</c:v>
                </c:pt>
                <c:pt idx="203" formatCode="General">
                  <c:v>80.598511428738163</c:v>
                </c:pt>
                <c:pt idx="204" formatCode="General">
                  <c:v>63.629744623229023</c:v>
                </c:pt>
                <c:pt idx="205" formatCode="General">
                  <c:v>68.177739008851319</c:v>
                </c:pt>
                <c:pt idx="206" formatCode="General">
                  <c:v>46.769628539300108</c:v>
                </c:pt>
                <c:pt idx="207" formatCode="General">
                  <c:v>31.446905652898842</c:v>
                </c:pt>
                <c:pt idx="208" formatCode="General">
                  <c:v>8.7755237085340383</c:v>
                </c:pt>
                <c:pt idx="209" formatCode="General">
                  <c:v>3.7530967004271991</c:v>
                </c:pt>
                <c:pt idx="210" formatCode="General">
                  <c:v>4.4979327721644848</c:v>
                </c:pt>
                <c:pt idx="211" formatCode="General">
                  <c:v>3.7605249696786198</c:v>
                </c:pt>
                <c:pt idx="212" formatCode="General">
                  <c:v>2.8629598030119712</c:v>
                </c:pt>
                <c:pt idx="213" formatCode="General">
                  <c:v>4.8008980013527296</c:v>
                </c:pt>
                <c:pt idx="214" formatCode="General">
                  <c:v>23.034086627873702</c:v>
                </c:pt>
                <c:pt idx="215" formatCode="General">
                  <c:v>64.636926373354086</c:v>
                </c:pt>
                <c:pt idx="216" formatCode="General">
                  <c:v>65.409666600227467</c:v>
                </c:pt>
                <c:pt idx="217" formatCode="General">
                  <c:v>57.534440119352503</c:v>
                </c:pt>
                <c:pt idx="218" formatCode="General">
                  <c:v>60.089525144050747</c:v>
                </c:pt>
                <c:pt idx="219" formatCode="General">
                  <c:v>17.719636650279181</c:v>
                </c:pt>
                <c:pt idx="220" formatCode="General">
                  <c:v>6.9464170368349656</c:v>
                </c:pt>
                <c:pt idx="221" formatCode="General">
                  <c:v>4.8816643196786522</c:v>
                </c:pt>
              </c:numCache>
            </c:numRef>
          </c:yVal>
          <c:smooth val="1"/>
          <c:extLst>
            <c:ext xmlns:c16="http://schemas.microsoft.com/office/drawing/2014/chart" uri="{C3380CC4-5D6E-409C-BE32-E72D297353CC}">
              <c16:uniqueId val="{00000001-7666-41E9-9F9B-7D12F2717243}"/>
            </c:ext>
          </c:extLst>
        </c:ser>
        <c:dLbls>
          <c:showLegendKey val="0"/>
          <c:showVal val="0"/>
          <c:showCatName val="0"/>
          <c:showSerName val="0"/>
          <c:showPercent val="0"/>
          <c:showBubbleSize val="0"/>
        </c:dLbls>
        <c:axId val="1897781152"/>
        <c:axId val="1897781568"/>
      </c:scatterChart>
      <c:valAx>
        <c:axId val="1897781152"/>
        <c:scaling>
          <c:orientation val="minMax"/>
          <c:max val="23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r>
                  <a:rPr lang="en-US" b="1"/>
                  <a:t>Time series, (</a:t>
                </a:r>
                <a:r>
                  <a:rPr lang="en-US" sz="1400" b="1"/>
                  <a:t>n</a:t>
                </a:r>
                <a:r>
                  <a:rPr lang="en-US" b="1" baseline="30000"/>
                  <a:t>th</a:t>
                </a:r>
                <a:r>
                  <a:rPr lang="en-US" b="1" baseline="0"/>
                  <a:t> M</a:t>
                </a:r>
                <a:r>
                  <a:rPr lang="en-US" b="1"/>
                  <a:t>onth)</a:t>
                </a:r>
              </a:p>
            </c:rich>
          </c:tx>
          <c:layout>
            <c:manualLayout>
              <c:xMode val="edge"/>
              <c:yMode val="edge"/>
              <c:x val="0.42491192647639797"/>
              <c:y val="0.91828656369356909"/>
            </c:manualLayout>
          </c:layout>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97781568"/>
        <c:crosses val="autoZero"/>
        <c:crossBetween val="midCat"/>
      </c:valAx>
      <c:valAx>
        <c:axId val="189778156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r>
                  <a:rPr lang="en-US" b="1"/>
                  <a:t>Discharge (m3/s)</a:t>
                </a:r>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977811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Gill Sans MT" panose="020B0502020104020203"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r>
              <a:rPr lang="en-US" sz="1100">
                <a:latin typeface="Gill Sans MT" panose="020B0502020104020203" pitchFamily="34" charset="0"/>
              </a:rPr>
              <a:t>Mean Monthly Flow </a:t>
            </a:r>
          </a:p>
        </c:rich>
      </c:tx>
      <c:layout>
        <c:manualLayout>
          <c:xMode val="edge"/>
          <c:yMode val="edge"/>
          <c:x val="0.37062618595825425"/>
          <c:y val="3.864734299516908E-2"/>
        </c:manualLayout>
      </c:layout>
      <c:overlay val="0"/>
      <c:spPr>
        <a:noFill/>
        <a:ln>
          <a:noFill/>
          <a:prstDash val="solid"/>
        </a:ln>
      </c:spPr>
    </c:title>
    <c:autoTitleDeleted val="0"/>
    <c:plotArea>
      <c:layout>
        <c:manualLayout>
          <c:layoutTarget val="inner"/>
          <c:xMode val="edge"/>
          <c:yMode val="edge"/>
          <c:x val="0.1097232257732489"/>
          <c:y val="0.1529718875502008"/>
          <c:w val="0.84633825895102766"/>
          <c:h val="0.60501837270341208"/>
        </c:manualLayout>
      </c:layout>
      <c:lineChart>
        <c:grouping val="standard"/>
        <c:varyColors val="0"/>
        <c:ser>
          <c:idx val="0"/>
          <c:order val="0"/>
          <c:spPr>
            <a:ln w="19050" cap="rnd">
              <a:solidFill>
                <a:schemeClr val="tx1"/>
              </a:solidFill>
              <a:prstDash val="solid"/>
              <a:round/>
            </a:ln>
          </c:spPr>
          <c:marker>
            <c:symbol val="square"/>
            <c:size val="5"/>
            <c:spPr>
              <a:solidFill>
                <a:schemeClr val="tx1"/>
              </a:solidFill>
              <a:ln w="9525">
                <a:solidFill>
                  <a:schemeClr val="tx1"/>
                </a:solidFill>
                <a:prstDash val="solid"/>
              </a:ln>
            </c:spPr>
          </c:marker>
          <c:cat>
            <c:strRef>
              <c:f>'All Months'!$P$2:$P$13</c:f>
              <c:strCache>
                <c:ptCount val="12"/>
                <c:pt idx="0">
                  <c:v>Baishakh</c:v>
                </c:pt>
                <c:pt idx="1">
                  <c:v>Jestha </c:v>
                </c:pt>
                <c:pt idx="2">
                  <c:v>Ashadh</c:v>
                </c:pt>
                <c:pt idx="3">
                  <c:v>Shrawan</c:v>
                </c:pt>
                <c:pt idx="4">
                  <c:v>Bhadra</c:v>
                </c:pt>
                <c:pt idx="5">
                  <c:v>Ashwin</c:v>
                </c:pt>
                <c:pt idx="6">
                  <c:v>Kartik</c:v>
                </c:pt>
                <c:pt idx="7">
                  <c:v>Mangsir</c:v>
                </c:pt>
                <c:pt idx="8">
                  <c:v>Poush</c:v>
                </c:pt>
                <c:pt idx="9">
                  <c:v>Magh</c:v>
                </c:pt>
                <c:pt idx="10">
                  <c:v>Falgun</c:v>
                </c:pt>
                <c:pt idx="11">
                  <c:v>Chaitra</c:v>
                </c:pt>
              </c:strCache>
            </c:strRef>
          </c:cat>
          <c:val>
            <c:numRef>
              <c:f>'All Months'!$Q$2:$Q$13</c:f>
              <c:numCache>
                <c:formatCode>0.00</c:formatCode>
                <c:ptCount val="12"/>
                <c:pt idx="0">
                  <c:v>3.6901323178016732</c:v>
                </c:pt>
                <c:pt idx="1">
                  <c:v>6.3822742343607173</c:v>
                </c:pt>
                <c:pt idx="2">
                  <c:v>36.221704014256908</c:v>
                </c:pt>
                <c:pt idx="3">
                  <c:v>75.013955943680386</c:v>
                </c:pt>
                <c:pt idx="4">
                  <c:v>75.34449486002967</c:v>
                </c:pt>
                <c:pt idx="5">
                  <c:v>43.924590174267713</c:v>
                </c:pt>
                <c:pt idx="6">
                  <c:v>16.979640903686089</c:v>
                </c:pt>
                <c:pt idx="7">
                  <c:v>9.0721618866428848</c:v>
                </c:pt>
                <c:pt idx="8">
                  <c:v>6.6633066912972074</c:v>
                </c:pt>
                <c:pt idx="9">
                  <c:v>5.7210895320197039</c:v>
                </c:pt>
                <c:pt idx="10">
                  <c:v>4.8134951665872121</c:v>
                </c:pt>
                <c:pt idx="11">
                  <c:v>3.9982712863401031</c:v>
                </c:pt>
              </c:numCache>
            </c:numRef>
          </c:val>
          <c:smooth val="1"/>
          <c:extLst>
            <c:ext xmlns:c16="http://schemas.microsoft.com/office/drawing/2014/chart" uri="{C3380CC4-5D6E-409C-BE32-E72D297353CC}">
              <c16:uniqueId val="{00000000-10CE-4B94-A34C-8A0EB683418B}"/>
            </c:ext>
          </c:extLst>
        </c:ser>
        <c:dLbls>
          <c:showLegendKey val="0"/>
          <c:showVal val="0"/>
          <c:showCatName val="0"/>
          <c:showSerName val="0"/>
          <c:showPercent val="0"/>
          <c:showBubbleSize val="0"/>
        </c:dLbls>
        <c:marker val="1"/>
        <c:smooth val="0"/>
        <c:axId val="1942491904"/>
        <c:axId val="1942493152"/>
      </c:lineChart>
      <c:catAx>
        <c:axId val="1942491904"/>
        <c:scaling>
          <c:orientation val="minMax"/>
        </c:scaling>
        <c:delete val="0"/>
        <c:axPos val="b"/>
        <c:majorGridlines>
          <c:spPr>
            <a:ln w="9525" cap="flat" cmpd="sng" algn="ctr">
              <a:noFill/>
              <a:prstDash val="solid"/>
              <a:round/>
            </a:ln>
          </c:spPr>
        </c:majorGridlines>
        <c:title>
          <c:tx>
            <c:rich>
              <a:bodyPr/>
              <a:lstStyle/>
              <a:p>
                <a:pPr>
                  <a:defRPr/>
                </a:pPr>
                <a:r>
                  <a:rPr lang="en-US"/>
                  <a:t>Months</a:t>
                </a:r>
              </a:p>
            </c:rich>
          </c:tx>
          <c:overlay val="0"/>
        </c:title>
        <c:numFmt formatCode="General" sourceLinked="1"/>
        <c:majorTickMark val="none"/>
        <c:minorTickMark val="none"/>
        <c:tickLblPos val="nextTo"/>
        <c:spPr>
          <a:noFill/>
          <a:ln w="9525" cap="flat" cmpd="sng" algn="ctr">
            <a:solidFill>
              <a:schemeClr val="tx1"/>
            </a:solidFill>
            <a:prstDash val="solid"/>
            <a:round/>
          </a:ln>
        </c:spPr>
        <c:txPr>
          <a:bodyPr rot="-5400000"/>
          <a:lstStyle/>
          <a:p>
            <a:pPr>
              <a:defRPr/>
            </a:pPr>
            <a:endParaRPr lang="en-US"/>
          </a:p>
        </c:txPr>
        <c:crossAx val="1942493152"/>
        <c:crosses val="autoZero"/>
        <c:auto val="1"/>
        <c:lblAlgn val="ctr"/>
        <c:lblOffset val="100"/>
        <c:tickMarkSkip val="1"/>
        <c:noMultiLvlLbl val="0"/>
      </c:catAx>
      <c:valAx>
        <c:axId val="1942493152"/>
        <c:scaling>
          <c:orientation val="minMax"/>
        </c:scaling>
        <c:delete val="0"/>
        <c:axPos val="l"/>
        <c:majorGridlines>
          <c:spPr>
            <a:ln w="9525" cap="flat" cmpd="sng" algn="ctr">
              <a:noFill/>
              <a:prstDash val="solid"/>
              <a:round/>
            </a:ln>
          </c:spPr>
        </c:majorGridlines>
        <c:title>
          <c:tx>
            <c:rich>
              <a:bodyPr/>
              <a:lstStyle/>
              <a:p>
                <a:pPr>
                  <a:defRPr/>
                </a:pPr>
                <a:r>
                  <a:rPr lang="en-US"/>
                  <a:t>Discharge (m3/s)</a:t>
                </a:r>
              </a:p>
            </c:rich>
          </c:tx>
          <c:overlay val="0"/>
        </c:title>
        <c:numFmt formatCode="0.00" sourceLinked="1"/>
        <c:majorTickMark val="none"/>
        <c:minorTickMark val="none"/>
        <c:tickLblPos val="nextTo"/>
        <c:spPr>
          <a:noFill/>
          <a:ln w="9525" cap="flat" cmpd="sng" algn="ctr">
            <a:solidFill>
              <a:schemeClr val="tx1"/>
            </a:solidFill>
            <a:prstDash val="solid"/>
            <a:round/>
          </a:ln>
        </c:spPr>
        <c:txPr>
          <a:bodyPr rot="-60000000" vert="horz"/>
          <a:lstStyle/>
          <a:p>
            <a:pPr>
              <a:defRPr/>
            </a:pPr>
            <a:endParaRPr lang="en-US"/>
          </a:p>
        </c:txPr>
        <c:crossAx val="1942491904"/>
        <c:crosses val="autoZero"/>
        <c:crossBetween val="between"/>
      </c:valAx>
      <c:spPr>
        <a:ln>
          <a:solidFill>
            <a:schemeClr val="tx1"/>
          </a:solidFill>
        </a:ln>
      </c:spPr>
    </c:plotArea>
    <c:plotVisOnly val="1"/>
    <c:dispBlanksAs val="gap"/>
    <c:showDLblsOverMax val="0"/>
  </c:chart>
  <c:spPr>
    <a:ln>
      <a:solidFill>
        <a:schemeClr val="tx1"/>
      </a:solidFill>
    </a:ln>
  </c:spPr>
  <c:txPr>
    <a:bodyPr/>
    <a:lstStyle/>
    <a:p>
      <a:pPr>
        <a:defRPr>
          <a:solidFill>
            <a:sysClr val="windowText" lastClr="000000"/>
          </a:solidFill>
          <a:latin typeface="Gill Sans MT" panose="020B0502020104020203" pitchFamily="34" charset="0"/>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r>
              <a:rPr lang="en-US" sz="1100" b="1">
                <a:latin typeface="Gill Sans MT" panose="020B0502020104020203" pitchFamily="34" charset="0"/>
              </a:rPr>
              <a:t>Comparision</a:t>
            </a:r>
            <a:r>
              <a:rPr lang="en-US" sz="1100" b="1" baseline="0">
                <a:latin typeface="Gill Sans MT" panose="020B0502020104020203" pitchFamily="34" charset="0"/>
              </a:rPr>
              <a:t> of </a:t>
            </a:r>
            <a:r>
              <a:rPr lang="en-US" sz="1100" b="1">
                <a:latin typeface="Gill Sans MT" panose="020B0502020104020203" pitchFamily="34" charset="0"/>
              </a:rPr>
              <a:t>Mean Monthly Flow </a:t>
            </a:r>
          </a:p>
        </c:rich>
      </c:tx>
      <c:layout>
        <c:manualLayout>
          <c:xMode val="edge"/>
          <c:yMode val="edge"/>
          <c:x val="0.32419749766158462"/>
          <c:y val="2.1215626147370874E-2"/>
        </c:manualLayout>
      </c:layout>
      <c:overlay val="0"/>
      <c:spPr>
        <a:noFill/>
        <a:ln>
          <a:noFill/>
          <a:prstDash val="solid"/>
        </a:ln>
      </c:spPr>
    </c:title>
    <c:autoTitleDeleted val="0"/>
    <c:plotArea>
      <c:layout>
        <c:manualLayout>
          <c:layoutTarget val="inner"/>
          <c:xMode val="edge"/>
          <c:yMode val="edge"/>
          <c:x val="9.9817263526773378E-2"/>
          <c:y val="7.0420207594354259E-2"/>
          <c:w val="0.84738774514361537"/>
          <c:h val="0.76352479424143904"/>
        </c:manualLayout>
      </c:layout>
      <c:lineChart>
        <c:grouping val="standard"/>
        <c:varyColors val="0"/>
        <c:ser>
          <c:idx val="0"/>
          <c:order val="0"/>
          <c:tx>
            <c:v>Average Monthly  Flow (Measured Data)</c:v>
          </c:tx>
          <c:spPr>
            <a:ln w="19050" cap="rnd">
              <a:solidFill>
                <a:schemeClr val="tx1"/>
              </a:solidFill>
              <a:prstDash val="solid"/>
              <a:round/>
            </a:ln>
          </c:spPr>
          <c:marker>
            <c:symbol val="square"/>
            <c:size val="5"/>
            <c:spPr>
              <a:solidFill>
                <a:schemeClr val="tx1"/>
              </a:solidFill>
              <a:ln w="9525">
                <a:solidFill>
                  <a:schemeClr val="tx1"/>
                </a:solidFill>
                <a:prstDash val="solid"/>
              </a:ln>
            </c:spPr>
          </c:marker>
          <c:cat>
            <c:strRef>
              <c:f>'[1]All Months'!$P$2:$P$13</c:f>
              <c:strCache>
                <c:ptCount val="12"/>
                <c:pt idx="0">
                  <c:v>Baishakh</c:v>
                </c:pt>
                <c:pt idx="1">
                  <c:v>Jestha </c:v>
                </c:pt>
                <c:pt idx="2">
                  <c:v>Ashadh</c:v>
                </c:pt>
                <c:pt idx="3">
                  <c:v>Shrawan</c:v>
                </c:pt>
                <c:pt idx="4">
                  <c:v>Bhadra</c:v>
                </c:pt>
                <c:pt idx="5">
                  <c:v>Ashwin</c:v>
                </c:pt>
                <c:pt idx="6">
                  <c:v>Kartik</c:v>
                </c:pt>
                <c:pt idx="7">
                  <c:v>Mangsir</c:v>
                </c:pt>
                <c:pt idx="8">
                  <c:v>Poush</c:v>
                </c:pt>
                <c:pt idx="9">
                  <c:v>Magh</c:v>
                </c:pt>
                <c:pt idx="10">
                  <c:v>Falgun</c:v>
                </c:pt>
                <c:pt idx="11">
                  <c:v>Chaitra</c:v>
                </c:pt>
              </c:strCache>
            </c:strRef>
          </c:cat>
          <c:val>
            <c:numRef>
              <c:f>'monthly average'!$P$2:$P$13</c:f>
              <c:numCache>
                <c:formatCode>0.0</c:formatCode>
                <c:ptCount val="12"/>
                <c:pt idx="0">
                  <c:v>3.7432143728626817</c:v>
                </c:pt>
                <c:pt idx="1">
                  <c:v>13.533987790962662</c:v>
                </c:pt>
                <c:pt idx="2">
                  <c:v>63.520622882313887</c:v>
                </c:pt>
                <c:pt idx="3">
                  <c:v>85.081481003886992</c:v>
                </c:pt>
                <c:pt idx="4">
                  <c:v>79.305553854171833</c:v>
                </c:pt>
                <c:pt idx="5">
                  <c:v>44.125541067678377</c:v>
                </c:pt>
                <c:pt idx="6">
                  <c:v>13.977956968313345</c:v>
                </c:pt>
                <c:pt idx="7">
                  <c:v>7.044677017184517</c:v>
                </c:pt>
                <c:pt idx="8">
                  <c:v>4.5678198147452145</c:v>
                </c:pt>
                <c:pt idx="9">
                  <c:v>4.0155436312063815</c:v>
                </c:pt>
                <c:pt idx="10">
                  <c:v>3.1427798650013723</c:v>
                </c:pt>
                <c:pt idx="11">
                  <c:v>2.493791457085123</c:v>
                </c:pt>
              </c:numCache>
            </c:numRef>
          </c:val>
          <c:smooth val="1"/>
          <c:extLst>
            <c:ext xmlns:c16="http://schemas.microsoft.com/office/drawing/2014/chart" uri="{C3380CC4-5D6E-409C-BE32-E72D297353CC}">
              <c16:uniqueId val="{00000000-2B59-4793-BD0B-8847E75042CF}"/>
            </c:ext>
          </c:extLst>
        </c:ser>
        <c:ser>
          <c:idx val="1"/>
          <c:order val="1"/>
          <c:tx>
            <c:v>Average Montlhy Flow (UFSR,2008)</c:v>
          </c:tx>
          <c:marker>
            <c:symbol val="triangle"/>
            <c:size val="5"/>
          </c:marker>
          <c:val>
            <c:numRef>
              <c:f>'monthly average'!$S$2:$S$13</c:f>
              <c:numCache>
                <c:formatCode>0.0</c:formatCode>
                <c:ptCount val="12"/>
                <c:pt idx="0">
                  <c:v>3.81</c:v>
                </c:pt>
                <c:pt idx="1">
                  <c:v>11.08</c:v>
                </c:pt>
                <c:pt idx="2">
                  <c:v>62.56</c:v>
                </c:pt>
                <c:pt idx="3">
                  <c:v>100.4</c:v>
                </c:pt>
                <c:pt idx="4">
                  <c:v>74.39</c:v>
                </c:pt>
                <c:pt idx="5">
                  <c:v>38.33</c:v>
                </c:pt>
                <c:pt idx="6">
                  <c:v>13</c:v>
                </c:pt>
                <c:pt idx="7">
                  <c:v>6.87</c:v>
                </c:pt>
                <c:pt idx="8">
                  <c:v>5.01</c:v>
                </c:pt>
                <c:pt idx="9">
                  <c:v>4.01</c:v>
                </c:pt>
                <c:pt idx="10">
                  <c:v>3.35</c:v>
                </c:pt>
                <c:pt idx="11">
                  <c:v>2.63</c:v>
                </c:pt>
              </c:numCache>
            </c:numRef>
          </c:val>
          <c:smooth val="1"/>
          <c:extLst>
            <c:ext xmlns:c16="http://schemas.microsoft.com/office/drawing/2014/chart" uri="{C3380CC4-5D6E-409C-BE32-E72D297353CC}">
              <c16:uniqueId val="{00000001-2B59-4793-BD0B-8847E75042CF}"/>
            </c:ext>
          </c:extLst>
        </c:ser>
        <c:ser>
          <c:idx val="2"/>
          <c:order val="2"/>
          <c:tx>
            <c:v>Design Flow=4.87m3/s</c:v>
          </c:tx>
          <c:spPr>
            <a:ln>
              <a:solidFill>
                <a:srgbClr val="FF0000"/>
              </a:solidFill>
            </a:ln>
          </c:spPr>
          <c:marker>
            <c:symbol val="diamond"/>
            <c:size val="5"/>
            <c:spPr>
              <a:solidFill>
                <a:srgbClr val="FF0000"/>
              </a:solidFill>
              <a:ln>
                <a:solidFill>
                  <a:srgbClr val="FF0000"/>
                </a:solidFill>
              </a:ln>
            </c:spPr>
          </c:marker>
          <c:val>
            <c:numRef>
              <c:f>'monthly average'!$T$2:$T$13</c:f>
              <c:numCache>
                <c:formatCode>General</c:formatCode>
                <c:ptCount val="12"/>
                <c:pt idx="0">
                  <c:v>4.87</c:v>
                </c:pt>
                <c:pt idx="1">
                  <c:v>4.87</c:v>
                </c:pt>
                <c:pt idx="2">
                  <c:v>4.87</c:v>
                </c:pt>
                <c:pt idx="3">
                  <c:v>4.87</c:v>
                </c:pt>
                <c:pt idx="4">
                  <c:v>4.87</c:v>
                </c:pt>
                <c:pt idx="5">
                  <c:v>4.87</c:v>
                </c:pt>
                <c:pt idx="6">
                  <c:v>4.87</c:v>
                </c:pt>
                <c:pt idx="7">
                  <c:v>4.87</c:v>
                </c:pt>
                <c:pt idx="8">
                  <c:v>4.87</c:v>
                </c:pt>
                <c:pt idx="9">
                  <c:v>4.87</c:v>
                </c:pt>
                <c:pt idx="10">
                  <c:v>4.87</c:v>
                </c:pt>
                <c:pt idx="11">
                  <c:v>4.87</c:v>
                </c:pt>
              </c:numCache>
            </c:numRef>
          </c:val>
          <c:smooth val="0"/>
          <c:extLst>
            <c:ext xmlns:c16="http://schemas.microsoft.com/office/drawing/2014/chart" uri="{C3380CC4-5D6E-409C-BE32-E72D297353CC}">
              <c16:uniqueId val="{00000002-2B59-4793-BD0B-8847E75042CF}"/>
            </c:ext>
          </c:extLst>
        </c:ser>
        <c:dLbls>
          <c:showLegendKey val="0"/>
          <c:showVal val="0"/>
          <c:showCatName val="0"/>
          <c:showSerName val="0"/>
          <c:showPercent val="0"/>
          <c:showBubbleSize val="0"/>
        </c:dLbls>
        <c:marker val="1"/>
        <c:smooth val="0"/>
        <c:axId val="1942491904"/>
        <c:axId val="1942493152"/>
      </c:lineChart>
      <c:catAx>
        <c:axId val="1942491904"/>
        <c:scaling>
          <c:orientation val="minMax"/>
        </c:scaling>
        <c:delete val="0"/>
        <c:axPos val="b"/>
        <c:majorGridlines>
          <c:spPr>
            <a:ln>
              <a:noFill/>
            </a:ln>
          </c:spPr>
        </c:majorGridlines>
        <c:title>
          <c:tx>
            <c:rich>
              <a:bodyPr/>
              <a:lstStyle/>
              <a:p>
                <a:pPr>
                  <a:defRPr/>
                </a:pPr>
                <a:r>
                  <a:rPr lang="en-US"/>
                  <a:t>Months</a:t>
                </a:r>
              </a:p>
            </c:rich>
          </c:tx>
          <c:overlay val="0"/>
        </c:title>
        <c:numFmt formatCode="General" sourceLinked="1"/>
        <c:majorTickMark val="none"/>
        <c:minorTickMark val="none"/>
        <c:tickLblPos val="nextTo"/>
        <c:spPr>
          <a:noFill/>
          <a:ln w="9525" cap="flat" cmpd="sng" algn="ctr">
            <a:solidFill>
              <a:schemeClr val="tx1"/>
            </a:solidFill>
            <a:prstDash val="solid"/>
            <a:round/>
          </a:ln>
        </c:spPr>
        <c:txPr>
          <a:bodyPr rot="-5400000"/>
          <a:lstStyle/>
          <a:p>
            <a:pPr>
              <a:defRPr/>
            </a:pPr>
            <a:endParaRPr lang="en-US"/>
          </a:p>
        </c:txPr>
        <c:crossAx val="1942493152"/>
        <c:crosses val="autoZero"/>
        <c:auto val="1"/>
        <c:lblAlgn val="ctr"/>
        <c:lblOffset val="100"/>
        <c:noMultiLvlLbl val="0"/>
      </c:catAx>
      <c:valAx>
        <c:axId val="1942493152"/>
        <c:scaling>
          <c:orientation val="minMax"/>
          <c:max val="110"/>
        </c:scaling>
        <c:delete val="0"/>
        <c:axPos val="l"/>
        <c:majorGridlines>
          <c:spPr>
            <a:ln w="9525" cap="flat" cmpd="sng" algn="ctr">
              <a:solidFill>
                <a:schemeClr val="tx1">
                  <a:alpha val="50000"/>
                </a:schemeClr>
              </a:solidFill>
              <a:prstDash val="sysDash"/>
              <a:round/>
            </a:ln>
          </c:spPr>
        </c:majorGridlines>
        <c:title>
          <c:tx>
            <c:rich>
              <a:bodyPr/>
              <a:lstStyle/>
              <a:p>
                <a:pPr>
                  <a:defRPr/>
                </a:pPr>
                <a:r>
                  <a:rPr lang="en-US"/>
                  <a:t>Discharge (m3/s)</a:t>
                </a:r>
              </a:p>
            </c:rich>
          </c:tx>
          <c:overlay val="0"/>
        </c:title>
        <c:numFmt formatCode="0.0" sourceLinked="1"/>
        <c:majorTickMark val="none"/>
        <c:minorTickMark val="none"/>
        <c:tickLblPos val="nextTo"/>
        <c:spPr>
          <a:noFill/>
          <a:ln w="9525" cap="flat" cmpd="sng" algn="ctr">
            <a:solidFill>
              <a:schemeClr val="tx1"/>
            </a:solidFill>
            <a:prstDash val="solid"/>
            <a:round/>
          </a:ln>
        </c:spPr>
        <c:txPr>
          <a:bodyPr rot="-60000000" vert="horz"/>
          <a:lstStyle/>
          <a:p>
            <a:pPr>
              <a:defRPr/>
            </a:pPr>
            <a:endParaRPr lang="en-US"/>
          </a:p>
        </c:txPr>
        <c:crossAx val="1942491904"/>
        <c:crosses val="autoZero"/>
        <c:crossBetween val="between"/>
        <c:majorUnit val="5"/>
      </c:valAx>
      <c:spPr>
        <a:ln>
          <a:solidFill>
            <a:schemeClr val="tx1"/>
          </a:solidFill>
        </a:ln>
      </c:spPr>
    </c:plotArea>
    <c:legend>
      <c:legendPos val="r"/>
      <c:layout>
        <c:manualLayout>
          <c:xMode val="edge"/>
          <c:yMode val="edge"/>
          <c:x val="0.54543551183618821"/>
          <c:y val="8.2691114712490119E-2"/>
          <c:w val="0.38943854156784619"/>
          <c:h val="0.1954790470433598"/>
        </c:manualLayout>
      </c:layout>
      <c:overlay val="0"/>
    </c:legend>
    <c:plotVisOnly val="1"/>
    <c:dispBlanksAs val="gap"/>
    <c:showDLblsOverMax val="0"/>
  </c:chart>
  <c:txPr>
    <a:bodyPr/>
    <a:lstStyle/>
    <a:p>
      <a:pPr>
        <a:defRPr>
          <a:solidFill>
            <a:sysClr val="windowText" lastClr="000000"/>
          </a:solidFill>
          <a:latin typeface="Gill Sans MT" panose="020B0502020104020203" pitchFamily="34" charset="0"/>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r>
              <a:rPr lang="en-US" sz="1100" b="1">
                <a:latin typeface="Gill Sans MT" panose="020B0502020104020203" pitchFamily="34" charset="0"/>
              </a:rPr>
              <a:t>Comparision of Mean Monthly Flow </a:t>
            </a:r>
          </a:p>
        </c:rich>
      </c:tx>
      <c:layout>
        <c:manualLayout>
          <c:xMode val="edge"/>
          <c:yMode val="edge"/>
          <c:x val="0.27747353728434948"/>
          <c:y val="3.7647644329945412E-2"/>
        </c:manualLayout>
      </c:layout>
      <c:overlay val="0"/>
      <c:spPr>
        <a:noFill/>
        <a:ln>
          <a:noFill/>
          <a:prstDash val="solid"/>
        </a:ln>
      </c:spPr>
    </c:title>
    <c:autoTitleDeleted val="0"/>
    <c:plotArea>
      <c:layout>
        <c:manualLayout>
          <c:layoutTarget val="inner"/>
          <c:xMode val="edge"/>
          <c:yMode val="edge"/>
          <c:x val="0.1097232257732489"/>
          <c:y val="0.14234915629571002"/>
          <c:w val="0.825744265188328"/>
          <c:h val="0.69159599639077118"/>
        </c:manualLayout>
      </c:layout>
      <c:lineChart>
        <c:grouping val="standard"/>
        <c:varyColors val="0"/>
        <c:ser>
          <c:idx val="0"/>
          <c:order val="0"/>
          <c:tx>
            <c:v>Average Monthly  Flow (1991-2022)</c:v>
          </c:tx>
          <c:spPr>
            <a:ln w="19050" cap="rnd">
              <a:solidFill>
                <a:schemeClr val="tx1"/>
              </a:solidFill>
              <a:prstDash val="solid"/>
              <a:round/>
            </a:ln>
          </c:spPr>
          <c:marker>
            <c:symbol val="square"/>
            <c:size val="5"/>
            <c:spPr>
              <a:solidFill>
                <a:schemeClr val="tx1"/>
              </a:solidFill>
              <a:ln w="9525">
                <a:solidFill>
                  <a:schemeClr val="tx1"/>
                </a:solidFill>
                <a:prstDash val="solid"/>
              </a:ln>
            </c:spPr>
          </c:marker>
          <c:cat>
            <c:strRef>
              <c:f>'[1]All Months'!$P$2:$P$13</c:f>
              <c:strCache>
                <c:ptCount val="12"/>
                <c:pt idx="0">
                  <c:v>Baishakh</c:v>
                </c:pt>
                <c:pt idx="1">
                  <c:v>Jestha </c:v>
                </c:pt>
                <c:pt idx="2">
                  <c:v>Ashadh</c:v>
                </c:pt>
                <c:pt idx="3">
                  <c:v>Shrawan</c:v>
                </c:pt>
                <c:pt idx="4">
                  <c:v>Bhadra</c:v>
                </c:pt>
                <c:pt idx="5">
                  <c:v>Ashwin</c:v>
                </c:pt>
                <c:pt idx="6">
                  <c:v>Kartik</c:v>
                </c:pt>
                <c:pt idx="7">
                  <c:v>Mangsir</c:v>
                </c:pt>
                <c:pt idx="8">
                  <c:v>Poush</c:v>
                </c:pt>
                <c:pt idx="9">
                  <c:v>Magh</c:v>
                </c:pt>
                <c:pt idx="10">
                  <c:v>Falgun</c:v>
                </c:pt>
                <c:pt idx="11">
                  <c:v>Chaitra</c:v>
                </c:pt>
              </c:strCache>
            </c:strRef>
          </c:cat>
          <c:val>
            <c:numRef>
              <c:f>'monthly average'!$P$2:$P$13</c:f>
              <c:numCache>
                <c:formatCode>0.0</c:formatCode>
                <c:ptCount val="12"/>
                <c:pt idx="0">
                  <c:v>3.7432143728626817</c:v>
                </c:pt>
                <c:pt idx="1">
                  <c:v>13.533987790962662</c:v>
                </c:pt>
                <c:pt idx="2">
                  <c:v>63.520622882313887</c:v>
                </c:pt>
                <c:pt idx="3">
                  <c:v>85.081481003886992</c:v>
                </c:pt>
                <c:pt idx="4">
                  <c:v>79.305553854171833</c:v>
                </c:pt>
                <c:pt idx="5">
                  <c:v>44.125541067678377</c:v>
                </c:pt>
                <c:pt idx="6">
                  <c:v>13.977956968313345</c:v>
                </c:pt>
                <c:pt idx="7">
                  <c:v>7.044677017184517</c:v>
                </c:pt>
                <c:pt idx="8">
                  <c:v>4.5678198147452145</c:v>
                </c:pt>
                <c:pt idx="9">
                  <c:v>4.0155436312063815</c:v>
                </c:pt>
                <c:pt idx="10">
                  <c:v>3.1427798650013723</c:v>
                </c:pt>
                <c:pt idx="11">
                  <c:v>2.493791457085123</c:v>
                </c:pt>
              </c:numCache>
            </c:numRef>
          </c:val>
          <c:smooth val="1"/>
          <c:extLst>
            <c:ext xmlns:c16="http://schemas.microsoft.com/office/drawing/2014/chart" uri="{C3380CC4-5D6E-409C-BE32-E72D297353CC}">
              <c16:uniqueId val="{00000000-9AA2-4067-8F79-274EE267D2B8}"/>
            </c:ext>
          </c:extLst>
        </c:ser>
        <c:ser>
          <c:idx val="1"/>
          <c:order val="1"/>
          <c:tx>
            <c:v>Average Montlhy Flow (1975-1991)</c:v>
          </c:tx>
          <c:marker>
            <c:symbol val="triangle"/>
            <c:size val="5"/>
          </c:marker>
          <c:val>
            <c:numRef>
              <c:f>'monthly average'!$S$2:$S$13</c:f>
              <c:numCache>
                <c:formatCode>0.0</c:formatCode>
                <c:ptCount val="12"/>
                <c:pt idx="0">
                  <c:v>3.81</c:v>
                </c:pt>
                <c:pt idx="1">
                  <c:v>11.08</c:v>
                </c:pt>
                <c:pt idx="2">
                  <c:v>62.56</c:v>
                </c:pt>
                <c:pt idx="3">
                  <c:v>100.4</c:v>
                </c:pt>
                <c:pt idx="4">
                  <c:v>74.39</c:v>
                </c:pt>
                <c:pt idx="5">
                  <c:v>38.33</c:v>
                </c:pt>
                <c:pt idx="6">
                  <c:v>13</c:v>
                </c:pt>
                <c:pt idx="7">
                  <c:v>6.87</c:v>
                </c:pt>
                <c:pt idx="8">
                  <c:v>5.01</c:v>
                </c:pt>
                <c:pt idx="9">
                  <c:v>4.01</c:v>
                </c:pt>
                <c:pt idx="10">
                  <c:v>3.35</c:v>
                </c:pt>
                <c:pt idx="11">
                  <c:v>2.63</c:v>
                </c:pt>
              </c:numCache>
            </c:numRef>
          </c:val>
          <c:smooth val="1"/>
          <c:extLst>
            <c:ext xmlns:c16="http://schemas.microsoft.com/office/drawing/2014/chart" uri="{C3380CC4-5D6E-409C-BE32-E72D297353CC}">
              <c16:uniqueId val="{00000001-9AA2-4067-8F79-274EE267D2B8}"/>
            </c:ext>
          </c:extLst>
        </c:ser>
        <c:ser>
          <c:idx val="2"/>
          <c:order val="2"/>
          <c:tx>
            <c:v>Design Flow=4.87m3/s</c:v>
          </c:tx>
          <c:spPr>
            <a:ln>
              <a:solidFill>
                <a:srgbClr val="FF0000"/>
              </a:solidFill>
            </a:ln>
          </c:spPr>
          <c:marker>
            <c:symbol val="diamond"/>
            <c:size val="5"/>
            <c:spPr>
              <a:solidFill>
                <a:srgbClr val="FF0000"/>
              </a:solidFill>
              <a:ln>
                <a:solidFill>
                  <a:srgbClr val="FF0000"/>
                </a:solidFill>
              </a:ln>
            </c:spPr>
          </c:marker>
          <c:val>
            <c:numRef>
              <c:f>'monthly average'!$T$2:$T$13</c:f>
              <c:numCache>
                <c:formatCode>General</c:formatCode>
                <c:ptCount val="12"/>
                <c:pt idx="0">
                  <c:v>4.87</c:v>
                </c:pt>
                <c:pt idx="1">
                  <c:v>4.87</c:v>
                </c:pt>
                <c:pt idx="2">
                  <c:v>4.87</c:v>
                </c:pt>
                <c:pt idx="3">
                  <c:v>4.87</c:v>
                </c:pt>
                <c:pt idx="4">
                  <c:v>4.87</c:v>
                </c:pt>
                <c:pt idx="5">
                  <c:v>4.87</c:v>
                </c:pt>
                <c:pt idx="6">
                  <c:v>4.87</c:v>
                </c:pt>
                <c:pt idx="7">
                  <c:v>4.87</c:v>
                </c:pt>
                <c:pt idx="8">
                  <c:v>4.87</c:v>
                </c:pt>
                <c:pt idx="9">
                  <c:v>4.87</c:v>
                </c:pt>
                <c:pt idx="10">
                  <c:v>4.87</c:v>
                </c:pt>
                <c:pt idx="11">
                  <c:v>4.87</c:v>
                </c:pt>
              </c:numCache>
            </c:numRef>
          </c:val>
          <c:smooth val="0"/>
          <c:extLst>
            <c:ext xmlns:c16="http://schemas.microsoft.com/office/drawing/2014/chart" uri="{C3380CC4-5D6E-409C-BE32-E72D297353CC}">
              <c16:uniqueId val="{00000002-9AA2-4067-8F79-274EE267D2B8}"/>
            </c:ext>
          </c:extLst>
        </c:ser>
        <c:dLbls>
          <c:showLegendKey val="0"/>
          <c:showVal val="0"/>
          <c:showCatName val="0"/>
          <c:showSerName val="0"/>
          <c:showPercent val="0"/>
          <c:showBubbleSize val="0"/>
        </c:dLbls>
        <c:marker val="1"/>
        <c:smooth val="0"/>
        <c:axId val="1942491904"/>
        <c:axId val="1942493152"/>
      </c:lineChart>
      <c:catAx>
        <c:axId val="1942491904"/>
        <c:scaling>
          <c:orientation val="minMax"/>
        </c:scaling>
        <c:delete val="0"/>
        <c:axPos val="b"/>
        <c:majorGridlines>
          <c:spPr>
            <a:ln>
              <a:noFill/>
            </a:ln>
          </c:spPr>
        </c:majorGridlines>
        <c:title>
          <c:tx>
            <c:rich>
              <a:bodyPr/>
              <a:lstStyle/>
              <a:p>
                <a:pPr>
                  <a:defRPr/>
                </a:pPr>
                <a:r>
                  <a:rPr lang="en-US"/>
                  <a:t>Months</a:t>
                </a:r>
              </a:p>
            </c:rich>
          </c:tx>
          <c:layout>
            <c:manualLayout>
              <c:xMode val="edge"/>
              <c:yMode val="edge"/>
              <c:x val="0.46905848178373677"/>
              <c:y val="0.95284812277233111"/>
            </c:manualLayout>
          </c:layout>
          <c:overlay val="0"/>
        </c:title>
        <c:numFmt formatCode="General" sourceLinked="1"/>
        <c:majorTickMark val="none"/>
        <c:minorTickMark val="none"/>
        <c:tickLblPos val="nextTo"/>
        <c:spPr>
          <a:noFill/>
          <a:ln w="9525" cap="flat" cmpd="sng" algn="ctr">
            <a:solidFill>
              <a:schemeClr val="tx1"/>
            </a:solidFill>
            <a:prstDash val="solid"/>
            <a:round/>
          </a:ln>
        </c:spPr>
        <c:txPr>
          <a:bodyPr rot="-5400000"/>
          <a:lstStyle/>
          <a:p>
            <a:pPr>
              <a:defRPr/>
            </a:pPr>
            <a:endParaRPr lang="en-US"/>
          </a:p>
        </c:txPr>
        <c:crossAx val="1942493152"/>
        <c:crosses val="autoZero"/>
        <c:auto val="1"/>
        <c:lblAlgn val="ctr"/>
        <c:lblOffset val="100"/>
        <c:noMultiLvlLbl val="0"/>
      </c:catAx>
      <c:valAx>
        <c:axId val="1942493152"/>
        <c:scaling>
          <c:orientation val="minMax"/>
          <c:max val="110"/>
        </c:scaling>
        <c:delete val="0"/>
        <c:axPos val="l"/>
        <c:majorGridlines>
          <c:spPr>
            <a:ln w="9525" cap="flat" cmpd="sng" algn="ctr">
              <a:solidFill>
                <a:schemeClr val="tx1">
                  <a:alpha val="50000"/>
                </a:schemeClr>
              </a:solidFill>
              <a:prstDash val="sysDash"/>
              <a:round/>
            </a:ln>
          </c:spPr>
        </c:majorGridlines>
        <c:title>
          <c:tx>
            <c:rich>
              <a:bodyPr/>
              <a:lstStyle/>
              <a:p>
                <a:pPr>
                  <a:defRPr/>
                </a:pPr>
                <a:r>
                  <a:rPr lang="en-US"/>
                  <a:t>Discharge (m3/s)</a:t>
                </a:r>
              </a:p>
            </c:rich>
          </c:tx>
          <c:overlay val="0"/>
        </c:title>
        <c:numFmt formatCode="0.0" sourceLinked="1"/>
        <c:majorTickMark val="none"/>
        <c:minorTickMark val="none"/>
        <c:tickLblPos val="nextTo"/>
        <c:spPr>
          <a:noFill/>
          <a:ln w="9525" cap="flat" cmpd="sng" algn="ctr">
            <a:solidFill>
              <a:schemeClr val="tx1"/>
            </a:solidFill>
            <a:prstDash val="solid"/>
            <a:round/>
          </a:ln>
        </c:spPr>
        <c:txPr>
          <a:bodyPr rot="-60000000" vert="horz"/>
          <a:lstStyle/>
          <a:p>
            <a:pPr>
              <a:defRPr/>
            </a:pPr>
            <a:endParaRPr lang="en-US"/>
          </a:p>
        </c:txPr>
        <c:crossAx val="1942491904"/>
        <c:crosses val="autoZero"/>
        <c:crossBetween val="between"/>
        <c:majorUnit val="5"/>
      </c:valAx>
      <c:spPr>
        <a:ln>
          <a:solidFill>
            <a:schemeClr val="tx1"/>
          </a:solidFill>
        </a:ln>
      </c:spPr>
    </c:plotArea>
    <c:legend>
      <c:legendPos val="r"/>
      <c:layout>
        <c:manualLayout>
          <c:xMode val="edge"/>
          <c:yMode val="edge"/>
          <c:x val="0.51773763178931498"/>
          <c:y val="0.18089952605346718"/>
          <c:w val="0.40648341776069935"/>
          <c:h val="0.22456178504177485"/>
        </c:manualLayout>
      </c:layout>
      <c:overlay val="0"/>
    </c:legend>
    <c:plotVisOnly val="1"/>
    <c:dispBlanksAs val="gap"/>
    <c:showDLblsOverMax val="0"/>
  </c:chart>
  <c:spPr>
    <a:ln>
      <a:solidFill>
        <a:schemeClr val="tx1"/>
      </a:solidFill>
    </a:ln>
  </c:spPr>
  <c:txPr>
    <a:bodyPr/>
    <a:lstStyle/>
    <a:p>
      <a:pPr>
        <a:defRPr sz="1100">
          <a:solidFill>
            <a:sysClr val="windowText" lastClr="000000"/>
          </a:solidFill>
          <a:latin typeface="Gill Sans MT" panose="020B0502020104020203" pitchFamily="34" charset="0"/>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b="1"/>
            </a:pPr>
            <a:r>
              <a:rPr lang="en-US" b="1"/>
              <a:t>Flow Duration Curve</a:t>
            </a:r>
          </a:p>
        </c:rich>
      </c:tx>
      <c:layout>
        <c:manualLayout>
          <c:xMode val="edge"/>
          <c:yMode val="edge"/>
          <c:x val="0.35559566787003632"/>
          <c:y val="2.8915662650602407E-2"/>
        </c:manualLayout>
      </c:layout>
      <c:overlay val="0"/>
      <c:spPr>
        <a:noFill/>
        <a:ln w="25400">
          <a:noFill/>
        </a:ln>
      </c:spPr>
    </c:title>
    <c:autoTitleDeleted val="0"/>
    <c:plotArea>
      <c:layout>
        <c:manualLayout>
          <c:layoutTarget val="inner"/>
          <c:xMode val="edge"/>
          <c:yMode val="edge"/>
          <c:x val="0.11732851985559557"/>
          <c:y val="0.11325326502861839"/>
          <c:w val="0.85740072202166051"/>
          <c:h val="0.72048268665212034"/>
        </c:manualLayout>
      </c:layout>
      <c:lineChart>
        <c:grouping val="standard"/>
        <c:varyColors val="0"/>
        <c:ser>
          <c:idx val="0"/>
          <c:order val="0"/>
          <c:tx>
            <c:v>FDC</c:v>
          </c:tx>
          <c:spPr>
            <a:ln w="12700">
              <a:solidFill>
                <a:srgbClr val="000080"/>
              </a:solidFill>
              <a:prstDash val="solid"/>
            </a:ln>
          </c:spPr>
          <c:marker>
            <c:symbol val="diamond"/>
            <c:size val="5"/>
            <c:spPr>
              <a:solidFill>
                <a:srgbClr val="000080"/>
              </a:solidFill>
              <a:ln>
                <a:solidFill>
                  <a:srgbClr val="000080"/>
                </a:solidFill>
                <a:prstDash val="solid"/>
              </a:ln>
            </c:spPr>
          </c:marker>
          <c:cat>
            <c:numRef>
              <c:f>'[1]FDC monthly'!$L$3:$L$21</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FDC!$K$2:$K$20</c:f>
              <c:numCache>
                <c:formatCode>0.00</c:formatCode>
                <c:ptCount val="19"/>
                <c:pt idx="0">
                  <c:v>106.2781615725802</c:v>
                </c:pt>
                <c:pt idx="1">
                  <c:v>76.31463864220342</c:v>
                </c:pt>
                <c:pt idx="2">
                  <c:v>64.661941231863793</c:v>
                </c:pt>
                <c:pt idx="3">
                  <c:v>50.872120966222489</c:v>
                </c:pt>
                <c:pt idx="4">
                  <c:v>38.995181332867887</c:v>
                </c:pt>
                <c:pt idx="5">
                  <c:v>26.09203435748389</c:v>
                </c:pt>
                <c:pt idx="6">
                  <c:v>18.627900507906201</c:v>
                </c:pt>
                <c:pt idx="7">
                  <c:v>13.319577220715621</c:v>
                </c:pt>
                <c:pt idx="8">
                  <c:v>10.28836630107527</c:v>
                </c:pt>
                <c:pt idx="9">
                  <c:v>8.4995869654926555</c:v>
                </c:pt>
                <c:pt idx="10">
                  <c:v>6.7180375414499887</c:v>
                </c:pt>
                <c:pt idx="11">
                  <c:v>5.3974749999999059</c:v>
                </c:pt>
                <c:pt idx="12">
                  <c:v>4.7225420056195766</c:v>
                </c:pt>
                <c:pt idx="13">
                  <c:v>3.983200000000001</c:v>
                </c:pt>
                <c:pt idx="14">
                  <c:v>3.478215000000056</c:v>
                </c:pt>
                <c:pt idx="15">
                  <c:v>3.1</c:v>
                </c:pt>
                <c:pt idx="16">
                  <c:v>2.8672099999999898</c:v>
                </c:pt>
                <c:pt idx="17">
                  <c:v>2.5099999999999998</c:v>
                </c:pt>
                <c:pt idx="18">
                  <c:v>1.99</c:v>
                </c:pt>
              </c:numCache>
            </c:numRef>
          </c:val>
          <c:smooth val="1"/>
          <c:extLst>
            <c:ext xmlns:c16="http://schemas.microsoft.com/office/drawing/2014/chart" uri="{C3380CC4-5D6E-409C-BE32-E72D297353CC}">
              <c16:uniqueId val="{00000000-D5A1-4A74-A0A0-7B23E7A982C9}"/>
            </c:ext>
          </c:extLst>
        </c:ser>
        <c:dLbls>
          <c:showLegendKey val="0"/>
          <c:showVal val="0"/>
          <c:showCatName val="0"/>
          <c:showSerName val="0"/>
          <c:showPercent val="0"/>
          <c:showBubbleSize val="0"/>
        </c:dLbls>
        <c:marker val="1"/>
        <c:smooth val="0"/>
        <c:axId val="243923184"/>
        <c:axId val="243925360"/>
      </c:lineChart>
      <c:catAx>
        <c:axId val="243923184"/>
        <c:scaling>
          <c:orientation val="minMax"/>
        </c:scaling>
        <c:delete val="0"/>
        <c:axPos val="b"/>
        <c:majorGridlines>
          <c:spPr>
            <a:ln w="3175">
              <a:solidFill>
                <a:srgbClr val="000000"/>
              </a:solidFill>
              <a:prstDash val="sysDash"/>
            </a:ln>
          </c:spPr>
        </c:majorGridlines>
        <c:title>
          <c:tx>
            <c:rich>
              <a:bodyPr/>
              <a:lstStyle/>
              <a:p>
                <a:pPr>
                  <a:defRPr b="1"/>
                </a:pPr>
                <a:r>
                  <a:rPr lang="en-US" b="1"/>
                  <a:t>Percentage exceedence of flow, %</a:t>
                </a:r>
              </a:p>
            </c:rich>
          </c:tx>
          <c:layout>
            <c:manualLayout>
              <c:xMode val="edge"/>
              <c:yMode val="edge"/>
              <c:x val="0.34296028880866486"/>
              <c:y val="0.90843474686146075"/>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0" vert="horz"/>
          <a:lstStyle/>
          <a:p>
            <a:pPr>
              <a:defRPr/>
            </a:pPr>
            <a:endParaRPr lang="en-US"/>
          </a:p>
        </c:txPr>
        <c:crossAx val="243925360"/>
        <c:crosses val="autoZero"/>
        <c:auto val="1"/>
        <c:lblAlgn val="ctr"/>
        <c:lblOffset val="100"/>
        <c:tickMarkSkip val="1"/>
        <c:noMultiLvlLbl val="0"/>
      </c:catAx>
      <c:valAx>
        <c:axId val="243925360"/>
        <c:scaling>
          <c:orientation val="minMax"/>
        </c:scaling>
        <c:delete val="0"/>
        <c:axPos val="l"/>
        <c:majorGridlines>
          <c:spPr>
            <a:ln w="3175">
              <a:solidFill>
                <a:srgbClr val="000000"/>
              </a:solidFill>
              <a:prstDash val="sysDash"/>
            </a:ln>
          </c:spPr>
        </c:majorGridlines>
        <c:title>
          <c:tx>
            <c:rich>
              <a:bodyPr/>
              <a:lstStyle/>
              <a:p>
                <a:pPr>
                  <a:defRPr b="1"/>
                </a:pPr>
                <a:r>
                  <a:rPr lang="en-US" b="1"/>
                  <a:t>Discharge, m3/s</a:t>
                </a:r>
              </a:p>
            </c:rich>
          </c:tx>
          <c:layout>
            <c:manualLayout>
              <c:xMode val="edge"/>
              <c:yMode val="edge"/>
              <c:x val="2.1660649819494584E-2"/>
              <c:y val="0.37590412041868254"/>
            </c:manualLayout>
          </c:layout>
          <c:overlay val="0"/>
          <c:spPr>
            <a:noFill/>
            <a:ln w="25400">
              <a:noFill/>
            </a:ln>
          </c:spPr>
        </c:title>
        <c:numFmt formatCode="0.0" sourceLinked="0"/>
        <c:majorTickMark val="out"/>
        <c:minorTickMark val="none"/>
        <c:tickLblPos val="nextTo"/>
        <c:spPr>
          <a:ln w="3175">
            <a:solidFill>
              <a:srgbClr val="000000"/>
            </a:solidFill>
            <a:prstDash val="solid"/>
          </a:ln>
        </c:spPr>
        <c:txPr>
          <a:bodyPr rot="0" vert="horz"/>
          <a:lstStyle/>
          <a:p>
            <a:pPr>
              <a:defRPr/>
            </a:pPr>
            <a:endParaRPr lang="en-US"/>
          </a:p>
        </c:txPr>
        <c:crossAx val="243923184"/>
        <c:crosses val="autoZero"/>
        <c:crossBetween val="between"/>
      </c:valAx>
      <c:spPr>
        <a:solidFill>
          <a:srgbClr val="FFFFFF"/>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Gill Sans MT" pitchFamily="34" charset="0"/>
          <a:ea typeface="Arial"/>
          <a:cs typeface="Arial"/>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Gill Sans MT" panose="020B0502020104020203" pitchFamily="34" charset="0"/>
                <a:ea typeface="+mn-ea"/>
                <a:cs typeface="+mn-cs"/>
              </a:defRPr>
            </a:pPr>
            <a:r>
              <a:rPr lang="en-US"/>
              <a:t>Mean Annual Discharge, 5-Years and 10- Years Moving</a:t>
            </a:r>
            <a:r>
              <a:rPr lang="en-US" baseline="0"/>
              <a:t> average</a:t>
            </a:r>
            <a:r>
              <a:rPr lang="en-US"/>
              <a:t> of AndhiKhola</a:t>
            </a:r>
          </a:p>
        </c:rich>
      </c:tx>
      <c:layout>
        <c:manualLayout>
          <c:xMode val="edge"/>
          <c:yMode val="edge"/>
          <c:x val="0.16085539643115079"/>
          <c:y val="0"/>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manualLayout>
          <c:layoutTarget val="inner"/>
          <c:xMode val="edge"/>
          <c:yMode val="edge"/>
          <c:x val="0.10013070776878508"/>
          <c:y val="9.855310810184606E-2"/>
          <c:w val="0.80814299062361272"/>
          <c:h val="0.75398872179111087"/>
        </c:manualLayout>
      </c:layout>
      <c:lineChart>
        <c:grouping val="standard"/>
        <c:varyColors val="0"/>
        <c:ser>
          <c:idx val="0"/>
          <c:order val="0"/>
          <c:tx>
            <c:strRef>
              <c:f>'Mean annaul average'!$B$1</c:f>
              <c:strCache>
                <c:ptCount val="1"/>
                <c:pt idx="0">
                  <c:v>Mean annual discharge</c:v>
                </c:pt>
              </c:strCache>
            </c:strRef>
          </c:tx>
          <c:spPr>
            <a:ln w="19050" cap="rnd">
              <a:solidFill>
                <a:schemeClr val="accent1"/>
              </a:solidFill>
              <a:round/>
            </a:ln>
            <a:effectLst/>
          </c:spPr>
          <c:marker>
            <c:symbol val="diamond"/>
            <c:size val="5"/>
            <c:spPr>
              <a:solidFill>
                <a:schemeClr val="accent1"/>
              </a:solidFill>
              <a:ln w="9525">
                <a:solidFill>
                  <a:schemeClr val="accent1"/>
                </a:solidFill>
              </a:ln>
              <a:effectLst/>
            </c:spPr>
          </c:marker>
          <c:cat>
            <c:strRef>
              <c:f>'Mean annaul average'!$A$2:$A$20</c:f>
              <c:strCache>
                <c:ptCount val="19"/>
                <c:pt idx="0">
                  <c:v>61-62</c:v>
                </c:pt>
                <c:pt idx="1">
                  <c:v>62-63</c:v>
                </c:pt>
                <c:pt idx="2">
                  <c:v>63-64</c:v>
                </c:pt>
                <c:pt idx="3">
                  <c:v>64-65</c:v>
                </c:pt>
                <c:pt idx="4">
                  <c:v>65-66</c:v>
                </c:pt>
                <c:pt idx="5">
                  <c:v>66-67</c:v>
                </c:pt>
                <c:pt idx="6">
                  <c:v>67-68</c:v>
                </c:pt>
                <c:pt idx="7">
                  <c:v>68-69</c:v>
                </c:pt>
                <c:pt idx="8">
                  <c:v>69-70</c:v>
                </c:pt>
                <c:pt idx="9">
                  <c:v>70-71</c:v>
                </c:pt>
                <c:pt idx="10">
                  <c:v>71-72</c:v>
                </c:pt>
                <c:pt idx="11">
                  <c:v>72-73</c:v>
                </c:pt>
                <c:pt idx="12">
                  <c:v>73-74</c:v>
                </c:pt>
                <c:pt idx="13">
                  <c:v>74-75</c:v>
                </c:pt>
                <c:pt idx="14">
                  <c:v>75-76</c:v>
                </c:pt>
                <c:pt idx="15">
                  <c:v>76-77</c:v>
                </c:pt>
                <c:pt idx="16">
                  <c:v>77-78</c:v>
                </c:pt>
                <c:pt idx="17">
                  <c:v>78-79</c:v>
                </c:pt>
                <c:pt idx="18">
                  <c:v>79-80</c:v>
                </c:pt>
              </c:strCache>
            </c:strRef>
          </c:cat>
          <c:val>
            <c:numRef>
              <c:f>'Mean annaul average'!$B$2:$B$20</c:f>
              <c:numCache>
                <c:formatCode>0.0</c:formatCode>
                <c:ptCount val="19"/>
                <c:pt idx="0">
                  <c:v>29.654643121987391</c:v>
                </c:pt>
                <c:pt idx="1">
                  <c:v>25.668860437964582</c:v>
                </c:pt>
                <c:pt idx="2">
                  <c:v>23.553013511983792</c:v>
                </c:pt>
                <c:pt idx="3">
                  <c:v>29.47385383450748</c:v>
                </c:pt>
                <c:pt idx="4">
                  <c:v>27.899526713985555</c:v>
                </c:pt>
                <c:pt idx="5">
                  <c:v>35.071851712796693</c:v>
                </c:pt>
                <c:pt idx="6">
                  <c:v>41.341171359203706</c:v>
                </c:pt>
                <c:pt idx="7">
                  <c:v>33.400758023112282</c:v>
                </c:pt>
                <c:pt idx="11">
                  <c:v>20.206238151925209</c:v>
                </c:pt>
                <c:pt idx="12">
                  <c:v>28.425330622671442</c:v>
                </c:pt>
                <c:pt idx="13">
                  <c:v>20.826605006173835</c:v>
                </c:pt>
                <c:pt idx="14">
                  <c:v>19.171111453205519</c:v>
                </c:pt>
                <c:pt idx="15">
                  <c:v>20.700658895387296</c:v>
                </c:pt>
                <c:pt idx="16">
                  <c:v>28.159499386512433</c:v>
                </c:pt>
                <c:pt idx="17">
                  <c:v>27.178830565056334</c:v>
                </c:pt>
                <c:pt idx="18">
                  <c:v>35.43022497840392</c:v>
                </c:pt>
              </c:numCache>
            </c:numRef>
          </c:val>
          <c:smooth val="1"/>
          <c:extLst>
            <c:ext xmlns:c16="http://schemas.microsoft.com/office/drawing/2014/chart" uri="{C3380CC4-5D6E-409C-BE32-E72D297353CC}">
              <c16:uniqueId val="{00000000-D1AD-49E5-BC73-568C34E17E29}"/>
            </c:ext>
          </c:extLst>
        </c:ser>
        <c:ser>
          <c:idx val="1"/>
          <c:order val="1"/>
          <c:tx>
            <c:v>5-Years Moving Average</c:v>
          </c:tx>
          <c:spPr>
            <a:ln w="19050" cap="rnd">
              <a:solidFill>
                <a:schemeClr val="accent2"/>
              </a:solidFill>
              <a:round/>
            </a:ln>
            <a:effectLst/>
          </c:spPr>
          <c:marker>
            <c:symbol val="triangle"/>
            <c:size val="5"/>
            <c:spPr>
              <a:solidFill>
                <a:schemeClr val="accent2"/>
              </a:solidFill>
              <a:ln w="9525">
                <a:solidFill>
                  <a:schemeClr val="accent2"/>
                </a:solidFill>
              </a:ln>
              <a:effectLst/>
            </c:spPr>
          </c:marker>
          <c:val>
            <c:numRef>
              <c:f>'Mean annaul average'!$C$2:$C$20</c:f>
              <c:numCache>
                <c:formatCode>General</c:formatCode>
                <c:ptCount val="19"/>
                <c:pt idx="4" formatCode="0.0">
                  <c:v>27.249979524085763</c:v>
                </c:pt>
                <c:pt idx="5" formatCode="0.0">
                  <c:v>28.333421242247617</c:v>
                </c:pt>
                <c:pt idx="6" formatCode="0.0">
                  <c:v>31.467883426495444</c:v>
                </c:pt>
                <c:pt idx="7" formatCode="0.0">
                  <c:v>33.437432328721144</c:v>
                </c:pt>
                <c:pt idx="8" formatCode="0.0">
                  <c:v>34.42832695227456</c:v>
                </c:pt>
                <c:pt idx="9" formatCode="0.0">
                  <c:v>36.604593698370898</c:v>
                </c:pt>
                <c:pt idx="10" formatCode="0.0">
                  <c:v>37.370964691157994</c:v>
                </c:pt>
                <c:pt idx="11" formatCode="0.0">
                  <c:v>26.803498087518747</c:v>
                </c:pt>
                <c:pt idx="12" formatCode="0.0">
                  <c:v>24.315784387298326</c:v>
                </c:pt>
                <c:pt idx="13" formatCode="0.0">
                  <c:v>23.152724593590165</c:v>
                </c:pt>
                <c:pt idx="14" formatCode="0.0">
                  <c:v>22.157321308494005</c:v>
                </c:pt>
                <c:pt idx="15" formatCode="0.0">
                  <c:v>21.865988825872662</c:v>
                </c:pt>
                <c:pt idx="16" formatCode="0.0">
                  <c:v>23.456641072790106</c:v>
                </c:pt>
                <c:pt idx="17" formatCode="0.0">
                  <c:v>23.207341061267083</c:v>
                </c:pt>
                <c:pt idx="18" formatCode="0.0">
                  <c:v>26.128065055713101</c:v>
                </c:pt>
              </c:numCache>
            </c:numRef>
          </c:val>
          <c:smooth val="0"/>
          <c:extLst>
            <c:ext xmlns:c16="http://schemas.microsoft.com/office/drawing/2014/chart" uri="{C3380CC4-5D6E-409C-BE32-E72D297353CC}">
              <c16:uniqueId val="{00000001-D1AD-49E5-BC73-568C34E17E29}"/>
            </c:ext>
          </c:extLst>
        </c:ser>
        <c:ser>
          <c:idx val="2"/>
          <c:order val="2"/>
          <c:tx>
            <c:v>10-Years Moving Average</c:v>
          </c:tx>
          <c:spPr>
            <a:ln w="19050" cap="rnd">
              <a:solidFill>
                <a:schemeClr val="accent3"/>
              </a:solidFill>
              <a:round/>
            </a:ln>
            <a:effectLst/>
          </c:spPr>
          <c:marker>
            <c:symbol val="x"/>
            <c:size val="5"/>
            <c:spPr>
              <a:noFill/>
              <a:ln w="9525">
                <a:solidFill>
                  <a:schemeClr val="accent3"/>
                </a:solidFill>
              </a:ln>
              <a:effectLst/>
            </c:spPr>
          </c:marker>
          <c:val>
            <c:numRef>
              <c:f>'Mean annaul average'!$D$2:$D$20</c:f>
              <c:numCache>
                <c:formatCode>General</c:formatCode>
                <c:ptCount val="19"/>
                <c:pt idx="9" formatCode="0.0">
                  <c:v>30.757959839442687</c:v>
                </c:pt>
                <c:pt idx="10" formatCode="0.0">
                  <c:v>30.915576513364869</c:v>
                </c:pt>
                <c:pt idx="11" formatCode="0.0">
                  <c:v>30.135201901073533</c:v>
                </c:pt>
                <c:pt idx="12" formatCode="0.0">
                  <c:v>30.831247202600341</c:v>
                </c:pt>
                <c:pt idx="13" formatCode="0.0">
                  <c:v>29.595925941409821</c:v>
                </c:pt>
                <c:pt idx="14" formatCode="0.0">
                  <c:v>28.349009475584101</c:v>
                </c:pt>
                <c:pt idx="15" formatCode="0.0">
                  <c:v>26.295981930239897</c:v>
                </c:pt>
                <c:pt idx="16" formatCode="0.0">
                  <c:v>24.412885934141148</c:v>
                </c:pt>
                <c:pt idx="17" formatCode="0.0">
                  <c:v>23.524039154418865</c:v>
                </c:pt>
                <c:pt idx="18" formatCode="0.0">
                  <c:v>25.012312382416997</c:v>
                </c:pt>
              </c:numCache>
            </c:numRef>
          </c:val>
          <c:smooth val="0"/>
          <c:extLst>
            <c:ext xmlns:c16="http://schemas.microsoft.com/office/drawing/2014/chart" uri="{C3380CC4-5D6E-409C-BE32-E72D297353CC}">
              <c16:uniqueId val="{00000002-D1AD-49E5-BC73-568C34E17E29}"/>
            </c:ext>
          </c:extLst>
        </c:ser>
        <c:dLbls>
          <c:showLegendKey val="0"/>
          <c:showVal val="0"/>
          <c:showCatName val="0"/>
          <c:showSerName val="0"/>
          <c:showPercent val="0"/>
          <c:showBubbleSize val="0"/>
        </c:dLbls>
        <c:marker val="1"/>
        <c:smooth val="0"/>
        <c:axId val="110465023"/>
        <c:axId val="110477087"/>
      </c:lineChart>
      <c:catAx>
        <c:axId val="110465023"/>
        <c:scaling>
          <c:orientation val="minMax"/>
        </c:scaling>
        <c:delete val="0"/>
        <c:axPos val="b"/>
        <c:majorGridlines>
          <c:spPr>
            <a:ln w="9525" cap="flat" cmpd="sng" algn="ctr">
              <a:solidFill>
                <a:schemeClr val="tx1"/>
              </a:solidFill>
              <a:prstDash val="dash"/>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r>
                  <a:rPr lang="en-US"/>
                  <a:t>Fiscal Year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w="9525" cap="flat" cmpd="sng" algn="ctr">
            <a:solidFill>
              <a:sysClr val="windowText" lastClr="000000"/>
            </a:solidFill>
            <a:round/>
          </a:ln>
          <a:effectLst/>
        </c:spPr>
        <c:txPr>
          <a:bodyPr rot="-5400000" spcFirstLastPara="1" vertOverflow="ellipsis"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crossAx val="110477087"/>
        <c:crosses val="autoZero"/>
        <c:auto val="1"/>
        <c:lblAlgn val="ctr"/>
        <c:lblOffset val="100"/>
        <c:noMultiLvlLbl val="0"/>
      </c:catAx>
      <c:valAx>
        <c:axId val="110477087"/>
        <c:scaling>
          <c:orientation val="minMax"/>
          <c:min val="10"/>
        </c:scaling>
        <c:delete val="0"/>
        <c:axPos val="l"/>
        <c:majorGridlines>
          <c:spPr>
            <a:ln w="9525" cap="flat" cmpd="sng" algn="ctr">
              <a:solidFill>
                <a:schemeClr val="tx1"/>
              </a:solidFill>
              <a:prstDash val="dashDot"/>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r>
                  <a:rPr lang="en-US"/>
                  <a:t>Discharge (m3/s)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0.0" sourceLinked="1"/>
        <c:majorTickMark val="none"/>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crossAx val="110465023"/>
        <c:crosses val="autoZero"/>
        <c:crossBetween val="between"/>
      </c:valAx>
      <c:spPr>
        <a:noFill/>
        <a:ln>
          <a:solidFill>
            <a:sysClr val="windowText" lastClr="000000"/>
          </a:solidFill>
        </a:ln>
        <a:effectLst/>
      </c:spPr>
    </c:plotArea>
    <c:legend>
      <c:legendPos val="r"/>
      <c:layout>
        <c:manualLayout>
          <c:xMode val="edge"/>
          <c:yMode val="edge"/>
          <c:x val="0.16677428744225761"/>
          <c:y val="0.60635726865766837"/>
          <c:w val="0.2549835632961987"/>
          <c:h val="0.23102172155741241"/>
        </c:manualLayout>
      </c:layout>
      <c:overlay val="0"/>
      <c:spPr>
        <a:solidFill>
          <a:schemeClr val="bg1"/>
        </a:solidFill>
        <a:ln>
          <a:solidFill>
            <a:schemeClr val="tx1"/>
          </a:solidFill>
        </a:ln>
        <a:effectLst/>
      </c:spPr>
      <c:txPr>
        <a:bodyPr rot="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sz="1000">
          <a:solidFill>
            <a:sysClr val="windowText" lastClr="000000"/>
          </a:solidFill>
          <a:latin typeface="Gill Sans MT" panose="020B0502020104020203"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0.47662</cdr:x>
      <cdr:y>0.11722</cdr:y>
    </cdr:from>
    <cdr:to>
      <cdr:x>0.75104</cdr:x>
      <cdr:y>0.23445</cdr:y>
    </cdr:to>
    <cdr:sp macro="" textlink="">
      <cdr:nvSpPr>
        <cdr:cNvPr id="2" name="TextBox 1"/>
        <cdr:cNvSpPr txBox="1"/>
      </cdr:nvSpPr>
      <cdr:spPr>
        <a:xfrm xmlns:a="http://schemas.openxmlformats.org/drawingml/2006/main">
          <a:off x="2841000" y="416462"/>
          <a:ext cx="1635749" cy="41649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latin typeface="Gill Sans MT" panose="020B0502020104020203" pitchFamily="34" charset="0"/>
            </a:rPr>
            <a:t>Shrawan 23,</a:t>
          </a:r>
          <a:r>
            <a:rPr lang="en-US" sz="1100" baseline="0">
              <a:latin typeface="Gill Sans MT" panose="020B0502020104020203" pitchFamily="34" charset="0"/>
            </a:rPr>
            <a:t> 2073 =833.36 m3/s</a:t>
          </a:r>
          <a:endParaRPr lang="en-US" sz="1100">
            <a:latin typeface="Gill Sans MT" panose="020B0502020104020203" pitchFamily="34"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DA2D42-3B84-4FA5-BED8-A8353C283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2603</TotalTime>
  <Pages>25</Pages>
  <Words>8654</Words>
  <Characters>49330</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57869</CharactersWithSpaces>
  <SharedDoc>false</SharedDoc>
  <HLinks>
    <vt:vector size="4266" baseType="variant">
      <vt:variant>
        <vt:i4>3801131</vt:i4>
      </vt:variant>
      <vt:variant>
        <vt:i4>6657</vt:i4>
      </vt:variant>
      <vt:variant>
        <vt:i4>0</vt:i4>
      </vt:variant>
      <vt:variant>
        <vt:i4>5</vt:i4>
      </vt:variant>
      <vt:variant>
        <vt:lpwstr>http://www.irc.nl/docsearch/results/?publ=99264</vt:lpwstr>
      </vt:variant>
      <vt:variant>
        <vt:lpwstr/>
      </vt:variant>
      <vt:variant>
        <vt:i4>2752561</vt:i4>
      </vt:variant>
      <vt:variant>
        <vt:i4>6654</vt:i4>
      </vt:variant>
      <vt:variant>
        <vt:i4>0</vt:i4>
      </vt:variant>
      <vt:variant>
        <vt:i4>5</vt:i4>
      </vt:variant>
      <vt:variant>
        <vt:lpwstr>http://www.irc.nl/docsearch/results/?name=86484</vt:lpwstr>
      </vt:variant>
      <vt:variant>
        <vt:lpwstr/>
      </vt:variant>
      <vt:variant>
        <vt:i4>5439559</vt:i4>
      </vt:variant>
      <vt:variant>
        <vt:i4>4905</vt:i4>
      </vt:variant>
      <vt:variant>
        <vt:i4>0</vt:i4>
      </vt:variant>
      <vt:variant>
        <vt:i4>5</vt:i4>
      </vt:variant>
      <vt:variant>
        <vt:lpwstr>http://geoportal.icimod.org/?map=nepalglakes</vt:lpwstr>
      </vt:variant>
      <vt:variant>
        <vt:lpwstr/>
      </vt:variant>
      <vt:variant>
        <vt:i4>3342387</vt:i4>
      </vt:variant>
      <vt:variant>
        <vt:i4>4563</vt:i4>
      </vt:variant>
      <vt:variant>
        <vt:i4>0</vt:i4>
      </vt:variant>
      <vt:variant>
        <vt:i4>5</vt:i4>
      </vt:variant>
      <vt:variant>
        <vt:lpwstr>http://www.wscada.com/products</vt:lpwstr>
      </vt:variant>
      <vt:variant>
        <vt:lpwstr/>
      </vt:variant>
      <vt:variant>
        <vt:i4>1245238</vt:i4>
      </vt:variant>
      <vt:variant>
        <vt:i4>4250</vt:i4>
      </vt:variant>
      <vt:variant>
        <vt:i4>0</vt:i4>
      </vt:variant>
      <vt:variant>
        <vt:i4>5</vt:i4>
      </vt:variant>
      <vt:variant>
        <vt:lpwstr/>
      </vt:variant>
      <vt:variant>
        <vt:lpwstr>_Toc528829979</vt:lpwstr>
      </vt:variant>
      <vt:variant>
        <vt:i4>1245238</vt:i4>
      </vt:variant>
      <vt:variant>
        <vt:i4>4244</vt:i4>
      </vt:variant>
      <vt:variant>
        <vt:i4>0</vt:i4>
      </vt:variant>
      <vt:variant>
        <vt:i4>5</vt:i4>
      </vt:variant>
      <vt:variant>
        <vt:lpwstr/>
      </vt:variant>
      <vt:variant>
        <vt:lpwstr>_Toc528829978</vt:lpwstr>
      </vt:variant>
      <vt:variant>
        <vt:i4>1245238</vt:i4>
      </vt:variant>
      <vt:variant>
        <vt:i4>4238</vt:i4>
      </vt:variant>
      <vt:variant>
        <vt:i4>0</vt:i4>
      </vt:variant>
      <vt:variant>
        <vt:i4>5</vt:i4>
      </vt:variant>
      <vt:variant>
        <vt:lpwstr/>
      </vt:variant>
      <vt:variant>
        <vt:lpwstr>_Toc528829977</vt:lpwstr>
      </vt:variant>
      <vt:variant>
        <vt:i4>1245238</vt:i4>
      </vt:variant>
      <vt:variant>
        <vt:i4>4232</vt:i4>
      </vt:variant>
      <vt:variant>
        <vt:i4>0</vt:i4>
      </vt:variant>
      <vt:variant>
        <vt:i4>5</vt:i4>
      </vt:variant>
      <vt:variant>
        <vt:lpwstr/>
      </vt:variant>
      <vt:variant>
        <vt:lpwstr>_Toc528829976</vt:lpwstr>
      </vt:variant>
      <vt:variant>
        <vt:i4>1245238</vt:i4>
      </vt:variant>
      <vt:variant>
        <vt:i4>4226</vt:i4>
      </vt:variant>
      <vt:variant>
        <vt:i4>0</vt:i4>
      </vt:variant>
      <vt:variant>
        <vt:i4>5</vt:i4>
      </vt:variant>
      <vt:variant>
        <vt:lpwstr/>
      </vt:variant>
      <vt:variant>
        <vt:lpwstr>_Toc528829975</vt:lpwstr>
      </vt:variant>
      <vt:variant>
        <vt:i4>1245238</vt:i4>
      </vt:variant>
      <vt:variant>
        <vt:i4>4220</vt:i4>
      </vt:variant>
      <vt:variant>
        <vt:i4>0</vt:i4>
      </vt:variant>
      <vt:variant>
        <vt:i4>5</vt:i4>
      </vt:variant>
      <vt:variant>
        <vt:lpwstr/>
      </vt:variant>
      <vt:variant>
        <vt:lpwstr>_Toc528829974</vt:lpwstr>
      </vt:variant>
      <vt:variant>
        <vt:i4>1245238</vt:i4>
      </vt:variant>
      <vt:variant>
        <vt:i4>4214</vt:i4>
      </vt:variant>
      <vt:variant>
        <vt:i4>0</vt:i4>
      </vt:variant>
      <vt:variant>
        <vt:i4>5</vt:i4>
      </vt:variant>
      <vt:variant>
        <vt:lpwstr/>
      </vt:variant>
      <vt:variant>
        <vt:lpwstr>_Toc528829973</vt:lpwstr>
      </vt:variant>
      <vt:variant>
        <vt:i4>1245238</vt:i4>
      </vt:variant>
      <vt:variant>
        <vt:i4>4208</vt:i4>
      </vt:variant>
      <vt:variant>
        <vt:i4>0</vt:i4>
      </vt:variant>
      <vt:variant>
        <vt:i4>5</vt:i4>
      </vt:variant>
      <vt:variant>
        <vt:lpwstr/>
      </vt:variant>
      <vt:variant>
        <vt:lpwstr>_Toc528829972</vt:lpwstr>
      </vt:variant>
      <vt:variant>
        <vt:i4>1245238</vt:i4>
      </vt:variant>
      <vt:variant>
        <vt:i4>4202</vt:i4>
      </vt:variant>
      <vt:variant>
        <vt:i4>0</vt:i4>
      </vt:variant>
      <vt:variant>
        <vt:i4>5</vt:i4>
      </vt:variant>
      <vt:variant>
        <vt:lpwstr/>
      </vt:variant>
      <vt:variant>
        <vt:lpwstr>_Toc528829971</vt:lpwstr>
      </vt:variant>
      <vt:variant>
        <vt:i4>1245238</vt:i4>
      </vt:variant>
      <vt:variant>
        <vt:i4>4196</vt:i4>
      </vt:variant>
      <vt:variant>
        <vt:i4>0</vt:i4>
      </vt:variant>
      <vt:variant>
        <vt:i4>5</vt:i4>
      </vt:variant>
      <vt:variant>
        <vt:lpwstr/>
      </vt:variant>
      <vt:variant>
        <vt:lpwstr>_Toc528829970</vt:lpwstr>
      </vt:variant>
      <vt:variant>
        <vt:i4>1179702</vt:i4>
      </vt:variant>
      <vt:variant>
        <vt:i4>4190</vt:i4>
      </vt:variant>
      <vt:variant>
        <vt:i4>0</vt:i4>
      </vt:variant>
      <vt:variant>
        <vt:i4>5</vt:i4>
      </vt:variant>
      <vt:variant>
        <vt:lpwstr/>
      </vt:variant>
      <vt:variant>
        <vt:lpwstr>_Toc528829969</vt:lpwstr>
      </vt:variant>
      <vt:variant>
        <vt:i4>1179702</vt:i4>
      </vt:variant>
      <vt:variant>
        <vt:i4>4184</vt:i4>
      </vt:variant>
      <vt:variant>
        <vt:i4>0</vt:i4>
      </vt:variant>
      <vt:variant>
        <vt:i4>5</vt:i4>
      </vt:variant>
      <vt:variant>
        <vt:lpwstr/>
      </vt:variant>
      <vt:variant>
        <vt:lpwstr>_Toc528829968</vt:lpwstr>
      </vt:variant>
      <vt:variant>
        <vt:i4>1179702</vt:i4>
      </vt:variant>
      <vt:variant>
        <vt:i4>4178</vt:i4>
      </vt:variant>
      <vt:variant>
        <vt:i4>0</vt:i4>
      </vt:variant>
      <vt:variant>
        <vt:i4>5</vt:i4>
      </vt:variant>
      <vt:variant>
        <vt:lpwstr/>
      </vt:variant>
      <vt:variant>
        <vt:lpwstr>_Toc528829967</vt:lpwstr>
      </vt:variant>
      <vt:variant>
        <vt:i4>1179702</vt:i4>
      </vt:variant>
      <vt:variant>
        <vt:i4>4172</vt:i4>
      </vt:variant>
      <vt:variant>
        <vt:i4>0</vt:i4>
      </vt:variant>
      <vt:variant>
        <vt:i4>5</vt:i4>
      </vt:variant>
      <vt:variant>
        <vt:lpwstr/>
      </vt:variant>
      <vt:variant>
        <vt:lpwstr>_Toc528829966</vt:lpwstr>
      </vt:variant>
      <vt:variant>
        <vt:i4>1179702</vt:i4>
      </vt:variant>
      <vt:variant>
        <vt:i4>4166</vt:i4>
      </vt:variant>
      <vt:variant>
        <vt:i4>0</vt:i4>
      </vt:variant>
      <vt:variant>
        <vt:i4>5</vt:i4>
      </vt:variant>
      <vt:variant>
        <vt:lpwstr/>
      </vt:variant>
      <vt:variant>
        <vt:lpwstr>_Toc528829965</vt:lpwstr>
      </vt:variant>
      <vt:variant>
        <vt:i4>1179702</vt:i4>
      </vt:variant>
      <vt:variant>
        <vt:i4>4160</vt:i4>
      </vt:variant>
      <vt:variant>
        <vt:i4>0</vt:i4>
      </vt:variant>
      <vt:variant>
        <vt:i4>5</vt:i4>
      </vt:variant>
      <vt:variant>
        <vt:lpwstr/>
      </vt:variant>
      <vt:variant>
        <vt:lpwstr>_Toc528829964</vt:lpwstr>
      </vt:variant>
      <vt:variant>
        <vt:i4>1179702</vt:i4>
      </vt:variant>
      <vt:variant>
        <vt:i4>4154</vt:i4>
      </vt:variant>
      <vt:variant>
        <vt:i4>0</vt:i4>
      </vt:variant>
      <vt:variant>
        <vt:i4>5</vt:i4>
      </vt:variant>
      <vt:variant>
        <vt:lpwstr/>
      </vt:variant>
      <vt:variant>
        <vt:lpwstr>_Toc528829963</vt:lpwstr>
      </vt:variant>
      <vt:variant>
        <vt:i4>1179702</vt:i4>
      </vt:variant>
      <vt:variant>
        <vt:i4>4148</vt:i4>
      </vt:variant>
      <vt:variant>
        <vt:i4>0</vt:i4>
      </vt:variant>
      <vt:variant>
        <vt:i4>5</vt:i4>
      </vt:variant>
      <vt:variant>
        <vt:lpwstr/>
      </vt:variant>
      <vt:variant>
        <vt:lpwstr>_Toc528829962</vt:lpwstr>
      </vt:variant>
      <vt:variant>
        <vt:i4>1179702</vt:i4>
      </vt:variant>
      <vt:variant>
        <vt:i4>4142</vt:i4>
      </vt:variant>
      <vt:variant>
        <vt:i4>0</vt:i4>
      </vt:variant>
      <vt:variant>
        <vt:i4>5</vt:i4>
      </vt:variant>
      <vt:variant>
        <vt:lpwstr/>
      </vt:variant>
      <vt:variant>
        <vt:lpwstr>_Toc528829961</vt:lpwstr>
      </vt:variant>
      <vt:variant>
        <vt:i4>1179702</vt:i4>
      </vt:variant>
      <vt:variant>
        <vt:i4>4136</vt:i4>
      </vt:variant>
      <vt:variant>
        <vt:i4>0</vt:i4>
      </vt:variant>
      <vt:variant>
        <vt:i4>5</vt:i4>
      </vt:variant>
      <vt:variant>
        <vt:lpwstr/>
      </vt:variant>
      <vt:variant>
        <vt:lpwstr>_Toc528829960</vt:lpwstr>
      </vt:variant>
      <vt:variant>
        <vt:i4>1114166</vt:i4>
      </vt:variant>
      <vt:variant>
        <vt:i4>4130</vt:i4>
      </vt:variant>
      <vt:variant>
        <vt:i4>0</vt:i4>
      </vt:variant>
      <vt:variant>
        <vt:i4>5</vt:i4>
      </vt:variant>
      <vt:variant>
        <vt:lpwstr/>
      </vt:variant>
      <vt:variant>
        <vt:lpwstr>_Toc528829959</vt:lpwstr>
      </vt:variant>
      <vt:variant>
        <vt:i4>1114166</vt:i4>
      </vt:variant>
      <vt:variant>
        <vt:i4>4124</vt:i4>
      </vt:variant>
      <vt:variant>
        <vt:i4>0</vt:i4>
      </vt:variant>
      <vt:variant>
        <vt:i4>5</vt:i4>
      </vt:variant>
      <vt:variant>
        <vt:lpwstr/>
      </vt:variant>
      <vt:variant>
        <vt:lpwstr>_Toc528829958</vt:lpwstr>
      </vt:variant>
      <vt:variant>
        <vt:i4>1114166</vt:i4>
      </vt:variant>
      <vt:variant>
        <vt:i4>4118</vt:i4>
      </vt:variant>
      <vt:variant>
        <vt:i4>0</vt:i4>
      </vt:variant>
      <vt:variant>
        <vt:i4>5</vt:i4>
      </vt:variant>
      <vt:variant>
        <vt:lpwstr/>
      </vt:variant>
      <vt:variant>
        <vt:lpwstr>_Toc528829957</vt:lpwstr>
      </vt:variant>
      <vt:variant>
        <vt:i4>1114166</vt:i4>
      </vt:variant>
      <vt:variant>
        <vt:i4>4112</vt:i4>
      </vt:variant>
      <vt:variant>
        <vt:i4>0</vt:i4>
      </vt:variant>
      <vt:variant>
        <vt:i4>5</vt:i4>
      </vt:variant>
      <vt:variant>
        <vt:lpwstr/>
      </vt:variant>
      <vt:variant>
        <vt:lpwstr>_Toc528829956</vt:lpwstr>
      </vt:variant>
      <vt:variant>
        <vt:i4>1114166</vt:i4>
      </vt:variant>
      <vt:variant>
        <vt:i4>4106</vt:i4>
      </vt:variant>
      <vt:variant>
        <vt:i4>0</vt:i4>
      </vt:variant>
      <vt:variant>
        <vt:i4>5</vt:i4>
      </vt:variant>
      <vt:variant>
        <vt:lpwstr/>
      </vt:variant>
      <vt:variant>
        <vt:lpwstr>_Toc528829955</vt:lpwstr>
      </vt:variant>
      <vt:variant>
        <vt:i4>1114166</vt:i4>
      </vt:variant>
      <vt:variant>
        <vt:i4>4100</vt:i4>
      </vt:variant>
      <vt:variant>
        <vt:i4>0</vt:i4>
      </vt:variant>
      <vt:variant>
        <vt:i4>5</vt:i4>
      </vt:variant>
      <vt:variant>
        <vt:lpwstr/>
      </vt:variant>
      <vt:variant>
        <vt:lpwstr>_Toc528829954</vt:lpwstr>
      </vt:variant>
      <vt:variant>
        <vt:i4>1114166</vt:i4>
      </vt:variant>
      <vt:variant>
        <vt:i4>4094</vt:i4>
      </vt:variant>
      <vt:variant>
        <vt:i4>0</vt:i4>
      </vt:variant>
      <vt:variant>
        <vt:i4>5</vt:i4>
      </vt:variant>
      <vt:variant>
        <vt:lpwstr/>
      </vt:variant>
      <vt:variant>
        <vt:lpwstr>_Toc528829953</vt:lpwstr>
      </vt:variant>
      <vt:variant>
        <vt:i4>1114166</vt:i4>
      </vt:variant>
      <vt:variant>
        <vt:i4>4088</vt:i4>
      </vt:variant>
      <vt:variant>
        <vt:i4>0</vt:i4>
      </vt:variant>
      <vt:variant>
        <vt:i4>5</vt:i4>
      </vt:variant>
      <vt:variant>
        <vt:lpwstr/>
      </vt:variant>
      <vt:variant>
        <vt:lpwstr>_Toc528829952</vt:lpwstr>
      </vt:variant>
      <vt:variant>
        <vt:i4>1114166</vt:i4>
      </vt:variant>
      <vt:variant>
        <vt:i4>4082</vt:i4>
      </vt:variant>
      <vt:variant>
        <vt:i4>0</vt:i4>
      </vt:variant>
      <vt:variant>
        <vt:i4>5</vt:i4>
      </vt:variant>
      <vt:variant>
        <vt:lpwstr/>
      </vt:variant>
      <vt:variant>
        <vt:lpwstr>_Toc528829951</vt:lpwstr>
      </vt:variant>
      <vt:variant>
        <vt:i4>1114166</vt:i4>
      </vt:variant>
      <vt:variant>
        <vt:i4>4076</vt:i4>
      </vt:variant>
      <vt:variant>
        <vt:i4>0</vt:i4>
      </vt:variant>
      <vt:variant>
        <vt:i4>5</vt:i4>
      </vt:variant>
      <vt:variant>
        <vt:lpwstr/>
      </vt:variant>
      <vt:variant>
        <vt:lpwstr>_Toc528829950</vt:lpwstr>
      </vt:variant>
      <vt:variant>
        <vt:i4>1048630</vt:i4>
      </vt:variant>
      <vt:variant>
        <vt:i4>4070</vt:i4>
      </vt:variant>
      <vt:variant>
        <vt:i4>0</vt:i4>
      </vt:variant>
      <vt:variant>
        <vt:i4>5</vt:i4>
      </vt:variant>
      <vt:variant>
        <vt:lpwstr/>
      </vt:variant>
      <vt:variant>
        <vt:lpwstr>_Toc528829949</vt:lpwstr>
      </vt:variant>
      <vt:variant>
        <vt:i4>1048630</vt:i4>
      </vt:variant>
      <vt:variant>
        <vt:i4>4064</vt:i4>
      </vt:variant>
      <vt:variant>
        <vt:i4>0</vt:i4>
      </vt:variant>
      <vt:variant>
        <vt:i4>5</vt:i4>
      </vt:variant>
      <vt:variant>
        <vt:lpwstr/>
      </vt:variant>
      <vt:variant>
        <vt:lpwstr>_Toc528829948</vt:lpwstr>
      </vt:variant>
      <vt:variant>
        <vt:i4>1048630</vt:i4>
      </vt:variant>
      <vt:variant>
        <vt:i4>4058</vt:i4>
      </vt:variant>
      <vt:variant>
        <vt:i4>0</vt:i4>
      </vt:variant>
      <vt:variant>
        <vt:i4>5</vt:i4>
      </vt:variant>
      <vt:variant>
        <vt:lpwstr/>
      </vt:variant>
      <vt:variant>
        <vt:lpwstr>_Toc528829947</vt:lpwstr>
      </vt:variant>
      <vt:variant>
        <vt:i4>1048630</vt:i4>
      </vt:variant>
      <vt:variant>
        <vt:i4>4052</vt:i4>
      </vt:variant>
      <vt:variant>
        <vt:i4>0</vt:i4>
      </vt:variant>
      <vt:variant>
        <vt:i4>5</vt:i4>
      </vt:variant>
      <vt:variant>
        <vt:lpwstr/>
      </vt:variant>
      <vt:variant>
        <vt:lpwstr>_Toc528829946</vt:lpwstr>
      </vt:variant>
      <vt:variant>
        <vt:i4>1048630</vt:i4>
      </vt:variant>
      <vt:variant>
        <vt:i4>4046</vt:i4>
      </vt:variant>
      <vt:variant>
        <vt:i4>0</vt:i4>
      </vt:variant>
      <vt:variant>
        <vt:i4>5</vt:i4>
      </vt:variant>
      <vt:variant>
        <vt:lpwstr/>
      </vt:variant>
      <vt:variant>
        <vt:lpwstr>_Toc528829945</vt:lpwstr>
      </vt:variant>
      <vt:variant>
        <vt:i4>1048630</vt:i4>
      </vt:variant>
      <vt:variant>
        <vt:i4>4040</vt:i4>
      </vt:variant>
      <vt:variant>
        <vt:i4>0</vt:i4>
      </vt:variant>
      <vt:variant>
        <vt:i4>5</vt:i4>
      </vt:variant>
      <vt:variant>
        <vt:lpwstr/>
      </vt:variant>
      <vt:variant>
        <vt:lpwstr>_Toc528829944</vt:lpwstr>
      </vt:variant>
      <vt:variant>
        <vt:i4>1048630</vt:i4>
      </vt:variant>
      <vt:variant>
        <vt:i4>4034</vt:i4>
      </vt:variant>
      <vt:variant>
        <vt:i4>0</vt:i4>
      </vt:variant>
      <vt:variant>
        <vt:i4>5</vt:i4>
      </vt:variant>
      <vt:variant>
        <vt:lpwstr/>
      </vt:variant>
      <vt:variant>
        <vt:lpwstr>_Toc528829943</vt:lpwstr>
      </vt:variant>
      <vt:variant>
        <vt:i4>1048630</vt:i4>
      </vt:variant>
      <vt:variant>
        <vt:i4>4028</vt:i4>
      </vt:variant>
      <vt:variant>
        <vt:i4>0</vt:i4>
      </vt:variant>
      <vt:variant>
        <vt:i4>5</vt:i4>
      </vt:variant>
      <vt:variant>
        <vt:lpwstr/>
      </vt:variant>
      <vt:variant>
        <vt:lpwstr>_Toc528829942</vt:lpwstr>
      </vt:variant>
      <vt:variant>
        <vt:i4>1048630</vt:i4>
      </vt:variant>
      <vt:variant>
        <vt:i4>4022</vt:i4>
      </vt:variant>
      <vt:variant>
        <vt:i4>0</vt:i4>
      </vt:variant>
      <vt:variant>
        <vt:i4>5</vt:i4>
      </vt:variant>
      <vt:variant>
        <vt:lpwstr/>
      </vt:variant>
      <vt:variant>
        <vt:lpwstr>_Toc528829941</vt:lpwstr>
      </vt:variant>
      <vt:variant>
        <vt:i4>1048630</vt:i4>
      </vt:variant>
      <vt:variant>
        <vt:i4>4016</vt:i4>
      </vt:variant>
      <vt:variant>
        <vt:i4>0</vt:i4>
      </vt:variant>
      <vt:variant>
        <vt:i4>5</vt:i4>
      </vt:variant>
      <vt:variant>
        <vt:lpwstr/>
      </vt:variant>
      <vt:variant>
        <vt:lpwstr>_Toc528829940</vt:lpwstr>
      </vt:variant>
      <vt:variant>
        <vt:i4>1507382</vt:i4>
      </vt:variant>
      <vt:variant>
        <vt:i4>4010</vt:i4>
      </vt:variant>
      <vt:variant>
        <vt:i4>0</vt:i4>
      </vt:variant>
      <vt:variant>
        <vt:i4>5</vt:i4>
      </vt:variant>
      <vt:variant>
        <vt:lpwstr/>
      </vt:variant>
      <vt:variant>
        <vt:lpwstr>_Toc528829939</vt:lpwstr>
      </vt:variant>
      <vt:variant>
        <vt:i4>1507382</vt:i4>
      </vt:variant>
      <vt:variant>
        <vt:i4>4004</vt:i4>
      </vt:variant>
      <vt:variant>
        <vt:i4>0</vt:i4>
      </vt:variant>
      <vt:variant>
        <vt:i4>5</vt:i4>
      </vt:variant>
      <vt:variant>
        <vt:lpwstr/>
      </vt:variant>
      <vt:variant>
        <vt:lpwstr>_Toc528829938</vt:lpwstr>
      </vt:variant>
      <vt:variant>
        <vt:i4>1507382</vt:i4>
      </vt:variant>
      <vt:variant>
        <vt:i4>3998</vt:i4>
      </vt:variant>
      <vt:variant>
        <vt:i4>0</vt:i4>
      </vt:variant>
      <vt:variant>
        <vt:i4>5</vt:i4>
      </vt:variant>
      <vt:variant>
        <vt:lpwstr/>
      </vt:variant>
      <vt:variant>
        <vt:lpwstr>_Toc528829937</vt:lpwstr>
      </vt:variant>
      <vt:variant>
        <vt:i4>1507382</vt:i4>
      </vt:variant>
      <vt:variant>
        <vt:i4>3992</vt:i4>
      </vt:variant>
      <vt:variant>
        <vt:i4>0</vt:i4>
      </vt:variant>
      <vt:variant>
        <vt:i4>5</vt:i4>
      </vt:variant>
      <vt:variant>
        <vt:lpwstr/>
      </vt:variant>
      <vt:variant>
        <vt:lpwstr>_Toc528829936</vt:lpwstr>
      </vt:variant>
      <vt:variant>
        <vt:i4>1507382</vt:i4>
      </vt:variant>
      <vt:variant>
        <vt:i4>3986</vt:i4>
      </vt:variant>
      <vt:variant>
        <vt:i4>0</vt:i4>
      </vt:variant>
      <vt:variant>
        <vt:i4>5</vt:i4>
      </vt:variant>
      <vt:variant>
        <vt:lpwstr/>
      </vt:variant>
      <vt:variant>
        <vt:lpwstr>_Toc528829935</vt:lpwstr>
      </vt:variant>
      <vt:variant>
        <vt:i4>1507382</vt:i4>
      </vt:variant>
      <vt:variant>
        <vt:i4>3980</vt:i4>
      </vt:variant>
      <vt:variant>
        <vt:i4>0</vt:i4>
      </vt:variant>
      <vt:variant>
        <vt:i4>5</vt:i4>
      </vt:variant>
      <vt:variant>
        <vt:lpwstr/>
      </vt:variant>
      <vt:variant>
        <vt:lpwstr>_Toc528829934</vt:lpwstr>
      </vt:variant>
      <vt:variant>
        <vt:i4>1507382</vt:i4>
      </vt:variant>
      <vt:variant>
        <vt:i4>3974</vt:i4>
      </vt:variant>
      <vt:variant>
        <vt:i4>0</vt:i4>
      </vt:variant>
      <vt:variant>
        <vt:i4>5</vt:i4>
      </vt:variant>
      <vt:variant>
        <vt:lpwstr/>
      </vt:variant>
      <vt:variant>
        <vt:lpwstr>_Toc528829933</vt:lpwstr>
      </vt:variant>
      <vt:variant>
        <vt:i4>1507382</vt:i4>
      </vt:variant>
      <vt:variant>
        <vt:i4>3968</vt:i4>
      </vt:variant>
      <vt:variant>
        <vt:i4>0</vt:i4>
      </vt:variant>
      <vt:variant>
        <vt:i4>5</vt:i4>
      </vt:variant>
      <vt:variant>
        <vt:lpwstr/>
      </vt:variant>
      <vt:variant>
        <vt:lpwstr>_Toc528829932</vt:lpwstr>
      </vt:variant>
      <vt:variant>
        <vt:i4>1507382</vt:i4>
      </vt:variant>
      <vt:variant>
        <vt:i4>3962</vt:i4>
      </vt:variant>
      <vt:variant>
        <vt:i4>0</vt:i4>
      </vt:variant>
      <vt:variant>
        <vt:i4>5</vt:i4>
      </vt:variant>
      <vt:variant>
        <vt:lpwstr/>
      </vt:variant>
      <vt:variant>
        <vt:lpwstr>_Toc528829931</vt:lpwstr>
      </vt:variant>
      <vt:variant>
        <vt:i4>1507382</vt:i4>
      </vt:variant>
      <vt:variant>
        <vt:i4>3956</vt:i4>
      </vt:variant>
      <vt:variant>
        <vt:i4>0</vt:i4>
      </vt:variant>
      <vt:variant>
        <vt:i4>5</vt:i4>
      </vt:variant>
      <vt:variant>
        <vt:lpwstr/>
      </vt:variant>
      <vt:variant>
        <vt:lpwstr>_Toc528829930</vt:lpwstr>
      </vt:variant>
      <vt:variant>
        <vt:i4>1441846</vt:i4>
      </vt:variant>
      <vt:variant>
        <vt:i4>3950</vt:i4>
      </vt:variant>
      <vt:variant>
        <vt:i4>0</vt:i4>
      </vt:variant>
      <vt:variant>
        <vt:i4>5</vt:i4>
      </vt:variant>
      <vt:variant>
        <vt:lpwstr/>
      </vt:variant>
      <vt:variant>
        <vt:lpwstr>_Toc528829929</vt:lpwstr>
      </vt:variant>
      <vt:variant>
        <vt:i4>1441846</vt:i4>
      </vt:variant>
      <vt:variant>
        <vt:i4>3944</vt:i4>
      </vt:variant>
      <vt:variant>
        <vt:i4>0</vt:i4>
      </vt:variant>
      <vt:variant>
        <vt:i4>5</vt:i4>
      </vt:variant>
      <vt:variant>
        <vt:lpwstr/>
      </vt:variant>
      <vt:variant>
        <vt:lpwstr>_Toc528829928</vt:lpwstr>
      </vt:variant>
      <vt:variant>
        <vt:i4>1441846</vt:i4>
      </vt:variant>
      <vt:variant>
        <vt:i4>3938</vt:i4>
      </vt:variant>
      <vt:variant>
        <vt:i4>0</vt:i4>
      </vt:variant>
      <vt:variant>
        <vt:i4>5</vt:i4>
      </vt:variant>
      <vt:variant>
        <vt:lpwstr/>
      </vt:variant>
      <vt:variant>
        <vt:lpwstr>_Toc528829927</vt:lpwstr>
      </vt:variant>
      <vt:variant>
        <vt:i4>1441846</vt:i4>
      </vt:variant>
      <vt:variant>
        <vt:i4>3932</vt:i4>
      </vt:variant>
      <vt:variant>
        <vt:i4>0</vt:i4>
      </vt:variant>
      <vt:variant>
        <vt:i4>5</vt:i4>
      </vt:variant>
      <vt:variant>
        <vt:lpwstr/>
      </vt:variant>
      <vt:variant>
        <vt:lpwstr>_Toc528829926</vt:lpwstr>
      </vt:variant>
      <vt:variant>
        <vt:i4>1441846</vt:i4>
      </vt:variant>
      <vt:variant>
        <vt:i4>3926</vt:i4>
      </vt:variant>
      <vt:variant>
        <vt:i4>0</vt:i4>
      </vt:variant>
      <vt:variant>
        <vt:i4>5</vt:i4>
      </vt:variant>
      <vt:variant>
        <vt:lpwstr/>
      </vt:variant>
      <vt:variant>
        <vt:lpwstr>_Toc528829925</vt:lpwstr>
      </vt:variant>
      <vt:variant>
        <vt:i4>1441846</vt:i4>
      </vt:variant>
      <vt:variant>
        <vt:i4>3920</vt:i4>
      </vt:variant>
      <vt:variant>
        <vt:i4>0</vt:i4>
      </vt:variant>
      <vt:variant>
        <vt:i4>5</vt:i4>
      </vt:variant>
      <vt:variant>
        <vt:lpwstr/>
      </vt:variant>
      <vt:variant>
        <vt:lpwstr>_Toc528829924</vt:lpwstr>
      </vt:variant>
      <vt:variant>
        <vt:i4>1441846</vt:i4>
      </vt:variant>
      <vt:variant>
        <vt:i4>3914</vt:i4>
      </vt:variant>
      <vt:variant>
        <vt:i4>0</vt:i4>
      </vt:variant>
      <vt:variant>
        <vt:i4>5</vt:i4>
      </vt:variant>
      <vt:variant>
        <vt:lpwstr/>
      </vt:variant>
      <vt:variant>
        <vt:lpwstr>_Toc528829923</vt:lpwstr>
      </vt:variant>
      <vt:variant>
        <vt:i4>1441846</vt:i4>
      </vt:variant>
      <vt:variant>
        <vt:i4>3908</vt:i4>
      </vt:variant>
      <vt:variant>
        <vt:i4>0</vt:i4>
      </vt:variant>
      <vt:variant>
        <vt:i4>5</vt:i4>
      </vt:variant>
      <vt:variant>
        <vt:lpwstr/>
      </vt:variant>
      <vt:variant>
        <vt:lpwstr>_Toc528829922</vt:lpwstr>
      </vt:variant>
      <vt:variant>
        <vt:i4>1441846</vt:i4>
      </vt:variant>
      <vt:variant>
        <vt:i4>3902</vt:i4>
      </vt:variant>
      <vt:variant>
        <vt:i4>0</vt:i4>
      </vt:variant>
      <vt:variant>
        <vt:i4>5</vt:i4>
      </vt:variant>
      <vt:variant>
        <vt:lpwstr/>
      </vt:variant>
      <vt:variant>
        <vt:lpwstr>_Toc528829921</vt:lpwstr>
      </vt:variant>
      <vt:variant>
        <vt:i4>1441846</vt:i4>
      </vt:variant>
      <vt:variant>
        <vt:i4>3896</vt:i4>
      </vt:variant>
      <vt:variant>
        <vt:i4>0</vt:i4>
      </vt:variant>
      <vt:variant>
        <vt:i4>5</vt:i4>
      </vt:variant>
      <vt:variant>
        <vt:lpwstr/>
      </vt:variant>
      <vt:variant>
        <vt:lpwstr>_Toc528829920</vt:lpwstr>
      </vt:variant>
      <vt:variant>
        <vt:i4>1376310</vt:i4>
      </vt:variant>
      <vt:variant>
        <vt:i4>3890</vt:i4>
      </vt:variant>
      <vt:variant>
        <vt:i4>0</vt:i4>
      </vt:variant>
      <vt:variant>
        <vt:i4>5</vt:i4>
      </vt:variant>
      <vt:variant>
        <vt:lpwstr/>
      </vt:variant>
      <vt:variant>
        <vt:lpwstr>_Toc528829919</vt:lpwstr>
      </vt:variant>
      <vt:variant>
        <vt:i4>1376310</vt:i4>
      </vt:variant>
      <vt:variant>
        <vt:i4>3884</vt:i4>
      </vt:variant>
      <vt:variant>
        <vt:i4>0</vt:i4>
      </vt:variant>
      <vt:variant>
        <vt:i4>5</vt:i4>
      </vt:variant>
      <vt:variant>
        <vt:lpwstr/>
      </vt:variant>
      <vt:variant>
        <vt:lpwstr>_Toc528829918</vt:lpwstr>
      </vt:variant>
      <vt:variant>
        <vt:i4>1376310</vt:i4>
      </vt:variant>
      <vt:variant>
        <vt:i4>3878</vt:i4>
      </vt:variant>
      <vt:variant>
        <vt:i4>0</vt:i4>
      </vt:variant>
      <vt:variant>
        <vt:i4>5</vt:i4>
      </vt:variant>
      <vt:variant>
        <vt:lpwstr/>
      </vt:variant>
      <vt:variant>
        <vt:lpwstr>_Toc528829917</vt:lpwstr>
      </vt:variant>
      <vt:variant>
        <vt:i4>1376310</vt:i4>
      </vt:variant>
      <vt:variant>
        <vt:i4>3872</vt:i4>
      </vt:variant>
      <vt:variant>
        <vt:i4>0</vt:i4>
      </vt:variant>
      <vt:variant>
        <vt:i4>5</vt:i4>
      </vt:variant>
      <vt:variant>
        <vt:lpwstr/>
      </vt:variant>
      <vt:variant>
        <vt:lpwstr>_Toc528829916</vt:lpwstr>
      </vt:variant>
      <vt:variant>
        <vt:i4>1376310</vt:i4>
      </vt:variant>
      <vt:variant>
        <vt:i4>3866</vt:i4>
      </vt:variant>
      <vt:variant>
        <vt:i4>0</vt:i4>
      </vt:variant>
      <vt:variant>
        <vt:i4>5</vt:i4>
      </vt:variant>
      <vt:variant>
        <vt:lpwstr/>
      </vt:variant>
      <vt:variant>
        <vt:lpwstr>_Toc528829915</vt:lpwstr>
      </vt:variant>
      <vt:variant>
        <vt:i4>1376310</vt:i4>
      </vt:variant>
      <vt:variant>
        <vt:i4>3860</vt:i4>
      </vt:variant>
      <vt:variant>
        <vt:i4>0</vt:i4>
      </vt:variant>
      <vt:variant>
        <vt:i4>5</vt:i4>
      </vt:variant>
      <vt:variant>
        <vt:lpwstr/>
      </vt:variant>
      <vt:variant>
        <vt:lpwstr>_Toc528829914</vt:lpwstr>
      </vt:variant>
      <vt:variant>
        <vt:i4>1376310</vt:i4>
      </vt:variant>
      <vt:variant>
        <vt:i4>3854</vt:i4>
      </vt:variant>
      <vt:variant>
        <vt:i4>0</vt:i4>
      </vt:variant>
      <vt:variant>
        <vt:i4>5</vt:i4>
      </vt:variant>
      <vt:variant>
        <vt:lpwstr/>
      </vt:variant>
      <vt:variant>
        <vt:lpwstr>_Toc528829913</vt:lpwstr>
      </vt:variant>
      <vt:variant>
        <vt:i4>1376310</vt:i4>
      </vt:variant>
      <vt:variant>
        <vt:i4>3848</vt:i4>
      </vt:variant>
      <vt:variant>
        <vt:i4>0</vt:i4>
      </vt:variant>
      <vt:variant>
        <vt:i4>5</vt:i4>
      </vt:variant>
      <vt:variant>
        <vt:lpwstr/>
      </vt:variant>
      <vt:variant>
        <vt:lpwstr>_Toc528829912</vt:lpwstr>
      </vt:variant>
      <vt:variant>
        <vt:i4>1376310</vt:i4>
      </vt:variant>
      <vt:variant>
        <vt:i4>3842</vt:i4>
      </vt:variant>
      <vt:variant>
        <vt:i4>0</vt:i4>
      </vt:variant>
      <vt:variant>
        <vt:i4>5</vt:i4>
      </vt:variant>
      <vt:variant>
        <vt:lpwstr/>
      </vt:variant>
      <vt:variant>
        <vt:lpwstr>_Toc528829911</vt:lpwstr>
      </vt:variant>
      <vt:variant>
        <vt:i4>1376310</vt:i4>
      </vt:variant>
      <vt:variant>
        <vt:i4>3836</vt:i4>
      </vt:variant>
      <vt:variant>
        <vt:i4>0</vt:i4>
      </vt:variant>
      <vt:variant>
        <vt:i4>5</vt:i4>
      </vt:variant>
      <vt:variant>
        <vt:lpwstr/>
      </vt:variant>
      <vt:variant>
        <vt:lpwstr>_Toc528829910</vt:lpwstr>
      </vt:variant>
      <vt:variant>
        <vt:i4>1310774</vt:i4>
      </vt:variant>
      <vt:variant>
        <vt:i4>3830</vt:i4>
      </vt:variant>
      <vt:variant>
        <vt:i4>0</vt:i4>
      </vt:variant>
      <vt:variant>
        <vt:i4>5</vt:i4>
      </vt:variant>
      <vt:variant>
        <vt:lpwstr/>
      </vt:variant>
      <vt:variant>
        <vt:lpwstr>_Toc528829909</vt:lpwstr>
      </vt:variant>
      <vt:variant>
        <vt:i4>1310774</vt:i4>
      </vt:variant>
      <vt:variant>
        <vt:i4>3824</vt:i4>
      </vt:variant>
      <vt:variant>
        <vt:i4>0</vt:i4>
      </vt:variant>
      <vt:variant>
        <vt:i4>5</vt:i4>
      </vt:variant>
      <vt:variant>
        <vt:lpwstr/>
      </vt:variant>
      <vt:variant>
        <vt:lpwstr>_Toc528829908</vt:lpwstr>
      </vt:variant>
      <vt:variant>
        <vt:i4>1310774</vt:i4>
      </vt:variant>
      <vt:variant>
        <vt:i4>3818</vt:i4>
      </vt:variant>
      <vt:variant>
        <vt:i4>0</vt:i4>
      </vt:variant>
      <vt:variant>
        <vt:i4>5</vt:i4>
      </vt:variant>
      <vt:variant>
        <vt:lpwstr/>
      </vt:variant>
      <vt:variant>
        <vt:lpwstr>_Toc528829907</vt:lpwstr>
      </vt:variant>
      <vt:variant>
        <vt:i4>1310774</vt:i4>
      </vt:variant>
      <vt:variant>
        <vt:i4>3812</vt:i4>
      </vt:variant>
      <vt:variant>
        <vt:i4>0</vt:i4>
      </vt:variant>
      <vt:variant>
        <vt:i4>5</vt:i4>
      </vt:variant>
      <vt:variant>
        <vt:lpwstr/>
      </vt:variant>
      <vt:variant>
        <vt:lpwstr>_Toc528829906</vt:lpwstr>
      </vt:variant>
      <vt:variant>
        <vt:i4>1310774</vt:i4>
      </vt:variant>
      <vt:variant>
        <vt:i4>3806</vt:i4>
      </vt:variant>
      <vt:variant>
        <vt:i4>0</vt:i4>
      </vt:variant>
      <vt:variant>
        <vt:i4>5</vt:i4>
      </vt:variant>
      <vt:variant>
        <vt:lpwstr/>
      </vt:variant>
      <vt:variant>
        <vt:lpwstr>_Toc528829905</vt:lpwstr>
      </vt:variant>
      <vt:variant>
        <vt:i4>1310774</vt:i4>
      </vt:variant>
      <vt:variant>
        <vt:i4>3800</vt:i4>
      </vt:variant>
      <vt:variant>
        <vt:i4>0</vt:i4>
      </vt:variant>
      <vt:variant>
        <vt:i4>5</vt:i4>
      </vt:variant>
      <vt:variant>
        <vt:lpwstr/>
      </vt:variant>
      <vt:variant>
        <vt:lpwstr>_Toc528829904</vt:lpwstr>
      </vt:variant>
      <vt:variant>
        <vt:i4>1310774</vt:i4>
      </vt:variant>
      <vt:variant>
        <vt:i4>3794</vt:i4>
      </vt:variant>
      <vt:variant>
        <vt:i4>0</vt:i4>
      </vt:variant>
      <vt:variant>
        <vt:i4>5</vt:i4>
      </vt:variant>
      <vt:variant>
        <vt:lpwstr/>
      </vt:variant>
      <vt:variant>
        <vt:lpwstr>_Toc528829903</vt:lpwstr>
      </vt:variant>
      <vt:variant>
        <vt:i4>1310774</vt:i4>
      </vt:variant>
      <vt:variant>
        <vt:i4>3788</vt:i4>
      </vt:variant>
      <vt:variant>
        <vt:i4>0</vt:i4>
      </vt:variant>
      <vt:variant>
        <vt:i4>5</vt:i4>
      </vt:variant>
      <vt:variant>
        <vt:lpwstr/>
      </vt:variant>
      <vt:variant>
        <vt:lpwstr>_Toc528829902</vt:lpwstr>
      </vt:variant>
      <vt:variant>
        <vt:i4>1310774</vt:i4>
      </vt:variant>
      <vt:variant>
        <vt:i4>3782</vt:i4>
      </vt:variant>
      <vt:variant>
        <vt:i4>0</vt:i4>
      </vt:variant>
      <vt:variant>
        <vt:i4>5</vt:i4>
      </vt:variant>
      <vt:variant>
        <vt:lpwstr/>
      </vt:variant>
      <vt:variant>
        <vt:lpwstr>_Toc528829901</vt:lpwstr>
      </vt:variant>
      <vt:variant>
        <vt:i4>1310774</vt:i4>
      </vt:variant>
      <vt:variant>
        <vt:i4>3776</vt:i4>
      </vt:variant>
      <vt:variant>
        <vt:i4>0</vt:i4>
      </vt:variant>
      <vt:variant>
        <vt:i4>5</vt:i4>
      </vt:variant>
      <vt:variant>
        <vt:lpwstr/>
      </vt:variant>
      <vt:variant>
        <vt:lpwstr>_Toc528829900</vt:lpwstr>
      </vt:variant>
      <vt:variant>
        <vt:i4>1900599</vt:i4>
      </vt:variant>
      <vt:variant>
        <vt:i4>3770</vt:i4>
      </vt:variant>
      <vt:variant>
        <vt:i4>0</vt:i4>
      </vt:variant>
      <vt:variant>
        <vt:i4>5</vt:i4>
      </vt:variant>
      <vt:variant>
        <vt:lpwstr/>
      </vt:variant>
      <vt:variant>
        <vt:lpwstr>_Toc528829899</vt:lpwstr>
      </vt:variant>
      <vt:variant>
        <vt:i4>1900599</vt:i4>
      </vt:variant>
      <vt:variant>
        <vt:i4>3764</vt:i4>
      </vt:variant>
      <vt:variant>
        <vt:i4>0</vt:i4>
      </vt:variant>
      <vt:variant>
        <vt:i4>5</vt:i4>
      </vt:variant>
      <vt:variant>
        <vt:lpwstr/>
      </vt:variant>
      <vt:variant>
        <vt:lpwstr>_Toc528829898</vt:lpwstr>
      </vt:variant>
      <vt:variant>
        <vt:i4>1900599</vt:i4>
      </vt:variant>
      <vt:variant>
        <vt:i4>3758</vt:i4>
      </vt:variant>
      <vt:variant>
        <vt:i4>0</vt:i4>
      </vt:variant>
      <vt:variant>
        <vt:i4>5</vt:i4>
      </vt:variant>
      <vt:variant>
        <vt:lpwstr/>
      </vt:variant>
      <vt:variant>
        <vt:lpwstr>_Toc528829897</vt:lpwstr>
      </vt:variant>
      <vt:variant>
        <vt:i4>1900599</vt:i4>
      </vt:variant>
      <vt:variant>
        <vt:i4>3752</vt:i4>
      </vt:variant>
      <vt:variant>
        <vt:i4>0</vt:i4>
      </vt:variant>
      <vt:variant>
        <vt:i4>5</vt:i4>
      </vt:variant>
      <vt:variant>
        <vt:lpwstr/>
      </vt:variant>
      <vt:variant>
        <vt:lpwstr>_Toc528829896</vt:lpwstr>
      </vt:variant>
      <vt:variant>
        <vt:i4>1900599</vt:i4>
      </vt:variant>
      <vt:variant>
        <vt:i4>3746</vt:i4>
      </vt:variant>
      <vt:variant>
        <vt:i4>0</vt:i4>
      </vt:variant>
      <vt:variant>
        <vt:i4>5</vt:i4>
      </vt:variant>
      <vt:variant>
        <vt:lpwstr/>
      </vt:variant>
      <vt:variant>
        <vt:lpwstr>_Toc528829895</vt:lpwstr>
      </vt:variant>
      <vt:variant>
        <vt:i4>1900599</vt:i4>
      </vt:variant>
      <vt:variant>
        <vt:i4>3740</vt:i4>
      </vt:variant>
      <vt:variant>
        <vt:i4>0</vt:i4>
      </vt:variant>
      <vt:variant>
        <vt:i4>5</vt:i4>
      </vt:variant>
      <vt:variant>
        <vt:lpwstr/>
      </vt:variant>
      <vt:variant>
        <vt:lpwstr>_Toc528829894</vt:lpwstr>
      </vt:variant>
      <vt:variant>
        <vt:i4>1900599</vt:i4>
      </vt:variant>
      <vt:variant>
        <vt:i4>3734</vt:i4>
      </vt:variant>
      <vt:variant>
        <vt:i4>0</vt:i4>
      </vt:variant>
      <vt:variant>
        <vt:i4>5</vt:i4>
      </vt:variant>
      <vt:variant>
        <vt:lpwstr/>
      </vt:variant>
      <vt:variant>
        <vt:lpwstr>_Toc528829893</vt:lpwstr>
      </vt:variant>
      <vt:variant>
        <vt:i4>1900599</vt:i4>
      </vt:variant>
      <vt:variant>
        <vt:i4>3728</vt:i4>
      </vt:variant>
      <vt:variant>
        <vt:i4>0</vt:i4>
      </vt:variant>
      <vt:variant>
        <vt:i4>5</vt:i4>
      </vt:variant>
      <vt:variant>
        <vt:lpwstr/>
      </vt:variant>
      <vt:variant>
        <vt:lpwstr>_Toc528829892</vt:lpwstr>
      </vt:variant>
      <vt:variant>
        <vt:i4>1900599</vt:i4>
      </vt:variant>
      <vt:variant>
        <vt:i4>3722</vt:i4>
      </vt:variant>
      <vt:variant>
        <vt:i4>0</vt:i4>
      </vt:variant>
      <vt:variant>
        <vt:i4>5</vt:i4>
      </vt:variant>
      <vt:variant>
        <vt:lpwstr/>
      </vt:variant>
      <vt:variant>
        <vt:lpwstr>_Toc528829891</vt:lpwstr>
      </vt:variant>
      <vt:variant>
        <vt:i4>1900599</vt:i4>
      </vt:variant>
      <vt:variant>
        <vt:i4>3716</vt:i4>
      </vt:variant>
      <vt:variant>
        <vt:i4>0</vt:i4>
      </vt:variant>
      <vt:variant>
        <vt:i4>5</vt:i4>
      </vt:variant>
      <vt:variant>
        <vt:lpwstr/>
      </vt:variant>
      <vt:variant>
        <vt:lpwstr>_Toc528829890</vt:lpwstr>
      </vt:variant>
      <vt:variant>
        <vt:i4>1835063</vt:i4>
      </vt:variant>
      <vt:variant>
        <vt:i4>3710</vt:i4>
      </vt:variant>
      <vt:variant>
        <vt:i4>0</vt:i4>
      </vt:variant>
      <vt:variant>
        <vt:i4>5</vt:i4>
      </vt:variant>
      <vt:variant>
        <vt:lpwstr/>
      </vt:variant>
      <vt:variant>
        <vt:lpwstr>_Toc528829889</vt:lpwstr>
      </vt:variant>
      <vt:variant>
        <vt:i4>1835063</vt:i4>
      </vt:variant>
      <vt:variant>
        <vt:i4>3704</vt:i4>
      </vt:variant>
      <vt:variant>
        <vt:i4>0</vt:i4>
      </vt:variant>
      <vt:variant>
        <vt:i4>5</vt:i4>
      </vt:variant>
      <vt:variant>
        <vt:lpwstr/>
      </vt:variant>
      <vt:variant>
        <vt:lpwstr>_Toc528829888</vt:lpwstr>
      </vt:variant>
      <vt:variant>
        <vt:i4>1835063</vt:i4>
      </vt:variant>
      <vt:variant>
        <vt:i4>3698</vt:i4>
      </vt:variant>
      <vt:variant>
        <vt:i4>0</vt:i4>
      </vt:variant>
      <vt:variant>
        <vt:i4>5</vt:i4>
      </vt:variant>
      <vt:variant>
        <vt:lpwstr/>
      </vt:variant>
      <vt:variant>
        <vt:lpwstr>_Toc528829887</vt:lpwstr>
      </vt:variant>
      <vt:variant>
        <vt:i4>1835063</vt:i4>
      </vt:variant>
      <vt:variant>
        <vt:i4>3692</vt:i4>
      </vt:variant>
      <vt:variant>
        <vt:i4>0</vt:i4>
      </vt:variant>
      <vt:variant>
        <vt:i4>5</vt:i4>
      </vt:variant>
      <vt:variant>
        <vt:lpwstr/>
      </vt:variant>
      <vt:variant>
        <vt:lpwstr>_Toc528829886</vt:lpwstr>
      </vt:variant>
      <vt:variant>
        <vt:i4>1835063</vt:i4>
      </vt:variant>
      <vt:variant>
        <vt:i4>3686</vt:i4>
      </vt:variant>
      <vt:variant>
        <vt:i4>0</vt:i4>
      </vt:variant>
      <vt:variant>
        <vt:i4>5</vt:i4>
      </vt:variant>
      <vt:variant>
        <vt:lpwstr/>
      </vt:variant>
      <vt:variant>
        <vt:lpwstr>_Toc528829885</vt:lpwstr>
      </vt:variant>
      <vt:variant>
        <vt:i4>1835063</vt:i4>
      </vt:variant>
      <vt:variant>
        <vt:i4>3680</vt:i4>
      </vt:variant>
      <vt:variant>
        <vt:i4>0</vt:i4>
      </vt:variant>
      <vt:variant>
        <vt:i4>5</vt:i4>
      </vt:variant>
      <vt:variant>
        <vt:lpwstr/>
      </vt:variant>
      <vt:variant>
        <vt:lpwstr>_Toc528829884</vt:lpwstr>
      </vt:variant>
      <vt:variant>
        <vt:i4>1835063</vt:i4>
      </vt:variant>
      <vt:variant>
        <vt:i4>3674</vt:i4>
      </vt:variant>
      <vt:variant>
        <vt:i4>0</vt:i4>
      </vt:variant>
      <vt:variant>
        <vt:i4>5</vt:i4>
      </vt:variant>
      <vt:variant>
        <vt:lpwstr/>
      </vt:variant>
      <vt:variant>
        <vt:lpwstr>_Toc528829883</vt:lpwstr>
      </vt:variant>
      <vt:variant>
        <vt:i4>1835063</vt:i4>
      </vt:variant>
      <vt:variant>
        <vt:i4>3668</vt:i4>
      </vt:variant>
      <vt:variant>
        <vt:i4>0</vt:i4>
      </vt:variant>
      <vt:variant>
        <vt:i4>5</vt:i4>
      </vt:variant>
      <vt:variant>
        <vt:lpwstr/>
      </vt:variant>
      <vt:variant>
        <vt:lpwstr>_Toc528829882</vt:lpwstr>
      </vt:variant>
      <vt:variant>
        <vt:i4>1835063</vt:i4>
      </vt:variant>
      <vt:variant>
        <vt:i4>3662</vt:i4>
      </vt:variant>
      <vt:variant>
        <vt:i4>0</vt:i4>
      </vt:variant>
      <vt:variant>
        <vt:i4>5</vt:i4>
      </vt:variant>
      <vt:variant>
        <vt:lpwstr/>
      </vt:variant>
      <vt:variant>
        <vt:lpwstr>_Toc528829881</vt:lpwstr>
      </vt:variant>
      <vt:variant>
        <vt:i4>1835063</vt:i4>
      </vt:variant>
      <vt:variant>
        <vt:i4>3656</vt:i4>
      </vt:variant>
      <vt:variant>
        <vt:i4>0</vt:i4>
      </vt:variant>
      <vt:variant>
        <vt:i4>5</vt:i4>
      </vt:variant>
      <vt:variant>
        <vt:lpwstr/>
      </vt:variant>
      <vt:variant>
        <vt:lpwstr>_Toc528829880</vt:lpwstr>
      </vt:variant>
      <vt:variant>
        <vt:i4>1245239</vt:i4>
      </vt:variant>
      <vt:variant>
        <vt:i4>3650</vt:i4>
      </vt:variant>
      <vt:variant>
        <vt:i4>0</vt:i4>
      </vt:variant>
      <vt:variant>
        <vt:i4>5</vt:i4>
      </vt:variant>
      <vt:variant>
        <vt:lpwstr/>
      </vt:variant>
      <vt:variant>
        <vt:lpwstr>_Toc528829879</vt:lpwstr>
      </vt:variant>
      <vt:variant>
        <vt:i4>1245239</vt:i4>
      </vt:variant>
      <vt:variant>
        <vt:i4>3644</vt:i4>
      </vt:variant>
      <vt:variant>
        <vt:i4>0</vt:i4>
      </vt:variant>
      <vt:variant>
        <vt:i4>5</vt:i4>
      </vt:variant>
      <vt:variant>
        <vt:lpwstr/>
      </vt:variant>
      <vt:variant>
        <vt:lpwstr>_Toc528829878</vt:lpwstr>
      </vt:variant>
      <vt:variant>
        <vt:i4>1245239</vt:i4>
      </vt:variant>
      <vt:variant>
        <vt:i4>3638</vt:i4>
      </vt:variant>
      <vt:variant>
        <vt:i4>0</vt:i4>
      </vt:variant>
      <vt:variant>
        <vt:i4>5</vt:i4>
      </vt:variant>
      <vt:variant>
        <vt:lpwstr/>
      </vt:variant>
      <vt:variant>
        <vt:lpwstr>_Toc528829877</vt:lpwstr>
      </vt:variant>
      <vt:variant>
        <vt:i4>1245239</vt:i4>
      </vt:variant>
      <vt:variant>
        <vt:i4>3632</vt:i4>
      </vt:variant>
      <vt:variant>
        <vt:i4>0</vt:i4>
      </vt:variant>
      <vt:variant>
        <vt:i4>5</vt:i4>
      </vt:variant>
      <vt:variant>
        <vt:lpwstr/>
      </vt:variant>
      <vt:variant>
        <vt:lpwstr>_Toc528829876</vt:lpwstr>
      </vt:variant>
      <vt:variant>
        <vt:i4>1245239</vt:i4>
      </vt:variant>
      <vt:variant>
        <vt:i4>3626</vt:i4>
      </vt:variant>
      <vt:variant>
        <vt:i4>0</vt:i4>
      </vt:variant>
      <vt:variant>
        <vt:i4>5</vt:i4>
      </vt:variant>
      <vt:variant>
        <vt:lpwstr/>
      </vt:variant>
      <vt:variant>
        <vt:lpwstr>_Toc528829875</vt:lpwstr>
      </vt:variant>
      <vt:variant>
        <vt:i4>1245239</vt:i4>
      </vt:variant>
      <vt:variant>
        <vt:i4>3620</vt:i4>
      </vt:variant>
      <vt:variant>
        <vt:i4>0</vt:i4>
      </vt:variant>
      <vt:variant>
        <vt:i4>5</vt:i4>
      </vt:variant>
      <vt:variant>
        <vt:lpwstr/>
      </vt:variant>
      <vt:variant>
        <vt:lpwstr>_Toc528829874</vt:lpwstr>
      </vt:variant>
      <vt:variant>
        <vt:i4>1245239</vt:i4>
      </vt:variant>
      <vt:variant>
        <vt:i4>3614</vt:i4>
      </vt:variant>
      <vt:variant>
        <vt:i4>0</vt:i4>
      </vt:variant>
      <vt:variant>
        <vt:i4>5</vt:i4>
      </vt:variant>
      <vt:variant>
        <vt:lpwstr/>
      </vt:variant>
      <vt:variant>
        <vt:lpwstr>_Toc528829873</vt:lpwstr>
      </vt:variant>
      <vt:variant>
        <vt:i4>1245239</vt:i4>
      </vt:variant>
      <vt:variant>
        <vt:i4>3608</vt:i4>
      </vt:variant>
      <vt:variant>
        <vt:i4>0</vt:i4>
      </vt:variant>
      <vt:variant>
        <vt:i4>5</vt:i4>
      </vt:variant>
      <vt:variant>
        <vt:lpwstr/>
      </vt:variant>
      <vt:variant>
        <vt:lpwstr>_Toc528829872</vt:lpwstr>
      </vt:variant>
      <vt:variant>
        <vt:i4>1245239</vt:i4>
      </vt:variant>
      <vt:variant>
        <vt:i4>3602</vt:i4>
      </vt:variant>
      <vt:variant>
        <vt:i4>0</vt:i4>
      </vt:variant>
      <vt:variant>
        <vt:i4>5</vt:i4>
      </vt:variant>
      <vt:variant>
        <vt:lpwstr/>
      </vt:variant>
      <vt:variant>
        <vt:lpwstr>_Toc528829871</vt:lpwstr>
      </vt:variant>
      <vt:variant>
        <vt:i4>1245239</vt:i4>
      </vt:variant>
      <vt:variant>
        <vt:i4>3596</vt:i4>
      </vt:variant>
      <vt:variant>
        <vt:i4>0</vt:i4>
      </vt:variant>
      <vt:variant>
        <vt:i4>5</vt:i4>
      </vt:variant>
      <vt:variant>
        <vt:lpwstr/>
      </vt:variant>
      <vt:variant>
        <vt:lpwstr>_Toc528829870</vt:lpwstr>
      </vt:variant>
      <vt:variant>
        <vt:i4>1179703</vt:i4>
      </vt:variant>
      <vt:variant>
        <vt:i4>3590</vt:i4>
      </vt:variant>
      <vt:variant>
        <vt:i4>0</vt:i4>
      </vt:variant>
      <vt:variant>
        <vt:i4>5</vt:i4>
      </vt:variant>
      <vt:variant>
        <vt:lpwstr/>
      </vt:variant>
      <vt:variant>
        <vt:lpwstr>_Toc528829869</vt:lpwstr>
      </vt:variant>
      <vt:variant>
        <vt:i4>1179703</vt:i4>
      </vt:variant>
      <vt:variant>
        <vt:i4>3584</vt:i4>
      </vt:variant>
      <vt:variant>
        <vt:i4>0</vt:i4>
      </vt:variant>
      <vt:variant>
        <vt:i4>5</vt:i4>
      </vt:variant>
      <vt:variant>
        <vt:lpwstr/>
      </vt:variant>
      <vt:variant>
        <vt:lpwstr>_Toc528829868</vt:lpwstr>
      </vt:variant>
      <vt:variant>
        <vt:i4>1179703</vt:i4>
      </vt:variant>
      <vt:variant>
        <vt:i4>3578</vt:i4>
      </vt:variant>
      <vt:variant>
        <vt:i4>0</vt:i4>
      </vt:variant>
      <vt:variant>
        <vt:i4>5</vt:i4>
      </vt:variant>
      <vt:variant>
        <vt:lpwstr/>
      </vt:variant>
      <vt:variant>
        <vt:lpwstr>_Toc528829867</vt:lpwstr>
      </vt:variant>
      <vt:variant>
        <vt:i4>1179703</vt:i4>
      </vt:variant>
      <vt:variant>
        <vt:i4>3572</vt:i4>
      </vt:variant>
      <vt:variant>
        <vt:i4>0</vt:i4>
      </vt:variant>
      <vt:variant>
        <vt:i4>5</vt:i4>
      </vt:variant>
      <vt:variant>
        <vt:lpwstr/>
      </vt:variant>
      <vt:variant>
        <vt:lpwstr>_Toc528829866</vt:lpwstr>
      </vt:variant>
      <vt:variant>
        <vt:i4>1179703</vt:i4>
      </vt:variant>
      <vt:variant>
        <vt:i4>3566</vt:i4>
      </vt:variant>
      <vt:variant>
        <vt:i4>0</vt:i4>
      </vt:variant>
      <vt:variant>
        <vt:i4>5</vt:i4>
      </vt:variant>
      <vt:variant>
        <vt:lpwstr/>
      </vt:variant>
      <vt:variant>
        <vt:lpwstr>_Toc528829865</vt:lpwstr>
      </vt:variant>
      <vt:variant>
        <vt:i4>1179703</vt:i4>
      </vt:variant>
      <vt:variant>
        <vt:i4>3560</vt:i4>
      </vt:variant>
      <vt:variant>
        <vt:i4>0</vt:i4>
      </vt:variant>
      <vt:variant>
        <vt:i4>5</vt:i4>
      </vt:variant>
      <vt:variant>
        <vt:lpwstr/>
      </vt:variant>
      <vt:variant>
        <vt:lpwstr>_Toc528829864</vt:lpwstr>
      </vt:variant>
      <vt:variant>
        <vt:i4>1179703</vt:i4>
      </vt:variant>
      <vt:variant>
        <vt:i4>3554</vt:i4>
      </vt:variant>
      <vt:variant>
        <vt:i4>0</vt:i4>
      </vt:variant>
      <vt:variant>
        <vt:i4>5</vt:i4>
      </vt:variant>
      <vt:variant>
        <vt:lpwstr/>
      </vt:variant>
      <vt:variant>
        <vt:lpwstr>_Toc528829863</vt:lpwstr>
      </vt:variant>
      <vt:variant>
        <vt:i4>1179703</vt:i4>
      </vt:variant>
      <vt:variant>
        <vt:i4>3548</vt:i4>
      </vt:variant>
      <vt:variant>
        <vt:i4>0</vt:i4>
      </vt:variant>
      <vt:variant>
        <vt:i4>5</vt:i4>
      </vt:variant>
      <vt:variant>
        <vt:lpwstr/>
      </vt:variant>
      <vt:variant>
        <vt:lpwstr>_Toc528829862</vt:lpwstr>
      </vt:variant>
      <vt:variant>
        <vt:i4>1179703</vt:i4>
      </vt:variant>
      <vt:variant>
        <vt:i4>3542</vt:i4>
      </vt:variant>
      <vt:variant>
        <vt:i4>0</vt:i4>
      </vt:variant>
      <vt:variant>
        <vt:i4>5</vt:i4>
      </vt:variant>
      <vt:variant>
        <vt:lpwstr/>
      </vt:variant>
      <vt:variant>
        <vt:lpwstr>_Toc528829861</vt:lpwstr>
      </vt:variant>
      <vt:variant>
        <vt:i4>1179703</vt:i4>
      </vt:variant>
      <vt:variant>
        <vt:i4>3536</vt:i4>
      </vt:variant>
      <vt:variant>
        <vt:i4>0</vt:i4>
      </vt:variant>
      <vt:variant>
        <vt:i4>5</vt:i4>
      </vt:variant>
      <vt:variant>
        <vt:lpwstr/>
      </vt:variant>
      <vt:variant>
        <vt:lpwstr>_Toc528829860</vt:lpwstr>
      </vt:variant>
      <vt:variant>
        <vt:i4>1114167</vt:i4>
      </vt:variant>
      <vt:variant>
        <vt:i4>3530</vt:i4>
      </vt:variant>
      <vt:variant>
        <vt:i4>0</vt:i4>
      </vt:variant>
      <vt:variant>
        <vt:i4>5</vt:i4>
      </vt:variant>
      <vt:variant>
        <vt:lpwstr/>
      </vt:variant>
      <vt:variant>
        <vt:lpwstr>_Toc528829859</vt:lpwstr>
      </vt:variant>
      <vt:variant>
        <vt:i4>1114167</vt:i4>
      </vt:variant>
      <vt:variant>
        <vt:i4>3524</vt:i4>
      </vt:variant>
      <vt:variant>
        <vt:i4>0</vt:i4>
      </vt:variant>
      <vt:variant>
        <vt:i4>5</vt:i4>
      </vt:variant>
      <vt:variant>
        <vt:lpwstr/>
      </vt:variant>
      <vt:variant>
        <vt:lpwstr>_Toc528829858</vt:lpwstr>
      </vt:variant>
      <vt:variant>
        <vt:i4>1114167</vt:i4>
      </vt:variant>
      <vt:variant>
        <vt:i4>3518</vt:i4>
      </vt:variant>
      <vt:variant>
        <vt:i4>0</vt:i4>
      </vt:variant>
      <vt:variant>
        <vt:i4>5</vt:i4>
      </vt:variant>
      <vt:variant>
        <vt:lpwstr/>
      </vt:variant>
      <vt:variant>
        <vt:lpwstr>_Toc528829857</vt:lpwstr>
      </vt:variant>
      <vt:variant>
        <vt:i4>1114167</vt:i4>
      </vt:variant>
      <vt:variant>
        <vt:i4>3512</vt:i4>
      </vt:variant>
      <vt:variant>
        <vt:i4>0</vt:i4>
      </vt:variant>
      <vt:variant>
        <vt:i4>5</vt:i4>
      </vt:variant>
      <vt:variant>
        <vt:lpwstr/>
      </vt:variant>
      <vt:variant>
        <vt:lpwstr>_Toc528829856</vt:lpwstr>
      </vt:variant>
      <vt:variant>
        <vt:i4>1114167</vt:i4>
      </vt:variant>
      <vt:variant>
        <vt:i4>3506</vt:i4>
      </vt:variant>
      <vt:variant>
        <vt:i4>0</vt:i4>
      </vt:variant>
      <vt:variant>
        <vt:i4>5</vt:i4>
      </vt:variant>
      <vt:variant>
        <vt:lpwstr/>
      </vt:variant>
      <vt:variant>
        <vt:lpwstr>_Toc528829855</vt:lpwstr>
      </vt:variant>
      <vt:variant>
        <vt:i4>1114167</vt:i4>
      </vt:variant>
      <vt:variant>
        <vt:i4>3500</vt:i4>
      </vt:variant>
      <vt:variant>
        <vt:i4>0</vt:i4>
      </vt:variant>
      <vt:variant>
        <vt:i4>5</vt:i4>
      </vt:variant>
      <vt:variant>
        <vt:lpwstr/>
      </vt:variant>
      <vt:variant>
        <vt:lpwstr>_Toc528829854</vt:lpwstr>
      </vt:variant>
      <vt:variant>
        <vt:i4>1114167</vt:i4>
      </vt:variant>
      <vt:variant>
        <vt:i4>3494</vt:i4>
      </vt:variant>
      <vt:variant>
        <vt:i4>0</vt:i4>
      </vt:variant>
      <vt:variant>
        <vt:i4>5</vt:i4>
      </vt:variant>
      <vt:variant>
        <vt:lpwstr/>
      </vt:variant>
      <vt:variant>
        <vt:lpwstr>_Toc528829853</vt:lpwstr>
      </vt:variant>
      <vt:variant>
        <vt:i4>1114167</vt:i4>
      </vt:variant>
      <vt:variant>
        <vt:i4>3488</vt:i4>
      </vt:variant>
      <vt:variant>
        <vt:i4>0</vt:i4>
      </vt:variant>
      <vt:variant>
        <vt:i4>5</vt:i4>
      </vt:variant>
      <vt:variant>
        <vt:lpwstr/>
      </vt:variant>
      <vt:variant>
        <vt:lpwstr>_Toc528829852</vt:lpwstr>
      </vt:variant>
      <vt:variant>
        <vt:i4>1114167</vt:i4>
      </vt:variant>
      <vt:variant>
        <vt:i4>3482</vt:i4>
      </vt:variant>
      <vt:variant>
        <vt:i4>0</vt:i4>
      </vt:variant>
      <vt:variant>
        <vt:i4>5</vt:i4>
      </vt:variant>
      <vt:variant>
        <vt:lpwstr/>
      </vt:variant>
      <vt:variant>
        <vt:lpwstr>_Toc528829851</vt:lpwstr>
      </vt:variant>
      <vt:variant>
        <vt:i4>1114167</vt:i4>
      </vt:variant>
      <vt:variant>
        <vt:i4>3476</vt:i4>
      </vt:variant>
      <vt:variant>
        <vt:i4>0</vt:i4>
      </vt:variant>
      <vt:variant>
        <vt:i4>5</vt:i4>
      </vt:variant>
      <vt:variant>
        <vt:lpwstr/>
      </vt:variant>
      <vt:variant>
        <vt:lpwstr>_Toc528829850</vt:lpwstr>
      </vt:variant>
      <vt:variant>
        <vt:i4>1048631</vt:i4>
      </vt:variant>
      <vt:variant>
        <vt:i4>3470</vt:i4>
      </vt:variant>
      <vt:variant>
        <vt:i4>0</vt:i4>
      </vt:variant>
      <vt:variant>
        <vt:i4>5</vt:i4>
      </vt:variant>
      <vt:variant>
        <vt:lpwstr/>
      </vt:variant>
      <vt:variant>
        <vt:lpwstr>_Toc528829849</vt:lpwstr>
      </vt:variant>
      <vt:variant>
        <vt:i4>1048631</vt:i4>
      </vt:variant>
      <vt:variant>
        <vt:i4>3464</vt:i4>
      </vt:variant>
      <vt:variant>
        <vt:i4>0</vt:i4>
      </vt:variant>
      <vt:variant>
        <vt:i4>5</vt:i4>
      </vt:variant>
      <vt:variant>
        <vt:lpwstr/>
      </vt:variant>
      <vt:variant>
        <vt:lpwstr>_Toc528829848</vt:lpwstr>
      </vt:variant>
      <vt:variant>
        <vt:i4>1048631</vt:i4>
      </vt:variant>
      <vt:variant>
        <vt:i4>3458</vt:i4>
      </vt:variant>
      <vt:variant>
        <vt:i4>0</vt:i4>
      </vt:variant>
      <vt:variant>
        <vt:i4>5</vt:i4>
      </vt:variant>
      <vt:variant>
        <vt:lpwstr/>
      </vt:variant>
      <vt:variant>
        <vt:lpwstr>_Toc528829847</vt:lpwstr>
      </vt:variant>
      <vt:variant>
        <vt:i4>1048631</vt:i4>
      </vt:variant>
      <vt:variant>
        <vt:i4>3452</vt:i4>
      </vt:variant>
      <vt:variant>
        <vt:i4>0</vt:i4>
      </vt:variant>
      <vt:variant>
        <vt:i4>5</vt:i4>
      </vt:variant>
      <vt:variant>
        <vt:lpwstr/>
      </vt:variant>
      <vt:variant>
        <vt:lpwstr>_Toc528829846</vt:lpwstr>
      </vt:variant>
      <vt:variant>
        <vt:i4>1048631</vt:i4>
      </vt:variant>
      <vt:variant>
        <vt:i4>3446</vt:i4>
      </vt:variant>
      <vt:variant>
        <vt:i4>0</vt:i4>
      </vt:variant>
      <vt:variant>
        <vt:i4>5</vt:i4>
      </vt:variant>
      <vt:variant>
        <vt:lpwstr/>
      </vt:variant>
      <vt:variant>
        <vt:lpwstr>_Toc528829845</vt:lpwstr>
      </vt:variant>
      <vt:variant>
        <vt:i4>1048631</vt:i4>
      </vt:variant>
      <vt:variant>
        <vt:i4>3437</vt:i4>
      </vt:variant>
      <vt:variant>
        <vt:i4>0</vt:i4>
      </vt:variant>
      <vt:variant>
        <vt:i4>5</vt:i4>
      </vt:variant>
      <vt:variant>
        <vt:lpwstr/>
      </vt:variant>
      <vt:variant>
        <vt:lpwstr>_Toc528829844</vt:lpwstr>
      </vt:variant>
      <vt:variant>
        <vt:i4>1048631</vt:i4>
      </vt:variant>
      <vt:variant>
        <vt:i4>3431</vt:i4>
      </vt:variant>
      <vt:variant>
        <vt:i4>0</vt:i4>
      </vt:variant>
      <vt:variant>
        <vt:i4>5</vt:i4>
      </vt:variant>
      <vt:variant>
        <vt:lpwstr/>
      </vt:variant>
      <vt:variant>
        <vt:lpwstr>_Toc528829843</vt:lpwstr>
      </vt:variant>
      <vt:variant>
        <vt:i4>1048631</vt:i4>
      </vt:variant>
      <vt:variant>
        <vt:i4>3425</vt:i4>
      </vt:variant>
      <vt:variant>
        <vt:i4>0</vt:i4>
      </vt:variant>
      <vt:variant>
        <vt:i4>5</vt:i4>
      </vt:variant>
      <vt:variant>
        <vt:lpwstr/>
      </vt:variant>
      <vt:variant>
        <vt:lpwstr>_Toc528829842</vt:lpwstr>
      </vt:variant>
      <vt:variant>
        <vt:i4>1048631</vt:i4>
      </vt:variant>
      <vt:variant>
        <vt:i4>3419</vt:i4>
      </vt:variant>
      <vt:variant>
        <vt:i4>0</vt:i4>
      </vt:variant>
      <vt:variant>
        <vt:i4>5</vt:i4>
      </vt:variant>
      <vt:variant>
        <vt:lpwstr/>
      </vt:variant>
      <vt:variant>
        <vt:lpwstr>_Toc528829841</vt:lpwstr>
      </vt:variant>
      <vt:variant>
        <vt:i4>1048631</vt:i4>
      </vt:variant>
      <vt:variant>
        <vt:i4>3413</vt:i4>
      </vt:variant>
      <vt:variant>
        <vt:i4>0</vt:i4>
      </vt:variant>
      <vt:variant>
        <vt:i4>5</vt:i4>
      </vt:variant>
      <vt:variant>
        <vt:lpwstr/>
      </vt:variant>
      <vt:variant>
        <vt:lpwstr>_Toc528829840</vt:lpwstr>
      </vt:variant>
      <vt:variant>
        <vt:i4>1507383</vt:i4>
      </vt:variant>
      <vt:variant>
        <vt:i4>3407</vt:i4>
      </vt:variant>
      <vt:variant>
        <vt:i4>0</vt:i4>
      </vt:variant>
      <vt:variant>
        <vt:i4>5</vt:i4>
      </vt:variant>
      <vt:variant>
        <vt:lpwstr/>
      </vt:variant>
      <vt:variant>
        <vt:lpwstr>_Toc528829839</vt:lpwstr>
      </vt:variant>
      <vt:variant>
        <vt:i4>1507383</vt:i4>
      </vt:variant>
      <vt:variant>
        <vt:i4>3401</vt:i4>
      </vt:variant>
      <vt:variant>
        <vt:i4>0</vt:i4>
      </vt:variant>
      <vt:variant>
        <vt:i4>5</vt:i4>
      </vt:variant>
      <vt:variant>
        <vt:lpwstr/>
      </vt:variant>
      <vt:variant>
        <vt:lpwstr>_Toc528829838</vt:lpwstr>
      </vt:variant>
      <vt:variant>
        <vt:i4>1507383</vt:i4>
      </vt:variant>
      <vt:variant>
        <vt:i4>3395</vt:i4>
      </vt:variant>
      <vt:variant>
        <vt:i4>0</vt:i4>
      </vt:variant>
      <vt:variant>
        <vt:i4>5</vt:i4>
      </vt:variant>
      <vt:variant>
        <vt:lpwstr/>
      </vt:variant>
      <vt:variant>
        <vt:lpwstr>_Toc528829837</vt:lpwstr>
      </vt:variant>
      <vt:variant>
        <vt:i4>1507383</vt:i4>
      </vt:variant>
      <vt:variant>
        <vt:i4>3389</vt:i4>
      </vt:variant>
      <vt:variant>
        <vt:i4>0</vt:i4>
      </vt:variant>
      <vt:variant>
        <vt:i4>5</vt:i4>
      </vt:variant>
      <vt:variant>
        <vt:lpwstr/>
      </vt:variant>
      <vt:variant>
        <vt:lpwstr>_Toc528829836</vt:lpwstr>
      </vt:variant>
      <vt:variant>
        <vt:i4>1507383</vt:i4>
      </vt:variant>
      <vt:variant>
        <vt:i4>3383</vt:i4>
      </vt:variant>
      <vt:variant>
        <vt:i4>0</vt:i4>
      </vt:variant>
      <vt:variant>
        <vt:i4>5</vt:i4>
      </vt:variant>
      <vt:variant>
        <vt:lpwstr/>
      </vt:variant>
      <vt:variant>
        <vt:lpwstr>_Toc528829835</vt:lpwstr>
      </vt:variant>
      <vt:variant>
        <vt:i4>1507383</vt:i4>
      </vt:variant>
      <vt:variant>
        <vt:i4>3377</vt:i4>
      </vt:variant>
      <vt:variant>
        <vt:i4>0</vt:i4>
      </vt:variant>
      <vt:variant>
        <vt:i4>5</vt:i4>
      </vt:variant>
      <vt:variant>
        <vt:lpwstr/>
      </vt:variant>
      <vt:variant>
        <vt:lpwstr>_Toc528829834</vt:lpwstr>
      </vt:variant>
      <vt:variant>
        <vt:i4>1507383</vt:i4>
      </vt:variant>
      <vt:variant>
        <vt:i4>3371</vt:i4>
      </vt:variant>
      <vt:variant>
        <vt:i4>0</vt:i4>
      </vt:variant>
      <vt:variant>
        <vt:i4>5</vt:i4>
      </vt:variant>
      <vt:variant>
        <vt:lpwstr/>
      </vt:variant>
      <vt:variant>
        <vt:lpwstr>_Toc528829833</vt:lpwstr>
      </vt:variant>
      <vt:variant>
        <vt:i4>1507383</vt:i4>
      </vt:variant>
      <vt:variant>
        <vt:i4>3365</vt:i4>
      </vt:variant>
      <vt:variant>
        <vt:i4>0</vt:i4>
      </vt:variant>
      <vt:variant>
        <vt:i4>5</vt:i4>
      </vt:variant>
      <vt:variant>
        <vt:lpwstr/>
      </vt:variant>
      <vt:variant>
        <vt:lpwstr>_Toc528829832</vt:lpwstr>
      </vt:variant>
      <vt:variant>
        <vt:i4>1507383</vt:i4>
      </vt:variant>
      <vt:variant>
        <vt:i4>3359</vt:i4>
      </vt:variant>
      <vt:variant>
        <vt:i4>0</vt:i4>
      </vt:variant>
      <vt:variant>
        <vt:i4>5</vt:i4>
      </vt:variant>
      <vt:variant>
        <vt:lpwstr/>
      </vt:variant>
      <vt:variant>
        <vt:lpwstr>_Toc528829831</vt:lpwstr>
      </vt:variant>
      <vt:variant>
        <vt:i4>1507383</vt:i4>
      </vt:variant>
      <vt:variant>
        <vt:i4>3353</vt:i4>
      </vt:variant>
      <vt:variant>
        <vt:i4>0</vt:i4>
      </vt:variant>
      <vt:variant>
        <vt:i4>5</vt:i4>
      </vt:variant>
      <vt:variant>
        <vt:lpwstr/>
      </vt:variant>
      <vt:variant>
        <vt:lpwstr>_Toc528829830</vt:lpwstr>
      </vt:variant>
      <vt:variant>
        <vt:i4>1441847</vt:i4>
      </vt:variant>
      <vt:variant>
        <vt:i4>3347</vt:i4>
      </vt:variant>
      <vt:variant>
        <vt:i4>0</vt:i4>
      </vt:variant>
      <vt:variant>
        <vt:i4>5</vt:i4>
      </vt:variant>
      <vt:variant>
        <vt:lpwstr/>
      </vt:variant>
      <vt:variant>
        <vt:lpwstr>_Toc528829829</vt:lpwstr>
      </vt:variant>
      <vt:variant>
        <vt:i4>1441847</vt:i4>
      </vt:variant>
      <vt:variant>
        <vt:i4>3341</vt:i4>
      </vt:variant>
      <vt:variant>
        <vt:i4>0</vt:i4>
      </vt:variant>
      <vt:variant>
        <vt:i4>5</vt:i4>
      </vt:variant>
      <vt:variant>
        <vt:lpwstr/>
      </vt:variant>
      <vt:variant>
        <vt:lpwstr>_Toc528829828</vt:lpwstr>
      </vt:variant>
      <vt:variant>
        <vt:i4>1441847</vt:i4>
      </vt:variant>
      <vt:variant>
        <vt:i4>3332</vt:i4>
      </vt:variant>
      <vt:variant>
        <vt:i4>0</vt:i4>
      </vt:variant>
      <vt:variant>
        <vt:i4>5</vt:i4>
      </vt:variant>
      <vt:variant>
        <vt:lpwstr/>
      </vt:variant>
      <vt:variant>
        <vt:lpwstr>_Toc528829827</vt:lpwstr>
      </vt:variant>
      <vt:variant>
        <vt:i4>1441847</vt:i4>
      </vt:variant>
      <vt:variant>
        <vt:i4>3326</vt:i4>
      </vt:variant>
      <vt:variant>
        <vt:i4>0</vt:i4>
      </vt:variant>
      <vt:variant>
        <vt:i4>5</vt:i4>
      </vt:variant>
      <vt:variant>
        <vt:lpwstr/>
      </vt:variant>
      <vt:variant>
        <vt:lpwstr>_Toc528829826</vt:lpwstr>
      </vt:variant>
      <vt:variant>
        <vt:i4>1441847</vt:i4>
      </vt:variant>
      <vt:variant>
        <vt:i4>3320</vt:i4>
      </vt:variant>
      <vt:variant>
        <vt:i4>0</vt:i4>
      </vt:variant>
      <vt:variant>
        <vt:i4>5</vt:i4>
      </vt:variant>
      <vt:variant>
        <vt:lpwstr/>
      </vt:variant>
      <vt:variant>
        <vt:lpwstr>_Toc528829825</vt:lpwstr>
      </vt:variant>
      <vt:variant>
        <vt:i4>1441847</vt:i4>
      </vt:variant>
      <vt:variant>
        <vt:i4>3314</vt:i4>
      </vt:variant>
      <vt:variant>
        <vt:i4>0</vt:i4>
      </vt:variant>
      <vt:variant>
        <vt:i4>5</vt:i4>
      </vt:variant>
      <vt:variant>
        <vt:lpwstr/>
      </vt:variant>
      <vt:variant>
        <vt:lpwstr>_Toc528829824</vt:lpwstr>
      </vt:variant>
      <vt:variant>
        <vt:i4>1441847</vt:i4>
      </vt:variant>
      <vt:variant>
        <vt:i4>3308</vt:i4>
      </vt:variant>
      <vt:variant>
        <vt:i4>0</vt:i4>
      </vt:variant>
      <vt:variant>
        <vt:i4>5</vt:i4>
      </vt:variant>
      <vt:variant>
        <vt:lpwstr/>
      </vt:variant>
      <vt:variant>
        <vt:lpwstr>_Toc528829823</vt:lpwstr>
      </vt:variant>
      <vt:variant>
        <vt:i4>1441847</vt:i4>
      </vt:variant>
      <vt:variant>
        <vt:i4>3302</vt:i4>
      </vt:variant>
      <vt:variant>
        <vt:i4>0</vt:i4>
      </vt:variant>
      <vt:variant>
        <vt:i4>5</vt:i4>
      </vt:variant>
      <vt:variant>
        <vt:lpwstr/>
      </vt:variant>
      <vt:variant>
        <vt:lpwstr>_Toc528829822</vt:lpwstr>
      </vt:variant>
      <vt:variant>
        <vt:i4>1441847</vt:i4>
      </vt:variant>
      <vt:variant>
        <vt:i4>3296</vt:i4>
      </vt:variant>
      <vt:variant>
        <vt:i4>0</vt:i4>
      </vt:variant>
      <vt:variant>
        <vt:i4>5</vt:i4>
      </vt:variant>
      <vt:variant>
        <vt:lpwstr/>
      </vt:variant>
      <vt:variant>
        <vt:lpwstr>_Toc528829821</vt:lpwstr>
      </vt:variant>
      <vt:variant>
        <vt:i4>1441847</vt:i4>
      </vt:variant>
      <vt:variant>
        <vt:i4>3290</vt:i4>
      </vt:variant>
      <vt:variant>
        <vt:i4>0</vt:i4>
      </vt:variant>
      <vt:variant>
        <vt:i4>5</vt:i4>
      </vt:variant>
      <vt:variant>
        <vt:lpwstr/>
      </vt:variant>
      <vt:variant>
        <vt:lpwstr>_Toc528829820</vt:lpwstr>
      </vt:variant>
      <vt:variant>
        <vt:i4>1376311</vt:i4>
      </vt:variant>
      <vt:variant>
        <vt:i4>3284</vt:i4>
      </vt:variant>
      <vt:variant>
        <vt:i4>0</vt:i4>
      </vt:variant>
      <vt:variant>
        <vt:i4>5</vt:i4>
      </vt:variant>
      <vt:variant>
        <vt:lpwstr/>
      </vt:variant>
      <vt:variant>
        <vt:lpwstr>_Toc528829819</vt:lpwstr>
      </vt:variant>
      <vt:variant>
        <vt:i4>1376311</vt:i4>
      </vt:variant>
      <vt:variant>
        <vt:i4>3278</vt:i4>
      </vt:variant>
      <vt:variant>
        <vt:i4>0</vt:i4>
      </vt:variant>
      <vt:variant>
        <vt:i4>5</vt:i4>
      </vt:variant>
      <vt:variant>
        <vt:lpwstr/>
      </vt:variant>
      <vt:variant>
        <vt:lpwstr>_Toc528829818</vt:lpwstr>
      </vt:variant>
      <vt:variant>
        <vt:i4>1376311</vt:i4>
      </vt:variant>
      <vt:variant>
        <vt:i4>3272</vt:i4>
      </vt:variant>
      <vt:variant>
        <vt:i4>0</vt:i4>
      </vt:variant>
      <vt:variant>
        <vt:i4>5</vt:i4>
      </vt:variant>
      <vt:variant>
        <vt:lpwstr/>
      </vt:variant>
      <vt:variant>
        <vt:lpwstr>_Toc528829817</vt:lpwstr>
      </vt:variant>
      <vt:variant>
        <vt:i4>1376311</vt:i4>
      </vt:variant>
      <vt:variant>
        <vt:i4>3266</vt:i4>
      </vt:variant>
      <vt:variant>
        <vt:i4>0</vt:i4>
      </vt:variant>
      <vt:variant>
        <vt:i4>5</vt:i4>
      </vt:variant>
      <vt:variant>
        <vt:lpwstr/>
      </vt:variant>
      <vt:variant>
        <vt:lpwstr>_Toc528829816</vt:lpwstr>
      </vt:variant>
      <vt:variant>
        <vt:i4>1376311</vt:i4>
      </vt:variant>
      <vt:variant>
        <vt:i4>3260</vt:i4>
      </vt:variant>
      <vt:variant>
        <vt:i4>0</vt:i4>
      </vt:variant>
      <vt:variant>
        <vt:i4>5</vt:i4>
      </vt:variant>
      <vt:variant>
        <vt:lpwstr/>
      </vt:variant>
      <vt:variant>
        <vt:lpwstr>_Toc528829815</vt:lpwstr>
      </vt:variant>
      <vt:variant>
        <vt:i4>1376311</vt:i4>
      </vt:variant>
      <vt:variant>
        <vt:i4>3254</vt:i4>
      </vt:variant>
      <vt:variant>
        <vt:i4>0</vt:i4>
      </vt:variant>
      <vt:variant>
        <vt:i4>5</vt:i4>
      </vt:variant>
      <vt:variant>
        <vt:lpwstr/>
      </vt:variant>
      <vt:variant>
        <vt:lpwstr>_Toc528829814</vt:lpwstr>
      </vt:variant>
      <vt:variant>
        <vt:i4>1376311</vt:i4>
      </vt:variant>
      <vt:variant>
        <vt:i4>3248</vt:i4>
      </vt:variant>
      <vt:variant>
        <vt:i4>0</vt:i4>
      </vt:variant>
      <vt:variant>
        <vt:i4>5</vt:i4>
      </vt:variant>
      <vt:variant>
        <vt:lpwstr/>
      </vt:variant>
      <vt:variant>
        <vt:lpwstr>_Toc528829813</vt:lpwstr>
      </vt:variant>
      <vt:variant>
        <vt:i4>1376311</vt:i4>
      </vt:variant>
      <vt:variant>
        <vt:i4>3242</vt:i4>
      </vt:variant>
      <vt:variant>
        <vt:i4>0</vt:i4>
      </vt:variant>
      <vt:variant>
        <vt:i4>5</vt:i4>
      </vt:variant>
      <vt:variant>
        <vt:lpwstr/>
      </vt:variant>
      <vt:variant>
        <vt:lpwstr>_Toc528829812</vt:lpwstr>
      </vt:variant>
      <vt:variant>
        <vt:i4>1376311</vt:i4>
      </vt:variant>
      <vt:variant>
        <vt:i4>3236</vt:i4>
      </vt:variant>
      <vt:variant>
        <vt:i4>0</vt:i4>
      </vt:variant>
      <vt:variant>
        <vt:i4>5</vt:i4>
      </vt:variant>
      <vt:variant>
        <vt:lpwstr/>
      </vt:variant>
      <vt:variant>
        <vt:lpwstr>_Toc528829811</vt:lpwstr>
      </vt:variant>
      <vt:variant>
        <vt:i4>1376311</vt:i4>
      </vt:variant>
      <vt:variant>
        <vt:i4>3230</vt:i4>
      </vt:variant>
      <vt:variant>
        <vt:i4>0</vt:i4>
      </vt:variant>
      <vt:variant>
        <vt:i4>5</vt:i4>
      </vt:variant>
      <vt:variant>
        <vt:lpwstr/>
      </vt:variant>
      <vt:variant>
        <vt:lpwstr>_Toc528829810</vt:lpwstr>
      </vt:variant>
      <vt:variant>
        <vt:i4>1310775</vt:i4>
      </vt:variant>
      <vt:variant>
        <vt:i4>3224</vt:i4>
      </vt:variant>
      <vt:variant>
        <vt:i4>0</vt:i4>
      </vt:variant>
      <vt:variant>
        <vt:i4>5</vt:i4>
      </vt:variant>
      <vt:variant>
        <vt:lpwstr/>
      </vt:variant>
      <vt:variant>
        <vt:lpwstr>_Toc528829809</vt:lpwstr>
      </vt:variant>
      <vt:variant>
        <vt:i4>1310775</vt:i4>
      </vt:variant>
      <vt:variant>
        <vt:i4>3218</vt:i4>
      </vt:variant>
      <vt:variant>
        <vt:i4>0</vt:i4>
      </vt:variant>
      <vt:variant>
        <vt:i4>5</vt:i4>
      </vt:variant>
      <vt:variant>
        <vt:lpwstr/>
      </vt:variant>
      <vt:variant>
        <vt:lpwstr>_Toc528829808</vt:lpwstr>
      </vt:variant>
      <vt:variant>
        <vt:i4>1310775</vt:i4>
      </vt:variant>
      <vt:variant>
        <vt:i4>3212</vt:i4>
      </vt:variant>
      <vt:variant>
        <vt:i4>0</vt:i4>
      </vt:variant>
      <vt:variant>
        <vt:i4>5</vt:i4>
      </vt:variant>
      <vt:variant>
        <vt:lpwstr/>
      </vt:variant>
      <vt:variant>
        <vt:lpwstr>_Toc528829807</vt:lpwstr>
      </vt:variant>
      <vt:variant>
        <vt:i4>1310775</vt:i4>
      </vt:variant>
      <vt:variant>
        <vt:i4>3206</vt:i4>
      </vt:variant>
      <vt:variant>
        <vt:i4>0</vt:i4>
      </vt:variant>
      <vt:variant>
        <vt:i4>5</vt:i4>
      </vt:variant>
      <vt:variant>
        <vt:lpwstr/>
      </vt:variant>
      <vt:variant>
        <vt:lpwstr>_Toc528829806</vt:lpwstr>
      </vt:variant>
      <vt:variant>
        <vt:i4>1310775</vt:i4>
      </vt:variant>
      <vt:variant>
        <vt:i4>3200</vt:i4>
      </vt:variant>
      <vt:variant>
        <vt:i4>0</vt:i4>
      </vt:variant>
      <vt:variant>
        <vt:i4>5</vt:i4>
      </vt:variant>
      <vt:variant>
        <vt:lpwstr/>
      </vt:variant>
      <vt:variant>
        <vt:lpwstr>_Toc528829805</vt:lpwstr>
      </vt:variant>
      <vt:variant>
        <vt:i4>1310775</vt:i4>
      </vt:variant>
      <vt:variant>
        <vt:i4>3194</vt:i4>
      </vt:variant>
      <vt:variant>
        <vt:i4>0</vt:i4>
      </vt:variant>
      <vt:variant>
        <vt:i4>5</vt:i4>
      </vt:variant>
      <vt:variant>
        <vt:lpwstr/>
      </vt:variant>
      <vt:variant>
        <vt:lpwstr>_Toc528829804</vt:lpwstr>
      </vt:variant>
      <vt:variant>
        <vt:i4>1310775</vt:i4>
      </vt:variant>
      <vt:variant>
        <vt:i4>3188</vt:i4>
      </vt:variant>
      <vt:variant>
        <vt:i4>0</vt:i4>
      </vt:variant>
      <vt:variant>
        <vt:i4>5</vt:i4>
      </vt:variant>
      <vt:variant>
        <vt:lpwstr/>
      </vt:variant>
      <vt:variant>
        <vt:lpwstr>_Toc528829803</vt:lpwstr>
      </vt:variant>
      <vt:variant>
        <vt:i4>1310775</vt:i4>
      </vt:variant>
      <vt:variant>
        <vt:i4>3182</vt:i4>
      </vt:variant>
      <vt:variant>
        <vt:i4>0</vt:i4>
      </vt:variant>
      <vt:variant>
        <vt:i4>5</vt:i4>
      </vt:variant>
      <vt:variant>
        <vt:lpwstr/>
      </vt:variant>
      <vt:variant>
        <vt:lpwstr>_Toc528829802</vt:lpwstr>
      </vt:variant>
      <vt:variant>
        <vt:i4>1310775</vt:i4>
      </vt:variant>
      <vt:variant>
        <vt:i4>3176</vt:i4>
      </vt:variant>
      <vt:variant>
        <vt:i4>0</vt:i4>
      </vt:variant>
      <vt:variant>
        <vt:i4>5</vt:i4>
      </vt:variant>
      <vt:variant>
        <vt:lpwstr/>
      </vt:variant>
      <vt:variant>
        <vt:lpwstr>_Toc528829801</vt:lpwstr>
      </vt:variant>
      <vt:variant>
        <vt:i4>1310775</vt:i4>
      </vt:variant>
      <vt:variant>
        <vt:i4>3170</vt:i4>
      </vt:variant>
      <vt:variant>
        <vt:i4>0</vt:i4>
      </vt:variant>
      <vt:variant>
        <vt:i4>5</vt:i4>
      </vt:variant>
      <vt:variant>
        <vt:lpwstr/>
      </vt:variant>
      <vt:variant>
        <vt:lpwstr>_Toc528829800</vt:lpwstr>
      </vt:variant>
      <vt:variant>
        <vt:i4>1900600</vt:i4>
      </vt:variant>
      <vt:variant>
        <vt:i4>3164</vt:i4>
      </vt:variant>
      <vt:variant>
        <vt:i4>0</vt:i4>
      </vt:variant>
      <vt:variant>
        <vt:i4>5</vt:i4>
      </vt:variant>
      <vt:variant>
        <vt:lpwstr/>
      </vt:variant>
      <vt:variant>
        <vt:lpwstr>_Toc528829799</vt:lpwstr>
      </vt:variant>
      <vt:variant>
        <vt:i4>1900600</vt:i4>
      </vt:variant>
      <vt:variant>
        <vt:i4>3158</vt:i4>
      </vt:variant>
      <vt:variant>
        <vt:i4>0</vt:i4>
      </vt:variant>
      <vt:variant>
        <vt:i4>5</vt:i4>
      </vt:variant>
      <vt:variant>
        <vt:lpwstr/>
      </vt:variant>
      <vt:variant>
        <vt:lpwstr>_Toc528829798</vt:lpwstr>
      </vt:variant>
      <vt:variant>
        <vt:i4>1900600</vt:i4>
      </vt:variant>
      <vt:variant>
        <vt:i4>3152</vt:i4>
      </vt:variant>
      <vt:variant>
        <vt:i4>0</vt:i4>
      </vt:variant>
      <vt:variant>
        <vt:i4>5</vt:i4>
      </vt:variant>
      <vt:variant>
        <vt:lpwstr/>
      </vt:variant>
      <vt:variant>
        <vt:lpwstr>_Toc528829797</vt:lpwstr>
      </vt:variant>
      <vt:variant>
        <vt:i4>1900600</vt:i4>
      </vt:variant>
      <vt:variant>
        <vt:i4>3146</vt:i4>
      </vt:variant>
      <vt:variant>
        <vt:i4>0</vt:i4>
      </vt:variant>
      <vt:variant>
        <vt:i4>5</vt:i4>
      </vt:variant>
      <vt:variant>
        <vt:lpwstr/>
      </vt:variant>
      <vt:variant>
        <vt:lpwstr>_Toc528829796</vt:lpwstr>
      </vt:variant>
      <vt:variant>
        <vt:i4>1900600</vt:i4>
      </vt:variant>
      <vt:variant>
        <vt:i4>3140</vt:i4>
      </vt:variant>
      <vt:variant>
        <vt:i4>0</vt:i4>
      </vt:variant>
      <vt:variant>
        <vt:i4>5</vt:i4>
      </vt:variant>
      <vt:variant>
        <vt:lpwstr/>
      </vt:variant>
      <vt:variant>
        <vt:lpwstr>_Toc528829795</vt:lpwstr>
      </vt:variant>
      <vt:variant>
        <vt:i4>1900600</vt:i4>
      </vt:variant>
      <vt:variant>
        <vt:i4>3134</vt:i4>
      </vt:variant>
      <vt:variant>
        <vt:i4>0</vt:i4>
      </vt:variant>
      <vt:variant>
        <vt:i4>5</vt:i4>
      </vt:variant>
      <vt:variant>
        <vt:lpwstr/>
      </vt:variant>
      <vt:variant>
        <vt:lpwstr>_Toc528829794</vt:lpwstr>
      </vt:variant>
      <vt:variant>
        <vt:i4>1900600</vt:i4>
      </vt:variant>
      <vt:variant>
        <vt:i4>3128</vt:i4>
      </vt:variant>
      <vt:variant>
        <vt:i4>0</vt:i4>
      </vt:variant>
      <vt:variant>
        <vt:i4>5</vt:i4>
      </vt:variant>
      <vt:variant>
        <vt:lpwstr/>
      </vt:variant>
      <vt:variant>
        <vt:lpwstr>_Toc528829793</vt:lpwstr>
      </vt:variant>
      <vt:variant>
        <vt:i4>1900600</vt:i4>
      </vt:variant>
      <vt:variant>
        <vt:i4>3122</vt:i4>
      </vt:variant>
      <vt:variant>
        <vt:i4>0</vt:i4>
      </vt:variant>
      <vt:variant>
        <vt:i4>5</vt:i4>
      </vt:variant>
      <vt:variant>
        <vt:lpwstr/>
      </vt:variant>
      <vt:variant>
        <vt:lpwstr>_Toc528829792</vt:lpwstr>
      </vt:variant>
      <vt:variant>
        <vt:i4>1900600</vt:i4>
      </vt:variant>
      <vt:variant>
        <vt:i4>3116</vt:i4>
      </vt:variant>
      <vt:variant>
        <vt:i4>0</vt:i4>
      </vt:variant>
      <vt:variant>
        <vt:i4>5</vt:i4>
      </vt:variant>
      <vt:variant>
        <vt:lpwstr/>
      </vt:variant>
      <vt:variant>
        <vt:lpwstr>_Toc528829791</vt:lpwstr>
      </vt:variant>
      <vt:variant>
        <vt:i4>1900600</vt:i4>
      </vt:variant>
      <vt:variant>
        <vt:i4>3110</vt:i4>
      </vt:variant>
      <vt:variant>
        <vt:i4>0</vt:i4>
      </vt:variant>
      <vt:variant>
        <vt:i4>5</vt:i4>
      </vt:variant>
      <vt:variant>
        <vt:lpwstr/>
      </vt:variant>
      <vt:variant>
        <vt:lpwstr>_Toc528829790</vt:lpwstr>
      </vt:variant>
      <vt:variant>
        <vt:i4>1835064</vt:i4>
      </vt:variant>
      <vt:variant>
        <vt:i4>3104</vt:i4>
      </vt:variant>
      <vt:variant>
        <vt:i4>0</vt:i4>
      </vt:variant>
      <vt:variant>
        <vt:i4>5</vt:i4>
      </vt:variant>
      <vt:variant>
        <vt:lpwstr/>
      </vt:variant>
      <vt:variant>
        <vt:lpwstr>_Toc528829789</vt:lpwstr>
      </vt:variant>
      <vt:variant>
        <vt:i4>1835064</vt:i4>
      </vt:variant>
      <vt:variant>
        <vt:i4>3098</vt:i4>
      </vt:variant>
      <vt:variant>
        <vt:i4>0</vt:i4>
      </vt:variant>
      <vt:variant>
        <vt:i4>5</vt:i4>
      </vt:variant>
      <vt:variant>
        <vt:lpwstr/>
      </vt:variant>
      <vt:variant>
        <vt:lpwstr>_Toc528829788</vt:lpwstr>
      </vt:variant>
      <vt:variant>
        <vt:i4>1835064</vt:i4>
      </vt:variant>
      <vt:variant>
        <vt:i4>3092</vt:i4>
      </vt:variant>
      <vt:variant>
        <vt:i4>0</vt:i4>
      </vt:variant>
      <vt:variant>
        <vt:i4>5</vt:i4>
      </vt:variant>
      <vt:variant>
        <vt:lpwstr/>
      </vt:variant>
      <vt:variant>
        <vt:lpwstr>_Toc528829787</vt:lpwstr>
      </vt:variant>
      <vt:variant>
        <vt:i4>1835064</vt:i4>
      </vt:variant>
      <vt:variant>
        <vt:i4>3086</vt:i4>
      </vt:variant>
      <vt:variant>
        <vt:i4>0</vt:i4>
      </vt:variant>
      <vt:variant>
        <vt:i4>5</vt:i4>
      </vt:variant>
      <vt:variant>
        <vt:lpwstr/>
      </vt:variant>
      <vt:variant>
        <vt:lpwstr>_Toc528829786</vt:lpwstr>
      </vt:variant>
      <vt:variant>
        <vt:i4>1835064</vt:i4>
      </vt:variant>
      <vt:variant>
        <vt:i4>3080</vt:i4>
      </vt:variant>
      <vt:variant>
        <vt:i4>0</vt:i4>
      </vt:variant>
      <vt:variant>
        <vt:i4>5</vt:i4>
      </vt:variant>
      <vt:variant>
        <vt:lpwstr/>
      </vt:variant>
      <vt:variant>
        <vt:lpwstr>_Toc528829785</vt:lpwstr>
      </vt:variant>
      <vt:variant>
        <vt:i4>1835064</vt:i4>
      </vt:variant>
      <vt:variant>
        <vt:i4>3074</vt:i4>
      </vt:variant>
      <vt:variant>
        <vt:i4>0</vt:i4>
      </vt:variant>
      <vt:variant>
        <vt:i4>5</vt:i4>
      </vt:variant>
      <vt:variant>
        <vt:lpwstr/>
      </vt:variant>
      <vt:variant>
        <vt:lpwstr>_Toc528829784</vt:lpwstr>
      </vt:variant>
      <vt:variant>
        <vt:i4>1835064</vt:i4>
      </vt:variant>
      <vt:variant>
        <vt:i4>3068</vt:i4>
      </vt:variant>
      <vt:variant>
        <vt:i4>0</vt:i4>
      </vt:variant>
      <vt:variant>
        <vt:i4>5</vt:i4>
      </vt:variant>
      <vt:variant>
        <vt:lpwstr/>
      </vt:variant>
      <vt:variant>
        <vt:lpwstr>_Toc528829783</vt:lpwstr>
      </vt:variant>
      <vt:variant>
        <vt:i4>1835064</vt:i4>
      </vt:variant>
      <vt:variant>
        <vt:i4>3062</vt:i4>
      </vt:variant>
      <vt:variant>
        <vt:i4>0</vt:i4>
      </vt:variant>
      <vt:variant>
        <vt:i4>5</vt:i4>
      </vt:variant>
      <vt:variant>
        <vt:lpwstr/>
      </vt:variant>
      <vt:variant>
        <vt:lpwstr>_Toc528829782</vt:lpwstr>
      </vt:variant>
      <vt:variant>
        <vt:i4>1835064</vt:i4>
      </vt:variant>
      <vt:variant>
        <vt:i4>3056</vt:i4>
      </vt:variant>
      <vt:variant>
        <vt:i4>0</vt:i4>
      </vt:variant>
      <vt:variant>
        <vt:i4>5</vt:i4>
      </vt:variant>
      <vt:variant>
        <vt:lpwstr/>
      </vt:variant>
      <vt:variant>
        <vt:lpwstr>_Toc528829781</vt:lpwstr>
      </vt:variant>
      <vt:variant>
        <vt:i4>1835064</vt:i4>
      </vt:variant>
      <vt:variant>
        <vt:i4>3050</vt:i4>
      </vt:variant>
      <vt:variant>
        <vt:i4>0</vt:i4>
      </vt:variant>
      <vt:variant>
        <vt:i4>5</vt:i4>
      </vt:variant>
      <vt:variant>
        <vt:lpwstr/>
      </vt:variant>
      <vt:variant>
        <vt:lpwstr>_Toc528829780</vt:lpwstr>
      </vt:variant>
      <vt:variant>
        <vt:i4>1245240</vt:i4>
      </vt:variant>
      <vt:variant>
        <vt:i4>3044</vt:i4>
      </vt:variant>
      <vt:variant>
        <vt:i4>0</vt:i4>
      </vt:variant>
      <vt:variant>
        <vt:i4>5</vt:i4>
      </vt:variant>
      <vt:variant>
        <vt:lpwstr/>
      </vt:variant>
      <vt:variant>
        <vt:lpwstr>_Toc528829779</vt:lpwstr>
      </vt:variant>
      <vt:variant>
        <vt:i4>1245240</vt:i4>
      </vt:variant>
      <vt:variant>
        <vt:i4>3038</vt:i4>
      </vt:variant>
      <vt:variant>
        <vt:i4>0</vt:i4>
      </vt:variant>
      <vt:variant>
        <vt:i4>5</vt:i4>
      </vt:variant>
      <vt:variant>
        <vt:lpwstr/>
      </vt:variant>
      <vt:variant>
        <vt:lpwstr>_Toc528829778</vt:lpwstr>
      </vt:variant>
      <vt:variant>
        <vt:i4>1245240</vt:i4>
      </vt:variant>
      <vt:variant>
        <vt:i4>3032</vt:i4>
      </vt:variant>
      <vt:variant>
        <vt:i4>0</vt:i4>
      </vt:variant>
      <vt:variant>
        <vt:i4>5</vt:i4>
      </vt:variant>
      <vt:variant>
        <vt:lpwstr/>
      </vt:variant>
      <vt:variant>
        <vt:lpwstr>_Toc528829777</vt:lpwstr>
      </vt:variant>
      <vt:variant>
        <vt:i4>1245240</vt:i4>
      </vt:variant>
      <vt:variant>
        <vt:i4>3026</vt:i4>
      </vt:variant>
      <vt:variant>
        <vt:i4>0</vt:i4>
      </vt:variant>
      <vt:variant>
        <vt:i4>5</vt:i4>
      </vt:variant>
      <vt:variant>
        <vt:lpwstr/>
      </vt:variant>
      <vt:variant>
        <vt:lpwstr>_Toc528829776</vt:lpwstr>
      </vt:variant>
      <vt:variant>
        <vt:i4>1245240</vt:i4>
      </vt:variant>
      <vt:variant>
        <vt:i4>3020</vt:i4>
      </vt:variant>
      <vt:variant>
        <vt:i4>0</vt:i4>
      </vt:variant>
      <vt:variant>
        <vt:i4>5</vt:i4>
      </vt:variant>
      <vt:variant>
        <vt:lpwstr/>
      </vt:variant>
      <vt:variant>
        <vt:lpwstr>_Toc528829775</vt:lpwstr>
      </vt:variant>
      <vt:variant>
        <vt:i4>1245240</vt:i4>
      </vt:variant>
      <vt:variant>
        <vt:i4>3014</vt:i4>
      </vt:variant>
      <vt:variant>
        <vt:i4>0</vt:i4>
      </vt:variant>
      <vt:variant>
        <vt:i4>5</vt:i4>
      </vt:variant>
      <vt:variant>
        <vt:lpwstr/>
      </vt:variant>
      <vt:variant>
        <vt:lpwstr>_Toc528829774</vt:lpwstr>
      </vt:variant>
      <vt:variant>
        <vt:i4>1245240</vt:i4>
      </vt:variant>
      <vt:variant>
        <vt:i4>3008</vt:i4>
      </vt:variant>
      <vt:variant>
        <vt:i4>0</vt:i4>
      </vt:variant>
      <vt:variant>
        <vt:i4>5</vt:i4>
      </vt:variant>
      <vt:variant>
        <vt:lpwstr/>
      </vt:variant>
      <vt:variant>
        <vt:lpwstr>_Toc528829773</vt:lpwstr>
      </vt:variant>
      <vt:variant>
        <vt:i4>1245240</vt:i4>
      </vt:variant>
      <vt:variant>
        <vt:i4>3002</vt:i4>
      </vt:variant>
      <vt:variant>
        <vt:i4>0</vt:i4>
      </vt:variant>
      <vt:variant>
        <vt:i4>5</vt:i4>
      </vt:variant>
      <vt:variant>
        <vt:lpwstr/>
      </vt:variant>
      <vt:variant>
        <vt:lpwstr>_Toc528829772</vt:lpwstr>
      </vt:variant>
      <vt:variant>
        <vt:i4>1245240</vt:i4>
      </vt:variant>
      <vt:variant>
        <vt:i4>2996</vt:i4>
      </vt:variant>
      <vt:variant>
        <vt:i4>0</vt:i4>
      </vt:variant>
      <vt:variant>
        <vt:i4>5</vt:i4>
      </vt:variant>
      <vt:variant>
        <vt:lpwstr/>
      </vt:variant>
      <vt:variant>
        <vt:lpwstr>_Toc528829771</vt:lpwstr>
      </vt:variant>
      <vt:variant>
        <vt:i4>1245240</vt:i4>
      </vt:variant>
      <vt:variant>
        <vt:i4>2990</vt:i4>
      </vt:variant>
      <vt:variant>
        <vt:i4>0</vt:i4>
      </vt:variant>
      <vt:variant>
        <vt:i4>5</vt:i4>
      </vt:variant>
      <vt:variant>
        <vt:lpwstr/>
      </vt:variant>
      <vt:variant>
        <vt:lpwstr>_Toc528829770</vt:lpwstr>
      </vt:variant>
      <vt:variant>
        <vt:i4>1179704</vt:i4>
      </vt:variant>
      <vt:variant>
        <vt:i4>2984</vt:i4>
      </vt:variant>
      <vt:variant>
        <vt:i4>0</vt:i4>
      </vt:variant>
      <vt:variant>
        <vt:i4>5</vt:i4>
      </vt:variant>
      <vt:variant>
        <vt:lpwstr/>
      </vt:variant>
      <vt:variant>
        <vt:lpwstr>_Toc528829769</vt:lpwstr>
      </vt:variant>
      <vt:variant>
        <vt:i4>1179704</vt:i4>
      </vt:variant>
      <vt:variant>
        <vt:i4>2978</vt:i4>
      </vt:variant>
      <vt:variant>
        <vt:i4>0</vt:i4>
      </vt:variant>
      <vt:variant>
        <vt:i4>5</vt:i4>
      </vt:variant>
      <vt:variant>
        <vt:lpwstr/>
      </vt:variant>
      <vt:variant>
        <vt:lpwstr>_Toc528829768</vt:lpwstr>
      </vt:variant>
      <vt:variant>
        <vt:i4>1179704</vt:i4>
      </vt:variant>
      <vt:variant>
        <vt:i4>2972</vt:i4>
      </vt:variant>
      <vt:variant>
        <vt:i4>0</vt:i4>
      </vt:variant>
      <vt:variant>
        <vt:i4>5</vt:i4>
      </vt:variant>
      <vt:variant>
        <vt:lpwstr/>
      </vt:variant>
      <vt:variant>
        <vt:lpwstr>_Toc528829767</vt:lpwstr>
      </vt:variant>
      <vt:variant>
        <vt:i4>1179704</vt:i4>
      </vt:variant>
      <vt:variant>
        <vt:i4>2966</vt:i4>
      </vt:variant>
      <vt:variant>
        <vt:i4>0</vt:i4>
      </vt:variant>
      <vt:variant>
        <vt:i4>5</vt:i4>
      </vt:variant>
      <vt:variant>
        <vt:lpwstr/>
      </vt:variant>
      <vt:variant>
        <vt:lpwstr>_Toc528829766</vt:lpwstr>
      </vt:variant>
      <vt:variant>
        <vt:i4>1179704</vt:i4>
      </vt:variant>
      <vt:variant>
        <vt:i4>2960</vt:i4>
      </vt:variant>
      <vt:variant>
        <vt:i4>0</vt:i4>
      </vt:variant>
      <vt:variant>
        <vt:i4>5</vt:i4>
      </vt:variant>
      <vt:variant>
        <vt:lpwstr/>
      </vt:variant>
      <vt:variant>
        <vt:lpwstr>_Toc528829765</vt:lpwstr>
      </vt:variant>
      <vt:variant>
        <vt:i4>1179704</vt:i4>
      </vt:variant>
      <vt:variant>
        <vt:i4>2954</vt:i4>
      </vt:variant>
      <vt:variant>
        <vt:i4>0</vt:i4>
      </vt:variant>
      <vt:variant>
        <vt:i4>5</vt:i4>
      </vt:variant>
      <vt:variant>
        <vt:lpwstr/>
      </vt:variant>
      <vt:variant>
        <vt:lpwstr>_Toc528829764</vt:lpwstr>
      </vt:variant>
      <vt:variant>
        <vt:i4>1179704</vt:i4>
      </vt:variant>
      <vt:variant>
        <vt:i4>2948</vt:i4>
      </vt:variant>
      <vt:variant>
        <vt:i4>0</vt:i4>
      </vt:variant>
      <vt:variant>
        <vt:i4>5</vt:i4>
      </vt:variant>
      <vt:variant>
        <vt:lpwstr/>
      </vt:variant>
      <vt:variant>
        <vt:lpwstr>_Toc528829763</vt:lpwstr>
      </vt:variant>
      <vt:variant>
        <vt:i4>1179704</vt:i4>
      </vt:variant>
      <vt:variant>
        <vt:i4>2942</vt:i4>
      </vt:variant>
      <vt:variant>
        <vt:i4>0</vt:i4>
      </vt:variant>
      <vt:variant>
        <vt:i4>5</vt:i4>
      </vt:variant>
      <vt:variant>
        <vt:lpwstr/>
      </vt:variant>
      <vt:variant>
        <vt:lpwstr>_Toc528829762</vt:lpwstr>
      </vt:variant>
      <vt:variant>
        <vt:i4>1179704</vt:i4>
      </vt:variant>
      <vt:variant>
        <vt:i4>2936</vt:i4>
      </vt:variant>
      <vt:variant>
        <vt:i4>0</vt:i4>
      </vt:variant>
      <vt:variant>
        <vt:i4>5</vt:i4>
      </vt:variant>
      <vt:variant>
        <vt:lpwstr/>
      </vt:variant>
      <vt:variant>
        <vt:lpwstr>_Toc528829761</vt:lpwstr>
      </vt:variant>
      <vt:variant>
        <vt:i4>1179704</vt:i4>
      </vt:variant>
      <vt:variant>
        <vt:i4>2930</vt:i4>
      </vt:variant>
      <vt:variant>
        <vt:i4>0</vt:i4>
      </vt:variant>
      <vt:variant>
        <vt:i4>5</vt:i4>
      </vt:variant>
      <vt:variant>
        <vt:lpwstr/>
      </vt:variant>
      <vt:variant>
        <vt:lpwstr>_Toc528829760</vt:lpwstr>
      </vt:variant>
      <vt:variant>
        <vt:i4>1114168</vt:i4>
      </vt:variant>
      <vt:variant>
        <vt:i4>2924</vt:i4>
      </vt:variant>
      <vt:variant>
        <vt:i4>0</vt:i4>
      </vt:variant>
      <vt:variant>
        <vt:i4>5</vt:i4>
      </vt:variant>
      <vt:variant>
        <vt:lpwstr/>
      </vt:variant>
      <vt:variant>
        <vt:lpwstr>_Toc528829759</vt:lpwstr>
      </vt:variant>
      <vt:variant>
        <vt:i4>1114168</vt:i4>
      </vt:variant>
      <vt:variant>
        <vt:i4>2918</vt:i4>
      </vt:variant>
      <vt:variant>
        <vt:i4>0</vt:i4>
      </vt:variant>
      <vt:variant>
        <vt:i4>5</vt:i4>
      </vt:variant>
      <vt:variant>
        <vt:lpwstr/>
      </vt:variant>
      <vt:variant>
        <vt:lpwstr>_Toc528829758</vt:lpwstr>
      </vt:variant>
      <vt:variant>
        <vt:i4>1114168</vt:i4>
      </vt:variant>
      <vt:variant>
        <vt:i4>2912</vt:i4>
      </vt:variant>
      <vt:variant>
        <vt:i4>0</vt:i4>
      </vt:variant>
      <vt:variant>
        <vt:i4>5</vt:i4>
      </vt:variant>
      <vt:variant>
        <vt:lpwstr/>
      </vt:variant>
      <vt:variant>
        <vt:lpwstr>_Toc528829757</vt:lpwstr>
      </vt:variant>
      <vt:variant>
        <vt:i4>1114168</vt:i4>
      </vt:variant>
      <vt:variant>
        <vt:i4>2906</vt:i4>
      </vt:variant>
      <vt:variant>
        <vt:i4>0</vt:i4>
      </vt:variant>
      <vt:variant>
        <vt:i4>5</vt:i4>
      </vt:variant>
      <vt:variant>
        <vt:lpwstr/>
      </vt:variant>
      <vt:variant>
        <vt:lpwstr>_Toc528829756</vt:lpwstr>
      </vt:variant>
      <vt:variant>
        <vt:i4>1114168</vt:i4>
      </vt:variant>
      <vt:variant>
        <vt:i4>2900</vt:i4>
      </vt:variant>
      <vt:variant>
        <vt:i4>0</vt:i4>
      </vt:variant>
      <vt:variant>
        <vt:i4>5</vt:i4>
      </vt:variant>
      <vt:variant>
        <vt:lpwstr/>
      </vt:variant>
      <vt:variant>
        <vt:lpwstr>_Toc528829755</vt:lpwstr>
      </vt:variant>
      <vt:variant>
        <vt:i4>1114168</vt:i4>
      </vt:variant>
      <vt:variant>
        <vt:i4>2894</vt:i4>
      </vt:variant>
      <vt:variant>
        <vt:i4>0</vt:i4>
      </vt:variant>
      <vt:variant>
        <vt:i4>5</vt:i4>
      </vt:variant>
      <vt:variant>
        <vt:lpwstr/>
      </vt:variant>
      <vt:variant>
        <vt:lpwstr>_Toc528829754</vt:lpwstr>
      </vt:variant>
      <vt:variant>
        <vt:i4>1114168</vt:i4>
      </vt:variant>
      <vt:variant>
        <vt:i4>2888</vt:i4>
      </vt:variant>
      <vt:variant>
        <vt:i4>0</vt:i4>
      </vt:variant>
      <vt:variant>
        <vt:i4>5</vt:i4>
      </vt:variant>
      <vt:variant>
        <vt:lpwstr/>
      </vt:variant>
      <vt:variant>
        <vt:lpwstr>_Toc528829753</vt:lpwstr>
      </vt:variant>
      <vt:variant>
        <vt:i4>1114168</vt:i4>
      </vt:variant>
      <vt:variant>
        <vt:i4>2882</vt:i4>
      </vt:variant>
      <vt:variant>
        <vt:i4>0</vt:i4>
      </vt:variant>
      <vt:variant>
        <vt:i4>5</vt:i4>
      </vt:variant>
      <vt:variant>
        <vt:lpwstr/>
      </vt:variant>
      <vt:variant>
        <vt:lpwstr>_Toc528829752</vt:lpwstr>
      </vt:variant>
      <vt:variant>
        <vt:i4>1114168</vt:i4>
      </vt:variant>
      <vt:variant>
        <vt:i4>2876</vt:i4>
      </vt:variant>
      <vt:variant>
        <vt:i4>0</vt:i4>
      </vt:variant>
      <vt:variant>
        <vt:i4>5</vt:i4>
      </vt:variant>
      <vt:variant>
        <vt:lpwstr/>
      </vt:variant>
      <vt:variant>
        <vt:lpwstr>_Toc528829751</vt:lpwstr>
      </vt:variant>
      <vt:variant>
        <vt:i4>1114168</vt:i4>
      </vt:variant>
      <vt:variant>
        <vt:i4>2870</vt:i4>
      </vt:variant>
      <vt:variant>
        <vt:i4>0</vt:i4>
      </vt:variant>
      <vt:variant>
        <vt:i4>5</vt:i4>
      </vt:variant>
      <vt:variant>
        <vt:lpwstr/>
      </vt:variant>
      <vt:variant>
        <vt:lpwstr>_Toc528829750</vt:lpwstr>
      </vt:variant>
      <vt:variant>
        <vt:i4>1048632</vt:i4>
      </vt:variant>
      <vt:variant>
        <vt:i4>2864</vt:i4>
      </vt:variant>
      <vt:variant>
        <vt:i4>0</vt:i4>
      </vt:variant>
      <vt:variant>
        <vt:i4>5</vt:i4>
      </vt:variant>
      <vt:variant>
        <vt:lpwstr/>
      </vt:variant>
      <vt:variant>
        <vt:lpwstr>_Toc528829749</vt:lpwstr>
      </vt:variant>
      <vt:variant>
        <vt:i4>1048632</vt:i4>
      </vt:variant>
      <vt:variant>
        <vt:i4>2858</vt:i4>
      </vt:variant>
      <vt:variant>
        <vt:i4>0</vt:i4>
      </vt:variant>
      <vt:variant>
        <vt:i4>5</vt:i4>
      </vt:variant>
      <vt:variant>
        <vt:lpwstr/>
      </vt:variant>
      <vt:variant>
        <vt:lpwstr>_Toc528829748</vt:lpwstr>
      </vt:variant>
      <vt:variant>
        <vt:i4>1048632</vt:i4>
      </vt:variant>
      <vt:variant>
        <vt:i4>2852</vt:i4>
      </vt:variant>
      <vt:variant>
        <vt:i4>0</vt:i4>
      </vt:variant>
      <vt:variant>
        <vt:i4>5</vt:i4>
      </vt:variant>
      <vt:variant>
        <vt:lpwstr/>
      </vt:variant>
      <vt:variant>
        <vt:lpwstr>_Toc528829747</vt:lpwstr>
      </vt:variant>
      <vt:variant>
        <vt:i4>1048632</vt:i4>
      </vt:variant>
      <vt:variant>
        <vt:i4>2846</vt:i4>
      </vt:variant>
      <vt:variant>
        <vt:i4>0</vt:i4>
      </vt:variant>
      <vt:variant>
        <vt:i4>5</vt:i4>
      </vt:variant>
      <vt:variant>
        <vt:lpwstr/>
      </vt:variant>
      <vt:variant>
        <vt:lpwstr>_Toc528829746</vt:lpwstr>
      </vt:variant>
      <vt:variant>
        <vt:i4>1048632</vt:i4>
      </vt:variant>
      <vt:variant>
        <vt:i4>2840</vt:i4>
      </vt:variant>
      <vt:variant>
        <vt:i4>0</vt:i4>
      </vt:variant>
      <vt:variant>
        <vt:i4>5</vt:i4>
      </vt:variant>
      <vt:variant>
        <vt:lpwstr/>
      </vt:variant>
      <vt:variant>
        <vt:lpwstr>_Toc528829745</vt:lpwstr>
      </vt:variant>
      <vt:variant>
        <vt:i4>1048632</vt:i4>
      </vt:variant>
      <vt:variant>
        <vt:i4>2834</vt:i4>
      </vt:variant>
      <vt:variant>
        <vt:i4>0</vt:i4>
      </vt:variant>
      <vt:variant>
        <vt:i4>5</vt:i4>
      </vt:variant>
      <vt:variant>
        <vt:lpwstr/>
      </vt:variant>
      <vt:variant>
        <vt:lpwstr>_Toc528829744</vt:lpwstr>
      </vt:variant>
      <vt:variant>
        <vt:i4>1048632</vt:i4>
      </vt:variant>
      <vt:variant>
        <vt:i4>2828</vt:i4>
      </vt:variant>
      <vt:variant>
        <vt:i4>0</vt:i4>
      </vt:variant>
      <vt:variant>
        <vt:i4>5</vt:i4>
      </vt:variant>
      <vt:variant>
        <vt:lpwstr/>
      </vt:variant>
      <vt:variant>
        <vt:lpwstr>_Toc528829743</vt:lpwstr>
      </vt:variant>
      <vt:variant>
        <vt:i4>1048632</vt:i4>
      </vt:variant>
      <vt:variant>
        <vt:i4>2822</vt:i4>
      </vt:variant>
      <vt:variant>
        <vt:i4>0</vt:i4>
      </vt:variant>
      <vt:variant>
        <vt:i4>5</vt:i4>
      </vt:variant>
      <vt:variant>
        <vt:lpwstr/>
      </vt:variant>
      <vt:variant>
        <vt:lpwstr>_Toc528829742</vt:lpwstr>
      </vt:variant>
      <vt:variant>
        <vt:i4>1048632</vt:i4>
      </vt:variant>
      <vt:variant>
        <vt:i4>2816</vt:i4>
      </vt:variant>
      <vt:variant>
        <vt:i4>0</vt:i4>
      </vt:variant>
      <vt:variant>
        <vt:i4>5</vt:i4>
      </vt:variant>
      <vt:variant>
        <vt:lpwstr/>
      </vt:variant>
      <vt:variant>
        <vt:lpwstr>_Toc528829741</vt:lpwstr>
      </vt:variant>
      <vt:variant>
        <vt:i4>1048632</vt:i4>
      </vt:variant>
      <vt:variant>
        <vt:i4>2810</vt:i4>
      </vt:variant>
      <vt:variant>
        <vt:i4>0</vt:i4>
      </vt:variant>
      <vt:variant>
        <vt:i4>5</vt:i4>
      </vt:variant>
      <vt:variant>
        <vt:lpwstr/>
      </vt:variant>
      <vt:variant>
        <vt:lpwstr>_Toc528829740</vt:lpwstr>
      </vt:variant>
      <vt:variant>
        <vt:i4>1507384</vt:i4>
      </vt:variant>
      <vt:variant>
        <vt:i4>2804</vt:i4>
      </vt:variant>
      <vt:variant>
        <vt:i4>0</vt:i4>
      </vt:variant>
      <vt:variant>
        <vt:i4>5</vt:i4>
      </vt:variant>
      <vt:variant>
        <vt:lpwstr/>
      </vt:variant>
      <vt:variant>
        <vt:lpwstr>_Toc528829739</vt:lpwstr>
      </vt:variant>
      <vt:variant>
        <vt:i4>1507384</vt:i4>
      </vt:variant>
      <vt:variant>
        <vt:i4>2798</vt:i4>
      </vt:variant>
      <vt:variant>
        <vt:i4>0</vt:i4>
      </vt:variant>
      <vt:variant>
        <vt:i4>5</vt:i4>
      </vt:variant>
      <vt:variant>
        <vt:lpwstr/>
      </vt:variant>
      <vt:variant>
        <vt:lpwstr>_Toc528829738</vt:lpwstr>
      </vt:variant>
      <vt:variant>
        <vt:i4>1507384</vt:i4>
      </vt:variant>
      <vt:variant>
        <vt:i4>2792</vt:i4>
      </vt:variant>
      <vt:variant>
        <vt:i4>0</vt:i4>
      </vt:variant>
      <vt:variant>
        <vt:i4>5</vt:i4>
      </vt:variant>
      <vt:variant>
        <vt:lpwstr/>
      </vt:variant>
      <vt:variant>
        <vt:lpwstr>_Toc528829737</vt:lpwstr>
      </vt:variant>
      <vt:variant>
        <vt:i4>1507384</vt:i4>
      </vt:variant>
      <vt:variant>
        <vt:i4>2786</vt:i4>
      </vt:variant>
      <vt:variant>
        <vt:i4>0</vt:i4>
      </vt:variant>
      <vt:variant>
        <vt:i4>5</vt:i4>
      </vt:variant>
      <vt:variant>
        <vt:lpwstr/>
      </vt:variant>
      <vt:variant>
        <vt:lpwstr>_Toc528829736</vt:lpwstr>
      </vt:variant>
      <vt:variant>
        <vt:i4>1507384</vt:i4>
      </vt:variant>
      <vt:variant>
        <vt:i4>2780</vt:i4>
      </vt:variant>
      <vt:variant>
        <vt:i4>0</vt:i4>
      </vt:variant>
      <vt:variant>
        <vt:i4>5</vt:i4>
      </vt:variant>
      <vt:variant>
        <vt:lpwstr/>
      </vt:variant>
      <vt:variant>
        <vt:lpwstr>_Toc528829735</vt:lpwstr>
      </vt:variant>
      <vt:variant>
        <vt:i4>1507384</vt:i4>
      </vt:variant>
      <vt:variant>
        <vt:i4>2774</vt:i4>
      </vt:variant>
      <vt:variant>
        <vt:i4>0</vt:i4>
      </vt:variant>
      <vt:variant>
        <vt:i4>5</vt:i4>
      </vt:variant>
      <vt:variant>
        <vt:lpwstr/>
      </vt:variant>
      <vt:variant>
        <vt:lpwstr>_Toc528829734</vt:lpwstr>
      </vt:variant>
      <vt:variant>
        <vt:i4>1507384</vt:i4>
      </vt:variant>
      <vt:variant>
        <vt:i4>2768</vt:i4>
      </vt:variant>
      <vt:variant>
        <vt:i4>0</vt:i4>
      </vt:variant>
      <vt:variant>
        <vt:i4>5</vt:i4>
      </vt:variant>
      <vt:variant>
        <vt:lpwstr/>
      </vt:variant>
      <vt:variant>
        <vt:lpwstr>_Toc528829733</vt:lpwstr>
      </vt:variant>
      <vt:variant>
        <vt:i4>1507384</vt:i4>
      </vt:variant>
      <vt:variant>
        <vt:i4>2762</vt:i4>
      </vt:variant>
      <vt:variant>
        <vt:i4>0</vt:i4>
      </vt:variant>
      <vt:variant>
        <vt:i4>5</vt:i4>
      </vt:variant>
      <vt:variant>
        <vt:lpwstr/>
      </vt:variant>
      <vt:variant>
        <vt:lpwstr>_Toc528829732</vt:lpwstr>
      </vt:variant>
      <vt:variant>
        <vt:i4>1507384</vt:i4>
      </vt:variant>
      <vt:variant>
        <vt:i4>2756</vt:i4>
      </vt:variant>
      <vt:variant>
        <vt:i4>0</vt:i4>
      </vt:variant>
      <vt:variant>
        <vt:i4>5</vt:i4>
      </vt:variant>
      <vt:variant>
        <vt:lpwstr/>
      </vt:variant>
      <vt:variant>
        <vt:lpwstr>_Toc528829731</vt:lpwstr>
      </vt:variant>
      <vt:variant>
        <vt:i4>1507384</vt:i4>
      </vt:variant>
      <vt:variant>
        <vt:i4>2750</vt:i4>
      </vt:variant>
      <vt:variant>
        <vt:i4>0</vt:i4>
      </vt:variant>
      <vt:variant>
        <vt:i4>5</vt:i4>
      </vt:variant>
      <vt:variant>
        <vt:lpwstr/>
      </vt:variant>
      <vt:variant>
        <vt:lpwstr>_Toc528829730</vt:lpwstr>
      </vt:variant>
      <vt:variant>
        <vt:i4>1441848</vt:i4>
      </vt:variant>
      <vt:variant>
        <vt:i4>2744</vt:i4>
      </vt:variant>
      <vt:variant>
        <vt:i4>0</vt:i4>
      </vt:variant>
      <vt:variant>
        <vt:i4>5</vt:i4>
      </vt:variant>
      <vt:variant>
        <vt:lpwstr/>
      </vt:variant>
      <vt:variant>
        <vt:lpwstr>_Toc528829729</vt:lpwstr>
      </vt:variant>
      <vt:variant>
        <vt:i4>1441848</vt:i4>
      </vt:variant>
      <vt:variant>
        <vt:i4>2738</vt:i4>
      </vt:variant>
      <vt:variant>
        <vt:i4>0</vt:i4>
      </vt:variant>
      <vt:variant>
        <vt:i4>5</vt:i4>
      </vt:variant>
      <vt:variant>
        <vt:lpwstr/>
      </vt:variant>
      <vt:variant>
        <vt:lpwstr>_Toc528829728</vt:lpwstr>
      </vt:variant>
      <vt:variant>
        <vt:i4>1441848</vt:i4>
      </vt:variant>
      <vt:variant>
        <vt:i4>2732</vt:i4>
      </vt:variant>
      <vt:variant>
        <vt:i4>0</vt:i4>
      </vt:variant>
      <vt:variant>
        <vt:i4>5</vt:i4>
      </vt:variant>
      <vt:variant>
        <vt:lpwstr/>
      </vt:variant>
      <vt:variant>
        <vt:lpwstr>_Toc528829727</vt:lpwstr>
      </vt:variant>
      <vt:variant>
        <vt:i4>1441848</vt:i4>
      </vt:variant>
      <vt:variant>
        <vt:i4>2726</vt:i4>
      </vt:variant>
      <vt:variant>
        <vt:i4>0</vt:i4>
      </vt:variant>
      <vt:variant>
        <vt:i4>5</vt:i4>
      </vt:variant>
      <vt:variant>
        <vt:lpwstr/>
      </vt:variant>
      <vt:variant>
        <vt:lpwstr>_Toc528829726</vt:lpwstr>
      </vt:variant>
      <vt:variant>
        <vt:i4>1441848</vt:i4>
      </vt:variant>
      <vt:variant>
        <vt:i4>2720</vt:i4>
      </vt:variant>
      <vt:variant>
        <vt:i4>0</vt:i4>
      </vt:variant>
      <vt:variant>
        <vt:i4>5</vt:i4>
      </vt:variant>
      <vt:variant>
        <vt:lpwstr/>
      </vt:variant>
      <vt:variant>
        <vt:lpwstr>_Toc528829725</vt:lpwstr>
      </vt:variant>
      <vt:variant>
        <vt:i4>1441848</vt:i4>
      </vt:variant>
      <vt:variant>
        <vt:i4>2714</vt:i4>
      </vt:variant>
      <vt:variant>
        <vt:i4>0</vt:i4>
      </vt:variant>
      <vt:variant>
        <vt:i4>5</vt:i4>
      </vt:variant>
      <vt:variant>
        <vt:lpwstr/>
      </vt:variant>
      <vt:variant>
        <vt:lpwstr>_Toc528829724</vt:lpwstr>
      </vt:variant>
      <vt:variant>
        <vt:i4>1441848</vt:i4>
      </vt:variant>
      <vt:variant>
        <vt:i4>2708</vt:i4>
      </vt:variant>
      <vt:variant>
        <vt:i4>0</vt:i4>
      </vt:variant>
      <vt:variant>
        <vt:i4>5</vt:i4>
      </vt:variant>
      <vt:variant>
        <vt:lpwstr/>
      </vt:variant>
      <vt:variant>
        <vt:lpwstr>_Toc528829723</vt:lpwstr>
      </vt:variant>
      <vt:variant>
        <vt:i4>1441848</vt:i4>
      </vt:variant>
      <vt:variant>
        <vt:i4>2702</vt:i4>
      </vt:variant>
      <vt:variant>
        <vt:i4>0</vt:i4>
      </vt:variant>
      <vt:variant>
        <vt:i4>5</vt:i4>
      </vt:variant>
      <vt:variant>
        <vt:lpwstr/>
      </vt:variant>
      <vt:variant>
        <vt:lpwstr>_Toc528829722</vt:lpwstr>
      </vt:variant>
      <vt:variant>
        <vt:i4>1441848</vt:i4>
      </vt:variant>
      <vt:variant>
        <vt:i4>2696</vt:i4>
      </vt:variant>
      <vt:variant>
        <vt:i4>0</vt:i4>
      </vt:variant>
      <vt:variant>
        <vt:i4>5</vt:i4>
      </vt:variant>
      <vt:variant>
        <vt:lpwstr/>
      </vt:variant>
      <vt:variant>
        <vt:lpwstr>_Toc528829721</vt:lpwstr>
      </vt:variant>
      <vt:variant>
        <vt:i4>1441848</vt:i4>
      </vt:variant>
      <vt:variant>
        <vt:i4>2690</vt:i4>
      </vt:variant>
      <vt:variant>
        <vt:i4>0</vt:i4>
      </vt:variant>
      <vt:variant>
        <vt:i4>5</vt:i4>
      </vt:variant>
      <vt:variant>
        <vt:lpwstr/>
      </vt:variant>
      <vt:variant>
        <vt:lpwstr>_Toc528829720</vt:lpwstr>
      </vt:variant>
      <vt:variant>
        <vt:i4>1376312</vt:i4>
      </vt:variant>
      <vt:variant>
        <vt:i4>2684</vt:i4>
      </vt:variant>
      <vt:variant>
        <vt:i4>0</vt:i4>
      </vt:variant>
      <vt:variant>
        <vt:i4>5</vt:i4>
      </vt:variant>
      <vt:variant>
        <vt:lpwstr/>
      </vt:variant>
      <vt:variant>
        <vt:lpwstr>_Toc528829719</vt:lpwstr>
      </vt:variant>
      <vt:variant>
        <vt:i4>1376312</vt:i4>
      </vt:variant>
      <vt:variant>
        <vt:i4>2678</vt:i4>
      </vt:variant>
      <vt:variant>
        <vt:i4>0</vt:i4>
      </vt:variant>
      <vt:variant>
        <vt:i4>5</vt:i4>
      </vt:variant>
      <vt:variant>
        <vt:lpwstr/>
      </vt:variant>
      <vt:variant>
        <vt:lpwstr>_Toc528829718</vt:lpwstr>
      </vt:variant>
      <vt:variant>
        <vt:i4>1376312</vt:i4>
      </vt:variant>
      <vt:variant>
        <vt:i4>2672</vt:i4>
      </vt:variant>
      <vt:variant>
        <vt:i4>0</vt:i4>
      </vt:variant>
      <vt:variant>
        <vt:i4>5</vt:i4>
      </vt:variant>
      <vt:variant>
        <vt:lpwstr/>
      </vt:variant>
      <vt:variant>
        <vt:lpwstr>_Toc528829717</vt:lpwstr>
      </vt:variant>
      <vt:variant>
        <vt:i4>1376312</vt:i4>
      </vt:variant>
      <vt:variant>
        <vt:i4>2666</vt:i4>
      </vt:variant>
      <vt:variant>
        <vt:i4>0</vt:i4>
      </vt:variant>
      <vt:variant>
        <vt:i4>5</vt:i4>
      </vt:variant>
      <vt:variant>
        <vt:lpwstr/>
      </vt:variant>
      <vt:variant>
        <vt:lpwstr>_Toc528829716</vt:lpwstr>
      </vt:variant>
      <vt:variant>
        <vt:i4>1376312</vt:i4>
      </vt:variant>
      <vt:variant>
        <vt:i4>2660</vt:i4>
      </vt:variant>
      <vt:variant>
        <vt:i4>0</vt:i4>
      </vt:variant>
      <vt:variant>
        <vt:i4>5</vt:i4>
      </vt:variant>
      <vt:variant>
        <vt:lpwstr/>
      </vt:variant>
      <vt:variant>
        <vt:lpwstr>_Toc528829715</vt:lpwstr>
      </vt:variant>
      <vt:variant>
        <vt:i4>1376312</vt:i4>
      </vt:variant>
      <vt:variant>
        <vt:i4>2654</vt:i4>
      </vt:variant>
      <vt:variant>
        <vt:i4>0</vt:i4>
      </vt:variant>
      <vt:variant>
        <vt:i4>5</vt:i4>
      </vt:variant>
      <vt:variant>
        <vt:lpwstr/>
      </vt:variant>
      <vt:variant>
        <vt:lpwstr>_Toc528829714</vt:lpwstr>
      </vt:variant>
      <vt:variant>
        <vt:i4>1376312</vt:i4>
      </vt:variant>
      <vt:variant>
        <vt:i4>2648</vt:i4>
      </vt:variant>
      <vt:variant>
        <vt:i4>0</vt:i4>
      </vt:variant>
      <vt:variant>
        <vt:i4>5</vt:i4>
      </vt:variant>
      <vt:variant>
        <vt:lpwstr/>
      </vt:variant>
      <vt:variant>
        <vt:lpwstr>_Toc528829713</vt:lpwstr>
      </vt:variant>
      <vt:variant>
        <vt:i4>1376312</vt:i4>
      </vt:variant>
      <vt:variant>
        <vt:i4>2642</vt:i4>
      </vt:variant>
      <vt:variant>
        <vt:i4>0</vt:i4>
      </vt:variant>
      <vt:variant>
        <vt:i4>5</vt:i4>
      </vt:variant>
      <vt:variant>
        <vt:lpwstr/>
      </vt:variant>
      <vt:variant>
        <vt:lpwstr>_Toc528829712</vt:lpwstr>
      </vt:variant>
      <vt:variant>
        <vt:i4>1376312</vt:i4>
      </vt:variant>
      <vt:variant>
        <vt:i4>2636</vt:i4>
      </vt:variant>
      <vt:variant>
        <vt:i4>0</vt:i4>
      </vt:variant>
      <vt:variant>
        <vt:i4>5</vt:i4>
      </vt:variant>
      <vt:variant>
        <vt:lpwstr/>
      </vt:variant>
      <vt:variant>
        <vt:lpwstr>_Toc528829711</vt:lpwstr>
      </vt:variant>
      <vt:variant>
        <vt:i4>1376312</vt:i4>
      </vt:variant>
      <vt:variant>
        <vt:i4>2630</vt:i4>
      </vt:variant>
      <vt:variant>
        <vt:i4>0</vt:i4>
      </vt:variant>
      <vt:variant>
        <vt:i4>5</vt:i4>
      </vt:variant>
      <vt:variant>
        <vt:lpwstr/>
      </vt:variant>
      <vt:variant>
        <vt:lpwstr>_Toc528829710</vt:lpwstr>
      </vt:variant>
      <vt:variant>
        <vt:i4>1310776</vt:i4>
      </vt:variant>
      <vt:variant>
        <vt:i4>2624</vt:i4>
      </vt:variant>
      <vt:variant>
        <vt:i4>0</vt:i4>
      </vt:variant>
      <vt:variant>
        <vt:i4>5</vt:i4>
      </vt:variant>
      <vt:variant>
        <vt:lpwstr/>
      </vt:variant>
      <vt:variant>
        <vt:lpwstr>_Toc528829709</vt:lpwstr>
      </vt:variant>
      <vt:variant>
        <vt:i4>1310776</vt:i4>
      </vt:variant>
      <vt:variant>
        <vt:i4>2618</vt:i4>
      </vt:variant>
      <vt:variant>
        <vt:i4>0</vt:i4>
      </vt:variant>
      <vt:variant>
        <vt:i4>5</vt:i4>
      </vt:variant>
      <vt:variant>
        <vt:lpwstr/>
      </vt:variant>
      <vt:variant>
        <vt:lpwstr>_Toc528829708</vt:lpwstr>
      </vt:variant>
      <vt:variant>
        <vt:i4>1310776</vt:i4>
      </vt:variant>
      <vt:variant>
        <vt:i4>2612</vt:i4>
      </vt:variant>
      <vt:variant>
        <vt:i4>0</vt:i4>
      </vt:variant>
      <vt:variant>
        <vt:i4>5</vt:i4>
      </vt:variant>
      <vt:variant>
        <vt:lpwstr/>
      </vt:variant>
      <vt:variant>
        <vt:lpwstr>_Toc528829707</vt:lpwstr>
      </vt:variant>
      <vt:variant>
        <vt:i4>1310776</vt:i4>
      </vt:variant>
      <vt:variant>
        <vt:i4>2606</vt:i4>
      </vt:variant>
      <vt:variant>
        <vt:i4>0</vt:i4>
      </vt:variant>
      <vt:variant>
        <vt:i4>5</vt:i4>
      </vt:variant>
      <vt:variant>
        <vt:lpwstr/>
      </vt:variant>
      <vt:variant>
        <vt:lpwstr>_Toc528829706</vt:lpwstr>
      </vt:variant>
      <vt:variant>
        <vt:i4>1310776</vt:i4>
      </vt:variant>
      <vt:variant>
        <vt:i4>2600</vt:i4>
      </vt:variant>
      <vt:variant>
        <vt:i4>0</vt:i4>
      </vt:variant>
      <vt:variant>
        <vt:i4>5</vt:i4>
      </vt:variant>
      <vt:variant>
        <vt:lpwstr/>
      </vt:variant>
      <vt:variant>
        <vt:lpwstr>_Toc528829705</vt:lpwstr>
      </vt:variant>
      <vt:variant>
        <vt:i4>1310776</vt:i4>
      </vt:variant>
      <vt:variant>
        <vt:i4>2594</vt:i4>
      </vt:variant>
      <vt:variant>
        <vt:i4>0</vt:i4>
      </vt:variant>
      <vt:variant>
        <vt:i4>5</vt:i4>
      </vt:variant>
      <vt:variant>
        <vt:lpwstr/>
      </vt:variant>
      <vt:variant>
        <vt:lpwstr>_Toc528829704</vt:lpwstr>
      </vt:variant>
      <vt:variant>
        <vt:i4>1310776</vt:i4>
      </vt:variant>
      <vt:variant>
        <vt:i4>2588</vt:i4>
      </vt:variant>
      <vt:variant>
        <vt:i4>0</vt:i4>
      </vt:variant>
      <vt:variant>
        <vt:i4>5</vt:i4>
      </vt:variant>
      <vt:variant>
        <vt:lpwstr/>
      </vt:variant>
      <vt:variant>
        <vt:lpwstr>_Toc528829703</vt:lpwstr>
      </vt:variant>
      <vt:variant>
        <vt:i4>1310776</vt:i4>
      </vt:variant>
      <vt:variant>
        <vt:i4>2582</vt:i4>
      </vt:variant>
      <vt:variant>
        <vt:i4>0</vt:i4>
      </vt:variant>
      <vt:variant>
        <vt:i4>5</vt:i4>
      </vt:variant>
      <vt:variant>
        <vt:lpwstr/>
      </vt:variant>
      <vt:variant>
        <vt:lpwstr>_Toc528829702</vt:lpwstr>
      </vt:variant>
      <vt:variant>
        <vt:i4>1310776</vt:i4>
      </vt:variant>
      <vt:variant>
        <vt:i4>2573</vt:i4>
      </vt:variant>
      <vt:variant>
        <vt:i4>0</vt:i4>
      </vt:variant>
      <vt:variant>
        <vt:i4>5</vt:i4>
      </vt:variant>
      <vt:variant>
        <vt:lpwstr/>
      </vt:variant>
      <vt:variant>
        <vt:lpwstr>_Toc528829701</vt:lpwstr>
      </vt:variant>
      <vt:variant>
        <vt:i4>1310776</vt:i4>
      </vt:variant>
      <vt:variant>
        <vt:i4>2567</vt:i4>
      </vt:variant>
      <vt:variant>
        <vt:i4>0</vt:i4>
      </vt:variant>
      <vt:variant>
        <vt:i4>5</vt:i4>
      </vt:variant>
      <vt:variant>
        <vt:lpwstr/>
      </vt:variant>
      <vt:variant>
        <vt:lpwstr>_Toc528829700</vt:lpwstr>
      </vt:variant>
      <vt:variant>
        <vt:i4>1900601</vt:i4>
      </vt:variant>
      <vt:variant>
        <vt:i4>2561</vt:i4>
      </vt:variant>
      <vt:variant>
        <vt:i4>0</vt:i4>
      </vt:variant>
      <vt:variant>
        <vt:i4>5</vt:i4>
      </vt:variant>
      <vt:variant>
        <vt:lpwstr/>
      </vt:variant>
      <vt:variant>
        <vt:lpwstr>_Toc528829699</vt:lpwstr>
      </vt:variant>
      <vt:variant>
        <vt:i4>1900601</vt:i4>
      </vt:variant>
      <vt:variant>
        <vt:i4>2555</vt:i4>
      </vt:variant>
      <vt:variant>
        <vt:i4>0</vt:i4>
      </vt:variant>
      <vt:variant>
        <vt:i4>5</vt:i4>
      </vt:variant>
      <vt:variant>
        <vt:lpwstr/>
      </vt:variant>
      <vt:variant>
        <vt:lpwstr>_Toc528829698</vt:lpwstr>
      </vt:variant>
      <vt:variant>
        <vt:i4>1900601</vt:i4>
      </vt:variant>
      <vt:variant>
        <vt:i4>2549</vt:i4>
      </vt:variant>
      <vt:variant>
        <vt:i4>0</vt:i4>
      </vt:variant>
      <vt:variant>
        <vt:i4>5</vt:i4>
      </vt:variant>
      <vt:variant>
        <vt:lpwstr/>
      </vt:variant>
      <vt:variant>
        <vt:lpwstr>_Toc528829697</vt:lpwstr>
      </vt:variant>
      <vt:variant>
        <vt:i4>1900601</vt:i4>
      </vt:variant>
      <vt:variant>
        <vt:i4>2543</vt:i4>
      </vt:variant>
      <vt:variant>
        <vt:i4>0</vt:i4>
      </vt:variant>
      <vt:variant>
        <vt:i4>5</vt:i4>
      </vt:variant>
      <vt:variant>
        <vt:lpwstr/>
      </vt:variant>
      <vt:variant>
        <vt:lpwstr>_Toc528829696</vt:lpwstr>
      </vt:variant>
      <vt:variant>
        <vt:i4>1900601</vt:i4>
      </vt:variant>
      <vt:variant>
        <vt:i4>2537</vt:i4>
      </vt:variant>
      <vt:variant>
        <vt:i4>0</vt:i4>
      </vt:variant>
      <vt:variant>
        <vt:i4>5</vt:i4>
      </vt:variant>
      <vt:variant>
        <vt:lpwstr/>
      </vt:variant>
      <vt:variant>
        <vt:lpwstr>_Toc528829695</vt:lpwstr>
      </vt:variant>
      <vt:variant>
        <vt:i4>1900601</vt:i4>
      </vt:variant>
      <vt:variant>
        <vt:i4>2531</vt:i4>
      </vt:variant>
      <vt:variant>
        <vt:i4>0</vt:i4>
      </vt:variant>
      <vt:variant>
        <vt:i4>5</vt:i4>
      </vt:variant>
      <vt:variant>
        <vt:lpwstr/>
      </vt:variant>
      <vt:variant>
        <vt:lpwstr>_Toc528829694</vt:lpwstr>
      </vt:variant>
      <vt:variant>
        <vt:i4>1900601</vt:i4>
      </vt:variant>
      <vt:variant>
        <vt:i4>2525</vt:i4>
      </vt:variant>
      <vt:variant>
        <vt:i4>0</vt:i4>
      </vt:variant>
      <vt:variant>
        <vt:i4>5</vt:i4>
      </vt:variant>
      <vt:variant>
        <vt:lpwstr/>
      </vt:variant>
      <vt:variant>
        <vt:lpwstr>_Toc528829693</vt:lpwstr>
      </vt:variant>
      <vt:variant>
        <vt:i4>1900601</vt:i4>
      </vt:variant>
      <vt:variant>
        <vt:i4>2519</vt:i4>
      </vt:variant>
      <vt:variant>
        <vt:i4>0</vt:i4>
      </vt:variant>
      <vt:variant>
        <vt:i4>5</vt:i4>
      </vt:variant>
      <vt:variant>
        <vt:lpwstr/>
      </vt:variant>
      <vt:variant>
        <vt:lpwstr>_Toc528829692</vt:lpwstr>
      </vt:variant>
      <vt:variant>
        <vt:i4>1900601</vt:i4>
      </vt:variant>
      <vt:variant>
        <vt:i4>2513</vt:i4>
      </vt:variant>
      <vt:variant>
        <vt:i4>0</vt:i4>
      </vt:variant>
      <vt:variant>
        <vt:i4>5</vt:i4>
      </vt:variant>
      <vt:variant>
        <vt:lpwstr/>
      </vt:variant>
      <vt:variant>
        <vt:lpwstr>_Toc528829691</vt:lpwstr>
      </vt:variant>
      <vt:variant>
        <vt:i4>1900601</vt:i4>
      </vt:variant>
      <vt:variant>
        <vt:i4>2507</vt:i4>
      </vt:variant>
      <vt:variant>
        <vt:i4>0</vt:i4>
      </vt:variant>
      <vt:variant>
        <vt:i4>5</vt:i4>
      </vt:variant>
      <vt:variant>
        <vt:lpwstr/>
      </vt:variant>
      <vt:variant>
        <vt:lpwstr>_Toc528829690</vt:lpwstr>
      </vt:variant>
      <vt:variant>
        <vt:i4>1835065</vt:i4>
      </vt:variant>
      <vt:variant>
        <vt:i4>2501</vt:i4>
      </vt:variant>
      <vt:variant>
        <vt:i4>0</vt:i4>
      </vt:variant>
      <vt:variant>
        <vt:i4>5</vt:i4>
      </vt:variant>
      <vt:variant>
        <vt:lpwstr/>
      </vt:variant>
      <vt:variant>
        <vt:lpwstr>_Toc528829689</vt:lpwstr>
      </vt:variant>
      <vt:variant>
        <vt:i4>1835065</vt:i4>
      </vt:variant>
      <vt:variant>
        <vt:i4>2495</vt:i4>
      </vt:variant>
      <vt:variant>
        <vt:i4>0</vt:i4>
      </vt:variant>
      <vt:variant>
        <vt:i4>5</vt:i4>
      </vt:variant>
      <vt:variant>
        <vt:lpwstr/>
      </vt:variant>
      <vt:variant>
        <vt:lpwstr>_Toc528829688</vt:lpwstr>
      </vt:variant>
      <vt:variant>
        <vt:i4>1835065</vt:i4>
      </vt:variant>
      <vt:variant>
        <vt:i4>2489</vt:i4>
      </vt:variant>
      <vt:variant>
        <vt:i4>0</vt:i4>
      </vt:variant>
      <vt:variant>
        <vt:i4>5</vt:i4>
      </vt:variant>
      <vt:variant>
        <vt:lpwstr/>
      </vt:variant>
      <vt:variant>
        <vt:lpwstr>_Toc528829687</vt:lpwstr>
      </vt:variant>
      <vt:variant>
        <vt:i4>1835065</vt:i4>
      </vt:variant>
      <vt:variant>
        <vt:i4>2483</vt:i4>
      </vt:variant>
      <vt:variant>
        <vt:i4>0</vt:i4>
      </vt:variant>
      <vt:variant>
        <vt:i4>5</vt:i4>
      </vt:variant>
      <vt:variant>
        <vt:lpwstr/>
      </vt:variant>
      <vt:variant>
        <vt:lpwstr>_Toc528829686</vt:lpwstr>
      </vt:variant>
      <vt:variant>
        <vt:i4>1835065</vt:i4>
      </vt:variant>
      <vt:variant>
        <vt:i4>2477</vt:i4>
      </vt:variant>
      <vt:variant>
        <vt:i4>0</vt:i4>
      </vt:variant>
      <vt:variant>
        <vt:i4>5</vt:i4>
      </vt:variant>
      <vt:variant>
        <vt:lpwstr/>
      </vt:variant>
      <vt:variant>
        <vt:lpwstr>_Toc528829685</vt:lpwstr>
      </vt:variant>
      <vt:variant>
        <vt:i4>1835065</vt:i4>
      </vt:variant>
      <vt:variant>
        <vt:i4>2471</vt:i4>
      </vt:variant>
      <vt:variant>
        <vt:i4>0</vt:i4>
      </vt:variant>
      <vt:variant>
        <vt:i4>5</vt:i4>
      </vt:variant>
      <vt:variant>
        <vt:lpwstr/>
      </vt:variant>
      <vt:variant>
        <vt:lpwstr>_Toc528829684</vt:lpwstr>
      </vt:variant>
      <vt:variant>
        <vt:i4>1835065</vt:i4>
      </vt:variant>
      <vt:variant>
        <vt:i4>2465</vt:i4>
      </vt:variant>
      <vt:variant>
        <vt:i4>0</vt:i4>
      </vt:variant>
      <vt:variant>
        <vt:i4>5</vt:i4>
      </vt:variant>
      <vt:variant>
        <vt:lpwstr/>
      </vt:variant>
      <vt:variant>
        <vt:lpwstr>_Toc528829683</vt:lpwstr>
      </vt:variant>
      <vt:variant>
        <vt:i4>1835065</vt:i4>
      </vt:variant>
      <vt:variant>
        <vt:i4>2459</vt:i4>
      </vt:variant>
      <vt:variant>
        <vt:i4>0</vt:i4>
      </vt:variant>
      <vt:variant>
        <vt:i4>5</vt:i4>
      </vt:variant>
      <vt:variant>
        <vt:lpwstr/>
      </vt:variant>
      <vt:variant>
        <vt:lpwstr>_Toc528829682</vt:lpwstr>
      </vt:variant>
      <vt:variant>
        <vt:i4>1835065</vt:i4>
      </vt:variant>
      <vt:variant>
        <vt:i4>2453</vt:i4>
      </vt:variant>
      <vt:variant>
        <vt:i4>0</vt:i4>
      </vt:variant>
      <vt:variant>
        <vt:i4>5</vt:i4>
      </vt:variant>
      <vt:variant>
        <vt:lpwstr/>
      </vt:variant>
      <vt:variant>
        <vt:lpwstr>_Toc528829681</vt:lpwstr>
      </vt:variant>
      <vt:variant>
        <vt:i4>1835065</vt:i4>
      </vt:variant>
      <vt:variant>
        <vt:i4>2447</vt:i4>
      </vt:variant>
      <vt:variant>
        <vt:i4>0</vt:i4>
      </vt:variant>
      <vt:variant>
        <vt:i4>5</vt:i4>
      </vt:variant>
      <vt:variant>
        <vt:lpwstr/>
      </vt:variant>
      <vt:variant>
        <vt:lpwstr>_Toc528829680</vt:lpwstr>
      </vt:variant>
      <vt:variant>
        <vt:i4>1245241</vt:i4>
      </vt:variant>
      <vt:variant>
        <vt:i4>2441</vt:i4>
      </vt:variant>
      <vt:variant>
        <vt:i4>0</vt:i4>
      </vt:variant>
      <vt:variant>
        <vt:i4>5</vt:i4>
      </vt:variant>
      <vt:variant>
        <vt:lpwstr/>
      </vt:variant>
      <vt:variant>
        <vt:lpwstr>_Toc528829679</vt:lpwstr>
      </vt:variant>
      <vt:variant>
        <vt:i4>1245241</vt:i4>
      </vt:variant>
      <vt:variant>
        <vt:i4>2435</vt:i4>
      </vt:variant>
      <vt:variant>
        <vt:i4>0</vt:i4>
      </vt:variant>
      <vt:variant>
        <vt:i4>5</vt:i4>
      </vt:variant>
      <vt:variant>
        <vt:lpwstr/>
      </vt:variant>
      <vt:variant>
        <vt:lpwstr>_Toc528829678</vt:lpwstr>
      </vt:variant>
      <vt:variant>
        <vt:i4>1245241</vt:i4>
      </vt:variant>
      <vt:variant>
        <vt:i4>2429</vt:i4>
      </vt:variant>
      <vt:variant>
        <vt:i4>0</vt:i4>
      </vt:variant>
      <vt:variant>
        <vt:i4>5</vt:i4>
      </vt:variant>
      <vt:variant>
        <vt:lpwstr/>
      </vt:variant>
      <vt:variant>
        <vt:lpwstr>_Toc528829677</vt:lpwstr>
      </vt:variant>
      <vt:variant>
        <vt:i4>1245241</vt:i4>
      </vt:variant>
      <vt:variant>
        <vt:i4>2423</vt:i4>
      </vt:variant>
      <vt:variant>
        <vt:i4>0</vt:i4>
      </vt:variant>
      <vt:variant>
        <vt:i4>5</vt:i4>
      </vt:variant>
      <vt:variant>
        <vt:lpwstr/>
      </vt:variant>
      <vt:variant>
        <vt:lpwstr>_Toc528829676</vt:lpwstr>
      </vt:variant>
      <vt:variant>
        <vt:i4>1245241</vt:i4>
      </vt:variant>
      <vt:variant>
        <vt:i4>2417</vt:i4>
      </vt:variant>
      <vt:variant>
        <vt:i4>0</vt:i4>
      </vt:variant>
      <vt:variant>
        <vt:i4>5</vt:i4>
      </vt:variant>
      <vt:variant>
        <vt:lpwstr/>
      </vt:variant>
      <vt:variant>
        <vt:lpwstr>_Toc528829675</vt:lpwstr>
      </vt:variant>
      <vt:variant>
        <vt:i4>1245241</vt:i4>
      </vt:variant>
      <vt:variant>
        <vt:i4>2411</vt:i4>
      </vt:variant>
      <vt:variant>
        <vt:i4>0</vt:i4>
      </vt:variant>
      <vt:variant>
        <vt:i4>5</vt:i4>
      </vt:variant>
      <vt:variant>
        <vt:lpwstr/>
      </vt:variant>
      <vt:variant>
        <vt:lpwstr>_Toc528829674</vt:lpwstr>
      </vt:variant>
      <vt:variant>
        <vt:i4>1245241</vt:i4>
      </vt:variant>
      <vt:variant>
        <vt:i4>2405</vt:i4>
      </vt:variant>
      <vt:variant>
        <vt:i4>0</vt:i4>
      </vt:variant>
      <vt:variant>
        <vt:i4>5</vt:i4>
      </vt:variant>
      <vt:variant>
        <vt:lpwstr/>
      </vt:variant>
      <vt:variant>
        <vt:lpwstr>_Toc528829673</vt:lpwstr>
      </vt:variant>
      <vt:variant>
        <vt:i4>1245241</vt:i4>
      </vt:variant>
      <vt:variant>
        <vt:i4>2399</vt:i4>
      </vt:variant>
      <vt:variant>
        <vt:i4>0</vt:i4>
      </vt:variant>
      <vt:variant>
        <vt:i4>5</vt:i4>
      </vt:variant>
      <vt:variant>
        <vt:lpwstr/>
      </vt:variant>
      <vt:variant>
        <vt:lpwstr>_Toc528829672</vt:lpwstr>
      </vt:variant>
      <vt:variant>
        <vt:i4>1245241</vt:i4>
      </vt:variant>
      <vt:variant>
        <vt:i4>2393</vt:i4>
      </vt:variant>
      <vt:variant>
        <vt:i4>0</vt:i4>
      </vt:variant>
      <vt:variant>
        <vt:i4>5</vt:i4>
      </vt:variant>
      <vt:variant>
        <vt:lpwstr/>
      </vt:variant>
      <vt:variant>
        <vt:lpwstr>_Toc528829671</vt:lpwstr>
      </vt:variant>
      <vt:variant>
        <vt:i4>1245241</vt:i4>
      </vt:variant>
      <vt:variant>
        <vt:i4>2387</vt:i4>
      </vt:variant>
      <vt:variant>
        <vt:i4>0</vt:i4>
      </vt:variant>
      <vt:variant>
        <vt:i4>5</vt:i4>
      </vt:variant>
      <vt:variant>
        <vt:lpwstr/>
      </vt:variant>
      <vt:variant>
        <vt:lpwstr>_Toc528829670</vt:lpwstr>
      </vt:variant>
      <vt:variant>
        <vt:i4>1179705</vt:i4>
      </vt:variant>
      <vt:variant>
        <vt:i4>2381</vt:i4>
      </vt:variant>
      <vt:variant>
        <vt:i4>0</vt:i4>
      </vt:variant>
      <vt:variant>
        <vt:i4>5</vt:i4>
      </vt:variant>
      <vt:variant>
        <vt:lpwstr/>
      </vt:variant>
      <vt:variant>
        <vt:lpwstr>_Toc528829669</vt:lpwstr>
      </vt:variant>
      <vt:variant>
        <vt:i4>1179705</vt:i4>
      </vt:variant>
      <vt:variant>
        <vt:i4>2375</vt:i4>
      </vt:variant>
      <vt:variant>
        <vt:i4>0</vt:i4>
      </vt:variant>
      <vt:variant>
        <vt:i4>5</vt:i4>
      </vt:variant>
      <vt:variant>
        <vt:lpwstr/>
      </vt:variant>
      <vt:variant>
        <vt:lpwstr>_Toc528829668</vt:lpwstr>
      </vt:variant>
      <vt:variant>
        <vt:i4>1179705</vt:i4>
      </vt:variant>
      <vt:variant>
        <vt:i4>2369</vt:i4>
      </vt:variant>
      <vt:variant>
        <vt:i4>0</vt:i4>
      </vt:variant>
      <vt:variant>
        <vt:i4>5</vt:i4>
      </vt:variant>
      <vt:variant>
        <vt:lpwstr/>
      </vt:variant>
      <vt:variant>
        <vt:lpwstr>_Toc528829667</vt:lpwstr>
      </vt:variant>
      <vt:variant>
        <vt:i4>1179705</vt:i4>
      </vt:variant>
      <vt:variant>
        <vt:i4>2363</vt:i4>
      </vt:variant>
      <vt:variant>
        <vt:i4>0</vt:i4>
      </vt:variant>
      <vt:variant>
        <vt:i4>5</vt:i4>
      </vt:variant>
      <vt:variant>
        <vt:lpwstr/>
      </vt:variant>
      <vt:variant>
        <vt:lpwstr>_Toc528829666</vt:lpwstr>
      </vt:variant>
      <vt:variant>
        <vt:i4>1179705</vt:i4>
      </vt:variant>
      <vt:variant>
        <vt:i4>2357</vt:i4>
      </vt:variant>
      <vt:variant>
        <vt:i4>0</vt:i4>
      </vt:variant>
      <vt:variant>
        <vt:i4>5</vt:i4>
      </vt:variant>
      <vt:variant>
        <vt:lpwstr/>
      </vt:variant>
      <vt:variant>
        <vt:lpwstr>_Toc528829665</vt:lpwstr>
      </vt:variant>
      <vt:variant>
        <vt:i4>1179705</vt:i4>
      </vt:variant>
      <vt:variant>
        <vt:i4>2351</vt:i4>
      </vt:variant>
      <vt:variant>
        <vt:i4>0</vt:i4>
      </vt:variant>
      <vt:variant>
        <vt:i4>5</vt:i4>
      </vt:variant>
      <vt:variant>
        <vt:lpwstr/>
      </vt:variant>
      <vt:variant>
        <vt:lpwstr>_Toc528829664</vt:lpwstr>
      </vt:variant>
      <vt:variant>
        <vt:i4>1179705</vt:i4>
      </vt:variant>
      <vt:variant>
        <vt:i4>2345</vt:i4>
      </vt:variant>
      <vt:variant>
        <vt:i4>0</vt:i4>
      </vt:variant>
      <vt:variant>
        <vt:i4>5</vt:i4>
      </vt:variant>
      <vt:variant>
        <vt:lpwstr/>
      </vt:variant>
      <vt:variant>
        <vt:lpwstr>_Toc528829663</vt:lpwstr>
      </vt:variant>
      <vt:variant>
        <vt:i4>1179705</vt:i4>
      </vt:variant>
      <vt:variant>
        <vt:i4>2339</vt:i4>
      </vt:variant>
      <vt:variant>
        <vt:i4>0</vt:i4>
      </vt:variant>
      <vt:variant>
        <vt:i4>5</vt:i4>
      </vt:variant>
      <vt:variant>
        <vt:lpwstr/>
      </vt:variant>
      <vt:variant>
        <vt:lpwstr>_Toc528829662</vt:lpwstr>
      </vt:variant>
      <vt:variant>
        <vt:i4>1179705</vt:i4>
      </vt:variant>
      <vt:variant>
        <vt:i4>2333</vt:i4>
      </vt:variant>
      <vt:variant>
        <vt:i4>0</vt:i4>
      </vt:variant>
      <vt:variant>
        <vt:i4>5</vt:i4>
      </vt:variant>
      <vt:variant>
        <vt:lpwstr/>
      </vt:variant>
      <vt:variant>
        <vt:lpwstr>_Toc528829661</vt:lpwstr>
      </vt:variant>
      <vt:variant>
        <vt:i4>1179705</vt:i4>
      </vt:variant>
      <vt:variant>
        <vt:i4>2327</vt:i4>
      </vt:variant>
      <vt:variant>
        <vt:i4>0</vt:i4>
      </vt:variant>
      <vt:variant>
        <vt:i4>5</vt:i4>
      </vt:variant>
      <vt:variant>
        <vt:lpwstr/>
      </vt:variant>
      <vt:variant>
        <vt:lpwstr>_Toc528829660</vt:lpwstr>
      </vt:variant>
      <vt:variant>
        <vt:i4>1114169</vt:i4>
      </vt:variant>
      <vt:variant>
        <vt:i4>2321</vt:i4>
      </vt:variant>
      <vt:variant>
        <vt:i4>0</vt:i4>
      </vt:variant>
      <vt:variant>
        <vt:i4>5</vt:i4>
      </vt:variant>
      <vt:variant>
        <vt:lpwstr/>
      </vt:variant>
      <vt:variant>
        <vt:lpwstr>_Toc528829659</vt:lpwstr>
      </vt:variant>
      <vt:variant>
        <vt:i4>1114169</vt:i4>
      </vt:variant>
      <vt:variant>
        <vt:i4>2315</vt:i4>
      </vt:variant>
      <vt:variant>
        <vt:i4>0</vt:i4>
      </vt:variant>
      <vt:variant>
        <vt:i4>5</vt:i4>
      </vt:variant>
      <vt:variant>
        <vt:lpwstr/>
      </vt:variant>
      <vt:variant>
        <vt:lpwstr>_Toc528829658</vt:lpwstr>
      </vt:variant>
      <vt:variant>
        <vt:i4>1114169</vt:i4>
      </vt:variant>
      <vt:variant>
        <vt:i4>2309</vt:i4>
      </vt:variant>
      <vt:variant>
        <vt:i4>0</vt:i4>
      </vt:variant>
      <vt:variant>
        <vt:i4>5</vt:i4>
      </vt:variant>
      <vt:variant>
        <vt:lpwstr/>
      </vt:variant>
      <vt:variant>
        <vt:lpwstr>_Toc528829657</vt:lpwstr>
      </vt:variant>
      <vt:variant>
        <vt:i4>1114169</vt:i4>
      </vt:variant>
      <vt:variant>
        <vt:i4>2303</vt:i4>
      </vt:variant>
      <vt:variant>
        <vt:i4>0</vt:i4>
      </vt:variant>
      <vt:variant>
        <vt:i4>5</vt:i4>
      </vt:variant>
      <vt:variant>
        <vt:lpwstr/>
      </vt:variant>
      <vt:variant>
        <vt:lpwstr>_Toc528829656</vt:lpwstr>
      </vt:variant>
      <vt:variant>
        <vt:i4>1114169</vt:i4>
      </vt:variant>
      <vt:variant>
        <vt:i4>2297</vt:i4>
      </vt:variant>
      <vt:variant>
        <vt:i4>0</vt:i4>
      </vt:variant>
      <vt:variant>
        <vt:i4>5</vt:i4>
      </vt:variant>
      <vt:variant>
        <vt:lpwstr/>
      </vt:variant>
      <vt:variant>
        <vt:lpwstr>_Toc528829655</vt:lpwstr>
      </vt:variant>
      <vt:variant>
        <vt:i4>1114169</vt:i4>
      </vt:variant>
      <vt:variant>
        <vt:i4>2291</vt:i4>
      </vt:variant>
      <vt:variant>
        <vt:i4>0</vt:i4>
      </vt:variant>
      <vt:variant>
        <vt:i4>5</vt:i4>
      </vt:variant>
      <vt:variant>
        <vt:lpwstr/>
      </vt:variant>
      <vt:variant>
        <vt:lpwstr>_Toc528829654</vt:lpwstr>
      </vt:variant>
      <vt:variant>
        <vt:i4>1114169</vt:i4>
      </vt:variant>
      <vt:variant>
        <vt:i4>2285</vt:i4>
      </vt:variant>
      <vt:variant>
        <vt:i4>0</vt:i4>
      </vt:variant>
      <vt:variant>
        <vt:i4>5</vt:i4>
      </vt:variant>
      <vt:variant>
        <vt:lpwstr/>
      </vt:variant>
      <vt:variant>
        <vt:lpwstr>_Toc528829653</vt:lpwstr>
      </vt:variant>
      <vt:variant>
        <vt:i4>1114169</vt:i4>
      </vt:variant>
      <vt:variant>
        <vt:i4>2279</vt:i4>
      </vt:variant>
      <vt:variant>
        <vt:i4>0</vt:i4>
      </vt:variant>
      <vt:variant>
        <vt:i4>5</vt:i4>
      </vt:variant>
      <vt:variant>
        <vt:lpwstr/>
      </vt:variant>
      <vt:variant>
        <vt:lpwstr>_Toc528829652</vt:lpwstr>
      </vt:variant>
      <vt:variant>
        <vt:i4>1114169</vt:i4>
      </vt:variant>
      <vt:variant>
        <vt:i4>2273</vt:i4>
      </vt:variant>
      <vt:variant>
        <vt:i4>0</vt:i4>
      </vt:variant>
      <vt:variant>
        <vt:i4>5</vt:i4>
      </vt:variant>
      <vt:variant>
        <vt:lpwstr/>
      </vt:variant>
      <vt:variant>
        <vt:lpwstr>_Toc528829651</vt:lpwstr>
      </vt:variant>
      <vt:variant>
        <vt:i4>1114169</vt:i4>
      </vt:variant>
      <vt:variant>
        <vt:i4>2267</vt:i4>
      </vt:variant>
      <vt:variant>
        <vt:i4>0</vt:i4>
      </vt:variant>
      <vt:variant>
        <vt:i4>5</vt:i4>
      </vt:variant>
      <vt:variant>
        <vt:lpwstr/>
      </vt:variant>
      <vt:variant>
        <vt:lpwstr>_Toc528829650</vt:lpwstr>
      </vt:variant>
      <vt:variant>
        <vt:i4>1048633</vt:i4>
      </vt:variant>
      <vt:variant>
        <vt:i4>2261</vt:i4>
      </vt:variant>
      <vt:variant>
        <vt:i4>0</vt:i4>
      </vt:variant>
      <vt:variant>
        <vt:i4>5</vt:i4>
      </vt:variant>
      <vt:variant>
        <vt:lpwstr/>
      </vt:variant>
      <vt:variant>
        <vt:lpwstr>_Toc528829649</vt:lpwstr>
      </vt:variant>
      <vt:variant>
        <vt:i4>1048633</vt:i4>
      </vt:variant>
      <vt:variant>
        <vt:i4>2255</vt:i4>
      </vt:variant>
      <vt:variant>
        <vt:i4>0</vt:i4>
      </vt:variant>
      <vt:variant>
        <vt:i4>5</vt:i4>
      </vt:variant>
      <vt:variant>
        <vt:lpwstr/>
      </vt:variant>
      <vt:variant>
        <vt:lpwstr>_Toc528829648</vt:lpwstr>
      </vt:variant>
      <vt:variant>
        <vt:i4>1048633</vt:i4>
      </vt:variant>
      <vt:variant>
        <vt:i4>2249</vt:i4>
      </vt:variant>
      <vt:variant>
        <vt:i4>0</vt:i4>
      </vt:variant>
      <vt:variant>
        <vt:i4>5</vt:i4>
      </vt:variant>
      <vt:variant>
        <vt:lpwstr/>
      </vt:variant>
      <vt:variant>
        <vt:lpwstr>_Toc528829647</vt:lpwstr>
      </vt:variant>
      <vt:variant>
        <vt:i4>1048633</vt:i4>
      </vt:variant>
      <vt:variant>
        <vt:i4>2243</vt:i4>
      </vt:variant>
      <vt:variant>
        <vt:i4>0</vt:i4>
      </vt:variant>
      <vt:variant>
        <vt:i4>5</vt:i4>
      </vt:variant>
      <vt:variant>
        <vt:lpwstr/>
      </vt:variant>
      <vt:variant>
        <vt:lpwstr>_Toc528829646</vt:lpwstr>
      </vt:variant>
      <vt:variant>
        <vt:i4>1048633</vt:i4>
      </vt:variant>
      <vt:variant>
        <vt:i4>2237</vt:i4>
      </vt:variant>
      <vt:variant>
        <vt:i4>0</vt:i4>
      </vt:variant>
      <vt:variant>
        <vt:i4>5</vt:i4>
      </vt:variant>
      <vt:variant>
        <vt:lpwstr/>
      </vt:variant>
      <vt:variant>
        <vt:lpwstr>_Toc528829645</vt:lpwstr>
      </vt:variant>
      <vt:variant>
        <vt:i4>1048633</vt:i4>
      </vt:variant>
      <vt:variant>
        <vt:i4>2231</vt:i4>
      </vt:variant>
      <vt:variant>
        <vt:i4>0</vt:i4>
      </vt:variant>
      <vt:variant>
        <vt:i4>5</vt:i4>
      </vt:variant>
      <vt:variant>
        <vt:lpwstr/>
      </vt:variant>
      <vt:variant>
        <vt:lpwstr>_Toc528829644</vt:lpwstr>
      </vt:variant>
      <vt:variant>
        <vt:i4>1048633</vt:i4>
      </vt:variant>
      <vt:variant>
        <vt:i4>2225</vt:i4>
      </vt:variant>
      <vt:variant>
        <vt:i4>0</vt:i4>
      </vt:variant>
      <vt:variant>
        <vt:i4>5</vt:i4>
      </vt:variant>
      <vt:variant>
        <vt:lpwstr/>
      </vt:variant>
      <vt:variant>
        <vt:lpwstr>_Toc528829643</vt:lpwstr>
      </vt:variant>
      <vt:variant>
        <vt:i4>1048633</vt:i4>
      </vt:variant>
      <vt:variant>
        <vt:i4>2219</vt:i4>
      </vt:variant>
      <vt:variant>
        <vt:i4>0</vt:i4>
      </vt:variant>
      <vt:variant>
        <vt:i4>5</vt:i4>
      </vt:variant>
      <vt:variant>
        <vt:lpwstr/>
      </vt:variant>
      <vt:variant>
        <vt:lpwstr>_Toc528829642</vt:lpwstr>
      </vt:variant>
      <vt:variant>
        <vt:i4>1048633</vt:i4>
      </vt:variant>
      <vt:variant>
        <vt:i4>2213</vt:i4>
      </vt:variant>
      <vt:variant>
        <vt:i4>0</vt:i4>
      </vt:variant>
      <vt:variant>
        <vt:i4>5</vt:i4>
      </vt:variant>
      <vt:variant>
        <vt:lpwstr/>
      </vt:variant>
      <vt:variant>
        <vt:lpwstr>_Toc528829641</vt:lpwstr>
      </vt:variant>
      <vt:variant>
        <vt:i4>1048633</vt:i4>
      </vt:variant>
      <vt:variant>
        <vt:i4>2207</vt:i4>
      </vt:variant>
      <vt:variant>
        <vt:i4>0</vt:i4>
      </vt:variant>
      <vt:variant>
        <vt:i4>5</vt:i4>
      </vt:variant>
      <vt:variant>
        <vt:lpwstr/>
      </vt:variant>
      <vt:variant>
        <vt:lpwstr>_Toc528829640</vt:lpwstr>
      </vt:variant>
      <vt:variant>
        <vt:i4>1507385</vt:i4>
      </vt:variant>
      <vt:variant>
        <vt:i4>2201</vt:i4>
      </vt:variant>
      <vt:variant>
        <vt:i4>0</vt:i4>
      </vt:variant>
      <vt:variant>
        <vt:i4>5</vt:i4>
      </vt:variant>
      <vt:variant>
        <vt:lpwstr/>
      </vt:variant>
      <vt:variant>
        <vt:lpwstr>_Toc528829639</vt:lpwstr>
      </vt:variant>
      <vt:variant>
        <vt:i4>1507385</vt:i4>
      </vt:variant>
      <vt:variant>
        <vt:i4>2195</vt:i4>
      </vt:variant>
      <vt:variant>
        <vt:i4>0</vt:i4>
      </vt:variant>
      <vt:variant>
        <vt:i4>5</vt:i4>
      </vt:variant>
      <vt:variant>
        <vt:lpwstr/>
      </vt:variant>
      <vt:variant>
        <vt:lpwstr>_Toc528829638</vt:lpwstr>
      </vt:variant>
      <vt:variant>
        <vt:i4>1507385</vt:i4>
      </vt:variant>
      <vt:variant>
        <vt:i4>2189</vt:i4>
      </vt:variant>
      <vt:variant>
        <vt:i4>0</vt:i4>
      </vt:variant>
      <vt:variant>
        <vt:i4>5</vt:i4>
      </vt:variant>
      <vt:variant>
        <vt:lpwstr/>
      </vt:variant>
      <vt:variant>
        <vt:lpwstr>_Toc528829637</vt:lpwstr>
      </vt:variant>
      <vt:variant>
        <vt:i4>1507385</vt:i4>
      </vt:variant>
      <vt:variant>
        <vt:i4>2183</vt:i4>
      </vt:variant>
      <vt:variant>
        <vt:i4>0</vt:i4>
      </vt:variant>
      <vt:variant>
        <vt:i4>5</vt:i4>
      </vt:variant>
      <vt:variant>
        <vt:lpwstr/>
      </vt:variant>
      <vt:variant>
        <vt:lpwstr>_Toc528829636</vt:lpwstr>
      </vt:variant>
      <vt:variant>
        <vt:i4>1507385</vt:i4>
      </vt:variant>
      <vt:variant>
        <vt:i4>2177</vt:i4>
      </vt:variant>
      <vt:variant>
        <vt:i4>0</vt:i4>
      </vt:variant>
      <vt:variant>
        <vt:i4>5</vt:i4>
      </vt:variant>
      <vt:variant>
        <vt:lpwstr/>
      </vt:variant>
      <vt:variant>
        <vt:lpwstr>_Toc528829635</vt:lpwstr>
      </vt:variant>
      <vt:variant>
        <vt:i4>1507385</vt:i4>
      </vt:variant>
      <vt:variant>
        <vt:i4>2171</vt:i4>
      </vt:variant>
      <vt:variant>
        <vt:i4>0</vt:i4>
      </vt:variant>
      <vt:variant>
        <vt:i4>5</vt:i4>
      </vt:variant>
      <vt:variant>
        <vt:lpwstr/>
      </vt:variant>
      <vt:variant>
        <vt:lpwstr>_Toc528829634</vt:lpwstr>
      </vt:variant>
      <vt:variant>
        <vt:i4>1507385</vt:i4>
      </vt:variant>
      <vt:variant>
        <vt:i4>2165</vt:i4>
      </vt:variant>
      <vt:variant>
        <vt:i4>0</vt:i4>
      </vt:variant>
      <vt:variant>
        <vt:i4>5</vt:i4>
      </vt:variant>
      <vt:variant>
        <vt:lpwstr/>
      </vt:variant>
      <vt:variant>
        <vt:lpwstr>_Toc528829633</vt:lpwstr>
      </vt:variant>
      <vt:variant>
        <vt:i4>1507385</vt:i4>
      </vt:variant>
      <vt:variant>
        <vt:i4>2159</vt:i4>
      </vt:variant>
      <vt:variant>
        <vt:i4>0</vt:i4>
      </vt:variant>
      <vt:variant>
        <vt:i4>5</vt:i4>
      </vt:variant>
      <vt:variant>
        <vt:lpwstr/>
      </vt:variant>
      <vt:variant>
        <vt:lpwstr>_Toc528829632</vt:lpwstr>
      </vt:variant>
      <vt:variant>
        <vt:i4>1507385</vt:i4>
      </vt:variant>
      <vt:variant>
        <vt:i4>2153</vt:i4>
      </vt:variant>
      <vt:variant>
        <vt:i4>0</vt:i4>
      </vt:variant>
      <vt:variant>
        <vt:i4>5</vt:i4>
      </vt:variant>
      <vt:variant>
        <vt:lpwstr/>
      </vt:variant>
      <vt:variant>
        <vt:lpwstr>_Toc528829631</vt:lpwstr>
      </vt:variant>
      <vt:variant>
        <vt:i4>1507385</vt:i4>
      </vt:variant>
      <vt:variant>
        <vt:i4>2147</vt:i4>
      </vt:variant>
      <vt:variant>
        <vt:i4>0</vt:i4>
      </vt:variant>
      <vt:variant>
        <vt:i4>5</vt:i4>
      </vt:variant>
      <vt:variant>
        <vt:lpwstr/>
      </vt:variant>
      <vt:variant>
        <vt:lpwstr>_Toc528829630</vt:lpwstr>
      </vt:variant>
      <vt:variant>
        <vt:i4>1441849</vt:i4>
      </vt:variant>
      <vt:variant>
        <vt:i4>2141</vt:i4>
      </vt:variant>
      <vt:variant>
        <vt:i4>0</vt:i4>
      </vt:variant>
      <vt:variant>
        <vt:i4>5</vt:i4>
      </vt:variant>
      <vt:variant>
        <vt:lpwstr/>
      </vt:variant>
      <vt:variant>
        <vt:lpwstr>_Toc528829629</vt:lpwstr>
      </vt:variant>
      <vt:variant>
        <vt:i4>1441849</vt:i4>
      </vt:variant>
      <vt:variant>
        <vt:i4>2135</vt:i4>
      </vt:variant>
      <vt:variant>
        <vt:i4>0</vt:i4>
      </vt:variant>
      <vt:variant>
        <vt:i4>5</vt:i4>
      </vt:variant>
      <vt:variant>
        <vt:lpwstr/>
      </vt:variant>
      <vt:variant>
        <vt:lpwstr>_Toc528829628</vt:lpwstr>
      </vt:variant>
      <vt:variant>
        <vt:i4>1441849</vt:i4>
      </vt:variant>
      <vt:variant>
        <vt:i4>2129</vt:i4>
      </vt:variant>
      <vt:variant>
        <vt:i4>0</vt:i4>
      </vt:variant>
      <vt:variant>
        <vt:i4>5</vt:i4>
      </vt:variant>
      <vt:variant>
        <vt:lpwstr/>
      </vt:variant>
      <vt:variant>
        <vt:lpwstr>_Toc528829627</vt:lpwstr>
      </vt:variant>
      <vt:variant>
        <vt:i4>1441849</vt:i4>
      </vt:variant>
      <vt:variant>
        <vt:i4>2123</vt:i4>
      </vt:variant>
      <vt:variant>
        <vt:i4>0</vt:i4>
      </vt:variant>
      <vt:variant>
        <vt:i4>5</vt:i4>
      </vt:variant>
      <vt:variant>
        <vt:lpwstr/>
      </vt:variant>
      <vt:variant>
        <vt:lpwstr>_Toc528829626</vt:lpwstr>
      </vt:variant>
      <vt:variant>
        <vt:i4>1441849</vt:i4>
      </vt:variant>
      <vt:variant>
        <vt:i4>2117</vt:i4>
      </vt:variant>
      <vt:variant>
        <vt:i4>0</vt:i4>
      </vt:variant>
      <vt:variant>
        <vt:i4>5</vt:i4>
      </vt:variant>
      <vt:variant>
        <vt:lpwstr/>
      </vt:variant>
      <vt:variant>
        <vt:lpwstr>_Toc528829625</vt:lpwstr>
      </vt:variant>
      <vt:variant>
        <vt:i4>1441849</vt:i4>
      </vt:variant>
      <vt:variant>
        <vt:i4>2111</vt:i4>
      </vt:variant>
      <vt:variant>
        <vt:i4>0</vt:i4>
      </vt:variant>
      <vt:variant>
        <vt:i4>5</vt:i4>
      </vt:variant>
      <vt:variant>
        <vt:lpwstr/>
      </vt:variant>
      <vt:variant>
        <vt:lpwstr>_Toc528829624</vt:lpwstr>
      </vt:variant>
      <vt:variant>
        <vt:i4>1441849</vt:i4>
      </vt:variant>
      <vt:variant>
        <vt:i4>2105</vt:i4>
      </vt:variant>
      <vt:variant>
        <vt:i4>0</vt:i4>
      </vt:variant>
      <vt:variant>
        <vt:i4>5</vt:i4>
      </vt:variant>
      <vt:variant>
        <vt:lpwstr/>
      </vt:variant>
      <vt:variant>
        <vt:lpwstr>_Toc528829623</vt:lpwstr>
      </vt:variant>
      <vt:variant>
        <vt:i4>1441849</vt:i4>
      </vt:variant>
      <vt:variant>
        <vt:i4>2099</vt:i4>
      </vt:variant>
      <vt:variant>
        <vt:i4>0</vt:i4>
      </vt:variant>
      <vt:variant>
        <vt:i4>5</vt:i4>
      </vt:variant>
      <vt:variant>
        <vt:lpwstr/>
      </vt:variant>
      <vt:variant>
        <vt:lpwstr>_Toc528829622</vt:lpwstr>
      </vt:variant>
      <vt:variant>
        <vt:i4>1441849</vt:i4>
      </vt:variant>
      <vt:variant>
        <vt:i4>2093</vt:i4>
      </vt:variant>
      <vt:variant>
        <vt:i4>0</vt:i4>
      </vt:variant>
      <vt:variant>
        <vt:i4>5</vt:i4>
      </vt:variant>
      <vt:variant>
        <vt:lpwstr/>
      </vt:variant>
      <vt:variant>
        <vt:lpwstr>_Toc528829621</vt:lpwstr>
      </vt:variant>
      <vt:variant>
        <vt:i4>1441849</vt:i4>
      </vt:variant>
      <vt:variant>
        <vt:i4>2087</vt:i4>
      </vt:variant>
      <vt:variant>
        <vt:i4>0</vt:i4>
      </vt:variant>
      <vt:variant>
        <vt:i4>5</vt:i4>
      </vt:variant>
      <vt:variant>
        <vt:lpwstr/>
      </vt:variant>
      <vt:variant>
        <vt:lpwstr>_Toc528829620</vt:lpwstr>
      </vt:variant>
      <vt:variant>
        <vt:i4>1376313</vt:i4>
      </vt:variant>
      <vt:variant>
        <vt:i4>2081</vt:i4>
      </vt:variant>
      <vt:variant>
        <vt:i4>0</vt:i4>
      </vt:variant>
      <vt:variant>
        <vt:i4>5</vt:i4>
      </vt:variant>
      <vt:variant>
        <vt:lpwstr/>
      </vt:variant>
      <vt:variant>
        <vt:lpwstr>_Toc528829619</vt:lpwstr>
      </vt:variant>
      <vt:variant>
        <vt:i4>1376313</vt:i4>
      </vt:variant>
      <vt:variant>
        <vt:i4>2075</vt:i4>
      </vt:variant>
      <vt:variant>
        <vt:i4>0</vt:i4>
      </vt:variant>
      <vt:variant>
        <vt:i4>5</vt:i4>
      </vt:variant>
      <vt:variant>
        <vt:lpwstr/>
      </vt:variant>
      <vt:variant>
        <vt:lpwstr>_Toc528829618</vt:lpwstr>
      </vt:variant>
      <vt:variant>
        <vt:i4>1376313</vt:i4>
      </vt:variant>
      <vt:variant>
        <vt:i4>2069</vt:i4>
      </vt:variant>
      <vt:variant>
        <vt:i4>0</vt:i4>
      </vt:variant>
      <vt:variant>
        <vt:i4>5</vt:i4>
      </vt:variant>
      <vt:variant>
        <vt:lpwstr/>
      </vt:variant>
      <vt:variant>
        <vt:lpwstr>_Toc528829617</vt:lpwstr>
      </vt:variant>
      <vt:variant>
        <vt:i4>1376313</vt:i4>
      </vt:variant>
      <vt:variant>
        <vt:i4>2063</vt:i4>
      </vt:variant>
      <vt:variant>
        <vt:i4>0</vt:i4>
      </vt:variant>
      <vt:variant>
        <vt:i4>5</vt:i4>
      </vt:variant>
      <vt:variant>
        <vt:lpwstr/>
      </vt:variant>
      <vt:variant>
        <vt:lpwstr>_Toc528829616</vt:lpwstr>
      </vt:variant>
      <vt:variant>
        <vt:i4>1376313</vt:i4>
      </vt:variant>
      <vt:variant>
        <vt:i4>2057</vt:i4>
      </vt:variant>
      <vt:variant>
        <vt:i4>0</vt:i4>
      </vt:variant>
      <vt:variant>
        <vt:i4>5</vt:i4>
      </vt:variant>
      <vt:variant>
        <vt:lpwstr/>
      </vt:variant>
      <vt:variant>
        <vt:lpwstr>_Toc528829615</vt:lpwstr>
      </vt:variant>
      <vt:variant>
        <vt:i4>1376313</vt:i4>
      </vt:variant>
      <vt:variant>
        <vt:i4>2051</vt:i4>
      </vt:variant>
      <vt:variant>
        <vt:i4>0</vt:i4>
      </vt:variant>
      <vt:variant>
        <vt:i4>5</vt:i4>
      </vt:variant>
      <vt:variant>
        <vt:lpwstr/>
      </vt:variant>
      <vt:variant>
        <vt:lpwstr>_Toc528829614</vt:lpwstr>
      </vt:variant>
      <vt:variant>
        <vt:i4>1376313</vt:i4>
      </vt:variant>
      <vt:variant>
        <vt:i4>2045</vt:i4>
      </vt:variant>
      <vt:variant>
        <vt:i4>0</vt:i4>
      </vt:variant>
      <vt:variant>
        <vt:i4>5</vt:i4>
      </vt:variant>
      <vt:variant>
        <vt:lpwstr/>
      </vt:variant>
      <vt:variant>
        <vt:lpwstr>_Toc528829613</vt:lpwstr>
      </vt:variant>
      <vt:variant>
        <vt:i4>1376313</vt:i4>
      </vt:variant>
      <vt:variant>
        <vt:i4>2039</vt:i4>
      </vt:variant>
      <vt:variant>
        <vt:i4>0</vt:i4>
      </vt:variant>
      <vt:variant>
        <vt:i4>5</vt:i4>
      </vt:variant>
      <vt:variant>
        <vt:lpwstr/>
      </vt:variant>
      <vt:variant>
        <vt:lpwstr>_Toc528829612</vt:lpwstr>
      </vt:variant>
      <vt:variant>
        <vt:i4>1376313</vt:i4>
      </vt:variant>
      <vt:variant>
        <vt:i4>2033</vt:i4>
      </vt:variant>
      <vt:variant>
        <vt:i4>0</vt:i4>
      </vt:variant>
      <vt:variant>
        <vt:i4>5</vt:i4>
      </vt:variant>
      <vt:variant>
        <vt:lpwstr/>
      </vt:variant>
      <vt:variant>
        <vt:lpwstr>_Toc528829611</vt:lpwstr>
      </vt:variant>
      <vt:variant>
        <vt:i4>1376313</vt:i4>
      </vt:variant>
      <vt:variant>
        <vt:i4>2027</vt:i4>
      </vt:variant>
      <vt:variant>
        <vt:i4>0</vt:i4>
      </vt:variant>
      <vt:variant>
        <vt:i4>5</vt:i4>
      </vt:variant>
      <vt:variant>
        <vt:lpwstr/>
      </vt:variant>
      <vt:variant>
        <vt:lpwstr>_Toc528829610</vt:lpwstr>
      </vt:variant>
      <vt:variant>
        <vt:i4>1310777</vt:i4>
      </vt:variant>
      <vt:variant>
        <vt:i4>2021</vt:i4>
      </vt:variant>
      <vt:variant>
        <vt:i4>0</vt:i4>
      </vt:variant>
      <vt:variant>
        <vt:i4>5</vt:i4>
      </vt:variant>
      <vt:variant>
        <vt:lpwstr/>
      </vt:variant>
      <vt:variant>
        <vt:lpwstr>_Toc528829609</vt:lpwstr>
      </vt:variant>
      <vt:variant>
        <vt:i4>1310777</vt:i4>
      </vt:variant>
      <vt:variant>
        <vt:i4>2015</vt:i4>
      </vt:variant>
      <vt:variant>
        <vt:i4>0</vt:i4>
      </vt:variant>
      <vt:variant>
        <vt:i4>5</vt:i4>
      </vt:variant>
      <vt:variant>
        <vt:lpwstr/>
      </vt:variant>
      <vt:variant>
        <vt:lpwstr>_Toc528829608</vt:lpwstr>
      </vt:variant>
      <vt:variant>
        <vt:i4>1310777</vt:i4>
      </vt:variant>
      <vt:variant>
        <vt:i4>2009</vt:i4>
      </vt:variant>
      <vt:variant>
        <vt:i4>0</vt:i4>
      </vt:variant>
      <vt:variant>
        <vt:i4>5</vt:i4>
      </vt:variant>
      <vt:variant>
        <vt:lpwstr/>
      </vt:variant>
      <vt:variant>
        <vt:lpwstr>_Toc528829607</vt:lpwstr>
      </vt:variant>
      <vt:variant>
        <vt:i4>1310777</vt:i4>
      </vt:variant>
      <vt:variant>
        <vt:i4>2003</vt:i4>
      </vt:variant>
      <vt:variant>
        <vt:i4>0</vt:i4>
      </vt:variant>
      <vt:variant>
        <vt:i4>5</vt:i4>
      </vt:variant>
      <vt:variant>
        <vt:lpwstr/>
      </vt:variant>
      <vt:variant>
        <vt:lpwstr>_Toc528829606</vt:lpwstr>
      </vt:variant>
      <vt:variant>
        <vt:i4>1310777</vt:i4>
      </vt:variant>
      <vt:variant>
        <vt:i4>1997</vt:i4>
      </vt:variant>
      <vt:variant>
        <vt:i4>0</vt:i4>
      </vt:variant>
      <vt:variant>
        <vt:i4>5</vt:i4>
      </vt:variant>
      <vt:variant>
        <vt:lpwstr/>
      </vt:variant>
      <vt:variant>
        <vt:lpwstr>_Toc528829605</vt:lpwstr>
      </vt:variant>
      <vt:variant>
        <vt:i4>1310777</vt:i4>
      </vt:variant>
      <vt:variant>
        <vt:i4>1991</vt:i4>
      </vt:variant>
      <vt:variant>
        <vt:i4>0</vt:i4>
      </vt:variant>
      <vt:variant>
        <vt:i4>5</vt:i4>
      </vt:variant>
      <vt:variant>
        <vt:lpwstr/>
      </vt:variant>
      <vt:variant>
        <vt:lpwstr>_Toc528829604</vt:lpwstr>
      </vt:variant>
      <vt:variant>
        <vt:i4>1310777</vt:i4>
      </vt:variant>
      <vt:variant>
        <vt:i4>1985</vt:i4>
      </vt:variant>
      <vt:variant>
        <vt:i4>0</vt:i4>
      </vt:variant>
      <vt:variant>
        <vt:i4>5</vt:i4>
      </vt:variant>
      <vt:variant>
        <vt:lpwstr/>
      </vt:variant>
      <vt:variant>
        <vt:lpwstr>_Toc528829603</vt:lpwstr>
      </vt:variant>
      <vt:variant>
        <vt:i4>1310777</vt:i4>
      </vt:variant>
      <vt:variant>
        <vt:i4>1979</vt:i4>
      </vt:variant>
      <vt:variant>
        <vt:i4>0</vt:i4>
      </vt:variant>
      <vt:variant>
        <vt:i4>5</vt:i4>
      </vt:variant>
      <vt:variant>
        <vt:lpwstr/>
      </vt:variant>
      <vt:variant>
        <vt:lpwstr>_Toc528829602</vt:lpwstr>
      </vt:variant>
      <vt:variant>
        <vt:i4>1310777</vt:i4>
      </vt:variant>
      <vt:variant>
        <vt:i4>1973</vt:i4>
      </vt:variant>
      <vt:variant>
        <vt:i4>0</vt:i4>
      </vt:variant>
      <vt:variant>
        <vt:i4>5</vt:i4>
      </vt:variant>
      <vt:variant>
        <vt:lpwstr/>
      </vt:variant>
      <vt:variant>
        <vt:lpwstr>_Toc528829601</vt:lpwstr>
      </vt:variant>
      <vt:variant>
        <vt:i4>1310777</vt:i4>
      </vt:variant>
      <vt:variant>
        <vt:i4>1967</vt:i4>
      </vt:variant>
      <vt:variant>
        <vt:i4>0</vt:i4>
      </vt:variant>
      <vt:variant>
        <vt:i4>5</vt:i4>
      </vt:variant>
      <vt:variant>
        <vt:lpwstr/>
      </vt:variant>
      <vt:variant>
        <vt:lpwstr>_Toc528829600</vt:lpwstr>
      </vt:variant>
      <vt:variant>
        <vt:i4>1900602</vt:i4>
      </vt:variant>
      <vt:variant>
        <vt:i4>1961</vt:i4>
      </vt:variant>
      <vt:variant>
        <vt:i4>0</vt:i4>
      </vt:variant>
      <vt:variant>
        <vt:i4>5</vt:i4>
      </vt:variant>
      <vt:variant>
        <vt:lpwstr/>
      </vt:variant>
      <vt:variant>
        <vt:lpwstr>_Toc528829599</vt:lpwstr>
      </vt:variant>
      <vt:variant>
        <vt:i4>1900602</vt:i4>
      </vt:variant>
      <vt:variant>
        <vt:i4>1955</vt:i4>
      </vt:variant>
      <vt:variant>
        <vt:i4>0</vt:i4>
      </vt:variant>
      <vt:variant>
        <vt:i4>5</vt:i4>
      </vt:variant>
      <vt:variant>
        <vt:lpwstr/>
      </vt:variant>
      <vt:variant>
        <vt:lpwstr>_Toc528829598</vt:lpwstr>
      </vt:variant>
      <vt:variant>
        <vt:i4>1900602</vt:i4>
      </vt:variant>
      <vt:variant>
        <vt:i4>1949</vt:i4>
      </vt:variant>
      <vt:variant>
        <vt:i4>0</vt:i4>
      </vt:variant>
      <vt:variant>
        <vt:i4>5</vt:i4>
      </vt:variant>
      <vt:variant>
        <vt:lpwstr/>
      </vt:variant>
      <vt:variant>
        <vt:lpwstr>_Toc528829597</vt:lpwstr>
      </vt:variant>
      <vt:variant>
        <vt:i4>1900602</vt:i4>
      </vt:variant>
      <vt:variant>
        <vt:i4>1943</vt:i4>
      </vt:variant>
      <vt:variant>
        <vt:i4>0</vt:i4>
      </vt:variant>
      <vt:variant>
        <vt:i4>5</vt:i4>
      </vt:variant>
      <vt:variant>
        <vt:lpwstr/>
      </vt:variant>
      <vt:variant>
        <vt:lpwstr>_Toc528829596</vt:lpwstr>
      </vt:variant>
      <vt:variant>
        <vt:i4>1900602</vt:i4>
      </vt:variant>
      <vt:variant>
        <vt:i4>1937</vt:i4>
      </vt:variant>
      <vt:variant>
        <vt:i4>0</vt:i4>
      </vt:variant>
      <vt:variant>
        <vt:i4>5</vt:i4>
      </vt:variant>
      <vt:variant>
        <vt:lpwstr/>
      </vt:variant>
      <vt:variant>
        <vt:lpwstr>_Toc528829595</vt:lpwstr>
      </vt:variant>
      <vt:variant>
        <vt:i4>1900602</vt:i4>
      </vt:variant>
      <vt:variant>
        <vt:i4>1931</vt:i4>
      </vt:variant>
      <vt:variant>
        <vt:i4>0</vt:i4>
      </vt:variant>
      <vt:variant>
        <vt:i4>5</vt:i4>
      </vt:variant>
      <vt:variant>
        <vt:lpwstr/>
      </vt:variant>
      <vt:variant>
        <vt:lpwstr>_Toc528829594</vt:lpwstr>
      </vt:variant>
      <vt:variant>
        <vt:i4>1900602</vt:i4>
      </vt:variant>
      <vt:variant>
        <vt:i4>1925</vt:i4>
      </vt:variant>
      <vt:variant>
        <vt:i4>0</vt:i4>
      </vt:variant>
      <vt:variant>
        <vt:i4>5</vt:i4>
      </vt:variant>
      <vt:variant>
        <vt:lpwstr/>
      </vt:variant>
      <vt:variant>
        <vt:lpwstr>_Toc528829593</vt:lpwstr>
      </vt:variant>
      <vt:variant>
        <vt:i4>1900602</vt:i4>
      </vt:variant>
      <vt:variant>
        <vt:i4>1919</vt:i4>
      </vt:variant>
      <vt:variant>
        <vt:i4>0</vt:i4>
      </vt:variant>
      <vt:variant>
        <vt:i4>5</vt:i4>
      </vt:variant>
      <vt:variant>
        <vt:lpwstr/>
      </vt:variant>
      <vt:variant>
        <vt:lpwstr>_Toc528829592</vt:lpwstr>
      </vt:variant>
      <vt:variant>
        <vt:i4>1900602</vt:i4>
      </vt:variant>
      <vt:variant>
        <vt:i4>1913</vt:i4>
      </vt:variant>
      <vt:variant>
        <vt:i4>0</vt:i4>
      </vt:variant>
      <vt:variant>
        <vt:i4>5</vt:i4>
      </vt:variant>
      <vt:variant>
        <vt:lpwstr/>
      </vt:variant>
      <vt:variant>
        <vt:lpwstr>_Toc528829591</vt:lpwstr>
      </vt:variant>
      <vt:variant>
        <vt:i4>1900602</vt:i4>
      </vt:variant>
      <vt:variant>
        <vt:i4>1907</vt:i4>
      </vt:variant>
      <vt:variant>
        <vt:i4>0</vt:i4>
      </vt:variant>
      <vt:variant>
        <vt:i4>5</vt:i4>
      </vt:variant>
      <vt:variant>
        <vt:lpwstr/>
      </vt:variant>
      <vt:variant>
        <vt:lpwstr>_Toc528829590</vt:lpwstr>
      </vt:variant>
      <vt:variant>
        <vt:i4>1835066</vt:i4>
      </vt:variant>
      <vt:variant>
        <vt:i4>1901</vt:i4>
      </vt:variant>
      <vt:variant>
        <vt:i4>0</vt:i4>
      </vt:variant>
      <vt:variant>
        <vt:i4>5</vt:i4>
      </vt:variant>
      <vt:variant>
        <vt:lpwstr/>
      </vt:variant>
      <vt:variant>
        <vt:lpwstr>_Toc528829589</vt:lpwstr>
      </vt:variant>
      <vt:variant>
        <vt:i4>1835066</vt:i4>
      </vt:variant>
      <vt:variant>
        <vt:i4>1895</vt:i4>
      </vt:variant>
      <vt:variant>
        <vt:i4>0</vt:i4>
      </vt:variant>
      <vt:variant>
        <vt:i4>5</vt:i4>
      </vt:variant>
      <vt:variant>
        <vt:lpwstr/>
      </vt:variant>
      <vt:variant>
        <vt:lpwstr>_Toc528829588</vt:lpwstr>
      </vt:variant>
      <vt:variant>
        <vt:i4>1835066</vt:i4>
      </vt:variant>
      <vt:variant>
        <vt:i4>1889</vt:i4>
      </vt:variant>
      <vt:variant>
        <vt:i4>0</vt:i4>
      </vt:variant>
      <vt:variant>
        <vt:i4>5</vt:i4>
      </vt:variant>
      <vt:variant>
        <vt:lpwstr/>
      </vt:variant>
      <vt:variant>
        <vt:lpwstr>_Toc528829587</vt:lpwstr>
      </vt:variant>
      <vt:variant>
        <vt:i4>1835066</vt:i4>
      </vt:variant>
      <vt:variant>
        <vt:i4>1883</vt:i4>
      </vt:variant>
      <vt:variant>
        <vt:i4>0</vt:i4>
      </vt:variant>
      <vt:variant>
        <vt:i4>5</vt:i4>
      </vt:variant>
      <vt:variant>
        <vt:lpwstr/>
      </vt:variant>
      <vt:variant>
        <vt:lpwstr>_Toc528829586</vt:lpwstr>
      </vt:variant>
      <vt:variant>
        <vt:i4>1835066</vt:i4>
      </vt:variant>
      <vt:variant>
        <vt:i4>1877</vt:i4>
      </vt:variant>
      <vt:variant>
        <vt:i4>0</vt:i4>
      </vt:variant>
      <vt:variant>
        <vt:i4>5</vt:i4>
      </vt:variant>
      <vt:variant>
        <vt:lpwstr/>
      </vt:variant>
      <vt:variant>
        <vt:lpwstr>_Toc528829585</vt:lpwstr>
      </vt:variant>
      <vt:variant>
        <vt:i4>1835066</vt:i4>
      </vt:variant>
      <vt:variant>
        <vt:i4>1871</vt:i4>
      </vt:variant>
      <vt:variant>
        <vt:i4>0</vt:i4>
      </vt:variant>
      <vt:variant>
        <vt:i4>5</vt:i4>
      </vt:variant>
      <vt:variant>
        <vt:lpwstr/>
      </vt:variant>
      <vt:variant>
        <vt:lpwstr>_Toc528829584</vt:lpwstr>
      </vt:variant>
      <vt:variant>
        <vt:i4>1835066</vt:i4>
      </vt:variant>
      <vt:variant>
        <vt:i4>1865</vt:i4>
      </vt:variant>
      <vt:variant>
        <vt:i4>0</vt:i4>
      </vt:variant>
      <vt:variant>
        <vt:i4>5</vt:i4>
      </vt:variant>
      <vt:variant>
        <vt:lpwstr/>
      </vt:variant>
      <vt:variant>
        <vt:lpwstr>_Toc528829583</vt:lpwstr>
      </vt:variant>
      <vt:variant>
        <vt:i4>1835066</vt:i4>
      </vt:variant>
      <vt:variant>
        <vt:i4>1859</vt:i4>
      </vt:variant>
      <vt:variant>
        <vt:i4>0</vt:i4>
      </vt:variant>
      <vt:variant>
        <vt:i4>5</vt:i4>
      </vt:variant>
      <vt:variant>
        <vt:lpwstr/>
      </vt:variant>
      <vt:variant>
        <vt:lpwstr>_Toc528829582</vt:lpwstr>
      </vt:variant>
      <vt:variant>
        <vt:i4>1835066</vt:i4>
      </vt:variant>
      <vt:variant>
        <vt:i4>1853</vt:i4>
      </vt:variant>
      <vt:variant>
        <vt:i4>0</vt:i4>
      </vt:variant>
      <vt:variant>
        <vt:i4>5</vt:i4>
      </vt:variant>
      <vt:variant>
        <vt:lpwstr/>
      </vt:variant>
      <vt:variant>
        <vt:lpwstr>_Toc528829581</vt:lpwstr>
      </vt:variant>
      <vt:variant>
        <vt:i4>1245242</vt:i4>
      </vt:variant>
      <vt:variant>
        <vt:i4>1847</vt:i4>
      </vt:variant>
      <vt:variant>
        <vt:i4>0</vt:i4>
      </vt:variant>
      <vt:variant>
        <vt:i4>5</vt:i4>
      </vt:variant>
      <vt:variant>
        <vt:lpwstr/>
      </vt:variant>
      <vt:variant>
        <vt:lpwstr>_Toc528829575</vt:lpwstr>
      </vt:variant>
      <vt:variant>
        <vt:i4>1245242</vt:i4>
      </vt:variant>
      <vt:variant>
        <vt:i4>1841</vt:i4>
      </vt:variant>
      <vt:variant>
        <vt:i4>0</vt:i4>
      </vt:variant>
      <vt:variant>
        <vt:i4>5</vt:i4>
      </vt:variant>
      <vt:variant>
        <vt:lpwstr/>
      </vt:variant>
      <vt:variant>
        <vt:lpwstr>_Toc528829574</vt:lpwstr>
      </vt:variant>
      <vt:variant>
        <vt:i4>1245242</vt:i4>
      </vt:variant>
      <vt:variant>
        <vt:i4>1835</vt:i4>
      </vt:variant>
      <vt:variant>
        <vt:i4>0</vt:i4>
      </vt:variant>
      <vt:variant>
        <vt:i4>5</vt:i4>
      </vt:variant>
      <vt:variant>
        <vt:lpwstr/>
      </vt:variant>
      <vt:variant>
        <vt:lpwstr>_Toc528829573</vt:lpwstr>
      </vt:variant>
      <vt:variant>
        <vt:i4>1245242</vt:i4>
      </vt:variant>
      <vt:variant>
        <vt:i4>1829</vt:i4>
      </vt:variant>
      <vt:variant>
        <vt:i4>0</vt:i4>
      </vt:variant>
      <vt:variant>
        <vt:i4>5</vt:i4>
      </vt:variant>
      <vt:variant>
        <vt:lpwstr/>
      </vt:variant>
      <vt:variant>
        <vt:lpwstr>_Toc528829572</vt:lpwstr>
      </vt:variant>
      <vt:variant>
        <vt:i4>1245242</vt:i4>
      </vt:variant>
      <vt:variant>
        <vt:i4>1823</vt:i4>
      </vt:variant>
      <vt:variant>
        <vt:i4>0</vt:i4>
      </vt:variant>
      <vt:variant>
        <vt:i4>5</vt:i4>
      </vt:variant>
      <vt:variant>
        <vt:lpwstr/>
      </vt:variant>
      <vt:variant>
        <vt:lpwstr>_Toc528829571</vt:lpwstr>
      </vt:variant>
      <vt:variant>
        <vt:i4>1245242</vt:i4>
      </vt:variant>
      <vt:variant>
        <vt:i4>1817</vt:i4>
      </vt:variant>
      <vt:variant>
        <vt:i4>0</vt:i4>
      </vt:variant>
      <vt:variant>
        <vt:i4>5</vt:i4>
      </vt:variant>
      <vt:variant>
        <vt:lpwstr/>
      </vt:variant>
      <vt:variant>
        <vt:lpwstr>_Toc528829570</vt:lpwstr>
      </vt:variant>
      <vt:variant>
        <vt:i4>1179706</vt:i4>
      </vt:variant>
      <vt:variant>
        <vt:i4>1811</vt:i4>
      </vt:variant>
      <vt:variant>
        <vt:i4>0</vt:i4>
      </vt:variant>
      <vt:variant>
        <vt:i4>5</vt:i4>
      </vt:variant>
      <vt:variant>
        <vt:lpwstr/>
      </vt:variant>
      <vt:variant>
        <vt:lpwstr>_Toc528829569</vt:lpwstr>
      </vt:variant>
      <vt:variant>
        <vt:i4>1179706</vt:i4>
      </vt:variant>
      <vt:variant>
        <vt:i4>1805</vt:i4>
      </vt:variant>
      <vt:variant>
        <vt:i4>0</vt:i4>
      </vt:variant>
      <vt:variant>
        <vt:i4>5</vt:i4>
      </vt:variant>
      <vt:variant>
        <vt:lpwstr/>
      </vt:variant>
      <vt:variant>
        <vt:lpwstr>_Toc528829568</vt:lpwstr>
      </vt:variant>
      <vt:variant>
        <vt:i4>1179706</vt:i4>
      </vt:variant>
      <vt:variant>
        <vt:i4>1799</vt:i4>
      </vt:variant>
      <vt:variant>
        <vt:i4>0</vt:i4>
      </vt:variant>
      <vt:variant>
        <vt:i4>5</vt:i4>
      </vt:variant>
      <vt:variant>
        <vt:lpwstr/>
      </vt:variant>
      <vt:variant>
        <vt:lpwstr>_Toc528829567</vt:lpwstr>
      </vt:variant>
      <vt:variant>
        <vt:i4>1179706</vt:i4>
      </vt:variant>
      <vt:variant>
        <vt:i4>1793</vt:i4>
      </vt:variant>
      <vt:variant>
        <vt:i4>0</vt:i4>
      </vt:variant>
      <vt:variant>
        <vt:i4>5</vt:i4>
      </vt:variant>
      <vt:variant>
        <vt:lpwstr/>
      </vt:variant>
      <vt:variant>
        <vt:lpwstr>_Toc528829566</vt:lpwstr>
      </vt:variant>
      <vt:variant>
        <vt:i4>1179706</vt:i4>
      </vt:variant>
      <vt:variant>
        <vt:i4>1787</vt:i4>
      </vt:variant>
      <vt:variant>
        <vt:i4>0</vt:i4>
      </vt:variant>
      <vt:variant>
        <vt:i4>5</vt:i4>
      </vt:variant>
      <vt:variant>
        <vt:lpwstr/>
      </vt:variant>
      <vt:variant>
        <vt:lpwstr>_Toc528829565</vt:lpwstr>
      </vt:variant>
      <vt:variant>
        <vt:i4>1179706</vt:i4>
      </vt:variant>
      <vt:variant>
        <vt:i4>1781</vt:i4>
      </vt:variant>
      <vt:variant>
        <vt:i4>0</vt:i4>
      </vt:variant>
      <vt:variant>
        <vt:i4>5</vt:i4>
      </vt:variant>
      <vt:variant>
        <vt:lpwstr/>
      </vt:variant>
      <vt:variant>
        <vt:lpwstr>_Toc528829564</vt:lpwstr>
      </vt:variant>
      <vt:variant>
        <vt:i4>1179706</vt:i4>
      </vt:variant>
      <vt:variant>
        <vt:i4>1775</vt:i4>
      </vt:variant>
      <vt:variant>
        <vt:i4>0</vt:i4>
      </vt:variant>
      <vt:variant>
        <vt:i4>5</vt:i4>
      </vt:variant>
      <vt:variant>
        <vt:lpwstr/>
      </vt:variant>
      <vt:variant>
        <vt:lpwstr>_Toc528829563</vt:lpwstr>
      </vt:variant>
      <vt:variant>
        <vt:i4>1179706</vt:i4>
      </vt:variant>
      <vt:variant>
        <vt:i4>1769</vt:i4>
      </vt:variant>
      <vt:variant>
        <vt:i4>0</vt:i4>
      </vt:variant>
      <vt:variant>
        <vt:i4>5</vt:i4>
      </vt:variant>
      <vt:variant>
        <vt:lpwstr/>
      </vt:variant>
      <vt:variant>
        <vt:lpwstr>_Toc528829562</vt:lpwstr>
      </vt:variant>
      <vt:variant>
        <vt:i4>1179706</vt:i4>
      </vt:variant>
      <vt:variant>
        <vt:i4>1763</vt:i4>
      </vt:variant>
      <vt:variant>
        <vt:i4>0</vt:i4>
      </vt:variant>
      <vt:variant>
        <vt:i4>5</vt:i4>
      </vt:variant>
      <vt:variant>
        <vt:lpwstr/>
      </vt:variant>
      <vt:variant>
        <vt:lpwstr>_Toc528829561</vt:lpwstr>
      </vt:variant>
      <vt:variant>
        <vt:i4>1179706</vt:i4>
      </vt:variant>
      <vt:variant>
        <vt:i4>1757</vt:i4>
      </vt:variant>
      <vt:variant>
        <vt:i4>0</vt:i4>
      </vt:variant>
      <vt:variant>
        <vt:i4>5</vt:i4>
      </vt:variant>
      <vt:variant>
        <vt:lpwstr/>
      </vt:variant>
      <vt:variant>
        <vt:lpwstr>_Toc528829560</vt:lpwstr>
      </vt:variant>
      <vt:variant>
        <vt:i4>1114170</vt:i4>
      </vt:variant>
      <vt:variant>
        <vt:i4>1751</vt:i4>
      </vt:variant>
      <vt:variant>
        <vt:i4>0</vt:i4>
      </vt:variant>
      <vt:variant>
        <vt:i4>5</vt:i4>
      </vt:variant>
      <vt:variant>
        <vt:lpwstr/>
      </vt:variant>
      <vt:variant>
        <vt:lpwstr>_Toc528829559</vt:lpwstr>
      </vt:variant>
      <vt:variant>
        <vt:i4>1114170</vt:i4>
      </vt:variant>
      <vt:variant>
        <vt:i4>1745</vt:i4>
      </vt:variant>
      <vt:variant>
        <vt:i4>0</vt:i4>
      </vt:variant>
      <vt:variant>
        <vt:i4>5</vt:i4>
      </vt:variant>
      <vt:variant>
        <vt:lpwstr/>
      </vt:variant>
      <vt:variant>
        <vt:lpwstr>_Toc528829558</vt:lpwstr>
      </vt:variant>
      <vt:variant>
        <vt:i4>1114170</vt:i4>
      </vt:variant>
      <vt:variant>
        <vt:i4>1739</vt:i4>
      </vt:variant>
      <vt:variant>
        <vt:i4>0</vt:i4>
      </vt:variant>
      <vt:variant>
        <vt:i4>5</vt:i4>
      </vt:variant>
      <vt:variant>
        <vt:lpwstr/>
      </vt:variant>
      <vt:variant>
        <vt:lpwstr>_Toc528829557</vt:lpwstr>
      </vt:variant>
      <vt:variant>
        <vt:i4>1114170</vt:i4>
      </vt:variant>
      <vt:variant>
        <vt:i4>1733</vt:i4>
      </vt:variant>
      <vt:variant>
        <vt:i4>0</vt:i4>
      </vt:variant>
      <vt:variant>
        <vt:i4>5</vt:i4>
      </vt:variant>
      <vt:variant>
        <vt:lpwstr/>
      </vt:variant>
      <vt:variant>
        <vt:lpwstr>_Toc528829556</vt:lpwstr>
      </vt:variant>
      <vt:variant>
        <vt:i4>1114170</vt:i4>
      </vt:variant>
      <vt:variant>
        <vt:i4>1727</vt:i4>
      </vt:variant>
      <vt:variant>
        <vt:i4>0</vt:i4>
      </vt:variant>
      <vt:variant>
        <vt:i4>5</vt:i4>
      </vt:variant>
      <vt:variant>
        <vt:lpwstr/>
      </vt:variant>
      <vt:variant>
        <vt:lpwstr>_Toc528829555</vt:lpwstr>
      </vt:variant>
      <vt:variant>
        <vt:i4>1114170</vt:i4>
      </vt:variant>
      <vt:variant>
        <vt:i4>1721</vt:i4>
      </vt:variant>
      <vt:variant>
        <vt:i4>0</vt:i4>
      </vt:variant>
      <vt:variant>
        <vt:i4>5</vt:i4>
      </vt:variant>
      <vt:variant>
        <vt:lpwstr/>
      </vt:variant>
      <vt:variant>
        <vt:lpwstr>_Toc528829554</vt:lpwstr>
      </vt:variant>
      <vt:variant>
        <vt:i4>1114170</vt:i4>
      </vt:variant>
      <vt:variant>
        <vt:i4>1715</vt:i4>
      </vt:variant>
      <vt:variant>
        <vt:i4>0</vt:i4>
      </vt:variant>
      <vt:variant>
        <vt:i4>5</vt:i4>
      </vt:variant>
      <vt:variant>
        <vt:lpwstr/>
      </vt:variant>
      <vt:variant>
        <vt:lpwstr>_Toc528829553</vt:lpwstr>
      </vt:variant>
      <vt:variant>
        <vt:i4>1114170</vt:i4>
      </vt:variant>
      <vt:variant>
        <vt:i4>1709</vt:i4>
      </vt:variant>
      <vt:variant>
        <vt:i4>0</vt:i4>
      </vt:variant>
      <vt:variant>
        <vt:i4>5</vt:i4>
      </vt:variant>
      <vt:variant>
        <vt:lpwstr/>
      </vt:variant>
      <vt:variant>
        <vt:lpwstr>_Toc528829552</vt:lpwstr>
      </vt:variant>
      <vt:variant>
        <vt:i4>1114170</vt:i4>
      </vt:variant>
      <vt:variant>
        <vt:i4>1703</vt:i4>
      </vt:variant>
      <vt:variant>
        <vt:i4>0</vt:i4>
      </vt:variant>
      <vt:variant>
        <vt:i4>5</vt:i4>
      </vt:variant>
      <vt:variant>
        <vt:lpwstr/>
      </vt:variant>
      <vt:variant>
        <vt:lpwstr>_Toc528829551</vt:lpwstr>
      </vt:variant>
      <vt:variant>
        <vt:i4>1114170</vt:i4>
      </vt:variant>
      <vt:variant>
        <vt:i4>1697</vt:i4>
      </vt:variant>
      <vt:variant>
        <vt:i4>0</vt:i4>
      </vt:variant>
      <vt:variant>
        <vt:i4>5</vt:i4>
      </vt:variant>
      <vt:variant>
        <vt:lpwstr/>
      </vt:variant>
      <vt:variant>
        <vt:lpwstr>_Toc528829550</vt:lpwstr>
      </vt:variant>
      <vt:variant>
        <vt:i4>1048634</vt:i4>
      </vt:variant>
      <vt:variant>
        <vt:i4>1691</vt:i4>
      </vt:variant>
      <vt:variant>
        <vt:i4>0</vt:i4>
      </vt:variant>
      <vt:variant>
        <vt:i4>5</vt:i4>
      </vt:variant>
      <vt:variant>
        <vt:lpwstr/>
      </vt:variant>
      <vt:variant>
        <vt:lpwstr>_Toc528829549</vt:lpwstr>
      </vt:variant>
      <vt:variant>
        <vt:i4>1048634</vt:i4>
      </vt:variant>
      <vt:variant>
        <vt:i4>1685</vt:i4>
      </vt:variant>
      <vt:variant>
        <vt:i4>0</vt:i4>
      </vt:variant>
      <vt:variant>
        <vt:i4>5</vt:i4>
      </vt:variant>
      <vt:variant>
        <vt:lpwstr/>
      </vt:variant>
      <vt:variant>
        <vt:lpwstr>_Toc528829548</vt:lpwstr>
      </vt:variant>
      <vt:variant>
        <vt:i4>1048634</vt:i4>
      </vt:variant>
      <vt:variant>
        <vt:i4>1679</vt:i4>
      </vt:variant>
      <vt:variant>
        <vt:i4>0</vt:i4>
      </vt:variant>
      <vt:variant>
        <vt:i4>5</vt:i4>
      </vt:variant>
      <vt:variant>
        <vt:lpwstr/>
      </vt:variant>
      <vt:variant>
        <vt:lpwstr>_Toc528829547</vt:lpwstr>
      </vt:variant>
      <vt:variant>
        <vt:i4>1048634</vt:i4>
      </vt:variant>
      <vt:variant>
        <vt:i4>1673</vt:i4>
      </vt:variant>
      <vt:variant>
        <vt:i4>0</vt:i4>
      </vt:variant>
      <vt:variant>
        <vt:i4>5</vt:i4>
      </vt:variant>
      <vt:variant>
        <vt:lpwstr/>
      </vt:variant>
      <vt:variant>
        <vt:lpwstr>_Toc528829546</vt:lpwstr>
      </vt:variant>
      <vt:variant>
        <vt:i4>1048634</vt:i4>
      </vt:variant>
      <vt:variant>
        <vt:i4>1667</vt:i4>
      </vt:variant>
      <vt:variant>
        <vt:i4>0</vt:i4>
      </vt:variant>
      <vt:variant>
        <vt:i4>5</vt:i4>
      </vt:variant>
      <vt:variant>
        <vt:lpwstr/>
      </vt:variant>
      <vt:variant>
        <vt:lpwstr>_Toc528829545</vt:lpwstr>
      </vt:variant>
      <vt:variant>
        <vt:i4>1048634</vt:i4>
      </vt:variant>
      <vt:variant>
        <vt:i4>1661</vt:i4>
      </vt:variant>
      <vt:variant>
        <vt:i4>0</vt:i4>
      </vt:variant>
      <vt:variant>
        <vt:i4>5</vt:i4>
      </vt:variant>
      <vt:variant>
        <vt:lpwstr/>
      </vt:variant>
      <vt:variant>
        <vt:lpwstr>_Toc528829544</vt:lpwstr>
      </vt:variant>
      <vt:variant>
        <vt:i4>1048634</vt:i4>
      </vt:variant>
      <vt:variant>
        <vt:i4>1655</vt:i4>
      </vt:variant>
      <vt:variant>
        <vt:i4>0</vt:i4>
      </vt:variant>
      <vt:variant>
        <vt:i4>5</vt:i4>
      </vt:variant>
      <vt:variant>
        <vt:lpwstr/>
      </vt:variant>
      <vt:variant>
        <vt:lpwstr>_Toc528829543</vt:lpwstr>
      </vt:variant>
      <vt:variant>
        <vt:i4>1048634</vt:i4>
      </vt:variant>
      <vt:variant>
        <vt:i4>1649</vt:i4>
      </vt:variant>
      <vt:variant>
        <vt:i4>0</vt:i4>
      </vt:variant>
      <vt:variant>
        <vt:i4>5</vt:i4>
      </vt:variant>
      <vt:variant>
        <vt:lpwstr/>
      </vt:variant>
      <vt:variant>
        <vt:lpwstr>_Toc528829542</vt:lpwstr>
      </vt:variant>
      <vt:variant>
        <vt:i4>1048634</vt:i4>
      </vt:variant>
      <vt:variant>
        <vt:i4>1643</vt:i4>
      </vt:variant>
      <vt:variant>
        <vt:i4>0</vt:i4>
      </vt:variant>
      <vt:variant>
        <vt:i4>5</vt:i4>
      </vt:variant>
      <vt:variant>
        <vt:lpwstr/>
      </vt:variant>
      <vt:variant>
        <vt:lpwstr>_Toc528829541</vt:lpwstr>
      </vt:variant>
      <vt:variant>
        <vt:i4>1048634</vt:i4>
      </vt:variant>
      <vt:variant>
        <vt:i4>1637</vt:i4>
      </vt:variant>
      <vt:variant>
        <vt:i4>0</vt:i4>
      </vt:variant>
      <vt:variant>
        <vt:i4>5</vt:i4>
      </vt:variant>
      <vt:variant>
        <vt:lpwstr/>
      </vt:variant>
      <vt:variant>
        <vt:lpwstr>_Toc528829540</vt:lpwstr>
      </vt:variant>
      <vt:variant>
        <vt:i4>1507386</vt:i4>
      </vt:variant>
      <vt:variant>
        <vt:i4>1631</vt:i4>
      </vt:variant>
      <vt:variant>
        <vt:i4>0</vt:i4>
      </vt:variant>
      <vt:variant>
        <vt:i4>5</vt:i4>
      </vt:variant>
      <vt:variant>
        <vt:lpwstr/>
      </vt:variant>
      <vt:variant>
        <vt:lpwstr>_Toc528829539</vt:lpwstr>
      </vt:variant>
      <vt:variant>
        <vt:i4>1507386</vt:i4>
      </vt:variant>
      <vt:variant>
        <vt:i4>1625</vt:i4>
      </vt:variant>
      <vt:variant>
        <vt:i4>0</vt:i4>
      </vt:variant>
      <vt:variant>
        <vt:i4>5</vt:i4>
      </vt:variant>
      <vt:variant>
        <vt:lpwstr/>
      </vt:variant>
      <vt:variant>
        <vt:lpwstr>_Toc528829538</vt:lpwstr>
      </vt:variant>
      <vt:variant>
        <vt:i4>1507386</vt:i4>
      </vt:variant>
      <vt:variant>
        <vt:i4>1619</vt:i4>
      </vt:variant>
      <vt:variant>
        <vt:i4>0</vt:i4>
      </vt:variant>
      <vt:variant>
        <vt:i4>5</vt:i4>
      </vt:variant>
      <vt:variant>
        <vt:lpwstr/>
      </vt:variant>
      <vt:variant>
        <vt:lpwstr>_Toc528829537</vt:lpwstr>
      </vt:variant>
      <vt:variant>
        <vt:i4>1507386</vt:i4>
      </vt:variant>
      <vt:variant>
        <vt:i4>1613</vt:i4>
      </vt:variant>
      <vt:variant>
        <vt:i4>0</vt:i4>
      </vt:variant>
      <vt:variant>
        <vt:i4>5</vt:i4>
      </vt:variant>
      <vt:variant>
        <vt:lpwstr/>
      </vt:variant>
      <vt:variant>
        <vt:lpwstr>_Toc528829536</vt:lpwstr>
      </vt:variant>
      <vt:variant>
        <vt:i4>1507386</vt:i4>
      </vt:variant>
      <vt:variant>
        <vt:i4>1607</vt:i4>
      </vt:variant>
      <vt:variant>
        <vt:i4>0</vt:i4>
      </vt:variant>
      <vt:variant>
        <vt:i4>5</vt:i4>
      </vt:variant>
      <vt:variant>
        <vt:lpwstr/>
      </vt:variant>
      <vt:variant>
        <vt:lpwstr>_Toc528829535</vt:lpwstr>
      </vt:variant>
      <vt:variant>
        <vt:i4>1507386</vt:i4>
      </vt:variant>
      <vt:variant>
        <vt:i4>1601</vt:i4>
      </vt:variant>
      <vt:variant>
        <vt:i4>0</vt:i4>
      </vt:variant>
      <vt:variant>
        <vt:i4>5</vt:i4>
      </vt:variant>
      <vt:variant>
        <vt:lpwstr/>
      </vt:variant>
      <vt:variant>
        <vt:lpwstr>_Toc528829534</vt:lpwstr>
      </vt:variant>
      <vt:variant>
        <vt:i4>1507386</vt:i4>
      </vt:variant>
      <vt:variant>
        <vt:i4>1595</vt:i4>
      </vt:variant>
      <vt:variant>
        <vt:i4>0</vt:i4>
      </vt:variant>
      <vt:variant>
        <vt:i4>5</vt:i4>
      </vt:variant>
      <vt:variant>
        <vt:lpwstr/>
      </vt:variant>
      <vt:variant>
        <vt:lpwstr>_Toc528829533</vt:lpwstr>
      </vt:variant>
      <vt:variant>
        <vt:i4>1507386</vt:i4>
      </vt:variant>
      <vt:variant>
        <vt:i4>1589</vt:i4>
      </vt:variant>
      <vt:variant>
        <vt:i4>0</vt:i4>
      </vt:variant>
      <vt:variant>
        <vt:i4>5</vt:i4>
      </vt:variant>
      <vt:variant>
        <vt:lpwstr/>
      </vt:variant>
      <vt:variant>
        <vt:lpwstr>_Toc528829532</vt:lpwstr>
      </vt:variant>
      <vt:variant>
        <vt:i4>1507386</vt:i4>
      </vt:variant>
      <vt:variant>
        <vt:i4>1583</vt:i4>
      </vt:variant>
      <vt:variant>
        <vt:i4>0</vt:i4>
      </vt:variant>
      <vt:variant>
        <vt:i4>5</vt:i4>
      </vt:variant>
      <vt:variant>
        <vt:lpwstr/>
      </vt:variant>
      <vt:variant>
        <vt:lpwstr>_Toc528829531</vt:lpwstr>
      </vt:variant>
      <vt:variant>
        <vt:i4>1507386</vt:i4>
      </vt:variant>
      <vt:variant>
        <vt:i4>1577</vt:i4>
      </vt:variant>
      <vt:variant>
        <vt:i4>0</vt:i4>
      </vt:variant>
      <vt:variant>
        <vt:i4>5</vt:i4>
      </vt:variant>
      <vt:variant>
        <vt:lpwstr/>
      </vt:variant>
      <vt:variant>
        <vt:lpwstr>_Toc528829530</vt:lpwstr>
      </vt:variant>
      <vt:variant>
        <vt:i4>1441850</vt:i4>
      </vt:variant>
      <vt:variant>
        <vt:i4>1571</vt:i4>
      </vt:variant>
      <vt:variant>
        <vt:i4>0</vt:i4>
      </vt:variant>
      <vt:variant>
        <vt:i4>5</vt:i4>
      </vt:variant>
      <vt:variant>
        <vt:lpwstr/>
      </vt:variant>
      <vt:variant>
        <vt:lpwstr>_Toc528829529</vt:lpwstr>
      </vt:variant>
      <vt:variant>
        <vt:i4>1441850</vt:i4>
      </vt:variant>
      <vt:variant>
        <vt:i4>1565</vt:i4>
      </vt:variant>
      <vt:variant>
        <vt:i4>0</vt:i4>
      </vt:variant>
      <vt:variant>
        <vt:i4>5</vt:i4>
      </vt:variant>
      <vt:variant>
        <vt:lpwstr/>
      </vt:variant>
      <vt:variant>
        <vt:lpwstr>_Toc528829528</vt:lpwstr>
      </vt:variant>
      <vt:variant>
        <vt:i4>1441850</vt:i4>
      </vt:variant>
      <vt:variant>
        <vt:i4>1559</vt:i4>
      </vt:variant>
      <vt:variant>
        <vt:i4>0</vt:i4>
      </vt:variant>
      <vt:variant>
        <vt:i4>5</vt:i4>
      </vt:variant>
      <vt:variant>
        <vt:lpwstr/>
      </vt:variant>
      <vt:variant>
        <vt:lpwstr>_Toc528829527</vt:lpwstr>
      </vt:variant>
      <vt:variant>
        <vt:i4>1441850</vt:i4>
      </vt:variant>
      <vt:variant>
        <vt:i4>1553</vt:i4>
      </vt:variant>
      <vt:variant>
        <vt:i4>0</vt:i4>
      </vt:variant>
      <vt:variant>
        <vt:i4>5</vt:i4>
      </vt:variant>
      <vt:variant>
        <vt:lpwstr/>
      </vt:variant>
      <vt:variant>
        <vt:lpwstr>_Toc528829526</vt:lpwstr>
      </vt:variant>
      <vt:variant>
        <vt:i4>1441850</vt:i4>
      </vt:variant>
      <vt:variant>
        <vt:i4>1547</vt:i4>
      </vt:variant>
      <vt:variant>
        <vt:i4>0</vt:i4>
      </vt:variant>
      <vt:variant>
        <vt:i4>5</vt:i4>
      </vt:variant>
      <vt:variant>
        <vt:lpwstr/>
      </vt:variant>
      <vt:variant>
        <vt:lpwstr>_Toc528829525</vt:lpwstr>
      </vt:variant>
      <vt:variant>
        <vt:i4>1441850</vt:i4>
      </vt:variant>
      <vt:variant>
        <vt:i4>1541</vt:i4>
      </vt:variant>
      <vt:variant>
        <vt:i4>0</vt:i4>
      </vt:variant>
      <vt:variant>
        <vt:i4>5</vt:i4>
      </vt:variant>
      <vt:variant>
        <vt:lpwstr/>
      </vt:variant>
      <vt:variant>
        <vt:lpwstr>_Toc528829524</vt:lpwstr>
      </vt:variant>
      <vt:variant>
        <vt:i4>1441850</vt:i4>
      </vt:variant>
      <vt:variant>
        <vt:i4>1535</vt:i4>
      </vt:variant>
      <vt:variant>
        <vt:i4>0</vt:i4>
      </vt:variant>
      <vt:variant>
        <vt:i4>5</vt:i4>
      </vt:variant>
      <vt:variant>
        <vt:lpwstr/>
      </vt:variant>
      <vt:variant>
        <vt:lpwstr>_Toc528829523</vt:lpwstr>
      </vt:variant>
      <vt:variant>
        <vt:i4>1441850</vt:i4>
      </vt:variant>
      <vt:variant>
        <vt:i4>1529</vt:i4>
      </vt:variant>
      <vt:variant>
        <vt:i4>0</vt:i4>
      </vt:variant>
      <vt:variant>
        <vt:i4>5</vt:i4>
      </vt:variant>
      <vt:variant>
        <vt:lpwstr/>
      </vt:variant>
      <vt:variant>
        <vt:lpwstr>_Toc528829522</vt:lpwstr>
      </vt:variant>
      <vt:variant>
        <vt:i4>1441850</vt:i4>
      </vt:variant>
      <vt:variant>
        <vt:i4>1523</vt:i4>
      </vt:variant>
      <vt:variant>
        <vt:i4>0</vt:i4>
      </vt:variant>
      <vt:variant>
        <vt:i4>5</vt:i4>
      </vt:variant>
      <vt:variant>
        <vt:lpwstr/>
      </vt:variant>
      <vt:variant>
        <vt:lpwstr>_Toc528829521</vt:lpwstr>
      </vt:variant>
      <vt:variant>
        <vt:i4>1441850</vt:i4>
      </vt:variant>
      <vt:variant>
        <vt:i4>1517</vt:i4>
      </vt:variant>
      <vt:variant>
        <vt:i4>0</vt:i4>
      </vt:variant>
      <vt:variant>
        <vt:i4>5</vt:i4>
      </vt:variant>
      <vt:variant>
        <vt:lpwstr/>
      </vt:variant>
      <vt:variant>
        <vt:lpwstr>_Toc528829520</vt:lpwstr>
      </vt:variant>
      <vt:variant>
        <vt:i4>1376314</vt:i4>
      </vt:variant>
      <vt:variant>
        <vt:i4>1511</vt:i4>
      </vt:variant>
      <vt:variant>
        <vt:i4>0</vt:i4>
      </vt:variant>
      <vt:variant>
        <vt:i4>5</vt:i4>
      </vt:variant>
      <vt:variant>
        <vt:lpwstr/>
      </vt:variant>
      <vt:variant>
        <vt:lpwstr>_Toc528829519</vt:lpwstr>
      </vt:variant>
      <vt:variant>
        <vt:i4>1376314</vt:i4>
      </vt:variant>
      <vt:variant>
        <vt:i4>1505</vt:i4>
      </vt:variant>
      <vt:variant>
        <vt:i4>0</vt:i4>
      </vt:variant>
      <vt:variant>
        <vt:i4>5</vt:i4>
      </vt:variant>
      <vt:variant>
        <vt:lpwstr/>
      </vt:variant>
      <vt:variant>
        <vt:lpwstr>_Toc528829518</vt:lpwstr>
      </vt:variant>
      <vt:variant>
        <vt:i4>1376314</vt:i4>
      </vt:variant>
      <vt:variant>
        <vt:i4>1499</vt:i4>
      </vt:variant>
      <vt:variant>
        <vt:i4>0</vt:i4>
      </vt:variant>
      <vt:variant>
        <vt:i4>5</vt:i4>
      </vt:variant>
      <vt:variant>
        <vt:lpwstr/>
      </vt:variant>
      <vt:variant>
        <vt:lpwstr>_Toc528829517</vt:lpwstr>
      </vt:variant>
      <vt:variant>
        <vt:i4>1376314</vt:i4>
      </vt:variant>
      <vt:variant>
        <vt:i4>1493</vt:i4>
      </vt:variant>
      <vt:variant>
        <vt:i4>0</vt:i4>
      </vt:variant>
      <vt:variant>
        <vt:i4>5</vt:i4>
      </vt:variant>
      <vt:variant>
        <vt:lpwstr/>
      </vt:variant>
      <vt:variant>
        <vt:lpwstr>_Toc528829516</vt:lpwstr>
      </vt:variant>
      <vt:variant>
        <vt:i4>1376314</vt:i4>
      </vt:variant>
      <vt:variant>
        <vt:i4>1487</vt:i4>
      </vt:variant>
      <vt:variant>
        <vt:i4>0</vt:i4>
      </vt:variant>
      <vt:variant>
        <vt:i4>5</vt:i4>
      </vt:variant>
      <vt:variant>
        <vt:lpwstr/>
      </vt:variant>
      <vt:variant>
        <vt:lpwstr>_Toc528829515</vt:lpwstr>
      </vt:variant>
      <vt:variant>
        <vt:i4>1376314</vt:i4>
      </vt:variant>
      <vt:variant>
        <vt:i4>1481</vt:i4>
      </vt:variant>
      <vt:variant>
        <vt:i4>0</vt:i4>
      </vt:variant>
      <vt:variant>
        <vt:i4>5</vt:i4>
      </vt:variant>
      <vt:variant>
        <vt:lpwstr/>
      </vt:variant>
      <vt:variant>
        <vt:lpwstr>_Toc528829514</vt:lpwstr>
      </vt:variant>
      <vt:variant>
        <vt:i4>1376314</vt:i4>
      </vt:variant>
      <vt:variant>
        <vt:i4>1475</vt:i4>
      </vt:variant>
      <vt:variant>
        <vt:i4>0</vt:i4>
      </vt:variant>
      <vt:variant>
        <vt:i4>5</vt:i4>
      </vt:variant>
      <vt:variant>
        <vt:lpwstr/>
      </vt:variant>
      <vt:variant>
        <vt:lpwstr>_Toc528829513</vt:lpwstr>
      </vt:variant>
      <vt:variant>
        <vt:i4>1376314</vt:i4>
      </vt:variant>
      <vt:variant>
        <vt:i4>1469</vt:i4>
      </vt:variant>
      <vt:variant>
        <vt:i4>0</vt:i4>
      </vt:variant>
      <vt:variant>
        <vt:i4>5</vt:i4>
      </vt:variant>
      <vt:variant>
        <vt:lpwstr/>
      </vt:variant>
      <vt:variant>
        <vt:lpwstr>_Toc528829512</vt:lpwstr>
      </vt:variant>
      <vt:variant>
        <vt:i4>1376314</vt:i4>
      </vt:variant>
      <vt:variant>
        <vt:i4>1463</vt:i4>
      </vt:variant>
      <vt:variant>
        <vt:i4>0</vt:i4>
      </vt:variant>
      <vt:variant>
        <vt:i4>5</vt:i4>
      </vt:variant>
      <vt:variant>
        <vt:lpwstr/>
      </vt:variant>
      <vt:variant>
        <vt:lpwstr>_Toc528829511</vt:lpwstr>
      </vt:variant>
      <vt:variant>
        <vt:i4>1376314</vt:i4>
      </vt:variant>
      <vt:variant>
        <vt:i4>1457</vt:i4>
      </vt:variant>
      <vt:variant>
        <vt:i4>0</vt:i4>
      </vt:variant>
      <vt:variant>
        <vt:i4>5</vt:i4>
      </vt:variant>
      <vt:variant>
        <vt:lpwstr/>
      </vt:variant>
      <vt:variant>
        <vt:lpwstr>_Toc528829510</vt:lpwstr>
      </vt:variant>
      <vt:variant>
        <vt:i4>1310778</vt:i4>
      </vt:variant>
      <vt:variant>
        <vt:i4>1451</vt:i4>
      </vt:variant>
      <vt:variant>
        <vt:i4>0</vt:i4>
      </vt:variant>
      <vt:variant>
        <vt:i4>5</vt:i4>
      </vt:variant>
      <vt:variant>
        <vt:lpwstr/>
      </vt:variant>
      <vt:variant>
        <vt:lpwstr>_Toc528829509</vt:lpwstr>
      </vt:variant>
      <vt:variant>
        <vt:i4>1310778</vt:i4>
      </vt:variant>
      <vt:variant>
        <vt:i4>1445</vt:i4>
      </vt:variant>
      <vt:variant>
        <vt:i4>0</vt:i4>
      </vt:variant>
      <vt:variant>
        <vt:i4>5</vt:i4>
      </vt:variant>
      <vt:variant>
        <vt:lpwstr/>
      </vt:variant>
      <vt:variant>
        <vt:lpwstr>_Toc528829508</vt:lpwstr>
      </vt:variant>
      <vt:variant>
        <vt:i4>1310778</vt:i4>
      </vt:variant>
      <vt:variant>
        <vt:i4>1439</vt:i4>
      </vt:variant>
      <vt:variant>
        <vt:i4>0</vt:i4>
      </vt:variant>
      <vt:variant>
        <vt:i4>5</vt:i4>
      </vt:variant>
      <vt:variant>
        <vt:lpwstr/>
      </vt:variant>
      <vt:variant>
        <vt:lpwstr>_Toc528829507</vt:lpwstr>
      </vt:variant>
      <vt:variant>
        <vt:i4>1310778</vt:i4>
      </vt:variant>
      <vt:variant>
        <vt:i4>1433</vt:i4>
      </vt:variant>
      <vt:variant>
        <vt:i4>0</vt:i4>
      </vt:variant>
      <vt:variant>
        <vt:i4>5</vt:i4>
      </vt:variant>
      <vt:variant>
        <vt:lpwstr/>
      </vt:variant>
      <vt:variant>
        <vt:lpwstr>_Toc528829506</vt:lpwstr>
      </vt:variant>
      <vt:variant>
        <vt:i4>1310778</vt:i4>
      </vt:variant>
      <vt:variant>
        <vt:i4>1427</vt:i4>
      </vt:variant>
      <vt:variant>
        <vt:i4>0</vt:i4>
      </vt:variant>
      <vt:variant>
        <vt:i4>5</vt:i4>
      </vt:variant>
      <vt:variant>
        <vt:lpwstr/>
      </vt:variant>
      <vt:variant>
        <vt:lpwstr>_Toc528829505</vt:lpwstr>
      </vt:variant>
      <vt:variant>
        <vt:i4>1310778</vt:i4>
      </vt:variant>
      <vt:variant>
        <vt:i4>1421</vt:i4>
      </vt:variant>
      <vt:variant>
        <vt:i4>0</vt:i4>
      </vt:variant>
      <vt:variant>
        <vt:i4>5</vt:i4>
      </vt:variant>
      <vt:variant>
        <vt:lpwstr/>
      </vt:variant>
      <vt:variant>
        <vt:lpwstr>_Toc528829504</vt:lpwstr>
      </vt:variant>
      <vt:variant>
        <vt:i4>1310778</vt:i4>
      </vt:variant>
      <vt:variant>
        <vt:i4>1415</vt:i4>
      </vt:variant>
      <vt:variant>
        <vt:i4>0</vt:i4>
      </vt:variant>
      <vt:variant>
        <vt:i4>5</vt:i4>
      </vt:variant>
      <vt:variant>
        <vt:lpwstr/>
      </vt:variant>
      <vt:variant>
        <vt:lpwstr>_Toc528829503</vt:lpwstr>
      </vt:variant>
      <vt:variant>
        <vt:i4>1310778</vt:i4>
      </vt:variant>
      <vt:variant>
        <vt:i4>1409</vt:i4>
      </vt:variant>
      <vt:variant>
        <vt:i4>0</vt:i4>
      </vt:variant>
      <vt:variant>
        <vt:i4>5</vt:i4>
      </vt:variant>
      <vt:variant>
        <vt:lpwstr/>
      </vt:variant>
      <vt:variant>
        <vt:lpwstr>_Toc528829502</vt:lpwstr>
      </vt:variant>
      <vt:variant>
        <vt:i4>1310778</vt:i4>
      </vt:variant>
      <vt:variant>
        <vt:i4>1403</vt:i4>
      </vt:variant>
      <vt:variant>
        <vt:i4>0</vt:i4>
      </vt:variant>
      <vt:variant>
        <vt:i4>5</vt:i4>
      </vt:variant>
      <vt:variant>
        <vt:lpwstr/>
      </vt:variant>
      <vt:variant>
        <vt:lpwstr>_Toc528829501</vt:lpwstr>
      </vt:variant>
      <vt:variant>
        <vt:i4>1310778</vt:i4>
      </vt:variant>
      <vt:variant>
        <vt:i4>1397</vt:i4>
      </vt:variant>
      <vt:variant>
        <vt:i4>0</vt:i4>
      </vt:variant>
      <vt:variant>
        <vt:i4>5</vt:i4>
      </vt:variant>
      <vt:variant>
        <vt:lpwstr/>
      </vt:variant>
      <vt:variant>
        <vt:lpwstr>_Toc528829500</vt:lpwstr>
      </vt:variant>
      <vt:variant>
        <vt:i4>1900603</vt:i4>
      </vt:variant>
      <vt:variant>
        <vt:i4>1391</vt:i4>
      </vt:variant>
      <vt:variant>
        <vt:i4>0</vt:i4>
      </vt:variant>
      <vt:variant>
        <vt:i4>5</vt:i4>
      </vt:variant>
      <vt:variant>
        <vt:lpwstr/>
      </vt:variant>
      <vt:variant>
        <vt:lpwstr>_Toc528829499</vt:lpwstr>
      </vt:variant>
      <vt:variant>
        <vt:i4>1900603</vt:i4>
      </vt:variant>
      <vt:variant>
        <vt:i4>1385</vt:i4>
      </vt:variant>
      <vt:variant>
        <vt:i4>0</vt:i4>
      </vt:variant>
      <vt:variant>
        <vt:i4>5</vt:i4>
      </vt:variant>
      <vt:variant>
        <vt:lpwstr/>
      </vt:variant>
      <vt:variant>
        <vt:lpwstr>_Toc528829498</vt:lpwstr>
      </vt:variant>
      <vt:variant>
        <vt:i4>1900603</vt:i4>
      </vt:variant>
      <vt:variant>
        <vt:i4>1379</vt:i4>
      </vt:variant>
      <vt:variant>
        <vt:i4>0</vt:i4>
      </vt:variant>
      <vt:variant>
        <vt:i4>5</vt:i4>
      </vt:variant>
      <vt:variant>
        <vt:lpwstr/>
      </vt:variant>
      <vt:variant>
        <vt:lpwstr>_Toc528829497</vt:lpwstr>
      </vt:variant>
      <vt:variant>
        <vt:i4>1900603</vt:i4>
      </vt:variant>
      <vt:variant>
        <vt:i4>1373</vt:i4>
      </vt:variant>
      <vt:variant>
        <vt:i4>0</vt:i4>
      </vt:variant>
      <vt:variant>
        <vt:i4>5</vt:i4>
      </vt:variant>
      <vt:variant>
        <vt:lpwstr/>
      </vt:variant>
      <vt:variant>
        <vt:lpwstr>_Toc528829496</vt:lpwstr>
      </vt:variant>
      <vt:variant>
        <vt:i4>1900603</vt:i4>
      </vt:variant>
      <vt:variant>
        <vt:i4>1367</vt:i4>
      </vt:variant>
      <vt:variant>
        <vt:i4>0</vt:i4>
      </vt:variant>
      <vt:variant>
        <vt:i4>5</vt:i4>
      </vt:variant>
      <vt:variant>
        <vt:lpwstr/>
      </vt:variant>
      <vt:variant>
        <vt:lpwstr>_Toc528829495</vt:lpwstr>
      </vt:variant>
      <vt:variant>
        <vt:i4>1900603</vt:i4>
      </vt:variant>
      <vt:variant>
        <vt:i4>1361</vt:i4>
      </vt:variant>
      <vt:variant>
        <vt:i4>0</vt:i4>
      </vt:variant>
      <vt:variant>
        <vt:i4>5</vt:i4>
      </vt:variant>
      <vt:variant>
        <vt:lpwstr/>
      </vt:variant>
      <vt:variant>
        <vt:lpwstr>_Toc528829494</vt:lpwstr>
      </vt:variant>
      <vt:variant>
        <vt:i4>1900603</vt:i4>
      </vt:variant>
      <vt:variant>
        <vt:i4>1355</vt:i4>
      </vt:variant>
      <vt:variant>
        <vt:i4>0</vt:i4>
      </vt:variant>
      <vt:variant>
        <vt:i4>5</vt:i4>
      </vt:variant>
      <vt:variant>
        <vt:lpwstr/>
      </vt:variant>
      <vt:variant>
        <vt:lpwstr>_Toc528829493</vt:lpwstr>
      </vt:variant>
      <vt:variant>
        <vt:i4>1900603</vt:i4>
      </vt:variant>
      <vt:variant>
        <vt:i4>1349</vt:i4>
      </vt:variant>
      <vt:variant>
        <vt:i4>0</vt:i4>
      </vt:variant>
      <vt:variant>
        <vt:i4>5</vt:i4>
      </vt:variant>
      <vt:variant>
        <vt:lpwstr/>
      </vt:variant>
      <vt:variant>
        <vt:lpwstr>_Toc528829492</vt:lpwstr>
      </vt:variant>
      <vt:variant>
        <vt:i4>1900603</vt:i4>
      </vt:variant>
      <vt:variant>
        <vt:i4>1343</vt:i4>
      </vt:variant>
      <vt:variant>
        <vt:i4>0</vt:i4>
      </vt:variant>
      <vt:variant>
        <vt:i4>5</vt:i4>
      </vt:variant>
      <vt:variant>
        <vt:lpwstr/>
      </vt:variant>
      <vt:variant>
        <vt:lpwstr>_Toc528829491</vt:lpwstr>
      </vt:variant>
      <vt:variant>
        <vt:i4>1900603</vt:i4>
      </vt:variant>
      <vt:variant>
        <vt:i4>1337</vt:i4>
      </vt:variant>
      <vt:variant>
        <vt:i4>0</vt:i4>
      </vt:variant>
      <vt:variant>
        <vt:i4>5</vt:i4>
      </vt:variant>
      <vt:variant>
        <vt:lpwstr/>
      </vt:variant>
      <vt:variant>
        <vt:lpwstr>_Toc528829490</vt:lpwstr>
      </vt:variant>
      <vt:variant>
        <vt:i4>1835067</vt:i4>
      </vt:variant>
      <vt:variant>
        <vt:i4>1331</vt:i4>
      </vt:variant>
      <vt:variant>
        <vt:i4>0</vt:i4>
      </vt:variant>
      <vt:variant>
        <vt:i4>5</vt:i4>
      </vt:variant>
      <vt:variant>
        <vt:lpwstr/>
      </vt:variant>
      <vt:variant>
        <vt:lpwstr>_Toc528829489</vt:lpwstr>
      </vt:variant>
      <vt:variant>
        <vt:i4>1835067</vt:i4>
      </vt:variant>
      <vt:variant>
        <vt:i4>1325</vt:i4>
      </vt:variant>
      <vt:variant>
        <vt:i4>0</vt:i4>
      </vt:variant>
      <vt:variant>
        <vt:i4>5</vt:i4>
      </vt:variant>
      <vt:variant>
        <vt:lpwstr/>
      </vt:variant>
      <vt:variant>
        <vt:lpwstr>_Toc528829488</vt:lpwstr>
      </vt:variant>
      <vt:variant>
        <vt:i4>1835067</vt:i4>
      </vt:variant>
      <vt:variant>
        <vt:i4>1319</vt:i4>
      </vt:variant>
      <vt:variant>
        <vt:i4>0</vt:i4>
      </vt:variant>
      <vt:variant>
        <vt:i4>5</vt:i4>
      </vt:variant>
      <vt:variant>
        <vt:lpwstr/>
      </vt:variant>
      <vt:variant>
        <vt:lpwstr>_Toc528829487</vt:lpwstr>
      </vt:variant>
      <vt:variant>
        <vt:i4>1835067</vt:i4>
      </vt:variant>
      <vt:variant>
        <vt:i4>1313</vt:i4>
      </vt:variant>
      <vt:variant>
        <vt:i4>0</vt:i4>
      </vt:variant>
      <vt:variant>
        <vt:i4>5</vt:i4>
      </vt:variant>
      <vt:variant>
        <vt:lpwstr/>
      </vt:variant>
      <vt:variant>
        <vt:lpwstr>_Toc528829486</vt:lpwstr>
      </vt:variant>
      <vt:variant>
        <vt:i4>1835067</vt:i4>
      </vt:variant>
      <vt:variant>
        <vt:i4>1307</vt:i4>
      </vt:variant>
      <vt:variant>
        <vt:i4>0</vt:i4>
      </vt:variant>
      <vt:variant>
        <vt:i4>5</vt:i4>
      </vt:variant>
      <vt:variant>
        <vt:lpwstr/>
      </vt:variant>
      <vt:variant>
        <vt:lpwstr>_Toc528829485</vt:lpwstr>
      </vt:variant>
      <vt:variant>
        <vt:i4>1835067</vt:i4>
      </vt:variant>
      <vt:variant>
        <vt:i4>1301</vt:i4>
      </vt:variant>
      <vt:variant>
        <vt:i4>0</vt:i4>
      </vt:variant>
      <vt:variant>
        <vt:i4>5</vt:i4>
      </vt:variant>
      <vt:variant>
        <vt:lpwstr/>
      </vt:variant>
      <vt:variant>
        <vt:lpwstr>_Toc528829484</vt:lpwstr>
      </vt:variant>
      <vt:variant>
        <vt:i4>1835067</vt:i4>
      </vt:variant>
      <vt:variant>
        <vt:i4>1295</vt:i4>
      </vt:variant>
      <vt:variant>
        <vt:i4>0</vt:i4>
      </vt:variant>
      <vt:variant>
        <vt:i4>5</vt:i4>
      </vt:variant>
      <vt:variant>
        <vt:lpwstr/>
      </vt:variant>
      <vt:variant>
        <vt:lpwstr>_Toc528829483</vt:lpwstr>
      </vt:variant>
      <vt:variant>
        <vt:i4>1835067</vt:i4>
      </vt:variant>
      <vt:variant>
        <vt:i4>1289</vt:i4>
      </vt:variant>
      <vt:variant>
        <vt:i4>0</vt:i4>
      </vt:variant>
      <vt:variant>
        <vt:i4>5</vt:i4>
      </vt:variant>
      <vt:variant>
        <vt:lpwstr/>
      </vt:variant>
      <vt:variant>
        <vt:lpwstr>_Toc528829482</vt:lpwstr>
      </vt:variant>
      <vt:variant>
        <vt:i4>1835067</vt:i4>
      </vt:variant>
      <vt:variant>
        <vt:i4>1283</vt:i4>
      </vt:variant>
      <vt:variant>
        <vt:i4>0</vt:i4>
      </vt:variant>
      <vt:variant>
        <vt:i4>5</vt:i4>
      </vt:variant>
      <vt:variant>
        <vt:lpwstr/>
      </vt:variant>
      <vt:variant>
        <vt:lpwstr>_Toc528829481</vt:lpwstr>
      </vt:variant>
      <vt:variant>
        <vt:i4>1835067</vt:i4>
      </vt:variant>
      <vt:variant>
        <vt:i4>1277</vt:i4>
      </vt:variant>
      <vt:variant>
        <vt:i4>0</vt:i4>
      </vt:variant>
      <vt:variant>
        <vt:i4>5</vt:i4>
      </vt:variant>
      <vt:variant>
        <vt:lpwstr/>
      </vt:variant>
      <vt:variant>
        <vt:lpwstr>_Toc528829480</vt:lpwstr>
      </vt:variant>
      <vt:variant>
        <vt:i4>1245243</vt:i4>
      </vt:variant>
      <vt:variant>
        <vt:i4>1271</vt:i4>
      </vt:variant>
      <vt:variant>
        <vt:i4>0</vt:i4>
      </vt:variant>
      <vt:variant>
        <vt:i4>5</vt:i4>
      </vt:variant>
      <vt:variant>
        <vt:lpwstr/>
      </vt:variant>
      <vt:variant>
        <vt:lpwstr>_Toc528829479</vt:lpwstr>
      </vt:variant>
      <vt:variant>
        <vt:i4>1245243</vt:i4>
      </vt:variant>
      <vt:variant>
        <vt:i4>1265</vt:i4>
      </vt:variant>
      <vt:variant>
        <vt:i4>0</vt:i4>
      </vt:variant>
      <vt:variant>
        <vt:i4>5</vt:i4>
      </vt:variant>
      <vt:variant>
        <vt:lpwstr/>
      </vt:variant>
      <vt:variant>
        <vt:lpwstr>_Toc528829478</vt:lpwstr>
      </vt:variant>
      <vt:variant>
        <vt:i4>1245243</vt:i4>
      </vt:variant>
      <vt:variant>
        <vt:i4>1259</vt:i4>
      </vt:variant>
      <vt:variant>
        <vt:i4>0</vt:i4>
      </vt:variant>
      <vt:variant>
        <vt:i4>5</vt:i4>
      </vt:variant>
      <vt:variant>
        <vt:lpwstr/>
      </vt:variant>
      <vt:variant>
        <vt:lpwstr>_Toc528829477</vt:lpwstr>
      </vt:variant>
      <vt:variant>
        <vt:i4>1245243</vt:i4>
      </vt:variant>
      <vt:variant>
        <vt:i4>1253</vt:i4>
      </vt:variant>
      <vt:variant>
        <vt:i4>0</vt:i4>
      </vt:variant>
      <vt:variant>
        <vt:i4>5</vt:i4>
      </vt:variant>
      <vt:variant>
        <vt:lpwstr/>
      </vt:variant>
      <vt:variant>
        <vt:lpwstr>_Toc528829476</vt:lpwstr>
      </vt:variant>
      <vt:variant>
        <vt:i4>1245243</vt:i4>
      </vt:variant>
      <vt:variant>
        <vt:i4>1247</vt:i4>
      </vt:variant>
      <vt:variant>
        <vt:i4>0</vt:i4>
      </vt:variant>
      <vt:variant>
        <vt:i4>5</vt:i4>
      </vt:variant>
      <vt:variant>
        <vt:lpwstr/>
      </vt:variant>
      <vt:variant>
        <vt:lpwstr>_Toc528829475</vt:lpwstr>
      </vt:variant>
      <vt:variant>
        <vt:i4>1245243</vt:i4>
      </vt:variant>
      <vt:variant>
        <vt:i4>1241</vt:i4>
      </vt:variant>
      <vt:variant>
        <vt:i4>0</vt:i4>
      </vt:variant>
      <vt:variant>
        <vt:i4>5</vt:i4>
      </vt:variant>
      <vt:variant>
        <vt:lpwstr/>
      </vt:variant>
      <vt:variant>
        <vt:lpwstr>_Toc528829474</vt:lpwstr>
      </vt:variant>
      <vt:variant>
        <vt:i4>1245243</vt:i4>
      </vt:variant>
      <vt:variant>
        <vt:i4>1235</vt:i4>
      </vt:variant>
      <vt:variant>
        <vt:i4>0</vt:i4>
      </vt:variant>
      <vt:variant>
        <vt:i4>5</vt:i4>
      </vt:variant>
      <vt:variant>
        <vt:lpwstr/>
      </vt:variant>
      <vt:variant>
        <vt:lpwstr>_Toc528829473</vt:lpwstr>
      </vt:variant>
      <vt:variant>
        <vt:i4>1245243</vt:i4>
      </vt:variant>
      <vt:variant>
        <vt:i4>1229</vt:i4>
      </vt:variant>
      <vt:variant>
        <vt:i4>0</vt:i4>
      </vt:variant>
      <vt:variant>
        <vt:i4>5</vt:i4>
      </vt:variant>
      <vt:variant>
        <vt:lpwstr/>
      </vt:variant>
      <vt:variant>
        <vt:lpwstr>_Toc528829472</vt:lpwstr>
      </vt:variant>
      <vt:variant>
        <vt:i4>1245243</vt:i4>
      </vt:variant>
      <vt:variant>
        <vt:i4>1223</vt:i4>
      </vt:variant>
      <vt:variant>
        <vt:i4>0</vt:i4>
      </vt:variant>
      <vt:variant>
        <vt:i4>5</vt:i4>
      </vt:variant>
      <vt:variant>
        <vt:lpwstr/>
      </vt:variant>
      <vt:variant>
        <vt:lpwstr>_Toc528829471</vt:lpwstr>
      </vt:variant>
      <vt:variant>
        <vt:i4>1245243</vt:i4>
      </vt:variant>
      <vt:variant>
        <vt:i4>1217</vt:i4>
      </vt:variant>
      <vt:variant>
        <vt:i4>0</vt:i4>
      </vt:variant>
      <vt:variant>
        <vt:i4>5</vt:i4>
      </vt:variant>
      <vt:variant>
        <vt:lpwstr/>
      </vt:variant>
      <vt:variant>
        <vt:lpwstr>_Toc528829470</vt:lpwstr>
      </vt:variant>
      <vt:variant>
        <vt:i4>1179707</vt:i4>
      </vt:variant>
      <vt:variant>
        <vt:i4>1211</vt:i4>
      </vt:variant>
      <vt:variant>
        <vt:i4>0</vt:i4>
      </vt:variant>
      <vt:variant>
        <vt:i4>5</vt:i4>
      </vt:variant>
      <vt:variant>
        <vt:lpwstr/>
      </vt:variant>
      <vt:variant>
        <vt:lpwstr>_Toc528829469</vt:lpwstr>
      </vt:variant>
      <vt:variant>
        <vt:i4>1179707</vt:i4>
      </vt:variant>
      <vt:variant>
        <vt:i4>1205</vt:i4>
      </vt:variant>
      <vt:variant>
        <vt:i4>0</vt:i4>
      </vt:variant>
      <vt:variant>
        <vt:i4>5</vt:i4>
      </vt:variant>
      <vt:variant>
        <vt:lpwstr/>
      </vt:variant>
      <vt:variant>
        <vt:lpwstr>_Toc528829468</vt:lpwstr>
      </vt:variant>
      <vt:variant>
        <vt:i4>1179707</vt:i4>
      </vt:variant>
      <vt:variant>
        <vt:i4>1199</vt:i4>
      </vt:variant>
      <vt:variant>
        <vt:i4>0</vt:i4>
      </vt:variant>
      <vt:variant>
        <vt:i4>5</vt:i4>
      </vt:variant>
      <vt:variant>
        <vt:lpwstr/>
      </vt:variant>
      <vt:variant>
        <vt:lpwstr>_Toc528829467</vt:lpwstr>
      </vt:variant>
      <vt:variant>
        <vt:i4>1179707</vt:i4>
      </vt:variant>
      <vt:variant>
        <vt:i4>1193</vt:i4>
      </vt:variant>
      <vt:variant>
        <vt:i4>0</vt:i4>
      </vt:variant>
      <vt:variant>
        <vt:i4>5</vt:i4>
      </vt:variant>
      <vt:variant>
        <vt:lpwstr/>
      </vt:variant>
      <vt:variant>
        <vt:lpwstr>_Toc528829466</vt:lpwstr>
      </vt:variant>
      <vt:variant>
        <vt:i4>1179707</vt:i4>
      </vt:variant>
      <vt:variant>
        <vt:i4>1187</vt:i4>
      </vt:variant>
      <vt:variant>
        <vt:i4>0</vt:i4>
      </vt:variant>
      <vt:variant>
        <vt:i4>5</vt:i4>
      </vt:variant>
      <vt:variant>
        <vt:lpwstr/>
      </vt:variant>
      <vt:variant>
        <vt:lpwstr>_Toc528829465</vt:lpwstr>
      </vt:variant>
      <vt:variant>
        <vt:i4>1179707</vt:i4>
      </vt:variant>
      <vt:variant>
        <vt:i4>1181</vt:i4>
      </vt:variant>
      <vt:variant>
        <vt:i4>0</vt:i4>
      </vt:variant>
      <vt:variant>
        <vt:i4>5</vt:i4>
      </vt:variant>
      <vt:variant>
        <vt:lpwstr/>
      </vt:variant>
      <vt:variant>
        <vt:lpwstr>_Toc528829464</vt:lpwstr>
      </vt:variant>
      <vt:variant>
        <vt:i4>1179707</vt:i4>
      </vt:variant>
      <vt:variant>
        <vt:i4>1175</vt:i4>
      </vt:variant>
      <vt:variant>
        <vt:i4>0</vt:i4>
      </vt:variant>
      <vt:variant>
        <vt:i4>5</vt:i4>
      </vt:variant>
      <vt:variant>
        <vt:lpwstr/>
      </vt:variant>
      <vt:variant>
        <vt:lpwstr>_Toc528829463</vt:lpwstr>
      </vt:variant>
      <vt:variant>
        <vt:i4>1179707</vt:i4>
      </vt:variant>
      <vt:variant>
        <vt:i4>1169</vt:i4>
      </vt:variant>
      <vt:variant>
        <vt:i4>0</vt:i4>
      </vt:variant>
      <vt:variant>
        <vt:i4>5</vt:i4>
      </vt:variant>
      <vt:variant>
        <vt:lpwstr/>
      </vt:variant>
      <vt:variant>
        <vt:lpwstr>_Toc528829462</vt:lpwstr>
      </vt:variant>
      <vt:variant>
        <vt:i4>1179707</vt:i4>
      </vt:variant>
      <vt:variant>
        <vt:i4>1163</vt:i4>
      </vt:variant>
      <vt:variant>
        <vt:i4>0</vt:i4>
      </vt:variant>
      <vt:variant>
        <vt:i4>5</vt:i4>
      </vt:variant>
      <vt:variant>
        <vt:lpwstr/>
      </vt:variant>
      <vt:variant>
        <vt:lpwstr>_Toc528829461</vt:lpwstr>
      </vt:variant>
      <vt:variant>
        <vt:i4>1179707</vt:i4>
      </vt:variant>
      <vt:variant>
        <vt:i4>1157</vt:i4>
      </vt:variant>
      <vt:variant>
        <vt:i4>0</vt:i4>
      </vt:variant>
      <vt:variant>
        <vt:i4>5</vt:i4>
      </vt:variant>
      <vt:variant>
        <vt:lpwstr/>
      </vt:variant>
      <vt:variant>
        <vt:lpwstr>_Toc528829460</vt:lpwstr>
      </vt:variant>
      <vt:variant>
        <vt:i4>1114171</vt:i4>
      </vt:variant>
      <vt:variant>
        <vt:i4>1151</vt:i4>
      </vt:variant>
      <vt:variant>
        <vt:i4>0</vt:i4>
      </vt:variant>
      <vt:variant>
        <vt:i4>5</vt:i4>
      </vt:variant>
      <vt:variant>
        <vt:lpwstr/>
      </vt:variant>
      <vt:variant>
        <vt:lpwstr>_Toc528829459</vt:lpwstr>
      </vt:variant>
      <vt:variant>
        <vt:i4>1114171</vt:i4>
      </vt:variant>
      <vt:variant>
        <vt:i4>1145</vt:i4>
      </vt:variant>
      <vt:variant>
        <vt:i4>0</vt:i4>
      </vt:variant>
      <vt:variant>
        <vt:i4>5</vt:i4>
      </vt:variant>
      <vt:variant>
        <vt:lpwstr/>
      </vt:variant>
      <vt:variant>
        <vt:lpwstr>_Toc528829458</vt:lpwstr>
      </vt:variant>
      <vt:variant>
        <vt:i4>1114171</vt:i4>
      </vt:variant>
      <vt:variant>
        <vt:i4>1139</vt:i4>
      </vt:variant>
      <vt:variant>
        <vt:i4>0</vt:i4>
      </vt:variant>
      <vt:variant>
        <vt:i4>5</vt:i4>
      </vt:variant>
      <vt:variant>
        <vt:lpwstr/>
      </vt:variant>
      <vt:variant>
        <vt:lpwstr>_Toc528829457</vt:lpwstr>
      </vt:variant>
      <vt:variant>
        <vt:i4>1114171</vt:i4>
      </vt:variant>
      <vt:variant>
        <vt:i4>1133</vt:i4>
      </vt:variant>
      <vt:variant>
        <vt:i4>0</vt:i4>
      </vt:variant>
      <vt:variant>
        <vt:i4>5</vt:i4>
      </vt:variant>
      <vt:variant>
        <vt:lpwstr/>
      </vt:variant>
      <vt:variant>
        <vt:lpwstr>_Toc528829456</vt:lpwstr>
      </vt:variant>
      <vt:variant>
        <vt:i4>1114171</vt:i4>
      </vt:variant>
      <vt:variant>
        <vt:i4>1127</vt:i4>
      </vt:variant>
      <vt:variant>
        <vt:i4>0</vt:i4>
      </vt:variant>
      <vt:variant>
        <vt:i4>5</vt:i4>
      </vt:variant>
      <vt:variant>
        <vt:lpwstr/>
      </vt:variant>
      <vt:variant>
        <vt:lpwstr>_Toc528829455</vt:lpwstr>
      </vt:variant>
      <vt:variant>
        <vt:i4>1114171</vt:i4>
      </vt:variant>
      <vt:variant>
        <vt:i4>1121</vt:i4>
      </vt:variant>
      <vt:variant>
        <vt:i4>0</vt:i4>
      </vt:variant>
      <vt:variant>
        <vt:i4>5</vt:i4>
      </vt:variant>
      <vt:variant>
        <vt:lpwstr/>
      </vt:variant>
      <vt:variant>
        <vt:lpwstr>_Toc528829454</vt:lpwstr>
      </vt:variant>
      <vt:variant>
        <vt:i4>1114171</vt:i4>
      </vt:variant>
      <vt:variant>
        <vt:i4>1115</vt:i4>
      </vt:variant>
      <vt:variant>
        <vt:i4>0</vt:i4>
      </vt:variant>
      <vt:variant>
        <vt:i4>5</vt:i4>
      </vt:variant>
      <vt:variant>
        <vt:lpwstr/>
      </vt:variant>
      <vt:variant>
        <vt:lpwstr>_Toc528829453</vt:lpwstr>
      </vt:variant>
      <vt:variant>
        <vt:i4>1114171</vt:i4>
      </vt:variant>
      <vt:variant>
        <vt:i4>1109</vt:i4>
      </vt:variant>
      <vt:variant>
        <vt:i4>0</vt:i4>
      </vt:variant>
      <vt:variant>
        <vt:i4>5</vt:i4>
      </vt:variant>
      <vt:variant>
        <vt:lpwstr/>
      </vt:variant>
      <vt:variant>
        <vt:lpwstr>_Toc528829452</vt:lpwstr>
      </vt:variant>
      <vt:variant>
        <vt:i4>1114171</vt:i4>
      </vt:variant>
      <vt:variant>
        <vt:i4>1103</vt:i4>
      </vt:variant>
      <vt:variant>
        <vt:i4>0</vt:i4>
      </vt:variant>
      <vt:variant>
        <vt:i4>5</vt:i4>
      </vt:variant>
      <vt:variant>
        <vt:lpwstr/>
      </vt:variant>
      <vt:variant>
        <vt:lpwstr>_Toc528829451</vt:lpwstr>
      </vt:variant>
      <vt:variant>
        <vt:i4>1114171</vt:i4>
      </vt:variant>
      <vt:variant>
        <vt:i4>1097</vt:i4>
      </vt:variant>
      <vt:variant>
        <vt:i4>0</vt:i4>
      </vt:variant>
      <vt:variant>
        <vt:i4>5</vt:i4>
      </vt:variant>
      <vt:variant>
        <vt:lpwstr/>
      </vt:variant>
      <vt:variant>
        <vt:lpwstr>_Toc528829450</vt:lpwstr>
      </vt:variant>
      <vt:variant>
        <vt:i4>1048635</vt:i4>
      </vt:variant>
      <vt:variant>
        <vt:i4>1091</vt:i4>
      </vt:variant>
      <vt:variant>
        <vt:i4>0</vt:i4>
      </vt:variant>
      <vt:variant>
        <vt:i4>5</vt:i4>
      </vt:variant>
      <vt:variant>
        <vt:lpwstr/>
      </vt:variant>
      <vt:variant>
        <vt:lpwstr>_Toc528829449</vt:lpwstr>
      </vt:variant>
      <vt:variant>
        <vt:i4>1048635</vt:i4>
      </vt:variant>
      <vt:variant>
        <vt:i4>1085</vt:i4>
      </vt:variant>
      <vt:variant>
        <vt:i4>0</vt:i4>
      </vt:variant>
      <vt:variant>
        <vt:i4>5</vt:i4>
      </vt:variant>
      <vt:variant>
        <vt:lpwstr/>
      </vt:variant>
      <vt:variant>
        <vt:lpwstr>_Toc528829448</vt:lpwstr>
      </vt:variant>
      <vt:variant>
        <vt:i4>1048635</vt:i4>
      </vt:variant>
      <vt:variant>
        <vt:i4>1079</vt:i4>
      </vt:variant>
      <vt:variant>
        <vt:i4>0</vt:i4>
      </vt:variant>
      <vt:variant>
        <vt:i4>5</vt:i4>
      </vt:variant>
      <vt:variant>
        <vt:lpwstr/>
      </vt:variant>
      <vt:variant>
        <vt:lpwstr>_Toc528829447</vt:lpwstr>
      </vt:variant>
      <vt:variant>
        <vt:i4>1048635</vt:i4>
      </vt:variant>
      <vt:variant>
        <vt:i4>1073</vt:i4>
      </vt:variant>
      <vt:variant>
        <vt:i4>0</vt:i4>
      </vt:variant>
      <vt:variant>
        <vt:i4>5</vt:i4>
      </vt:variant>
      <vt:variant>
        <vt:lpwstr/>
      </vt:variant>
      <vt:variant>
        <vt:lpwstr>_Toc528829446</vt:lpwstr>
      </vt:variant>
      <vt:variant>
        <vt:i4>1048635</vt:i4>
      </vt:variant>
      <vt:variant>
        <vt:i4>1067</vt:i4>
      </vt:variant>
      <vt:variant>
        <vt:i4>0</vt:i4>
      </vt:variant>
      <vt:variant>
        <vt:i4>5</vt:i4>
      </vt:variant>
      <vt:variant>
        <vt:lpwstr/>
      </vt:variant>
      <vt:variant>
        <vt:lpwstr>_Toc528829445</vt:lpwstr>
      </vt:variant>
      <vt:variant>
        <vt:i4>1048635</vt:i4>
      </vt:variant>
      <vt:variant>
        <vt:i4>1061</vt:i4>
      </vt:variant>
      <vt:variant>
        <vt:i4>0</vt:i4>
      </vt:variant>
      <vt:variant>
        <vt:i4>5</vt:i4>
      </vt:variant>
      <vt:variant>
        <vt:lpwstr/>
      </vt:variant>
      <vt:variant>
        <vt:lpwstr>_Toc528829444</vt:lpwstr>
      </vt:variant>
      <vt:variant>
        <vt:i4>1048635</vt:i4>
      </vt:variant>
      <vt:variant>
        <vt:i4>1055</vt:i4>
      </vt:variant>
      <vt:variant>
        <vt:i4>0</vt:i4>
      </vt:variant>
      <vt:variant>
        <vt:i4>5</vt:i4>
      </vt:variant>
      <vt:variant>
        <vt:lpwstr/>
      </vt:variant>
      <vt:variant>
        <vt:lpwstr>_Toc528829443</vt:lpwstr>
      </vt:variant>
      <vt:variant>
        <vt:i4>1048635</vt:i4>
      </vt:variant>
      <vt:variant>
        <vt:i4>1049</vt:i4>
      </vt:variant>
      <vt:variant>
        <vt:i4>0</vt:i4>
      </vt:variant>
      <vt:variant>
        <vt:i4>5</vt:i4>
      </vt:variant>
      <vt:variant>
        <vt:lpwstr/>
      </vt:variant>
      <vt:variant>
        <vt:lpwstr>_Toc528829442</vt:lpwstr>
      </vt:variant>
      <vt:variant>
        <vt:i4>1048635</vt:i4>
      </vt:variant>
      <vt:variant>
        <vt:i4>1043</vt:i4>
      </vt:variant>
      <vt:variant>
        <vt:i4>0</vt:i4>
      </vt:variant>
      <vt:variant>
        <vt:i4>5</vt:i4>
      </vt:variant>
      <vt:variant>
        <vt:lpwstr/>
      </vt:variant>
      <vt:variant>
        <vt:lpwstr>_Toc528829441</vt:lpwstr>
      </vt:variant>
      <vt:variant>
        <vt:i4>1048635</vt:i4>
      </vt:variant>
      <vt:variant>
        <vt:i4>1037</vt:i4>
      </vt:variant>
      <vt:variant>
        <vt:i4>0</vt:i4>
      </vt:variant>
      <vt:variant>
        <vt:i4>5</vt:i4>
      </vt:variant>
      <vt:variant>
        <vt:lpwstr/>
      </vt:variant>
      <vt:variant>
        <vt:lpwstr>_Toc528829440</vt:lpwstr>
      </vt:variant>
      <vt:variant>
        <vt:i4>1507387</vt:i4>
      </vt:variant>
      <vt:variant>
        <vt:i4>1031</vt:i4>
      </vt:variant>
      <vt:variant>
        <vt:i4>0</vt:i4>
      </vt:variant>
      <vt:variant>
        <vt:i4>5</vt:i4>
      </vt:variant>
      <vt:variant>
        <vt:lpwstr/>
      </vt:variant>
      <vt:variant>
        <vt:lpwstr>_Toc528829439</vt:lpwstr>
      </vt:variant>
      <vt:variant>
        <vt:i4>1507387</vt:i4>
      </vt:variant>
      <vt:variant>
        <vt:i4>1025</vt:i4>
      </vt:variant>
      <vt:variant>
        <vt:i4>0</vt:i4>
      </vt:variant>
      <vt:variant>
        <vt:i4>5</vt:i4>
      </vt:variant>
      <vt:variant>
        <vt:lpwstr/>
      </vt:variant>
      <vt:variant>
        <vt:lpwstr>_Toc528829438</vt:lpwstr>
      </vt:variant>
      <vt:variant>
        <vt:i4>1507387</vt:i4>
      </vt:variant>
      <vt:variant>
        <vt:i4>1019</vt:i4>
      </vt:variant>
      <vt:variant>
        <vt:i4>0</vt:i4>
      </vt:variant>
      <vt:variant>
        <vt:i4>5</vt:i4>
      </vt:variant>
      <vt:variant>
        <vt:lpwstr/>
      </vt:variant>
      <vt:variant>
        <vt:lpwstr>_Toc528829437</vt:lpwstr>
      </vt:variant>
      <vt:variant>
        <vt:i4>1507387</vt:i4>
      </vt:variant>
      <vt:variant>
        <vt:i4>1013</vt:i4>
      </vt:variant>
      <vt:variant>
        <vt:i4>0</vt:i4>
      </vt:variant>
      <vt:variant>
        <vt:i4>5</vt:i4>
      </vt:variant>
      <vt:variant>
        <vt:lpwstr/>
      </vt:variant>
      <vt:variant>
        <vt:lpwstr>_Toc528829436</vt:lpwstr>
      </vt:variant>
      <vt:variant>
        <vt:i4>1507387</vt:i4>
      </vt:variant>
      <vt:variant>
        <vt:i4>1007</vt:i4>
      </vt:variant>
      <vt:variant>
        <vt:i4>0</vt:i4>
      </vt:variant>
      <vt:variant>
        <vt:i4>5</vt:i4>
      </vt:variant>
      <vt:variant>
        <vt:lpwstr/>
      </vt:variant>
      <vt:variant>
        <vt:lpwstr>_Toc528829435</vt:lpwstr>
      </vt:variant>
      <vt:variant>
        <vt:i4>1507387</vt:i4>
      </vt:variant>
      <vt:variant>
        <vt:i4>1001</vt:i4>
      </vt:variant>
      <vt:variant>
        <vt:i4>0</vt:i4>
      </vt:variant>
      <vt:variant>
        <vt:i4>5</vt:i4>
      </vt:variant>
      <vt:variant>
        <vt:lpwstr/>
      </vt:variant>
      <vt:variant>
        <vt:lpwstr>_Toc528829434</vt:lpwstr>
      </vt:variant>
      <vt:variant>
        <vt:i4>1507387</vt:i4>
      </vt:variant>
      <vt:variant>
        <vt:i4>995</vt:i4>
      </vt:variant>
      <vt:variant>
        <vt:i4>0</vt:i4>
      </vt:variant>
      <vt:variant>
        <vt:i4>5</vt:i4>
      </vt:variant>
      <vt:variant>
        <vt:lpwstr/>
      </vt:variant>
      <vt:variant>
        <vt:lpwstr>_Toc528829433</vt:lpwstr>
      </vt:variant>
      <vt:variant>
        <vt:i4>1507387</vt:i4>
      </vt:variant>
      <vt:variant>
        <vt:i4>989</vt:i4>
      </vt:variant>
      <vt:variant>
        <vt:i4>0</vt:i4>
      </vt:variant>
      <vt:variant>
        <vt:i4>5</vt:i4>
      </vt:variant>
      <vt:variant>
        <vt:lpwstr/>
      </vt:variant>
      <vt:variant>
        <vt:lpwstr>_Toc528829432</vt:lpwstr>
      </vt:variant>
      <vt:variant>
        <vt:i4>1507387</vt:i4>
      </vt:variant>
      <vt:variant>
        <vt:i4>983</vt:i4>
      </vt:variant>
      <vt:variant>
        <vt:i4>0</vt:i4>
      </vt:variant>
      <vt:variant>
        <vt:i4>5</vt:i4>
      </vt:variant>
      <vt:variant>
        <vt:lpwstr/>
      </vt:variant>
      <vt:variant>
        <vt:lpwstr>_Toc528829431</vt:lpwstr>
      </vt:variant>
      <vt:variant>
        <vt:i4>1507387</vt:i4>
      </vt:variant>
      <vt:variant>
        <vt:i4>977</vt:i4>
      </vt:variant>
      <vt:variant>
        <vt:i4>0</vt:i4>
      </vt:variant>
      <vt:variant>
        <vt:i4>5</vt:i4>
      </vt:variant>
      <vt:variant>
        <vt:lpwstr/>
      </vt:variant>
      <vt:variant>
        <vt:lpwstr>_Toc528829430</vt:lpwstr>
      </vt:variant>
      <vt:variant>
        <vt:i4>1441851</vt:i4>
      </vt:variant>
      <vt:variant>
        <vt:i4>971</vt:i4>
      </vt:variant>
      <vt:variant>
        <vt:i4>0</vt:i4>
      </vt:variant>
      <vt:variant>
        <vt:i4>5</vt:i4>
      </vt:variant>
      <vt:variant>
        <vt:lpwstr/>
      </vt:variant>
      <vt:variant>
        <vt:lpwstr>_Toc528829429</vt:lpwstr>
      </vt:variant>
      <vt:variant>
        <vt:i4>1441851</vt:i4>
      </vt:variant>
      <vt:variant>
        <vt:i4>965</vt:i4>
      </vt:variant>
      <vt:variant>
        <vt:i4>0</vt:i4>
      </vt:variant>
      <vt:variant>
        <vt:i4>5</vt:i4>
      </vt:variant>
      <vt:variant>
        <vt:lpwstr/>
      </vt:variant>
      <vt:variant>
        <vt:lpwstr>_Toc528829428</vt:lpwstr>
      </vt:variant>
      <vt:variant>
        <vt:i4>1441851</vt:i4>
      </vt:variant>
      <vt:variant>
        <vt:i4>959</vt:i4>
      </vt:variant>
      <vt:variant>
        <vt:i4>0</vt:i4>
      </vt:variant>
      <vt:variant>
        <vt:i4>5</vt:i4>
      </vt:variant>
      <vt:variant>
        <vt:lpwstr/>
      </vt:variant>
      <vt:variant>
        <vt:lpwstr>_Toc528829427</vt:lpwstr>
      </vt:variant>
      <vt:variant>
        <vt:i4>1441851</vt:i4>
      </vt:variant>
      <vt:variant>
        <vt:i4>953</vt:i4>
      </vt:variant>
      <vt:variant>
        <vt:i4>0</vt:i4>
      </vt:variant>
      <vt:variant>
        <vt:i4>5</vt:i4>
      </vt:variant>
      <vt:variant>
        <vt:lpwstr/>
      </vt:variant>
      <vt:variant>
        <vt:lpwstr>_Toc528829426</vt:lpwstr>
      </vt:variant>
      <vt:variant>
        <vt:i4>1441851</vt:i4>
      </vt:variant>
      <vt:variant>
        <vt:i4>947</vt:i4>
      </vt:variant>
      <vt:variant>
        <vt:i4>0</vt:i4>
      </vt:variant>
      <vt:variant>
        <vt:i4>5</vt:i4>
      </vt:variant>
      <vt:variant>
        <vt:lpwstr/>
      </vt:variant>
      <vt:variant>
        <vt:lpwstr>_Toc528829425</vt:lpwstr>
      </vt:variant>
      <vt:variant>
        <vt:i4>1441851</vt:i4>
      </vt:variant>
      <vt:variant>
        <vt:i4>941</vt:i4>
      </vt:variant>
      <vt:variant>
        <vt:i4>0</vt:i4>
      </vt:variant>
      <vt:variant>
        <vt:i4>5</vt:i4>
      </vt:variant>
      <vt:variant>
        <vt:lpwstr/>
      </vt:variant>
      <vt:variant>
        <vt:lpwstr>_Toc528829424</vt:lpwstr>
      </vt:variant>
      <vt:variant>
        <vt:i4>1441851</vt:i4>
      </vt:variant>
      <vt:variant>
        <vt:i4>935</vt:i4>
      </vt:variant>
      <vt:variant>
        <vt:i4>0</vt:i4>
      </vt:variant>
      <vt:variant>
        <vt:i4>5</vt:i4>
      </vt:variant>
      <vt:variant>
        <vt:lpwstr/>
      </vt:variant>
      <vt:variant>
        <vt:lpwstr>_Toc528829423</vt:lpwstr>
      </vt:variant>
      <vt:variant>
        <vt:i4>1441851</vt:i4>
      </vt:variant>
      <vt:variant>
        <vt:i4>929</vt:i4>
      </vt:variant>
      <vt:variant>
        <vt:i4>0</vt:i4>
      </vt:variant>
      <vt:variant>
        <vt:i4>5</vt:i4>
      </vt:variant>
      <vt:variant>
        <vt:lpwstr/>
      </vt:variant>
      <vt:variant>
        <vt:lpwstr>_Toc528829422</vt:lpwstr>
      </vt:variant>
      <vt:variant>
        <vt:i4>1441851</vt:i4>
      </vt:variant>
      <vt:variant>
        <vt:i4>923</vt:i4>
      </vt:variant>
      <vt:variant>
        <vt:i4>0</vt:i4>
      </vt:variant>
      <vt:variant>
        <vt:i4>5</vt:i4>
      </vt:variant>
      <vt:variant>
        <vt:lpwstr/>
      </vt:variant>
      <vt:variant>
        <vt:lpwstr>_Toc528829421</vt:lpwstr>
      </vt:variant>
      <vt:variant>
        <vt:i4>1441851</vt:i4>
      </vt:variant>
      <vt:variant>
        <vt:i4>917</vt:i4>
      </vt:variant>
      <vt:variant>
        <vt:i4>0</vt:i4>
      </vt:variant>
      <vt:variant>
        <vt:i4>5</vt:i4>
      </vt:variant>
      <vt:variant>
        <vt:lpwstr/>
      </vt:variant>
      <vt:variant>
        <vt:lpwstr>_Toc528829420</vt:lpwstr>
      </vt:variant>
      <vt:variant>
        <vt:i4>1376315</vt:i4>
      </vt:variant>
      <vt:variant>
        <vt:i4>911</vt:i4>
      </vt:variant>
      <vt:variant>
        <vt:i4>0</vt:i4>
      </vt:variant>
      <vt:variant>
        <vt:i4>5</vt:i4>
      </vt:variant>
      <vt:variant>
        <vt:lpwstr/>
      </vt:variant>
      <vt:variant>
        <vt:lpwstr>_Toc528829419</vt:lpwstr>
      </vt:variant>
      <vt:variant>
        <vt:i4>1376315</vt:i4>
      </vt:variant>
      <vt:variant>
        <vt:i4>905</vt:i4>
      </vt:variant>
      <vt:variant>
        <vt:i4>0</vt:i4>
      </vt:variant>
      <vt:variant>
        <vt:i4>5</vt:i4>
      </vt:variant>
      <vt:variant>
        <vt:lpwstr/>
      </vt:variant>
      <vt:variant>
        <vt:lpwstr>_Toc528829418</vt:lpwstr>
      </vt:variant>
      <vt:variant>
        <vt:i4>1376315</vt:i4>
      </vt:variant>
      <vt:variant>
        <vt:i4>899</vt:i4>
      </vt:variant>
      <vt:variant>
        <vt:i4>0</vt:i4>
      </vt:variant>
      <vt:variant>
        <vt:i4>5</vt:i4>
      </vt:variant>
      <vt:variant>
        <vt:lpwstr/>
      </vt:variant>
      <vt:variant>
        <vt:lpwstr>_Toc528829417</vt:lpwstr>
      </vt:variant>
      <vt:variant>
        <vt:i4>1376315</vt:i4>
      </vt:variant>
      <vt:variant>
        <vt:i4>893</vt:i4>
      </vt:variant>
      <vt:variant>
        <vt:i4>0</vt:i4>
      </vt:variant>
      <vt:variant>
        <vt:i4>5</vt:i4>
      </vt:variant>
      <vt:variant>
        <vt:lpwstr/>
      </vt:variant>
      <vt:variant>
        <vt:lpwstr>_Toc528829416</vt:lpwstr>
      </vt:variant>
      <vt:variant>
        <vt:i4>1376315</vt:i4>
      </vt:variant>
      <vt:variant>
        <vt:i4>887</vt:i4>
      </vt:variant>
      <vt:variant>
        <vt:i4>0</vt:i4>
      </vt:variant>
      <vt:variant>
        <vt:i4>5</vt:i4>
      </vt:variant>
      <vt:variant>
        <vt:lpwstr/>
      </vt:variant>
      <vt:variant>
        <vt:lpwstr>_Toc528829415</vt:lpwstr>
      </vt:variant>
      <vt:variant>
        <vt:i4>1376315</vt:i4>
      </vt:variant>
      <vt:variant>
        <vt:i4>881</vt:i4>
      </vt:variant>
      <vt:variant>
        <vt:i4>0</vt:i4>
      </vt:variant>
      <vt:variant>
        <vt:i4>5</vt:i4>
      </vt:variant>
      <vt:variant>
        <vt:lpwstr/>
      </vt:variant>
      <vt:variant>
        <vt:lpwstr>_Toc528829414</vt:lpwstr>
      </vt:variant>
      <vt:variant>
        <vt:i4>1376315</vt:i4>
      </vt:variant>
      <vt:variant>
        <vt:i4>875</vt:i4>
      </vt:variant>
      <vt:variant>
        <vt:i4>0</vt:i4>
      </vt:variant>
      <vt:variant>
        <vt:i4>5</vt:i4>
      </vt:variant>
      <vt:variant>
        <vt:lpwstr/>
      </vt:variant>
      <vt:variant>
        <vt:lpwstr>_Toc528829413</vt:lpwstr>
      </vt:variant>
      <vt:variant>
        <vt:i4>1376315</vt:i4>
      </vt:variant>
      <vt:variant>
        <vt:i4>869</vt:i4>
      </vt:variant>
      <vt:variant>
        <vt:i4>0</vt:i4>
      </vt:variant>
      <vt:variant>
        <vt:i4>5</vt:i4>
      </vt:variant>
      <vt:variant>
        <vt:lpwstr/>
      </vt:variant>
      <vt:variant>
        <vt:lpwstr>_Toc528829412</vt:lpwstr>
      </vt:variant>
      <vt:variant>
        <vt:i4>1376315</vt:i4>
      </vt:variant>
      <vt:variant>
        <vt:i4>863</vt:i4>
      </vt:variant>
      <vt:variant>
        <vt:i4>0</vt:i4>
      </vt:variant>
      <vt:variant>
        <vt:i4>5</vt:i4>
      </vt:variant>
      <vt:variant>
        <vt:lpwstr/>
      </vt:variant>
      <vt:variant>
        <vt:lpwstr>_Toc528829411</vt:lpwstr>
      </vt:variant>
      <vt:variant>
        <vt:i4>1376315</vt:i4>
      </vt:variant>
      <vt:variant>
        <vt:i4>857</vt:i4>
      </vt:variant>
      <vt:variant>
        <vt:i4>0</vt:i4>
      </vt:variant>
      <vt:variant>
        <vt:i4>5</vt:i4>
      </vt:variant>
      <vt:variant>
        <vt:lpwstr/>
      </vt:variant>
      <vt:variant>
        <vt:lpwstr>_Toc528829410</vt:lpwstr>
      </vt:variant>
      <vt:variant>
        <vt:i4>1310779</vt:i4>
      </vt:variant>
      <vt:variant>
        <vt:i4>851</vt:i4>
      </vt:variant>
      <vt:variant>
        <vt:i4>0</vt:i4>
      </vt:variant>
      <vt:variant>
        <vt:i4>5</vt:i4>
      </vt:variant>
      <vt:variant>
        <vt:lpwstr/>
      </vt:variant>
      <vt:variant>
        <vt:lpwstr>_Toc528829409</vt:lpwstr>
      </vt:variant>
      <vt:variant>
        <vt:i4>1310779</vt:i4>
      </vt:variant>
      <vt:variant>
        <vt:i4>845</vt:i4>
      </vt:variant>
      <vt:variant>
        <vt:i4>0</vt:i4>
      </vt:variant>
      <vt:variant>
        <vt:i4>5</vt:i4>
      </vt:variant>
      <vt:variant>
        <vt:lpwstr/>
      </vt:variant>
      <vt:variant>
        <vt:lpwstr>_Toc528829408</vt:lpwstr>
      </vt:variant>
      <vt:variant>
        <vt:i4>1310779</vt:i4>
      </vt:variant>
      <vt:variant>
        <vt:i4>839</vt:i4>
      </vt:variant>
      <vt:variant>
        <vt:i4>0</vt:i4>
      </vt:variant>
      <vt:variant>
        <vt:i4>5</vt:i4>
      </vt:variant>
      <vt:variant>
        <vt:lpwstr/>
      </vt:variant>
      <vt:variant>
        <vt:lpwstr>_Toc528829407</vt:lpwstr>
      </vt:variant>
      <vt:variant>
        <vt:i4>1310779</vt:i4>
      </vt:variant>
      <vt:variant>
        <vt:i4>833</vt:i4>
      </vt:variant>
      <vt:variant>
        <vt:i4>0</vt:i4>
      </vt:variant>
      <vt:variant>
        <vt:i4>5</vt:i4>
      </vt:variant>
      <vt:variant>
        <vt:lpwstr/>
      </vt:variant>
      <vt:variant>
        <vt:lpwstr>_Toc528829406</vt:lpwstr>
      </vt:variant>
      <vt:variant>
        <vt:i4>1310779</vt:i4>
      </vt:variant>
      <vt:variant>
        <vt:i4>827</vt:i4>
      </vt:variant>
      <vt:variant>
        <vt:i4>0</vt:i4>
      </vt:variant>
      <vt:variant>
        <vt:i4>5</vt:i4>
      </vt:variant>
      <vt:variant>
        <vt:lpwstr/>
      </vt:variant>
      <vt:variant>
        <vt:lpwstr>_Toc528829405</vt:lpwstr>
      </vt:variant>
      <vt:variant>
        <vt:i4>1310779</vt:i4>
      </vt:variant>
      <vt:variant>
        <vt:i4>821</vt:i4>
      </vt:variant>
      <vt:variant>
        <vt:i4>0</vt:i4>
      </vt:variant>
      <vt:variant>
        <vt:i4>5</vt:i4>
      </vt:variant>
      <vt:variant>
        <vt:lpwstr/>
      </vt:variant>
      <vt:variant>
        <vt:lpwstr>_Toc528829404</vt:lpwstr>
      </vt:variant>
      <vt:variant>
        <vt:i4>1310779</vt:i4>
      </vt:variant>
      <vt:variant>
        <vt:i4>815</vt:i4>
      </vt:variant>
      <vt:variant>
        <vt:i4>0</vt:i4>
      </vt:variant>
      <vt:variant>
        <vt:i4>5</vt:i4>
      </vt:variant>
      <vt:variant>
        <vt:lpwstr/>
      </vt:variant>
      <vt:variant>
        <vt:lpwstr>_Toc528829403</vt:lpwstr>
      </vt:variant>
      <vt:variant>
        <vt:i4>1310779</vt:i4>
      </vt:variant>
      <vt:variant>
        <vt:i4>809</vt:i4>
      </vt:variant>
      <vt:variant>
        <vt:i4>0</vt:i4>
      </vt:variant>
      <vt:variant>
        <vt:i4>5</vt:i4>
      </vt:variant>
      <vt:variant>
        <vt:lpwstr/>
      </vt:variant>
      <vt:variant>
        <vt:lpwstr>_Toc528829402</vt:lpwstr>
      </vt:variant>
      <vt:variant>
        <vt:i4>1310779</vt:i4>
      </vt:variant>
      <vt:variant>
        <vt:i4>803</vt:i4>
      </vt:variant>
      <vt:variant>
        <vt:i4>0</vt:i4>
      </vt:variant>
      <vt:variant>
        <vt:i4>5</vt:i4>
      </vt:variant>
      <vt:variant>
        <vt:lpwstr/>
      </vt:variant>
      <vt:variant>
        <vt:lpwstr>_Toc528829401</vt:lpwstr>
      </vt:variant>
      <vt:variant>
        <vt:i4>1310779</vt:i4>
      </vt:variant>
      <vt:variant>
        <vt:i4>797</vt:i4>
      </vt:variant>
      <vt:variant>
        <vt:i4>0</vt:i4>
      </vt:variant>
      <vt:variant>
        <vt:i4>5</vt:i4>
      </vt:variant>
      <vt:variant>
        <vt:lpwstr/>
      </vt:variant>
      <vt:variant>
        <vt:lpwstr>_Toc528829400</vt:lpwstr>
      </vt:variant>
      <vt:variant>
        <vt:i4>1900604</vt:i4>
      </vt:variant>
      <vt:variant>
        <vt:i4>791</vt:i4>
      </vt:variant>
      <vt:variant>
        <vt:i4>0</vt:i4>
      </vt:variant>
      <vt:variant>
        <vt:i4>5</vt:i4>
      </vt:variant>
      <vt:variant>
        <vt:lpwstr/>
      </vt:variant>
      <vt:variant>
        <vt:lpwstr>_Toc528829399</vt:lpwstr>
      </vt:variant>
      <vt:variant>
        <vt:i4>1900604</vt:i4>
      </vt:variant>
      <vt:variant>
        <vt:i4>785</vt:i4>
      </vt:variant>
      <vt:variant>
        <vt:i4>0</vt:i4>
      </vt:variant>
      <vt:variant>
        <vt:i4>5</vt:i4>
      </vt:variant>
      <vt:variant>
        <vt:lpwstr/>
      </vt:variant>
      <vt:variant>
        <vt:lpwstr>_Toc528829398</vt:lpwstr>
      </vt:variant>
      <vt:variant>
        <vt:i4>1900604</vt:i4>
      </vt:variant>
      <vt:variant>
        <vt:i4>779</vt:i4>
      </vt:variant>
      <vt:variant>
        <vt:i4>0</vt:i4>
      </vt:variant>
      <vt:variant>
        <vt:i4>5</vt:i4>
      </vt:variant>
      <vt:variant>
        <vt:lpwstr/>
      </vt:variant>
      <vt:variant>
        <vt:lpwstr>_Toc528829397</vt:lpwstr>
      </vt:variant>
      <vt:variant>
        <vt:i4>1900604</vt:i4>
      </vt:variant>
      <vt:variant>
        <vt:i4>773</vt:i4>
      </vt:variant>
      <vt:variant>
        <vt:i4>0</vt:i4>
      </vt:variant>
      <vt:variant>
        <vt:i4>5</vt:i4>
      </vt:variant>
      <vt:variant>
        <vt:lpwstr/>
      </vt:variant>
      <vt:variant>
        <vt:lpwstr>_Toc528829396</vt:lpwstr>
      </vt:variant>
      <vt:variant>
        <vt:i4>1900604</vt:i4>
      </vt:variant>
      <vt:variant>
        <vt:i4>767</vt:i4>
      </vt:variant>
      <vt:variant>
        <vt:i4>0</vt:i4>
      </vt:variant>
      <vt:variant>
        <vt:i4>5</vt:i4>
      </vt:variant>
      <vt:variant>
        <vt:lpwstr/>
      </vt:variant>
      <vt:variant>
        <vt:lpwstr>_Toc528829395</vt:lpwstr>
      </vt:variant>
      <vt:variant>
        <vt:i4>1900604</vt:i4>
      </vt:variant>
      <vt:variant>
        <vt:i4>761</vt:i4>
      </vt:variant>
      <vt:variant>
        <vt:i4>0</vt:i4>
      </vt:variant>
      <vt:variant>
        <vt:i4>5</vt:i4>
      </vt:variant>
      <vt:variant>
        <vt:lpwstr/>
      </vt:variant>
      <vt:variant>
        <vt:lpwstr>_Toc528829394</vt:lpwstr>
      </vt:variant>
      <vt:variant>
        <vt:i4>1900604</vt:i4>
      </vt:variant>
      <vt:variant>
        <vt:i4>755</vt:i4>
      </vt:variant>
      <vt:variant>
        <vt:i4>0</vt:i4>
      </vt:variant>
      <vt:variant>
        <vt:i4>5</vt:i4>
      </vt:variant>
      <vt:variant>
        <vt:lpwstr/>
      </vt:variant>
      <vt:variant>
        <vt:lpwstr>_Toc528829393</vt:lpwstr>
      </vt:variant>
      <vt:variant>
        <vt:i4>1900604</vt:i4>
      </vt:variant>
      <vt:variant>
        <vt:i4>749</vt:i4>
      </vt:variant>
      <vt:variant>
        <vt:i4>0</vt:i4>
      </vt:variant>
      <vt:variant>
        <vt:i4>5</vt:i4>
      </vt:variant>
      <vt:variant>
        <vt:lpwstr/>
      </vt:variant>
      <vt:variant>
        <vt:lpwstr>_Toc528829392</vt:lpwstr>
      </vt:variant>
      <vt:variant>
        <vt:i4>1900604</vt:i4>
      </vt:variant>
      <vt:variant>
        <vt:i4>743</vt:i4>
      </vt:variant>
      <vt:variant>
        <vt:i4>0</vt:i4>
      </vt:variant>
      <vt:variant>
        <vt:i4>5</vt:i4>
      </vt:variant>
      <vt:variant>
        <vt:lpwstr/>
      </vt:variant>
      <vt:variant>
        <vt:lpwstr>_Toc528829391</vt:lpwstr>
      </vt:variant>
      <vt:variant>
        <vt:i4>1900604</vt:i4>
      </vt:variant>
      <vt:variant>
        <vt:i4>737</vt:i4>
      </vt:variant>
      <vt:variant>
        <vt:i4>0</vt:i4>
      </vt:variant>
      <vt:variant>
        <vt:i4>5</vt:i4>
      </vt:variant>
      <vt:variant>
        <vt:lpwstr/>
      </vt:variant>
      <vt:variant>
        <vt:lpwstr>_Toc528829390</vt:lpwstr>
      </vt:variant>
      <vt:variant>
        <vt:i4>1835068</vt:i4>
      </vt:variant>
      <vt:variant>
        <vt:i4>731</vt:i4>
      </vt:variant>
      <vt:variant>
        <vt:i4>0</vt:i4>
      </vt:variant>
      <vt:variant>
        <vt:i4>5</vt:i4>
      </vt:variant>
      <vt:variant>
        <vt:lpwstr/>
      </vt:variant>
      <vt:variant>
        <vt:lpwstr>_Toc528829389</vt:lpwstr>
      </vt:variant>
      <vt:variant>
        <vt:i4>1835068</vt:i4>
      </vt:variant>
      <vt:variant>
        <vt:i4>725</vt:i4>
      </vt:variant>
      <vt:variant>
        <vt:i4>0</vt:i4>
      </vt:variant>
      <vt:variant>
        <vt:i4>5</vt:i4>
      </vt:variant>
      <vt:variant>
        <vt:lpwstr/>
      </vt:variant>
      <vt:variant>
        <vt:lpwstr>_Toc528829388</vt:lpwstr>
      </vt:variant>
      <vt:variant>
        <vt:i4>1835068</vt:i4>
      </vt:variant>
      <vt:variant>
        <vt:i4>719</vt:i4>
      </vt:variant>
      <vt:variant>
        <vt:i4>0</vt:i4>
      </vt:variant>
      <vt:variant>
        <vt:i4>5</vt:i4>
      </vt:variant>
      <vt:variant>
        <vt:lpwstr/>
      </vt:variant>
      <vt:variant>
        <vt:lpwstr>_Toc528829387</vt:lpwstr>
      </vt:variant>
      <vt:variant>
        <vt:i4>1835068</vt:i4>
      </vt:variant>
      <vt:variant>
        <vt:i4>713</vt:i4>
      </vt:variant>
      <vt:variant>
        <vt:i4>0</vt:i4>
      </vt:variant>
      <vt:variant>
        <vt:i4>5</vt:i4>
      </vt:variant>
      <vt:variant>
        <vt:lpwstr/>
      </vt:variant>
      <vt:variant>
        <vt:lpwstr>_Toc528829386</vt:lpwstr>
      </vt:variant>
      <vt:variant>
        <vt:i4>1835068</vt:i4>
      </vt:variant>
      <vt:variant>
        <vt:i4>707</vt:i4>
      </vt:variant>
      <vt:variant>
        <vt:i4>0</vt:i4>
      </vt:variant>
      <vt:variant>
        <vt:i4>5</vt:i4>
      </vt:variant>
      <vt:variant>
        <vt:lpwstr/>
      </vt:variant>
      <vt:variant>
        <vt:lpwstr>_Toc528829385</vt:lpwstr>
      </vt:variant>
      <vt:variant>
        <vt:i4>1835068</vt:i4>
      </vt:variant>
      <vt:variant>
        <vt:i4>701</vt:i4>
      </vt:variant>
      <vt:variant>
        <vt:i4>0</vt:i4>
      </vt:variant>
      <vt:variant>
        <vt:i4>5</vt:i4>
      </vt:variant>
      <vt:variant>
        <vt:lpwstr/>
      </vt:variant>
      <vt:variant>
        <vt:lpwstr>_Toc528829384</vt:lpwstr>
      </vt:variant>
      <vt:variant>
        <vt:i4>1835068</vt:i4>
      </vt:variant>
      <vt:variant>
        <vt:i4>695</vt:i4>
      </vt:variant>
      <vt:variant>
        <vt:i4>0</vt:i4>
      </vt:variant>
      <vt:variant>
        <vt:i4>5</vt:i4>
      </vt:variant>
      <vt:variant>
        <vt:lpwstr/>
      </vt:variant>
      <vt:variant>
        <vt:lpwstr>_Toc528829383</vt:lpwstr>
      </vt:variant>
      <vt:variant>
        <vt:i4>1835068</vt:i4>
      </vt:variant>
      <vt:variant>
        <vt:i4>689</vt:i4>
      </vt:variant>
      <vt:variant>
        <vt:i4>0</vt:i4>
      </vt:variant>
      <vt:variant>
        <vt:i4>5</vt:i4>
      </vt:variant>
      <vt:variant>
        <vt:lpwstr/>
      </vt:variant>
      <vt:variant>
        <vt:lpwstr>_Toc528829382</vt:lpwstr>
      </vt:variant>
      <vt:variant>
        <vt:i4>1835068</vt:i4>
      </vt:variant>
      <vt:variant>
        <vt:i4>683</vt:i4>
      </vt:variant>
      <vt:variant>
        <vt:i4>0</vt:i4>
      </vt:variant>
      <vt:variant>
        <vt:i4>5</vt:i4>
      </vt:variant>
      <vt:variant>
        <vt:lpwstr/>
      </vt:variant>
      <vt:variant>
        <vt:lpwstr>_Toc528829381</vt:lpwstr>
      </vt:variant>
      <vt:variant>
        <vt:i4>1835068</vt:i4>
      </vt:variant>
      <vt:variant>
        <vt:i4>677</vt:i4>
      </vt:variant>
      <vt:variant>
        <vt:i4>0</vt:i4>
      </vt:variant>
      <vt:variant>
        <vt:i4>5</vt:i4>
      </vt:variant>
      <vt:variant>
        <vt:lpwstr/>
      </vt:variant>
      <vt:variant>
        <vt:lpwstr>_Toc528829380</vt:lpwstr>
      </vt:variant>
      <vt:variant>
        <vt:i4>1245244</vt:i4>
      </vt:variant>
      <vt:variant>
        <vt:i4>671</vt:i4>
      </vt:variant>
      <vt:variant>
        <vt:i4>0</vt:i4>
      </vt:variant>
      <vt:variant>
        <vt:i4>5</vt:i4>
      </vt:variant>
      <vt:variant>
        <vt:lpwstr/>
      </vt:variant>
      <vt:variant>
        <vt:lpwstr>_Toc528829379</vt:lpwstr>
      </vt:variant>
      <vt:variant>
        <vt:i4>1245244</vt:i4>
      </vt:variant>
      <vt:variant>
        <vt:i4>665</vt:i4>
      </vt:variant>
      <vt:variant>
        <vt:i4>0</vt:i4>
      </vt:variant>
      <vt:variant>
        <vt:i4>5</vt:i4>
      </vt:variant>
      <vt:variant>
        <vt:lpwstr/>
      </vt:variant>
      <vt:variant>
        <vt:lpwstr>_Toc528829378</vt:lpwstr>
      </vt:variant>
      <vt:variant>
        <vt:i4>1245244</vt:i4>
      </vt:variant>
      <vt:variant>
        <vt:i4>659</vt:i4>
      </vt:variant>
      <vt:variant>
        <vt:i4>0</vt:i4>
      </vt:variant>
      <vt:variant>
        <vt:i4>5</vt:i4>
      </vt:variant>
      <vt:variant>
        <vt:lpwstr/>
      </vt:variant>
      <vt:variant>
        <vt:lpwstr>_Toc528829377</vt:lpwstr>
      </vt:variant>
      <vt:variant>
        <vt:i4>1245244</vt:i4>
      </vt:variant>
      <vt:variant>
        <vt:i4>653</vt:i4>
      </vt:variant>
      <vt:variant>
        <vt:i4>0</vt:i4>
      </vt:variant>
      <vt:variant>
        <vt:i4>5</vt:i4>
      </vt:variant>
      <vt:variant>
        <vt:lpwstr/>
      </vt:variant>
      <vt:variant>
        <vt:lpwstr>_Toc528829376</vt:lpwstr>
      </vt:variant>
      <vt:variant>
        <vt:i4>1245244</vt:i4>
      </vt:variant>
      <vt:variant>
        <vt:i4>647</vt:i4>
      </vt:variant>
      <vt:variant>
        <vt:i4>0</vt:i4>
      </vt:variant>
      <vt:variant>
        <vt:i4>5</vt:i4>
      </vt:variant>
      <vt:variant>
        <vt:lpwstr/>
      </vt:variant>
      <vt:variant>
        <vt:lpwstr>_Toc528829375</vt:lpwstr>
      </vt:variant>
      <vt:variant>
        <vt:i4>1245244</vt:i4>
      </vt:variant>
      <vt:variant>
        <vt:i4>641</vt:i4>
      </vt:variant>
      <vt:variant>
        <vt:i4>0</vt:i4>
      </vt:variant>
      <vt:variant>
        <vt:i4>5</vt:i4>
      </vt:variant>
      <vt:variant>
        <vt:lpwstr/>
      </vt:variant>
      <vt:variant>
        <vt:lpwstr>_Toc528829374</vt:lpwstr>
      </vt:variant>
      <vt:variant>
        <vt:i4>1245244</vt:i4>
      </vt:variant>
      <vt:variant>
        <vt:i4>635</vt:i4>
      </vt:variant>
      <vt:variant>
        <vt:i4>0</vt:i4>
      </vt:variant>
      <vt:variant>
        <vt:i4>5</vt:i4>
      </vt:variant>
      <vt:variant>
        <vt:lpwstr/>
      </vt:variant>
      <vt:variant>
        <vt:lpwstr>_Toc528829373</vt:lpwstr>
      </vt:variant>
      <vt:variant>
        <vt:i4>1245244</vt:i4>
      </vt:variant>
      <vt:variant>
        <vt:i4>629</vt:i4>
      </vt:variant>
      <vt:variant>
        <vt:i4>0</vt:i4>
      </vt:variant>
      <vt:variant>
        <vt:i4>5</vt:i4>
      </vt:variant>
      <vt:variant>
        <vt:lpwstr/>
      </vt:variant>
      <vt:variant>
        <vt:lpwstr>_Toc528829372</vt:lpwstr>
      </vt:variant>
      <vt:variant>
        <vt:i4>1245244</vt:i4>
      </vt:variant>
      <vt:variant>
        <vt:i4>623</vt:i4>
      </vt:variant>
      <vt:variant>
        <vt:i4>0</vt:i4>
      </vt:variant>
      <vt:variant>
        <vt:i4>5</vt:i4>
      </vt:variant>
      <vt:variant>
        <vt:lpwstr/>
      </vt:variant>
      <vt:variant>
        <vt:lpwstr>_Toc528829371</vt:lpwstr>
      </vt:variant>
      <vt:variant>
        <vt:i4>1245244</vt:i4>
      </vt:variant>
      <vt:variant>
        <vt:i4>617</vt:i4>
      </vt:variant>
      <vt:variant>
        <vt:i4>0</vt:i4>
      </vt:variant>
      <vt:variant>
        <vt:i4>5</vt:i4>
      </vt:variant>
      <vt:variant>
        <vt:lpwstr/>
      </vt:variant>
      <vt:variant>
        <vt:lpwstr>_Toc528829370</vt:lpwstr>
      </vt:variant>
      <vt:variant>
        <vt:i4>1179708</vt:i4>
      </vt:variant>
      <vt:variant>
        <vt:i4>611</vt:i4>
      </vt:variant>
      <vt:variant>
        <vt:i4>0</vt:i4>
      </vt:variant>
      <vt:variant>
        <vt:i4>5</vt:i4>
      </vt:variant>
      <vt:variant>
        <vt:lpwstr/>
      </vt:variant>
      <vt:variant>
        <vt:lpwstr>_Toc528829369</vt:lpwstr>
      </vt:variant>
      <vt:variant>
        <vt:i4>1179708</vt:i4>
      </vt:variant>
      <vt:variant>
        <vt:i4>605</vt:i4>
      </vt:variant>
      <vt:variant>
        <vt:i4>0</vt:i4>
      </vt:variant>
      <vt:variant>
        <vt:i4>5</vt:i4>
      </vt:variant>
      <vt:variant>
        <vt:lpwstr/>
      </vt:variant>
      <vt:variant>
        <vt:lpwstr>_Toc528829368</vt:lpwstr>
      </vt:variant>
      <vt:variant>
        <vt:i4>1179708</vt:i4>
      </vt:variant>
      <vt:variant>
        <vt:i4>599</vt:i4>
      </vt:variant>
      <vt:variant>
        <vt:i4>0</vt:i4>
      </vt:variant>
      <vt:variant>
        <vt:i4>5</vt:i4>
      </vt:variant>
      <vt:variant>
        <vt:lpwstr/>
      </vt:variant>
      <vt:variant>
        <vt:lpwstr>_Toc528829367</vt:lpwstr>
      </vt:variant>
      <vt:variant>
        <vt:i4>1179708</vt:i4>
      </vt:variant>
      <vt:variant>
        <vt:i4>593</vt:i4>
      </vt:variant>
      <vt:variant>
        <vt:i4>0</vt:i4>
      </vt:variant>
      <vt:variant>
        <vt:i4>5</vt:i4>
      </vt:variant>
      <vt:variant>
        <vt:lpwstr/>
      </vt:variant>
      <vt:variant>
        <vt:lpwstr>_Toc528829366</vt:lpwstr>
      </vt:variant>
      <vt:variant>
        <vt:i4>1179708</vt:i4>
      </vt:variant>
      <vt:variant>
        <vt:i4>587</vt:i4>
      </vt:variant>
      <vt:variant>
        <vt:i4>0</vt:i4>
      </vt:variant>
      <vt:variant>
        <vt:i4>5</vt:i4>
      </vt:variant>
      <vt:variant>
        <vt:lpwstr/>
      </vt:variant>
      <vt:variant>
        <vt:lpwstr>_Toc528829365</vt:lpwstr>
      </vt:variant>
      <vt:variant>
        <vt:i4>1179708</vt:i4>
      </vt:variant>
      <vt:variant>
        <vt:i4>581</vt:i4>
      </vt:variant>
      <vt:variant>
        <vt:i4>0</vt:i4>
      </vt:variant>
      <vt:variant>
        <vt:i4>5</vt:i4>
      </vt:variant>
      <vt:variant>
        <vt:lpwstr/>
      </vt:variant>
      <vt:variant>
        <vt:lpwstr>_Toc528829364</vt:lpwstr>
      </vt:variant>
      <vt:variant>
        <vt:i4>1179708</vt:i4>
      </vt:variant>
      <vt:variant>
        <vt:i4>575</vt:i4>
      </vt:variant>
      <vt:variant>
        <vt:i4>0</vt:i4>
      </vt:variant>
      <vt:variant>
        <vt:i4>5</vt:i4>
      </vt:variant>
      <vt:variant>
        <vt:lpwstr/>
      </vt:variant>
      <vt:variant>
        <vt:lpwstr>_Toc528829363</vt:lpwstr>
      </vt:variant>
      <vt:variant>
        <vt:i4>1179708</vt:i4>
      </vt:variant>
      <vt:variant>
        <vt:i4>569</vt:i4>
      </vt:variant>
      <vt:variant>
        <vt:i4>0</vt:i4>
      </vt:variant>
      <vt:variant>
        <vt:i4>5</vt:i4>
      </vt:variant>
      <vt:variant>
        <vt:lpwstr/>
      </vt:variant>
      <vt:variant>
        <vt:lpwstr>_Toc528829362</vt:lpwstr>
      </vt:variant>
      <vt:variant>
        <vt:i4>1179708</vt:i4>
      </vt:variant>
      <vt:variant>
        <vt:i4>563</vt:i4>
      </vt:variant>
      <vt:variant>
        <vt:i4>0</vt:i4>
      </vt:variant>
      <vt:variant>
        <vt:i4>5</vt:i4>
      </vt:variant>
      <vt:variant>
        <vt:lpwstr/>
      </vt:variant>
      <vt:variant>
        <vt:lpwstr>_Toc528829361</vt:lpwstr>
      </vt:variant>
      <vt:variant>
        <vt:i4>1179708</vt:i4>
      </vt:variant>
      <vt:variant>
        <vt:i4>557</vt:i4>
      </vt:variant>
      <vt:variant>
        <vt:i4>0</vt:i4>
      </vt:variant>
      <vt:variant>
        <vt:i4>5</vt:i4>
      </vt:variant>
      <vt:variant>
        <vt:lpwstr/>
      </vt:variant>
      <vt:variant>
        <vt:lpwstr>_Toc528829360</vt:lpwstr>
      </vt:variant>
      <vt:variant>
        <vt:i4>1114172</vt:i4>
      </vt:variant>
      <vt:variant>
        <vt:i4>551</vt:i4>
      </vt:variant>
      <vt:variant>
        <vt:i4>0</vt:i4>
      </vt:variant>
      <vt:variant>
        <vt:i4>5</vt:i4>
      </vt:variant>
      <vt:variant>
        <vt:lpwstr/>
      </vt:variant>
      <vt:variant>
        <vt:lpwstr>_Toc528829359</vt:lpwstr>
      </vt:variant>
      <vt:variant>
        <vt:i4>1114172</vt:i4>
      </vt:variant>
      <vt:variant>
        <vt:i4>545</vt:i4>
      </vt:variant>
      <vt:variant>
        <vt:i4>0</vt:i4>
      </vt:variant>
      <vt:variant>
        <vt:i4>5</vt:i4>
      </vt:variant>
      <vt:variant>
        <vt:lpwstr/>
      </vt:variant>
      <vt:variant>
        <vt:lpwstr>_Toc528829358</vt:lpwstr>
      </vt:variant>
      <vt:variant>
        <vt:i4>1114172</vt:i4>
      </vt:variant>
      <vt:variant>
        <vt:i4>539</vt:i4>
      </vt:variant>
      <vt:variant>
        <vt:i4>0</vt:i4>
      </vt:variant>
      <vt:variant>
        <vt:i4>5</vt:i4>
      </vt:variant>
      <vt:variant>
        <vt:lpwstr/>
      </vt:variant>
      <vt:variant>
        <vt:lpwstr>_Toc528829357</vt:lpwstr>
      </vt:variant>
      <vt:variant>
        <vt:i4>1114172</vt:i4>
      </vt:variant>
      <vt:variant>
        <vt:i4>533</vt:i4>
      </vt:variant>
      <vt:variant>
        <vt:i4>0</vt:i4>
      </vt:variant>
      <vt:variant>
        <vt:i4>5</vt:i4>
      </vt:variant>
      <vt:variant>
        <vt:lpwstr/>
      </vt:variant>
      <vt:variant>
        <vt:lpwstr>_Toc528829356</vt:lpwstr>
      </vt:variant>
      <vt:variant>
        <vt:i4>1114172</vt:i4>
      </vt:variant>
      <vt:variant>
        <vt:i4>527</vt:i4>
      </vt:variant>
      <vt:variant>
        <vt:i4>0</vt:i4>
      </vt:variant>
      <vt:variant>
        <vt:i4>5</vt:i4>
      </vt:variant>
      <vt:variant>
        <vt:lpwstr/>
      </vt:variant>
      <vt:variant>
        <vt:lpwstr>_Toc528829355</vt:lpwstr>
      </vt:variant>
      <vt:variant>
        <vt:i4>1114172</vt:i4>
      </vt:variant>
      <vt:variant>
        <vt:i4>521</vt:i4>
      </vt:variant>
      <vt:variant>
        <vt:i4>0</vt:i4>
      </vt:variant>
      <vt:variant>
        <vt:i4>5</vt:i4>
      </vt:variant>
      <vt:variant>
        <vt:lpwstr/>
      </vt:variant>
      <vt:variant>
        <vt:lpwstr>_Toc528829354</vt:lpwstr>
      </vt:variant>
      <vt:variant>
        <vt:i4>1114172</vt:i4>
      </vt:variant>
      <vt:variant>
        <vt:i4>515</vt:i4>
      </vt:variant>
      <vt:variant>
        <vt:i4>0</vt:i4>
      </vt:variant>
      <vt:variant>
        <vt:i4>5</vt:i4>
      </vt:variant>
      <vt:variant>
        <vt:lpwstr/>
      </vt:variant>
      <vt:variant>
        <vt:lpwstr>_Toc528829353</vt:lpwstr>
      </vt:variant>
      <vt:variant>
        <vt:i4>1114172</vt:i4>
      </vt:variant>
      <vt:variant>
        <vt:i4>509</vt:i4>
      </vt:variant>
      <vt:variant>
        <vt:i4>0</vt:i4>
      </vt:variant>
      <vt:variant>
        <vt:i4>5</vt:i4>
      </vt:variant>
      <vt:variant>
        <vt:lpwstr/>
      </vt:variant>
      <vt:variant>
        <vt:lpwstr>_Toc528829352</vt:lpwstr>
      </vt:variant>
      <vt:variant>
        <vt:i4>1114172</vt:i4>
      </vt:variant>
      <vt:variant>
        <vt:i4>503</vt:i4>
      </vt:variant>
      <vt:variant>
        <vt:i4>0</vt:i4>
      </vt:variant>
      <vt:variant>
        <vt:i4>5</vt:i4>
      </vt:variant>
      <vt:variant>
        <vt:lpwstr/>
      </vt:variant>
      <vt:variant>
        <vt:lpwstr>_Toc528829351</vt:lpwstr>
      </vt:variant>
      <vt:variant>
        <vt:i4>1114172</vt:i4>
      </vt:variant>
      <vt:variant>
        <vt:i4>497</vt:i4>
      </vt:variant>
      <vt:variant>
        <vt:i4>0</vt:i4>
      </vt:variant>
      <vt:variant>
        <vt:i4>5</vt:i4>
      </vt:variant>
      <vt:variant>
        <vt:lpwstr/>
      </vt:variant>
      <vt:variant>
        <vt:lpwstr>_Toc528829350</vt:lpwstr>
      </vt:variant>
      <vt:variant>
        <vt:i4>1048636</vt:i4>
      </vt:variant>
      <vt:variant>
        <vt:i4>491</vt:i4>
      </vt:variant>
      <vt:variant>
        <vt:i4>0</vt:i4>
      </vt:variant>
      <vt:variant>
        <vt:i4>5</vt:i4>
      </vt:variant>
      <vt:variant>
        <vt:lpwstr/>
      </vt:variant>
      <vt:variant>
        <vt:lpwstr>_Toc528829349</vt:lpwstr>
      </vt:variant>
      <vt:variant>
        <vt:i4>1048636</vt:i4>
      </vt:variant>
      <vt:variant>
        <vt:i4>485</vt:i4>
      </vt:variant>
      <vt:variant>
        <vt:i4>0</vt:i4>
      </vt:variant>
      <vt:variant>
        <vt:i4>5</vt:i4>
      </vt:variant>
      <vt:variant>
        <vt:lpwstr/>
      </vt:variant>
      <vt:variant>
        <vt:lpwstr>_Toc528829348</vt:lpwstr>
      </vt:variant>
      <vt:variant>
        <vt:i4>1048636</vt:i4>
      </vt:variant>
      <vt:variant>
        <vt:i4>479</vt:i4>
      </vt:variant>
      <vt:variant>
        <vt:i4>0</vt:i4>
      </vt:variant>
      <vt:variant>
        <vt:i4>5</vt:i4>
      </vt:variant>
      <vt:variant>
        <vt:lpwstr/>
      </vt:variant>
      <vt:variant>
        <vt:lpwstr>_Toc528829347</vt:lpwstr>
      </vt:variant>
      <vt:variant>
        <vt:i4>1048636</vt:i4>
      </vt:variant>
      <vt:variant>
        <vt:i4>473</vt:i4>
      </vt:variant>
      <vt:variant>
        <vt:i4>0</vt:i4>
      </vt:variant>
      <vt:variant>
        <vt:i4>5</vt:i4>
      </vt:variant>
      <vt:variant>
        <vt:lpwstr/>
      </vt:variant>
      <vt:variant>
        <vt:lpwstr>_Toc528829346</vt:lpwstr>
      </vt:variant>
      <vt:variant>
        <vt:i4>1048636</vt:i4>
      </vt:variant>
      <vt:variant>
        <vt:i4>467</vt:i4>
      </vt:variant>
      <vt:variant>
        <vt:i4>0</vt:i4>
      </vt:variant>
      <vt:variant>
        <vt:i4>5</vt:i4>
      </vt:variant>
      <vt:variant>
        <vt:lpwstr/>
      </vt:variant>
      <vt:variant>
        <vt:lpwstr>_Toc528829345</vt:lpwstr>
      </vt:variant>
      <vt:variant>
        <vt:i4>1048636</vt:i4>
      </vt:variant>
      <vt:variant>
        <vt:i4>461</vt:i4>
      </vt:variant>
      <vt:variant>
        <vt:i4>0</vt:i4>
      </vt:variant>
      <vt:variant>
        <vt:i4>5</vt:i4>
      </vt:variant>
      <vt:variant>
        <vt:lpwstr/>
      </vt:variant>
      <vt:variant>
        <vt:lpwstr>_Toc528829344</vt:lpwstr>
      </vt:variant>
      <vt:variant>
        <vt:i4>1048636</vt:i4>
      </vt:variant>
      <vt:variant>
        <vt:i4>455</vt:i4>
      </vt:variant>
      <vt:variant>
        <vt:i4>0</vt:i4>
      </vt:variant>
      <vt:variant>
        <vt:i4>5</vt:i4>
      </vt:variant>
      <vt:variant>
        <vt:lpwstr/>
      </vt:variant>
      <vt:variant>
        <vt:lpwstr>_Toc528829343</vt:lpwstr>
      </vt:variant>
      <vt:variant>
        <vt:i4>1048636</vt:i4>
      </vt:variant>
      <vt:variant>
        <vt:i4>449</vt:i4>
      </vt:variant>
      <vt:variant>
        <vt:i4>0</vt:i4>
      </vt:variant>
      <vt:variant>
        <vt:i4>5</vt:i4>
      </vt:variant>
      <vt:variant>
        <vt:lpwstr/>
      </vt:variant>
      <vt:variant>
        <vt:lpwstr>_Toc528829342</vt:lpwstr>
      </vt:variant>
      <vt:variant>
        <vt:i4>1048636</vt:i4>
      </vt:variant>
      <vt:variant>
        <vt:i4>443</vt:i4>
      </vt:variant>
      <vt:variant>
        <vt:i4>0</vt:i4>
      </vt:variant>
      <vt:variant>
        <vt:i4>5</vt:i4>
      </vt:variant>
      <vt:variant>
        <vt:lpwstr/>
      </vt:variant>
      <vt:variant>
        <vt:lpwstr>_Toc528829341</vt:lpwstr>
      </vt:variant>
      <vt:variant>
        <vt:i4>1048636</vt:i4>
      </vt:variant>
      <vt:variant>
        <vt:i4>437</vt:i4>
      </vt:variant>
      <vt:variant>
        <vt:i4>0</vt:i4>
      </vt:variant>
      <vt:variant>
        <vt:i4>5</vt:i4>
      </vt:variant>
      <vt:variant>
        <vt:lpwstr/>
      </vt:variant>
      <vt:variant>
        <vt:lpwstr>_Toc528829340</vt:lpwstr>
      </vt:variant>
      <vt:variant>
        <vt:i4>1507388</vt:i4>
      </vt:variant>
      <vt:variant>
        <vt:i4>431</vt:i4>
      </vt:variant>
      <vt:variant>
        <vt:i4>0</vt:i4>
      </vt:variant>
      <vt:variant>
        <vt:i4>5</vt:i4>
      </vt:variant>
      <vt:variant>
        <vt:lpwstr/>
      </vt:variant>
      <vt:variant>
        <vt:lpwstr>_Toc528829339</vt:lpwstr>
      </vt:variant>
      <vt:variant>
        <vt:i4>1507388</vt:i4>
      </vt:variant>
      <vt:variant>
        <vt:i4>425</vt:i4>
      </vt:variant>
      <vt:variant>
        <vt:i4>0</vt:i4>
      </vt:variant>
      <vt:variant>
        <vt:i4>5</vt:i4>
      </vt:variant>
      <vt:variant>
        <vt:lpwstr/>
      </vt:variant>
      <vt:variant>
        <vt:lpwstr>_Toc528829338</vt:lpwstr>
      </vt:variant>
      <vt:variant>
        <vt:i4>1507388</vt:i4>
      </vt:variant>
      <vt:variant>
        <vt:i4>419</vt:i4>
      </vt:variant>
      <vt:variant>
        <vt:i4>0</vt:i4>
      </vt:variant>
      <vt:variant>
        <vt:i4>5</vt:i4>
      </vt:variant>
      <vt:variant>
        <vt:lpwstr/>
      </vt:variant>
      <vt:variant>
        <vt:lpwstr>_Toc528829337</vt:lpwstr>
      </vt:variant>
      <vt:variant>
        <vt:i4>1507388</vt:i4>
      </vt:variant>
      <vt:variant>
        <vt:i4>413</vt:i4>
      </vt:variant>
      <vt:variant>
        <vt:i4>0</vt:i4>
      </vt:variant>
      <vt:variant>
        <vt:i4>5</vt:i4>
      </vt:variant>
      <vt:variant>
        <vt:lpwstr/>
      </vt:variant>
      <vt:variant>
        <vt:lpwstr>_Toc528829336</vt:lpwstr>
      </vt:variant>
      <vt:variant>
        <vt:i4>1507388</vt:i4>
      </vt:variant>
      <vt:variant>
        <vt:i4>407</vt:i4>
      </vt:variant>
      <vt:variant>
        <vt:i4>0</vt:i4>
      </vt:variant>
      <vt:variant>
        <vt:i4>5</vt:i4>
      </vt:variant>
      <vt:variant>
        <vt:lpwstr/>
      </vt:variant>
      <vt:variant>
        <vt:lpwstr>_Toc528829335</vt:lpwstr>
      </vt:variant>
      <vt:variant>
        <vt:i4>1507388</vt:i4>
      </vt:variant>
      <vt:variant>
        <vt:i4>401</vt:i4>
      </vt:variant>
      <vt:variant>
        <vt:i4>0</vt:i4>
      </vt:variant>
      <vt:variant>
        <vt:i4>5</vt:i4>
      </vt:variant>
      <vt:variant>
        <vt:lpwstr/>
      </vt:variant>
      <vt:variant>
        <vt:lpwstr>_Toc528829334</vt:lpwstr>
      </vt:variant>
      <vt:variant>
        <vt:i4>1507388</vt:i4>
      </vt:variant>
      <vt:variant>
        <vt:i4>395</vt:i4>
      </vt:variant>
      <vt:variant>
        <vt:i4>0</vt:i4>
      </vt:variant>
      <vt:variant>
        <vt:i4>5</vt:i4>
      </vt:variant>
      <vt:variant>
        <vt:lpwstr/>
      </vt:variant>
      <vt:variant>
        <vt:lpwstr>_Toc528829333</vt:lpwstr>
      </vt:variant>
      <vt:variant>
        <vt:i4>1507388</vt:i4>
      </vt:variant>
      <vt:variant>
        <vt:i4>389</vt:i4>
      </vt:variant>
      <vt:variant>
        <vt:i4>0</vt:i4>
      </vt:variant>
      <vt:variant>
        <vt:i4>5</vt:i4>
      </vt:variant>
      <vt:variant>
        <vt:lpwstr/>
      </vt:variant>
      <vt:variant>
        <vt:lpwstr>_Toc528829332</vt:lpwstr>
      </vt:variant>
      <vt:variant>
        <vt:i4>1507388</vt:i4>
      </vt:variant>
      <vt:variant>
        <vt:i4>383</vt:i4>
      </vt:variant>
      <vt:variant>
        <vt:i4>0</vt:i4>
      </vt:variant>
      <vt:variant>
        <vt:i4>5</vt:i4>
      </vt:variant>
      <vt:variant>
        <vt:lpwstr/>
      </vt:variant>
      <vt:variant>
        <vt:lpwstr>_Toc528829331</vt:lpwstr>
      </vt:variant>
      <vt:variant>
        <vt:i4>1507388</vt:i4>
      </vt:variant>
      <vt:variant>
        <vt:i4>377</vt:i4>
      </vt:variant>
      <vt:variant>
        <vt:i4>0</vt:i4>
      </vt:variant>
      <vt:variant>
        <vt:i4>5</vt:i4>
      </vt:variant>
      <vt:variant>
        <vt:lpwstr/>
      </vt:variant>
      <vt:variant>
        <vt:lpwstr>_Toc528829330</vt:lpwstr>
      </vt:variant>
      <vt:variant>
        <vt:i4>1441852</vt:i4>
      </vt:variant>
      <vt:variant>
        <vt:i4>371</vt:i4>
      </vt:variant>
      <vt:variant>
        <vt:i4>0</vt:i4>
      </vt:variant>
      <vt:variant>
        <vt:i4>5</vt:i4>
      </vt:variant>
      <vt:variant>
        <vt:lpwstr/>
      </vt:variant>
      <vt:variant>
        <vt:lpwstr>_Toc528829329</vt:lpwstr>
      </vt:variant>
      <vt:variant>
        <vt:i4>1441852</vt:i4>
      </vt:variant>
      <vt:variant>
        <vt:i4>365</vt:i4>
      </vt:variant>
      <vt:variant>
        <vt:i4>0</vt:i4>
      </vt:variant>
      <vt:variant>
        <vt:i4>5</vt:i4>
      </vt:variant>
      <vt:variant>
        <vt:lpwstr/>
      </vt:variant>
      <vt:variant>
        <vt:lpwstr>_Toc528829328</vt:lpwstr>
      </vt:variant>
      <vt:variant>
        <vt:i4>1441852</vt:i4>
      </vt:variant>
      <vt:variant>
        <vt:i4>359</vt:i4>
      </vt:variant>
      <vt:variant>
        <vt:i4>0</vt:i4>
      </vt:variant>
      <vt:variant>
        <vt:i4>5</vt:i4>
      </vt:variant>
      <vt:variant>
        <vt:lpwstr/>
      </vt:variant>
      <vt:variant>
        <vt:lpwstr>_Toc528829327</vt:lpwstr>
      </vt:variant>
      <vt:variant>
        <vt:i4>1441852</vt:i4>
      </vt:variant>
      <vt:variant>
        <vt:i4>353</vt:i4>
      </vt:variant>
      <vt:variant>
        <vt:i4>0</vt:i4>
      </vt:variant>
      <vt:variant>
        <vt:i4>5</vt:i4>
      </vt:variant>
      <vt:variant>
        <vt:lpwstr/>
      </vt:variant>
      <vt:variant>
        <vt:lpwstr>_Toc528829326</vt:lpwstr>
      </vt:variant>
      <vt:variant>
        <vt:i4>1441852</vt:i4>
      </vt:variant>
      <vt:variant>
        <vt:i4>347</vt:i4>
      </vt:variant>
      <vt:variant>
        <vt:i4>0</vt:i4>
      </vt:variant>
      <vt:variant>
        <vt:i4>5</vt:i4>
      </vt:variant>
      <vt:variant>
        <vt:lpwstr/>
      </vt:variant>
      <vt:variant>
        <vt:lpwstr>_Toc528829325</vt:lpwstr>
      </vt:variant>
      <vt:variant>
        <vt:i4>1441852</vt:i4>
      </vt:variant>
      <vt:variant>
        <vt:i4>341</vt:i4>
      </vt:variant>
      <vt:variant>
        <vt:i4>0</vt:i4>
      </vt:variant>
      <vt:variant>
        <vt:i4>5</vt:i4>
      </vt:variant>
      <vt:variant>
        <vt:lpwstr/>
      </vt:variant>
      <vt:variant>
        <vt:lpwstr>_Toc528829324</vt:lpwstr>
      </vt:variant>
      <vt:variant>
        <vt:i4>1441852</vt:i4>
      </vt:variant>
      <vt:variant>
        <vt:i4>335</vt:i4>
      </vt:variant>
      <vt:variant>
        <vt:i4>0</vt:i4>
      </vt:variant>
      <vt:variant>
        <vt:i4>5</vt:i4>
      </vt:variant>
      <vt:variant>
        <vt:lpwstr/>
      </vt:variant>
      <vt:variant>
        <vt:lpwstr>_Toc528829323</vt:lpwstr>
      </vt:variant>
      <vt:variant>
        <vt:i4>1441852</vt:i4>
      </vt:variant>
      <vt:variant>
        <vt:i4>329</vt:i4>
      </vt:variant>
      <vt:variant>
        <vt:i4>0</vt:i4>
      </vt:variant>
      <vt:variant>
        <vt:i4>5</vt:i4>
      </vt:variant>
      <vt:variant>
        <vt:lpwstr/>
      </vt:variant>
      <vt:variant>
        <vt:lpwstr>_Toc528829322</vt:lpwstr>
      </vt:variant>
      <vt:variant>
        <vt:i4>1441852</vt:i4>
      </vt:variant>
      <vt:variant>
        <vt:i4>323</vt:i4>
      </vt:variant>
      <vt:variant>
        <vt:i4>0</vt:i4>
      </vt:variant>
      <vt:variant>
        <vt:i4>5</vt:i4>
      </vt:variant>
      <vt:variant>
        <vt:lpwstr/>
      </vt:variant>
      <vt:variant>
        <vt:lpwstr>_Toc528829321</vt:lpwstr>
      </vt:variant>
      <vt:variant>
        <vt:i4>1441852</vt:i4>
      </vt:variant>
      <vt:variant>
        <vt:i4>317</vt:i4>
      </vt:variant>
      <vt:variant>
        <vt:i4>0</vt:i4>
      </vt:variant>
      <vt:variant>
        <vt:i4>5</vt:i4>
      </vt:variant>
      <vt:variant>
        <vt:lpwstr/>
      </vt:variant>
      <vt:variant>
        <vt:lpwstr>_Toc528829320</vt:lpwstr>
      </vt:variant>
      <vt:variant>
        <vt:i4>1376316</vt:i4>
      </vt:variant>
      <vt:variant>
        <vt:i4>311</vt:i4>
      </vt:variant>
      <vt:variant>
        <vt:i4>0</vt:i4>
      </vt:variant>
      <vt:variant>
        <vt:i4>5</vt:i4>
      </vt:variant>
      <vt:variant>
        <vt:lpwstr/>
      </vt:variant>
      <vt:variant>
        <vt:lpwstr>_Toc528829319</vt:lpwstr>
      </vt:variant>
      <vt:variant>
        <vt:i4>1376316</vt:i4>
      </vt:variant>
      <vt:variant>
        <vt:i4>305</vt:i4>
      </vt:variant>
      <vt:variant>
        <vt:i4>0</vt:i4>
      </vt:variant>
      <vt:variant>
        <vt:i4>5</vt:i4>
      </vt:variant>
      <vt:variant>
        <vt:lpwstr/>
      </vt:variant>
      <vt:variant>
        <vt:lpwstr>_Toc528829318</vt:lpwstr>
      </vt:variant>
      <vt:variant>
        <vt:i4>1376316</vt:i4>
      </vt:variant>
      <vt:variant>
        <vt:i4>299</vt:i4>
      </vt:variant>
      <vt:variant>
        <vt:i4>0</vt:i4>
      </vt:variant>
      <vt:variant>
        <vt:i4>5</vt:i4>
      </vt:variant>
      <vt:variant>
        <vt:lpwstr/>
      </vt:variant>
      <vt:variant>
        <vt:lpwstr>_Toc528829317</vt:lpwstr>
      </vt:variant>
      <vt:variant>
        <vt:i4>1376316</vt:i4>
      </vt:variant>
      <vt:variant>
        <vt:i4>293</vt:i4>
      </vt:variant>
      <vt:variant>
        <vt:i4>0</vt:i4>
      </vt:variant>
      <vt:variant>
        <vt:i4>5</vt:i4>
      </vt:variant>
      <vt:variant>
        <vt:lpwstr/>
      </vt:variant>
      <vt:variant>
        <vt:lpwstr>_Toc528829316</vt:lpwstr>
      </vt:variant>
      <vt:variant>
        <vt:i4>1376316</vt:i4>
      </vt:variant>
      <vt:variant>
        <vt:i4>287</vt:i4>
      </vt:variant>
      <vt:variant>
        <vt:i4>0</vt:i4>
      </vt:variant>
      <vt:variant>
        <vt:i4>5</vt:i4>
      </vt:variant>
      <vt:variant>
        <vt:lpwstr/>
      </vt:variant>
      <vt:variant>
        <vt:lpwstr>_Toc528829315</vt:lpwstr>
      </vt:variant>
      <vt:variant>
        <vt:i4>1376316</vt:i4>
      </vt:variant>
      <vt:variant>
        <vt:i4>281</vt:i4>
      </vt:variant>
      <vt:variant>
        <vt:i4>0</vt:i4>
      </vt:variant>
      <vt:variant>
        <vt:i4>5</vt:i4>
      </vt:variant>
      <vt:variant>
        <vt:lpwstr/>
      </vt:variant>
      <vt:variant>
        <vt:lpwstr>_Toc528829314</vt:lpwstr>
      </vt:variant>
      <vt:variant>
        <vt:i4>1376316</vt:i4>
      </vt:variant>
      <vt:variant>
        <vt:i4>275</vt:i4>
      </vt:variant>
      <vt:variant>
        <vt:i4>0</vt:i4>
      </vt:variant>
      <vt:variant>
        <vt:i4>5</vt:i4>
      </vt:variant>
      <vt:variant>
        <vt:lpwstr/>
      </vt:variant>
      <vt:variant>
        <vt:lpwstr>_Toc528829313</vt:lpwstr>
      </vt:variant>
      <vt:variant>
        <vt:i4>1376316</vt:i4>
      </vt:variant>
      <vt:variant>
        <vt:i4>269</vt:i4>
      </vt:variant>
      <vt:variant>
        <vt:i4>0</vt:i4>
      </vt:variant>
      <vt:variant>
        <vt:i4>5</vt:i4>
      </vt:variant>
      <vt:variant>
        <vt:lpwstr/>
      </vt:variant>
      <vt:variant>
        <vt:lpwstr>_Toc528829312</vt:lpwstr>
      </vt:variant>
      <vt:variant>
        <vt:i4>1376316</vt:i4>
      </vt:variant>
      <vt:variant>
        <vt:i4>263</vt:i4>
      </vt:variant>
      <vt:variant>
        <vt:i4>0</vt:i4>
      </vt:variant>
      <vt:variant>
        <vt:i4>5</vt:i4>
      </vt:variant>
      <vt:variant>
        <vt:lpwstr/>
      </vt:variant>
      <vt:variant>
        <vt:lpwstr>_Toc528829311</vt:lpwstr>
      </vt:variant>
      <vt:variant>
        <vt:i4>1376316</vt:i4>
      </vt:variant>
      <vt:variant>
        <vt:i4>257</vt:i4>
      </vt:variant>
      <vt:variant>
        <vt:i4>0</vt:i4>
      </vt:variant>
      <vt:variant>
        <vt:i4>5</vt:i4>
      </vt:variant>
      <vt:variant>
        <vt:lpwstr/>
      </vt:variant>
      <vt:variant>
        <vt:lpwstr>_Toc528829310</vt:lpwstr>
      </vt:variant>
      <vt:variant>
        <vt:i4>1310780</vt:i4>
      </vt:variant>
      <vt:variant>
        <vt:i4>251</vt:i4>
      </vt:variant>
      <vt:variant>
        <vt:i4>0</vt:i4>
      </vt:variant>
      <vt:variant>
        <vt:i4>5</vt:i4>
      </vt:variant>
      <vt:variant>
        <vt:lpwstr/>
      </vt:variant>
      <vt:variant>
        <vt:lpwstr>_Toc528829309</vt:lpwstr>
      </vt:variant>
      <vt:variant>
        <vt:i4>1310780</vt:i4>
      </vt:variant>
      <vt:variant>
        <vt:i4>245</vt:i4>
      </vt:variant>
      <vt:variant>
        <vt:i4>0</vt:i4>
      </vt:variant>
      <vt:variant>
        <vt:i4>5</vt:i4>
      </vt:variant>
      <vt:variant>
        <vt:lpwstr/>
      </vt:variant>
      <vt:variant>
        <vt:lpwstr>_Toc528829308</vt:lpwstr>
      </vt:variant>
      <vt:variant>
        <vt:i4>1310780</vt:i4>
      </vt:variant>
      <vt:variant>
        <vt:i4>239</vt:i4>
      </vt:variant>
      <vt:variant>
        <vt:i4>0</vt:i4>
      </vt:variant>
      <vt:variant>
        <vt:i4>5</vt:i4>
      </vt:variant>
      <vt:variant>
        <vt:lpwstr/>
      </vt:variant>
      <vt:variant>
        <vt:lpwstr>_Toc528829307</vt:lpwstr>
      </vt:variant>
      <vt:variant>
        <vt:i4>1310780</vt:i4>
      </vt:variant>
      <vt:variant>
        <vt:i4>233</vt:i4>
      </vt:variant>
      <vt:variant>
        <vt:i4>0</vt:i4>
      </vt:variant>
      <vt:variant>
        <vt:i4>5</vt:i4>
      </vt:variant>
      <vt:variant>
        <vt:lpwstr/>
      </vt:variant>
      <vt:variant>
        <vt:lpwstr>_Toc528829306</vt:lpwstr>
      </vt:variant>
      <vt:variant>
        <vt:i4>1310780</vt:i4>
      </vt:variant>
      <vt:variant>
        <vt:i4>227</vt:i4>
      </vt:variant>
      <vt:variant>
        <vt:i4>0</vt:i4>
      </vt:variant>
      <vt:variant>
        <vt:i4>5</vt:i4>
      </vt:variant>
      <vt:variant>
        <vt:lpwstr/>
      </vt:variant>
      <vt:variant>
        <vt:lpwstr>_Toc528829305</vt:lpwstr>
      </vt:variant>
      <vt:variant>
        <vt:i4>1310780</vt:i4>
      </vt:variant>
      <vt:variant>
        <vt:i4>221</vt:i4>
      </vt:variant>
      <vt:variant>
        <vt:i4>0</vt:i4>
      </vt:variant>
      <vt:variant>
        <vt:i4>5</vt:i4>
      </vt:variant>
      <vt:variant>
        <vt:lpwstr/>
      </vt:variant>
      <vt:variant>
        <vt:lpwstr>_Toc528829304</vt:lpwstr>
      </vt:variant>
      <vt:variant>
        <vt:i4>1310780</vt:i4>
      </vt:variant>
      <vt:variant>
        <vt:i4>215</vt:i4>
      </vt:variant>
      <vt:variant>
        <vt:i4>0</vt:i4>
      </vt:variant>
      <vt:variant>
        <vt:i4>5</vt:i4>
      </vt:variant>
      <vt:variant>
        <vt:lpwstr/>
      </vt:variant>
      <vt:variant>
        <vt:lpwstr>_Toc528829303</vt:lpwstr>
      </vt:variant>
      <vt:variant>
        <vt:i4>1310780</vt:i4>
      </vt:variant>
      <vt:variant>
        <vt:i4>209</vt:i4>
      </vt:variant>
      <vt:variant>
        <vt:i4>0</vt:i4>
      </vt:variant>
      <vt:variant>
        <vt:i4>5</vt:i4>
      </vt:variant>
      <vt:variant>
        <vt:lpwstr/>
      </vt:variant>
      <vt:variant>
        <vt:lpwstr>_Toc528829302</vt:lpwstr>
      </vt:variant>
      <vt:variant>
        <vt:i4>1310780</vt:i4>
      </vt:variant>
      <vt:variant>
        <vt:i4>203</vt:i4>
      </vt:variant>
      <vt:variant>
        <vt:i4>0</vt:i4>
      </vt:variant>
      <vt:variant>
        <vt:i4>5</vt:i4>
      </vt:variant>
      <vt:variant>
        <vt:lpwstr/>
      </vt:variant>
      <vt:variant>
        <vt:lpwstr>_Toc528829301</vt:lpwstr>
      </vt:variant>
      <vt:variant>
        <vt:i4>1310780</vt:i4>
      </vt:variant>
      <vt:variant>
        <vt:i4>197</vt:i4>
      </vt:variant>
      <vt:variant>
        <vt:i4>0</vt:i4>
      </vt:variant>
      <vt:variant>
        <vt:i4>5</vt:i4>
      </vt:variant>
      <vt:variant>
        <vt:lpwstr/>
      </vt:variant>
      <vt:variant>
        <vt:lpwstr>_Toc528829300</vt:lpwstr>
      </vt:variant>
      <vt:variant>
        <vt:i4>1900605</vt:i4>
      </vt:variant>
      <vt:variant>
        <vt:i4>191</vt:i4>
      </vt:variant>
      <vt:variant>
        <vt:i4>0</vt:i4>
      </vt:variant>
      <vt:variant>
        <vt:i4>5</vt:i4>
      </vt:variant>
      <vt:variant>
        <vt:lpwstr/>
      </vt:variant>
      <vt:variant>
        <vt:lpwstr>_Toc528829299</vt:lpwstr>
      </vt:variant>
      <vt:variant>
        <vt:i4>1900605</vt:i4>
      </vt:variant>
      <vt:variant>
        <vt:i4>185</vt:i4>
      </vt:variant>
      <vt:variant>
        <vt:i4>0</vt:i4>
      </vt:variant>
      <vt:variant>
        <vt:i4>5</vt:i4>
      </vt:variant>
      <vt:variant>
        <vt:lpwstr/>
      </vt:variant>
      <vt:variant>
        <vt:lpwstr>_Toc528829298</vt:lpwstr>
      </vt:variant>
      <vt:variant>
        <vt:i4>1900605</vt:i4>
      </vt:variant>
      <vt:variant>
        <vt:i4>179</vt:i4>
      </vt:variant>
      <vt:variant>
        <vt:i4>0</vt:i4>
      </vt:variant>
      <vt:variant>
        <vt:i4>5</vt:i4>
      </vt:variant>
      <vt:variant>
        <vt:lpwstr/>
      </vt:variant>
      <vt:variant>
        <vt:lpwstr>_Toc528829297</vt:lpwstr>
      </vt:variant>
      <vt:variant>
        <vt:i4>1900605</vt:i4>
      </vt:variant>
      <vt:variant>
        <vt:i4>173</vt:i4>
      </vt:variant>
      <vt:variant>
        <vt:i4>0</vt:i4>
      </vt:variant>
      <vt:variant>
        <vt:i4>5</vt:i4>
      </vt:variant>
      <vt:variant>
        <vt:lpwstr/>
      </vt:variant>
      <vt:variant>
        <vt:lpwstr>_Toc528829296</vt:lpwstr>
      </vt:variant>
      <vt:variant>
        <vt:i4>1900605</vt:i4>
      </vt:variant>
      <vt:variant>
        <vt:i4>167</vt:i4>
      </vt:variant>
      <vt:variant>
        <vt:i4>0</vt:i4>
      </vt:variant>
      <vt:variant>
        <vt:i4>5</vt:i4>
      </vt:variant>
      <vt:variant>
        <vt:lpwstr/>
      </vt:variant>
      <vt:variant>
        <vt:lpwstr>_Toc528829295</vt:lpwstr>
      </vt:variant>
      <vt:variant>
        <vt:i4>1900605</vt:i4>
      </vt:variant>
      <vt:variant>
        <vt:i4>161</vt:i4>
      </vt:variant>
      <vt:variant>
        <vt:i4>0</vt:i4>
      </vt:variant>
      <vt:variant>
        <vt:i4>5</vt:i4>
      </vt:variant>
      <vt:variant>
        <vt:lpwstr/>
      </vt:variant>
      <vt:variant>
        <vt:lpwstr>_Toc528829294</vt:lpwstr>
      </vt:variant>
      <vt:variant>
        <vt:i4>1900605</vt:i4>
      </vt:variant>
      <vt:variant>
        <vt:i4>155</vt:i4>
      </vt:variant>
      <vt:variant>
        <vt:i4>0</vt:i4>
      </vt:variant>
      <vt:variant>
        <vt:i4>5</vt:i4>
      </vt:variant>
      <vt:variant>
        <vt:lpwstr/>
      </vt:variant>
      <vt:variant>
        <vt:lpwstr>_Toc528829293</vt:lpwstr>
      </vt:variant>
      <vt:variant>
        <vt:i4>1900605</vt:i4>
      </vt:variant>
      <vt:variant>
        <vt:i4>149</vt:i4>
      </vt:variant>
      <vt:variant>
        <vt:i4>0</vt:i4>
      </vt:variant>
      <vt:variant>
        <vt:i4>5</vt:i4>
      </vt:variant>
      <vt:variant>
        <vt:lpwstr/>
      </vt:variant>
      <vt:variant>
        <vt:lpwstr>_Toc528829292</vt:lpwstr>
      </vt:variant>
      <vt:variant>
        <vt:i4>1900605</vt:i4>
      </vt:variant>
      <vt:variant>
        <vt:i4>143</vt:i4>
      </vt:variant>
      <vt:variant>
        <vt:i4>0</vt:i4>
      </vt:variant>
      <vt:variant>
        <vt:i4>5</vt:i4>
      </vt:variant>
      <vt:variant>
        <vt:lpwstr/>
      </vt:variant>
      <vt:variant>
        <vt:lpwstr>_Toc528829291</vt:lpwstr>
      </vt:variant>
      <vt:variant>
        <vt:i4>1900605</vt:i4>
      </vt:variant>
      <vt:variant>
        <vt:i4>137</vt:i4>
      </vt:variant>
      <vt:variant>
        <vt:i4>0</vt:i4>
      </vt:variant>
      <vt:variant>
        <vt:i4>5</vt:i4>
      </vt:variant>
      <vt:variant>
        <vt:lpwstr/>
      </vt:variant>
      <vt:variant>
        <vt:lpwstr>_Toc528829290</vt:lpwstr>
      </vt:variant>
      <vt:variant>
        <vt:i4>1835069</vt:i4>
      </vt:variant>
      <vt:variant>
        <vt:i4>131</vt:i4>
      </vt:variant>
      <vt:variant>
        <vt:i4>0</vt:i4>
      </vt:variant>
      <vt:variant>
        <vt:i4>5</vt:i4>
      </vt:variant>
      <vt:variant>
        <vt:lpwstr/>
      </vt:variant>
      <vt:variant>
        <vt:lpwstr>_Toc528829289</vt:lpwstr>
      </vt:variant>
      <vt:variant>
        <vt:i4>1835069</vt:i4>
      </vt:variant>
      <vt:variant>
        <vt:i4>125</vt:i4>
      </vt:variant>
      <vt:variant>
        <vt:i4>0</vt:i4>
      </vt:variant>
      <vt:variant>
        <vt:i4>5</vt:i4>
      </vt:variant>
      <vt:variant>
        <vt:lpwstr/>
      </vt:variant>
      <vt:variant>
        <vt:lpwstr>_Toc528829288</vt:lpwstr>
      </vt:variant>
      <vt:variant>
        <vt:i4>1835069</vt:i4>
      </vt:variant>
      <vt:variant>
        <vt:i4>119</vt:i4>
      </vt:variant>
      <vt:variant>
        <vt:i4>0</vt:i4>
      </vt:variant>
      <vt:variant>
        <vt:i4>5</vt:i4>
      </vt:variant>
      <vt:variant>
        <vt:lpwstr/>
      </vt:variant>
      <vt:variant>
        <vt:lpwstr>_Toc528829287</vt:lpwstr>
      </vt:variant>
      <vt:variant>
        <vt:i4>1835069</vt:i4>
      </vt:variant>
      <vt:variant>
        <vt:i4>113</vt:i4>
      </vt:variant>
      <vt:variant>
        <vt:i4>0</vt:i4>
      </vt:variant>
      <vt:variant>
        <vt:i4>5</vt:i4>
      </vt:variant>
      <vt:variant>
        <vt:lpwstr/>
      </vt:variant>
      <vt:variant>
        <vt:lpwstr>_Toc528829286</vt:lpwstr>
      </vt:variant>
      <vt:variant>
        <vt:i4>1835069</vt:i4>
      </vt:variant>
      <vt:variant>
        <vt:i4>107</vt:i4>
      </vt:variant>
      <vt:variant>
        <vt:i4>0</vt:i4>
      </vt:variant>
      <vt:variant>
        <vt:i4>5</vt:i4>
      </vt:variant>
      <vt:variant>
        <vt:lpwstr/>
      </vt:variant>
      <vt:variant>
        <vt:lpwstr>_Toc528829285</vt:lpwstr>
      </vt:variant>
      <vt:variant>
        <vt:i4>1835069</vt:i4>
      </vt:variant>
      <vt:variant>
        <vt:i4>101</vt:i4>
      </vt:variant>
      <vt:variant>
        <vt:i4>0</vt:i4>
      </vt:variant>
      <vt:variant>
        <vt:i4>5</vt:i4>
      </vt:variant>
      <vt:variant>
        <vt:lpwstr/>
      </vt:variant>
      <vt:variant>
        <vt:lpwstr>_Toc528829284</vt:lpwstr>
      </vt:variant>
      <vt:variant>
        <vt:i4>1835069</vt:i4>
      </vt:variant>
      <vt:variant>
        <vt:i4>95</vt:i4>
      </vt:variant>
      <vt:variant>
        <vt:i4>0</vt:i4>
      </vt:variant>
      <vt:variant>
        <vt:i4>5</vt:i4>
      </vt:variant>
      <vt:variant>
        <vt:lpwstr/>
      </vt:variant>
      <vt:variant>
        <vt:lpwstr>_Toc528829283</vt:lpwstr>
      </vt:variant>
      <vt:variant>
        <vt:i4>1835069</vt:i4>
      </vt:variant>
      <vt:variant>
        <vt:i4>89</vt:i4>
      </vt:variant>
      <vt:variant>
        <vt:i4>0</vt:i4>
      </vt:variant>
      <vt:variant>
        <vt:i4>5</vt:i4>
      </vt:variant>
      <vt:variant>
        <vt:lpwstr/>
      </vt:variant>
      <vt:variant>
        <vt:lpwstr>_Toc528829282</vt:lpwstr>
      </vt:variant>
      <vt:variant>
        <vt:i4>1835069</vt:i4>
      </vt:variant>
      <vt:variant>
        <vt:i4>83</vt:i4>
      </vt:variant>
      <vt:variant>
        <vt:i4>0</vt:i4>
      </vt:variant>
      <vt:variant>
        <vt:i4>5</vt:i4>
      </vt:variant>
      <vt:variant>
        <vt:lpwstr/>
      </vt:variant>
      <vt:variant>
        <vt:lpwstr>_Toc528829281</vt:lpwstr>
      </vt:variant>
      <vt:variant>
        <vt:i4>1835069</vt:i4>
      </vt:variant>
      <vt:variant>
        <vt:i4>77</vt:i4>
      </vt:variant>
      <vt:variant>
        <vt:i4>0</vt:i4>
      </vt:variant>
      <vt:variant>
        <vt:i4>5</vt:i4>
      </vt:variant>
      <vt:variant>
        <vt:lpwstr/>
      </vt:variant>
      <vt:variant>
        <vt:lpwstr>_Toc528829280</vt:lpwstr>
      </vt:variant>
      <vt:variant>
        <vt:i4>1245245</vt:i4>
      </vt:variant>
      <vt:variant>
        <vt:i4>71</vt:i4>
      </vt:variant>
      <vt:variant>
        <vt:i4>0</vt:i4>
      </vt:variant>
      <vt:variant>
        <vt:i4>5</vt:i4>
      </vt:variant>
      <vt:variant>
        <vt:lpwstr/>
      </vt:variant>
      <vt:variant>
        <vt:lpwstr>_Toc528829279</vt:lpwstr>
      </vt:variant>
      <vt:variant>
        <vt:i4>1245245</vt:i4>
      </vt:variant>
      <vt:variant>
        <vt:i4>65</vt:i4>
      </vt:variant>
      <vt:variant>
        <vt:i4>0</vt:i4>
      </vt:variant>
      <vt:variant>
        <vt:i4>5</vt:i4>
      </vt:variant>
      <vt:variant>
        <vt:lpwstr/>
      </vt:variant>
      <vt:variant>
        <vt:lpwstr>_Toc528829278</vt:lpwstr>
      </vt:variant>
      <vt:variant>
        <vt:i4>1245245</vt:i4>
      </vt:variant>
      <vt:variant>
        <vt:i4>59</vt:i4>
      </vt:variant>
      <vt:variant>
        <vt:i4>0</vt:i4>
      </vt:variant>
      <vt:variant>
        <vt:i4>5</vt:i4>
      </vt:variant>
      <vt:variant>
        <vt:lpwstr/>
      </vt:variant>
      <vt:variant>
        <vt:lpwstr>_Toc528829277</vt:lpwstr>
      </vt:variant>
      <vt:variant>
        <vt:i4>1245245</vt:i4>
      </vt:variant>
      <vt:variant>
        <vt:i4>53</vt:i4>
      </vt:variant>
      <vt:variant>
        <vt:i4>0</vt:i4>
      </vt:variant>
      <vt:variant>
        <vt:i4>5</vt:i4>
      </vt:variant>
      <vt:variant>
        <vt:lpwstr/>
      </vt:variant>
      <vt:variant>
        <vt:lpwstr>_Toc528829276</vt:lpwstr>
      </vt:variant>
      <vt:variant>
        <vt:i4>1245245</vt:i4>
      </vt:variant>
      <vt:variant>
        <vt:i4>47</vt:i4>
      </vt:variant>
      <vt:variant>
        <vt:i4>0</vt:i4>
      </vt:variant>
      <vt:variant>
        <vt:i4>5</vt:i4>
      </vt:variant>
      <vt:variant>
        <vt:lpwstr/>
      </vt:variant>
      <vt:variant>
        <vt:lpwstr>_Toc528829275</vt:lpwstr>
      </vt:variant>
      <vt:variant>
        <vt:i4>1245245</vt:i4>
      </vt:variant>
      <vt:variant>
        <vt:i4>41</vt:i4>
      </vt:variant>
      <vt:variant>
        <vt:i4>0</vt:i4>
      </vt:variant>
      <vt:variant>
        <vt:i4>5</vt:i4>
      </vt:variant>
      <vt:variant>
        <vt:lpwstr/>
      </vt:variant>
      <vt:variant>
        <vt:lpwstr>_Toc528829274</vt:lpwstr>
      </vt:variant>
      <vt:variant>
        <vt:i4>1245245</vt:i4>
      </vt:variant>
      <vt:variant>
        <vt:i4>35</vt:i4>
      </vt:variant>
      <vt:variant>
        <vt:i4>0</vt:i4>
      </vt:variant>
      <vt:variant>
        <vt:i4>5</vt:i4>
      </vt:variant>
      <vt:variant>
        <vt:lpwstr/>
      </vt:variant>
      <vt:variant>
        <vt:lpwstr>_Toc528829273</vt:lpwstr>
      </vt:variant>
      <vt:variant>
        <vt:i4>1245245</vt:i4>
      </vt:variant>
      <vt:variant>
        <vt:i4>29</vt:i4>
      </vt:variant>
      <vt:variant>
        <vt:i4>0</vt:i4>
      </vt:variant>
      <vt:variant>
        <vt:i4>5</vt:i4>
      </vt:variant>
      <vt:variant>
        <vt:lpwstr/>
      </vt:variant>
      <vt:variant>
        <vt:lpwstr>_Toc528829272</vt:lpwstr>
      </vt:variant>
      <vt:variant>
        <vt:i4>1245245</vt:i4>
      </vt:variant>
      <vt:variant>
        <vt:i4>23</vt:i4>
      </vt:variant>
      <vt:variant>
        <vt:i4>0</vt:i4>
      </vt:variant>
      <vt:variant>
        <vt:i4>5</vt:i4>
      </vt:variant>
      <vt:variant>
        <vt:lpwstr/>
      </vt:variant>
      <vt:variant>
        <vt:lpwstr>_Toc528829271</vt:lpwstr>
      </vt:variant>
      <vt:variant>
        <vt:i4>1245245</vt:i4>
      </vt:variant>
      <vt:variant>
        <vt:i4>17</vt:i4>
      </vt:variant>
      <vt:variant>
        <vt:i4>0</vt:i4>
      </vt:variant>
      <vt:variant>
        <vt:i4>5</vt:i4>
      </vt:variant>
      <vt:variant>
        <vt:lpwstr/>
      </vt:variant>
      <vt:variant>
        <vt:lpwstr>_Toc528829270</vt:lpwstr>
      </vt:variant>
      <vt:variant>
        <vt:i4>1179709</vt:i4>
      </vt:variant>
      <vt:variant>
        <vt:i4>11</vt:i4>
      </vt:variant>
      <vt:variant>
        <vt:i4>0</vt:i4>
      </vt:variant>
      <vt:variant>
        <vt:i4>5</vt:i4>
      </vt:variant>
      <vt:variant>
        <vt:lpwstr/>
      </vt:variant>
      <vt:variant>
        <vt:lpwstr>_Toc528829269</vt:lpwstr>
      </vt:variant>
      <vt:variant>
        <vt:i4>1179709</vt:i4>
      </vt:variant>
      <vt:variant>
        <vt:i4>5</vt:i4>
      </vt:variant>
      <vt:variant>
        <vt:i4>0</vt:i4>
      </vt:variant>
      <vt:variant>
        <vt:i4>5</vt:i4>
      </vt:variant>
      <vt:variant>
        <vt:lpwstr/>
      </vt:variant>
      <vt:variant>
        <vt:lpwstr>_Toc528829268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Saphal</dc:creator>
  <cp:keywords/>
  <dc:description/>
  <cp:lastModifiedBy>Kumar Baral</cp:lastModifiedBy>
  <cp:revision>18</cp:revision>
  <cp:lastPrinted>2023-02-14T10:10:00Z</cp:lastPrinted>
  <dcterms:created xsi:type="dcterms:W3CDTF">2023-01-30T06:20:00Z</dcterms:created>
  <dcterms:modified xsi:type="dcterms:W3CDTF">2023-02-14T10:10:00Z</dcterms:modified>
</cp:coreProperties>
</file>