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Gill Sans MT" w:eastAsia="Cambria" w:hAnsi="Gill Sans MT" w:cs="Times New Roman"/>
          <w:color w:val="auto"/>
          <w:sz w:val="20"/>
          <w:szCs w:val="24"/>
          <w:lang w:val="en-AU"/>
        </w:rPr>
        <w:id w:val="-1006360678"/>
        <w:docPartObj>
          <w:docPartGallery w:val="Table of Contents"/>
          <w:docPartUnique/>
        </w:docPartObj>
      </w:sdtPr>
      <w:sdtEndPr>
        <w:rPr>
          <w:b/>
          <w:bCs/>
          <w:noProof/>
        </w:rPr>
      </w:sdtEndPr>
      <w:sdtContent>
        <w:p w14:paraId="3E67A6ED" w14:textId="61FE4692" w:rsidR="00414033" w:rsidRPr="00E837A2" w:rsidRDefault="00414033">
          <w:pPr>
            <w:pStyle w:val="TOCHeading"/>
            <w:rPr>
              <w:rFonts w:ascii="Gill Sans MT" w:hAnsi="Gill Sans MT"/>
              <w:b/>
              <w:bCs/>
              <w:color w:val="auto"/>
              <w:rPrChange w:id="1" w:author="Kumar Baral" w:date="2023-02-07T17:08:00Z">
                <w:rPr>
                  <w:b/>
                  <w:bCs/>
                  <w:color w:val="C45911" w:themeColor="accent2" w:themeShade="BF"/>
                </w:rPr>
              </w:rPrChange>
            </w:rPr>
          </w:pPr>
          <w:del w:id="2" w:author="Kumar Baral" w:date="2023-02-07T17:09:00Z">
            <w:r w:rsidRPr="00E837A2" w:rsidDel="00E837A2">
              <w:rPr>
                <w:rFonts w:ascii="Gill Sans MT" w:hAnsi="Gill Sans MT"/>
                <w:b/>
                <w:bCs/>
                <w:color w:val="auto"/>
                <w:rPrChange w:id="3" w:author="Kumar Baral" w:date="2023-02-07T17:08:00Z">
                  <w:rPr>
                    <w:b/>
                    <w:bCs/>
                    <w:color w:val="C45911" w:themeColor="accent2" w:themeShade="BF"/>
                  </w:rPr>
                </w:rPrChange>
              </w:rPr>
              <w:delText>C</w:delText>
            </w:r>
          </w:del>
          <w:ins w:id="4" w:author="Kumar Baral" w:date="2023-02-07T17:09:00Z">
            <w:r w:rsidR="00E837A2">
              <w:rPr>
                <w:rFonts w:ascii="Gill Sans MT" w:hAnsi="Gill Sans MT"/>
                <w:b/>
                <w:bCs/>
                <w:color w:val="auto"/>
              </w:rPr>
              <w:t>Table of C</w:t>
            </w:r>
          </w:ins>
          <w:r w:rsidRPr="00E837A2">
            <w:rPr>
              <w:rFonts w:ascii="Gill Sans MT" w:hAnsi="Gill Sans MT"/>
              <w:b/>
              <w:bCs/>
              <w:color w:val="auto"/>
              <w:rPrChange w:id="5" w:author="Kumar Baral" w:date="2023-02-07T17:08:00Z">
                <w:rPr>
                  <w:b/>
                  <w:bCs/>
                  <w:color w:val="C45911" w:themeColor="accent2" w:themeShade="BF"/>
                </w:rPr>
              </w:rPrChange>
            </w:rPr>
            <w:t>ontents</w:t>
          </w:r>
        </w:p>
        <w:p w14:paraId="7DD5F35F" w14:textId="41ED4A9D" w:rsidR="0059272B" w:rsidRPr="00E837A2" w:rsidRDefault="00414033">
          <w:pPr>
            <w:pStyle w:val="TOC1"/>
            <w:tabs>
              <w:tab w:val="left" w:pos="400"/>
              <w:tab w:val="right" w:leader="dot" w:pos="9350"/>
            </w:tabs>
            <w:rPr>
              <w:rFonts w:eastAsiaTheme="minorEastAsia" w:cstheme="minorBidi"/>
              <w:noProof/>
              <w:sz w:val="22"/>
              <w:szCs w:val="20"/>
              <w:lang w:val="en-US" w:bidi="ne-NP"/>
              <w:rPrChange w:id="6" w:author="Kumar Baral" w:date="2023-02-07T17:08:00Z">
                <w:rPr>
                  <w:rFonts w:asciiTheme="minorHAnsi" w:eastAsiaTheme="minorEastAsia" w:hAnsiTheme="minorHAnsi" w:cstheme="minorBidi"/>
                  <w:noProof/>
                  <w:sz w:val="22"/>
                  <w:szCs w:val="20"/>
                  <w:lang w:val="en-US" w:bidi="ne-NP"/>
                </w:rPr>
              </w:rPrChange>
            </w:rPr>
          </w:pPr>
          <w:r w:rsidRPr="00E837A2">
            <w:rPr>
              <w:rPrChange w:id="7" w:author="Kumar Baral" w:date="2023-02-07T17:08:00Z">
                <w:rPr>
                  <w:rFonts w:ascii="Calibri" w:hAnsi="Calibri"/>
                </w:rPr>
              </w:rPrChange>
            </w:rPr>
            <w:fldChar w:fldCharType="begin"/>
          </w:r>
          <w:r w:rsidRPr="00E837A2">
            <w:instrText xml:space="preserve"> TOC \o "1-3" \h \z \u </w:instrText>
          </w:r>
          <w:r w:rsidRPr="00E837A2">
            <w:rPr>
              <w:rPrChange w:id="8" w:author="Kumar Baral" w:date="2023-02-07T17:08:00Z">
                <w:rPr>
                  <w:rFonts w:asciiTheme="majorHAnsi" w:eastAsiaTheme="majorEastAsia" w:hAnsiTheme="majorHAnsi" w:cstheme="majorBidi"/>
                  <w:b/>
                  <w:bCs/>
                  <w:noProof/>
                  <w:color w:val="2E74B5" w:themeColor="accent1" w:themeShade="BF"/>
                  <w:sz w:val="32"/>
                  <w:szCs w:val="32"/>
                  <w:lang w:val="en-US"/>
                </w:rPr>
              </w:rPrChange>
            </w:rPr>
            <w:fldChar w:fldCharType="separate"/>
          </w:r>
          <w:r w:rsidR="00F72045" w:rsidRPr="00E837A2">
            <w:rPr>
              <w:rPrChange w:id="9" w:author="Kumar Baral" w:date="2023-02-07T17:08:00Z">
                <w:rPr/>
              </w:rPrChange>
            </w:rPr>
            <w:fldChar w:fldCharType="begin"/>
          </w:r>
          <w:r w:rsidR="00F72045" w:rsidRPr="00E837A2">
            <w:instrText xml:space="preserve"> HYPERLINK \l "_Toc98928406" </w:instrText>
          </w:r>
          <w:r w:rsidR="00F72045" w:rsidRPr="00E837A2">
            <w:rPr>
              <w:rPrChange w:id="10" w:author="Kumar Baral" w:date="2023-02-07T17:08:00Z">
                <w:rPr>
                  <w:noProof/>
                </w:rPr>
              </w:rPrChange>
            </w:rPr>
            <w:fldChar w:fldCharType="separate"/>
          </w:r>
          <w:r w:rsidR="0059272B" w:rsidRPr="00E837A2">
            <w:rPr>
              <w:rStyle w:val="Hyperlink"/>
              <w:noProof/>
              <w:color w:val="auto"/>
              <w:rPrChange w:id="11" w:author="Kumar Baral" w:date="2023-02-07T17:08:00Z">
                <w:rPr>
                  <w:rStyle w:val="Hyperlink"/>
                  <w:noProof/>
                </w:rPr>
              </w:rPrChange>
            </w:rPr>
            <w:t>1</w:t>
          </w:r>
          <w:r w:rsidR="0059272B" w:rsidRPr="00E837A2">
            <w:rPr>
              <w:rFonts w:eastAsiaTheme="minorEastAsia" w:cstheme="minorBidi"/>
              <w:noProof/>
              <w:sz w:val="22"/>
              <w:szCs w:val="20"/>
              <w:lang w:val="en-US" w:bidi="ne-NP"/>
              <w:rPrChange w:id="12"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3" w:author="Kumar Baral" w:date="2023-02-07T17:08:00Z">
                <w:rPr>
                  <w:rStyle w:val="Hyperlink"/>
                  <w:noProof/>
                </w:rPr>
              </w:rPrChange>
            </w:rPr>
            <w:t>Probable Maximum Precipitation Estimation</w:t>
          </w:r>
          <w:r w:rsidR="0059272B" w:rsidRPr="00E837A2">
            <w:rPr>
              <w:noProof/>
              <w:webHidden/>
            </w:rPr>
            <w:tab/>
          </w:r>
          <w:r w:rsidR="0059272B" w:rsidRPr="00E837A2">
            <w:rPr>
              <w:noProof/>
              <w:webHidden/>
              <w:rPrChange w:id="14" w:author="Kumar Baral" w:date="2023-02-07T17:08:00Z">
                <w:rPr>
                  <w:noProof/>
                  <w:webHidden/>
                </w:rPr>
              </w:rPrChange>
            </w:rPr>
            <w:fldChar w:fldCharType="begin"/>
          </w:r>
          <w:r w:rsidR="0059272B" w:rsidRPr="00E837A2">
            <w:rPr>
              <w:noProof/>
              <w:webHidden/>
            </w:rPr>
            <w:instrText xml:space="preserve"> PAGEREF _Toc98928406 \h </w:instrText>
          </w:r>
          <w:r w:rsidR="0059272B" w:rsidRPr="00E837A2">
            <w:rPr>
              <w:noProof/>
              <w:webHidden/>
              <w:rPrChange w:id="15" w:author="Kumar Baral" w:date="2023-02-07T17:08:00Z">
                <w:rPr>
                  <w:noProof/>
                  <w:webHidden/>
                </w:rPr>
              </w:rPrChange>
            </w:rPr>
          </w:r>
          <w:r w:rsidR="0059272B" w:rsidRPr="00E837A2">
            <w:rPr>
              <w:noProof/>
              <w:webHidden/>
              <w:rPrChange w:id="16" w:author="Kumar Baral" w:date="2023-02-07T17:08:00Z">
                <w:rPr>
                  <w:noProof/>
                  <w:webHidden/>
                </w:rPr>
              </w:rPrChange>
            </w:rPr>
            <w:fldChar w:fldCharType="separate"/>
          </w:r>
          <w:r w:rsidR="0059272B" w:rsidRPr="00E837A2">
            <w:rPr>
              <w:noProof/>
              <w:webHidden/>
            </w:rPr>
            <w:t>3</w:t>
          </w:r>
          <w:r w:rsidR="0059272B" w:rsidRPr="00E837A2">
            <w:rPr>
              <w:noProof/>
              <w:webHidden/>
              <w:rPrChange w:id="17" w:author="Kumar Baral" w:date="2023-02-07T17:08:00Z">
                <w:rPr>
                  <w:noProof/>
                  <w:webHidden/>
                </w:rPr>
              </w:rPrChange>
            </w:rPr>
            <w:fldChar w:fldCharType="end"/>
          </w:r>
          <w:r w:rsidR="00F72045" w:rsidRPr="00E837A2">
            <w:rPr>
              <w:noProof/>
              <w:rPrChange w:id="18" w:author="Kumar Baral" w:date="2023-02-07T17:08:00Z">
                <w:rPr>
                  <w:noProof/>
                </w:rPr>
              </w:rPrChange>
            </w:rPr>
            <w:fldChar w:fldCharType="end"/>
          </w:r>
        </w:p>
        <w:p w14:paraId="13E68777" w14:textId="61F38631" w:rsidR="0059272B" w:rsidRPr="00E837A2" w:rsidRDefault="00F72045">
          <w:pPr>
            <w:pStyle w:val="TOC1"/>
            <w:tabs>
              <w:tab w:val="left" w:pos="400"/>
              <w:tab w:val="right" w:leader="dot" w:pos="9350"/>
            </w:tabs>
            <w:rPr>
              <w:rFonts w:eastAsiaTheme="minorEastAsia" w:cstheme="minorBidi"/>
              <w:noProof/>
              <w:sz w:val="22"/>
              <w:szCs w:val="20"/>
              <w:lang w:val="en-US" w:bidi="ne-NP"/>
              <w:rPrChange w:id="19" w:author="Kumar Baral" w:date="2023-02-07T17:08:00Z">
                <w:rPr>
                  <w:rFonts w:asciiTheme="minorHAnsi" w:eastAsiaTheme="minorEastAsia" w:hAnsiTheme="minorHAnsi" w:cstheme="minorBidi"/>
                  <w:noProof/>
                  <w:sz w:val="22"/>
                  <w:szCs w:val="20"/>
                  <w:lang w:val="en-US" w:bidi="ne-NP"/>
                </w:rPr>
              </w:rPrChange>
            </w:rPr>
          </w:pPr>
          <w:r w:rsidRPr="00E837A2">
            <w:rPr>
              <w:rPrChange w:id="20" w:author="Kumar Baral" w:date="2023-02-07T17:08:00Z">
                <w:rPr/>
              </w:rPrChange>
            </w:rPr>
            <w:fldChar w:fldCharType="begin"/>
          </w:r>
          <w:r w:rsidRPr="00E837A2">
            <w:instrText xml:space="preserve"> HYPERLINK \l "_Toc98928407" </w:instrText>
          </w:r>
          <w:r w:rsidRPr="00E837A2">
            <w:rPr>
              <w:rPrChange w:id="21" w:author="Kumar Baral" w:date="2023-02-07T17:08:00Z">
                <w:rPr>
                  <w:noProof/>
                </w:rPr>
              </w:rPrChange>
            </w:rPr>
            <w:fldChar w:fldCharType="separate"/>
          </w:r>
          <w:r w:rsidR="0059272B" w:rsidRPr="00E837A2">
            <w:rPr>
              <w:rStyle w:val="Hyperlink"/>
              <w:noProof/>
              <w:color w:val="auto"/>
              <w:rPrChange w:id="22" w:author="Kumar Baral" w:date="2023-02-07T17:08:00Z">
                <w:rPr>
                  <w:rStyle w:val="Hyperlink"/>
                  <w:noProof/>
                </w:rPr>
              </w:rPrChange>
            </w:rPr>
            <w:t>2</w:t>
          </w:r>
          <w:r w:rsidR="0059272B" w:rsidRPr="00E837A2">
            <w:rPr>
              <w:rFonts w:eastAsiaTheme="minorEastAsia" w:cstheme="minorBidi"/>
              <w:noProof/>
              <w:sz w:val="22"/>
              <w:szCs w:val="20"/>
              <w:lang w:val="en-US" w:bidi="ne-NP"/>
              <w:rPrChange w:id="23"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4" w:author="Kumar Baral" w:date="2023-02-07T17:08:00Z">
                <w:rPr>
                  <w:rStyle w:val="Hyperlink"/>
                  <w:noProof/>
                </w:rPr>
              </w:rPrChange>
            </w:rPr>
            <w:t>Probable Maximum Flood (PMF)</w:t>
          </w:r>
          <w:r w:rsidR="0059272B" w:rsidRPr="00E837A2">
            <w:rPr>
              <w:noProof/>
              <w:webHidden/>
            </w:rPr>
            <w:tab/>
          </w:r>
          <w:r w:rsidR="0059272B" w:rsidRPr="00E837A2">
            <w:rPr>
              <w:noProof/>
              <w:webHidden/>
              <w:rPrChange w:id="25" w:author="Kumar Baral" w:date="2023-02-07T17:08:00Z">
                <w:rPr>
                  <w:noProof/>
                  <w:webHidden/>
                </w:rPr>
              </w:rPrChange>
            </w:rPr>
            <w:fldChar w:fldCharType="begin"/>
          </w:r>
          <w:r w:rsidR="0059272B" w:rsidRPr="00E837A2">
            <w:rPr>
              <w:noProof/>
              <w:webHidden/>
            </w:rPr>
            <w:instrText xml:space="preserve"> PAGEREF _Toc98928407 \h </w:instrText>
          </w:r>
          <w:r w:rsidR="0059272B" w:rsidRPr="00E837A2">
            <w:rPr>
              <w:noProof/>
              <w:webHidden/>
              <w:rPrChange w:id="26" w:author="Kumar Baral" w:date="2023-02-07T17:08:00Z">
                <w:rPr>
                  <w:noProof/>
                  <w:webHidden/>
                </w:rPr>
              </w:rPrChange>
            </w:rPr>
          </w:r>
          <w:r w:rsidR="0059272B" w:rsidRPr="00E837A2">
            <w:rPr>
              <w:noProof/>
              <w:webHidden/>
              <w:rPrChange w:id="27" w:author="Kumar Baral" w:date="2023-02-07T17:08:00Z">
                <w:rPr>
                  <w:noProof/>
                  <w:webHidden/>
                </w:rPr>
              </w:rPrChange>
            </w:rPr>
            <w:fldChar w:fldCharType="separate"/>
          </w:r>
          <w:r w:rsidR="0059272B" w:rsidRPr="00E837A2">
            <w:rPr>
              <w:noProof/>
              <w:webHidden/>
            </w:rPr>
            <w:t>11</w:t>
          </w:r>
          <w:r w:rsidR="0059272B" w:rsidRPr="00E837A2">
            <w:rPr>
              <w:noProof/>
              <w:webHidden/>
              <w:rPrChange w:id="28" w:author="Kumar Baral" w:date="2023-02-07T17:08:00Z">
                <w:rPr>
                  <w:noProof/>
                  <w:webHidden/>
                </w:rPr>
              </w:rPrChange>
            </w:rPr>
            <w:fldChar w:fldCharType="end"/>
          </w:r>
          <w:r w:rsidRPr="00E837A2">
            <w:rPr>
              <w:noProof/>
              <w:rPrChange w:id="29" w:author="Kumar Baral" w:date="2023-02-07T17:08:00Z">
                <w:rPr>
                  <w:noProof/>
                </w:rPr>
              </w:rPrChange>
            </w:rPr>
            <w:fldChar w:fldCharType="end"/>
          </w:r>
        </w:p>
        <w:p w14:paraId="0DE78EC4" w14:textId="55FA5F98" w:rsidR="0059272B" w:rsidRPr="00E837A2" w:rsidRDefault="00F72045">
          <w:pPr>
            <w:pStyle w:val="TOC2"/>
            <w:tabs>
              <w:tab w:val="left" w:pos="880"/>
              <w:tab w:val="right" w:leader="dot" w:pos="9350"/>
            </w:tabs>
            <w:rPr>
              <w:rFonts w:eastAsiaTheme="minorEastAsia" w:cstheme="minorBidi"/>
              <w:noProof/>
              <w:sz w:val="22"/>
              <w:szCs w:val="20"/>
              <w:lang w:val="en-US" w:bidi="ne-NP"/>
              <w:rPrChange w:id="30" w:author="Kumar Baral" w:date="2023-02-07T17:08:00Z">
                <w:rPr>
                  <w:rFonts w:asciiTheme="minorHAnsi" w:eastAsiaTheme="minorEastAsia" w:hAnsiTheme="minorHAnsi" w:cstheme="minorBidi"/>
                  <w:noProof/>
                  <w:sz w:val="22"/>
                  <w:szCs w:val="20"/>
                  <w:lang w:val="en-US" w:bidi="ne-NP"/>
                </w:rPr>
              </w:rPrChange>
            </w:rPr>
          </w:pPr>
          <w:r w:rsidRPr="00E837A2">
            <w:rPr>
              <w:rPrChange w:id="31" w:author="Kumar Baral" w:date="2023-02-07T17:08:00Z">
                <w:rPr/>
              </w:rPrChange>
            </w:rPr>
            <w:fldChar w:fldCharType="begin"/>
          </w:r>
          <w:r w:rsidRPr="00E837A2">
            <w:instrText xml:space="preserve"> HYPERLINK \l "_Toc98928408" </w:instrText>
          </w:r>
          <w:r w:rsidRPr="00E837A2">
            <w:rPr>
              <w:rPrChange w:id="32" w:author="Kumar Baral" w:date="2023-02-07T17:08:00Z">
                <w:rPr>
                  <w:noProof/>
                </w:rPr>
              </w:rPrChange>
            </w:rPr>
            <w:fldChar w:fldCharType="separate"/>
          </w:r>
          <w:r w:rsidR="0059272B" w:rsidRPr="00E837A2">
            <w:rPr>
              <w:rStyle w:val="Hyperlink"/>
              <w:noProof/>
              <w:color w:val="auto"/>
              <w:rPrChange w:id="33" w:author="Kumar Baral" w:date="2023-02-07T17:08:00Z">
                <w:rPr>
                  <w:rStyle w:val="Hyperlink"/>
                  <w:noProof/>
                </w:rPr>
              </w:rPrChange>
            </w:rPr>
            <w:t>2.1</w:t>
          </w:r>
          <w:r w:rsidR="0059272B" w:rsidRPr="00E837A2">
            <w:rPr>
              <w:rFonts w:eastAsiaTheme="minorEastAsia" w:cstheme="minorBidi"/>
              <w:noProof/>
              <w:sz w:val="22"/>
              <w:szCs w:val="20"/>
              <w:lang w:val="en-US" w:bidi="ne-NP"/>
              <w:rPrChange w:id="34"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35" w:author="Kumar Baral" w:date="2023-02-07T17:08:00Z">
                <w:rPr>
                  <w:rStyle w:val="Hyperlink"/>
                  <w:noProof/>
                </w:rPr>
              </w:rPrChange>
            </w:rPr>
            <w:t>DoED Recommended Method</w:t>
          </w:r>
          <w:r w:rsidR="0059272B" w:rsidRPr="00E837A2">
            <w:rPr>
              <w:noProof/>
              <w:webHidden/>
            </w:rPr>
            <w:tab/>
          </w:r>
          <w:r w:rsidR="0059272B" w:rsidRPr="00E837A2">
            <w:rPr>
              <w:noProof/>
              <w:webHidden/>
              <w:rPrChange w:id="36" w:author="Kumar Baral" w:date="2023-02-07T17:08:00Z">
                <w:rPr>
                  <w:noProof/>
                  <w:webHidden/>
                </w:rPr>
              </w:rPrChange>
            </w:rPr>
            <w:fldChar w:fldCharType="begin"/>
          </w:r>
          <w:r w:rsidR="0059272B" w:rsidRPr="00E837A2">
            <w:rPr>
              <w:noProof/>
              <w:webHidden/>
            </w:rPr>
            <w:instrText xml:space="preserve"> PAGEREF _Toc98928408 \h </w:instrText>
          </w:r>
          <w:r w:rsidR="0059272B" w:rsidRPr="00E837A2">
            <w:rPr>
              <w:noProof/>
              <w:webHidden/>
              <w:rPrChange w:id="37" w:author="Kumar Baral" w:date="2023-02-07T17:08:00Z">
                <w:rPr>
                  <w:noProof/>
                  <w:webHidden/>
                </w:rPr>
              </w:rPrChange>
            </w:rPr>
          </w:r>
          <w:r w:rsidR="0059272B" w:rsidRPr="00E837A2">
            <w:rPr>
              <w:noProof/>
              <w:webHidden/>
              <w:rPrChange w:id="38" w:author="Kumar Baral" w:date="2023-02-07T17:08:00Z">
                <w:rPr>
                  <w:noProof/>
                  <w:webHidden/>
                </w:rPr>
              </w:rPrChange>
            </w:rPr>
            <w:fldChar w:fldCharType="separate"/>
          </w:r>
          <w:r w:rsidR="0059272B" w:rsidRPr="00E837A2">
            <w:rPr>
              <w:noProof/>
              <w:webHidden/>
            </w:rPr>
            <w:t>11</w:t>
          </w:r>
          <w:r w:rsidR="0059272B" w:rsidRPr="00E837A2">
            <w:rPr>
              <w:noProof/>
              <w:webHidden/>
              <w:rPrChange w:id="39" w:author="Kumar Baral" w:date="2023-02-07T17:08:00Z">
                <w:rPr>
                  <w:noProof/>
                  <w:webHidden/>
                </w:rPr>
              </w:rPrChange>
            </w:rPr>
            <w:fldChar w:fldCharType="end"/>
          </w:r>
          <w:r w:rsidRPr="00E837A2">
            <w:rPr>
              <w:noProof/>
              <w:rPrChange w:id="40" w:author="Kumar Baral" w:date="2023-02-07T17:08:00Z">
                <w:rPr>
                  <w:noProof/>
                </w:rPr>
              </w:rPrChange>
            </w:rPr>
            <w:fldChar w:fldCharType="end"/>
          </w:r>
        </w:p>
        <w:p w14:paraId="075CA0F7" w14:textId="40F216CC" w:rsidR="0059272B" w:rsidRPr="00E837A2" w:rsidRDefault="00F72045">
          <w:pPr>
            <w:pStyle w:val="TOC2"/>
            <w:tabs>
              <w:tab w:val="left" w:pos="880"/>
              <w:tab w:val="right" w:leader="dot" w:pos="9350"/>
            </w:tabs>
            <w:rPr>
              <w:rFonts w:eastAsiaTheme="minorEastAsia" w:cstheme="minorBidi"/>
              <w:noProof/>
              <w:sz w:val="22"/>
              <w:szCs w:val="20"/>
              <w:lang w:val="en-US" w:bidi="ne-NP"/>
              <w:rPrChange w:id="41" w:author="Kumar Baral" w:date="2023-02-07T17:08:00Z">
                <w:rPr>
                  <w:rFonts w:asciiTheme="minorHAnsi" w:eastAsiaTheme="minorEastAsia" w:hAnsiTheme="minorHAnsi" w:cstheme="minorBidi"/>
                  <w:noProof/>
                  <w:sz w:val="22"/>
                  <w:szCs w:val="20"/>
                  <w:lang w:val="en-US" w:bidi="ne-NP"/>
                </w:rPr>
              </w:rPrChange>
            </w:rPr>
          </w:pPr>
          <w:r w:rsidRPr="00E837A2">
            <w:rPr>
              <w:rPrChange w:id="42" w:author="Kumar Baral" w:date="2023-02-07T17:08:00Z">
                <w:rPr/>
              </w:rPrChange>
            </w:rPr>
            <w:fldChar w:fldCharType="begin"/>
          </w:r>
          <w:r w:rsidRPr="00E837A2">
            <w:instrText xml:space="preserve"> HYPERLINK \l "_Toc98928409" </w:instrText>
          </w:r>
          <w:r w:rsidRPr="00E837A2">
            <w:rPr>
              <w:rPrChange w:id="43" w:author="Kumar Baral" w:date="2023-02-07T17:08:00Z">
                <w:rPr>
                  <w:noProof/>
                </w:rPr>
              </w:rPrChange>
            </w:rPr>
            <w:fldChar w:fldCharType="separate"/>
          </w:r>
          <w:r w:rsidR="0059272B" w:rsidRPr="00E837A2">
            <w:rPr>
              <w:rStyle w:val="Hyperlink"/>
              <w:noProof/>
              <w:color w:val="auto"/>
              <w:rPrChange w:id="44" w:author="Kumar Baral" w:date="2023-02-07T17:08:00Z">
                <w:rPr>
                  <w:rStyle w:val="Hyperlink"/>
                  <w:noProof/>
                </w:rPr>
              </w:rPrChange>
            </w:rPr>
            <w:t>2.2</w:t>
          </w:r>
          <w:r w:rsidR="0059272B" w:rsidRPr="00E837A2">
            <w:rPr>
              <w:rFonts w:eastAsiaTheme="minorEastAsia" w:cstheme="minorBidi"/>
              <w:noProof/>
              <w:sz w:val="22"/>
              <w:szCs w:val="20"/>
              <w:lang w:val="en-US" w:bidi="ne-NP"/>
              <w:rPrChange w:id="45"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46" w:author="Kumar Baral" w:date="2023-02-07T17:08:00Z">
                <w:rPr>
                  <w:rStyle w:val="Hyperlink"/>
                  <w:noProof/>
                </w:rPr>
              </w:rPrChange>
            </w:rPr>
            <w:t>Historical records</w:t>
          </w:r>
          <w:r w:rsidR="0059272B" w:rsidRPr="00E837A2">
            <w:rPr>
              <w:noProof/>
              <w:webHidden/>
            </w:rPr>
            <w:tab/>
          </w:r>
          <w:r w:rsidR="0059272B" w:rsidRPr="00E837A2">
            <w:rPr>
              <w:noProof/>
              <w:webHidden/>
              <w:rPrChange w:id="47" w:author="Kumar Baral" w:date="2023-02-07T17:08:00Z">
                <w:rPr>
                  <w:noProof/>
                  <w:webHidden/>
                </w:rPr>
              </w:rPrChange>
            </w:rPr>
            <w:fldChar w:fldCharType="begin"/>
          </w:r>
          <w:r w:rsidR="0059272B" w:rsidRPr="00E837A2">
            <w:rPr>
              <w:noProof/>
              <w:webHidden/>
            </w:rPr>
            <w:instrText xml:space="preserve"> PAGEREF _Toc98928409 \h </w:instrText>
          </w:r>
          <w:r w:rsidR="0059272B" w:rsidRPr="00E837A2">
            <w:rPr>
              <w:noProof/>
              <w:webHidden/>
              <w:rPrChange w:id="48" w:author="Kumar Baral" w:date="2023-02-07T17:08:00Z">
                <w:rPr>
                  <w:noProof/>
                  <w:webHidden/>
                </w:rPr>
              </w:rPrChange>
            </w:rPr>
          </w:r>
          <w:r w:rsidR="0059272B" w:rsidRPr="00E837A2">
            <w:rPr>
              <w:noProof/>
              <w:webHidden/>
              <w:rPrChange w:id="49" w:author="Kumar Baral" w:date="2023-02-07T17:08:00Z">
                <w:rPr>
                  <w:noProof/>
                  <w:webHidden/>
                </w:rPr>
              </w:rPrChange>
            </w:rPr>
            <w:fldChar w:fldCharType="separate"/>
          </w:r>
          <w:r w:rsidR="0059272B" w:rsidRPr="00E837A2">
            <w:rPr>
              <w:noProof/>
              <w:webHidden/>
            </w:rPr>
            <w:t>11</w:t>
          </w:r>
          <w:r w:rsidR="0059272B" w:rsidRPr="00E837A2">
            <w:rPr>
              <w:noProof/>
              <w:webHidden/>
              <w:rPrChange w:id="50" w:author="Kumar Baral" w:date="2023-02-07T17:08:00Z">
                <w:rPr>
                  <w:noProof/>
                  <w:webHidden/>
                </w:rPr>
              </w:rPrChange>
            </w:rPr>
            <w:fldChar w:fldCharType="end"/>
          </w:r>
          <w:r w:rsidRPr="00E837A2">
            <w:rPr>
              <w:noProof/>
              <w:rPrChange w:id="51" w:author="Kumar Baral" w:date="2023-02-07T17:08:00Z">
                <w:rPr>
                  <w:noProof/>
                </w:rPr>
              </w:rPrChange>
            </w:rPr>
            <w:fldChar w:fldCharType="end"/>
          </w:r>
        </w:p>
        <w:p w14:paraId="0797DA35" w14:textId="460B8FD6" w:rsidR="0059272B" w:rsidRPr="00E837A2" w:rsidRDefault="00F72045">
          <w:pPr>
            <w:pStyle w:val="TOC2"/>
            <w:tabs>
              <w:tab w:val="left" w:pos="880"/>
              <w:tab w:val="right" w:leader="dot" w:pos="9350"/>
            </w:tabs>
            <w:rPr>
              <w:rFonts w:eastAsiaTheme="minorEastAsia" w:cstheme="minorBidi"/>
              <w:noProof/>
              <w:sz w:val="22"/>
              <w:szCs w:val="20"/>
              <w:lang w:val="en-US" w:bidi="ne-NP"/>
              <w:rPrChange w:id="52" w:author="Kumar Baral" w:date="2023-02-07T17:08:00Z">
                <w:rPr>
                  <w:rFonts w:asciiTheme="minorHAnsi" w:eastAsiaTheme="minorEastAsia" w:hAnsiTheme="minorHAnsi" w:cstheme="minorBidi"/>
                  <w:noProof/>
                  <w:sz w:val="22"/>
                  <w:szCs w:val="20"/>
                  <w:lang w:val="en-US" w:bidi="ne-NP"/>
                </w:rPr>
              </w:rPrChange>
            </w:rPr>
          </w:pPr>
          <w:r w:rsidRPr="00E837A2">
            <w:rPr>
              <w:rPrChange w:id="53" w:author="Kumar Baral" w:date="2023-02-07T17:08:00Z">
                <w:rPr/>
              </w:rPrChange>
            </w:rPr>
            <w:fldChar w:fldCharType="begin"/>
          </w:r>
          <w:r w:rsidRPr="00E837A2">
            <w:instrText xml:space="preserve"> HYPERLINK \l "_Toc98928410" </w:instrText>
          </w:r>
          <w:r w:rsidRPr="00E837A2">
            <w:rPr>
              <w:rPrChange w:id="54" w:author="Kumar Baral" w:date="2023-02-07T17:08:00Z">
                <w:rPr>
                  <w:noProof/>
                </w:rPr>
              </w:rPrChange>
            </w:rPr>
            <w:fldChar w:fldCharType="separate"/>
          </w:r>
          <w:r w:rsidR="0059272B" w:rsidRPr="00E837A2">
            <w:rPr>
              <w:rStyle w:val="Hyperlink"/>
              <w:noProof/>
              <w:color w:val="auto"/>
              <w:rPrChange w:id="55" w:author="Kumar Baral" w:date="2023-02-07T17:08:00Z">
                <w:rPr>
                  <w:rStyle w:val="Hyperlink"/>
                  <w:noProof/>
                </w:rPr>
              </w:rPrChange>
            </w:rPr>
            <w:t>2.3</w:t>
          </w:r>
          <w:r w:rsidR="0059272B" w:rsidRPr="00E837A2">
            <w:rPr>
              <w:rFonts w:eastAsiaTheme="minorEastAsia" w:cstheme="minorBidi"/>
              <w:noProof/>
              <w:sz w:val="22"/>
              <w:szCs w:val="20"/>
              <w:lang w:val="en-US" w:bidi="ne-NP"/>
              <w:rPrChange w:id="56"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57" w:author="Kumar Baral" w:date="2023-02-07T17:08:00Z">
                <w:rPr>
                  <w:rStyle w:val="Hyperlink"/>
                  <w:noProof/>
                </w:rPr>
              </w:rPrChange>
            </w:rPr>
            <w:t>Unit Hydrograph Method</w:t>
          </w:r>
          <w:r w:rsidR="0059272B" w:rsidRPr="00E837A2">
            <w:rPr>
              <w:noProof/>
              <w:webHidden/>
            </w:rPr>
            <w:tab/>
          </w:r>
          <w:r w:rsidR="0059272B" w:rsidRPr="00E837A2">
            <w:rPr>
              <w:noProof/>
              <w:webHidden/>
              <w:rPrChange w:id="58" w:author="Kumar Baral" w:date="2023-02-07T17:08:00Z">
                <w:rPr>
                  <w:noProof/>
                  <w:webHidden/>
                </w:rPr>
              </w:rPrChange>
            </w:rPr>
            <w:fldChar w:fldCharType="begin"/>
          </w:r>
          <w:r w:rsidR="0059272B" w:rsidRPr="00E837A2">
            <w:rPr>
              <w:noProof/>
              <w:webHidden/>
            </w:rPr>
            <w:instrText xml:space="preserve"> PAGEREF _Toc98928410 \h </w:instrText>
          </w:r>
          <w:r w:rsidR="0059272B" w:rsidRPr="00E837A2">
            <w:rPr>
              <w:noProof/>
              <w:webHidden/>
              <w:rPrChange w:id="59" w:author="Kumar Baral" w:date="2023-02-07T17:08:00Z">
                <w:rPr>
                  <w:noProof/>
                  <w:webHidden/>
                </w:rPr>
              </w:rPrChange>
            </w:rPr>
          </w:r>
          <w:r w:rsidR="0059272B" w:rsidRPr="00E837A2">
            <w:rPr>
              <w:noProof/>
              <w:webHidden/>
              <w:rPrChange w:id="60" w:author="Kumar Baral" w:date="2023-02-07T17:08:00Z">
                <w:rPr>
                  <w:noProof/>
                  <w:webHidden/>
                </w:rPr>
              </w:rPrChange>
            </w:rPr>
            <w:fldChar w:fldCharType="separate"/>
          </w:r>
          <w:r w:rsidR="0059272B" w:rsidRPr="00E837A2">
            <w:rPr>
              <w:noProof/>
              <w:webHidden/>
            </w:rPr>
            <w:t>12</w:t>
          </w:r>
          <w:r w:rsidR="0059272B" w:rsidRPr="00E837A2">
            <w:rPr>
              <w:noProof/>
              <w:webHidden/>
              <w:rPrChange w:id="61" w:author="Kumar Baral" w:date="2023-02-07T17:08:00Z">
                <w:rPr>
                  <w:noProof/>
                  <w:webHidden/>
                </w:rPr>
              </w:rPrChange>
            </w:rPr>
            <w:fldChar w:fldCharType="end"/>
          </w:r>
          <w:r w:rsidRPr="00E837A2">
            <w:rPr>
              <w:noProof/>
              <w:rPrChange w:id="62" w:author="Kumar Baral" w:date="2023-02-07T17:08:00Z">
                <w:rPr>
                  <w:noProof/>
                </w:rPr>
              </w:rPrChange>
            </w:rPr>
            <w:fldChar w:fldCharType="end"/>
          </w:r>
        </w:p>
        <w:p w14:paraId="679AD8C0" w14:textId="0462A977" w:rsidR="0059272B" w:rsidRPr="00E837A2" w:rsidRDefault="00F72045">
          <w:pPr>
            <w:pStyle w:val="TOC2"/>
            <w:tabs>
              <w:tab w:val="left" w:pos="880"/>
              <w:tab w:val="right" w:leader="dot" w:pos="9350"/>
            </w:tabs>
            <w:rPr>
              <w:rFonts w:eastAsiaTheme="minorEastAsia" w:cstheme="minorBidi"/>
              <w:noProof/>
              <w:sz w:val="22"/>
              <w:szCs w:val="20"/>
              <w:lang w:val="en-US" w:bidi="ne-NP"/>
              <w:rPrChange w:id="63" w:author="Kumar Baral" w:date="2023-02-07T17:08:00Z">
                <w:rPr>
                  <w:rFonts w:asciiTheme="minorHAnsi" w:eastAsiaTheme="minorEastAsia" w:hAnsiTheme="minorHAnsi" w:cstheme="minorBidi"/>
                  <w:noProof/>
                  <w:sz w:val="22"/>
                  <w:szCs w:val="20"/>
                  <w:lang w:val="en-US" w:bidi="ne-NP"/>
                </w:rPr>
              </w:rPrChange>
            </w:rPr>
          </w:pPr>
          <w:r w:rsidRPr="00E837A2">
            <w:rPr>
              <w:rPrChange w:id="64" w:author="Kumar Baral" w:date="2023-02-07T17:08:00Z">
                <w:rPr/>
              </w:rPrChange>
            </w:rPr>
            <w:fldChar w:fldCharType="begin"/>
          </w:r>
          <w:r w:rsidRPr="00E837A2">
            <w:instrText xml:space="preserve"> HYPERLINK \l "_Toc98928411" </w:instrText>
          </w:r>
          <w:r w:rsidRPr="00E837A2">
            <w:rPr>
              <w:rPrChange w:id="65" w:author="Kumar Baral" w:date="2023-02-07T17:08:00Z">
                <w:rPr>
                  <w:noProof/>
                </w:rPr>
              </w:rPrChange>
            </w:rPr>
            <w:fldChar w:fldCharType="separate"/>
          </w:r>
          <w:r w:rsidR="0059272B" w:rsidRPr="00E837A2">
            <w:rPr>
              <w:rStyle w:val="Hyperlink"/>
              <w:noProof/>
              <w:color w:val="auto"/>
              <w:rPrChange w:id="66" w:author="Kumar Baral" w:date="2023-02-07T17:08:00Z">
                <w:rPr>
                  <w:rStyle w:val="Hyperlink"/>
                  <w:noProof/>
                </w:rPr>
              </w:rPrChange>
            </w:rPr>
            <w:t>2.4</w:t>
          </w:r>
          <w:r w:rsidR="0059272B" w:rsidRPr="00E837A2">
            <w:rPr>
              <w:rFonts w:eastAsiaTheme="minorEastAsia" w:cstheme="minorBidi"/>
              <w:noProof/>
              <w:sz w:val="22"/>
              <w:szCs w:val="20"/>
              <w:lang w:val="en-US" w:bidi="ne-NP"/>
              <w:rPrChange w:id="67"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68" w:author="Kumar Baral" w:date="2023-02-07T17:08:00Z">
                <w:rPr>
                  <w:rStyle w:val="Hyperlink"/>
                  <w:noProof/>
                </w:rPr>
              </w:rPrChange>
            </w:rPr>
            <w:t>Rainfall-Runoff Modelling</w:t>
          </w:r>
          <w:r w:rsidR="0059272B" w:rsidRPr="00E837A2">
            <w:rPr>
              <w:noProof/>
              <w:webHidden/>
            </w:rPr>
            <w:tab/>
          </w:r>
          <w:r w:rsidR="0059272B" w:rsidRPr="00E837A2">
            <w:rPr>
              <w:noProof/>
              <w:webHidden/>
              <w:rPrChange w:id="69" w:author="Kumar Baral" w:date="2023-02-07T17:08:00Z">
                <w:rPr>
                  <w:noProof/>
                  <w:webHidden/>
                </w:rPr>
              </w:rPrChange>
            </w:rPr>
            <w:fldChar w:fldCharType="begin"/>
          </w:r>
          <w:r w:rsidR="0059272B" w:rsidRPr="00E837A2">
            <w:rPr>
              <w:noProof/>
              <w:webHidden/>
            </w:rPr>
            <w:instrText xml:space="preserve"> PAGEREF _Toc98928411 \h </w:instrText>
          </w:r>
          <w:r w:rsidR="0059272B" w:rsidRPr="00E837A2">
            <w:rPr>
              <w:noProof/>
              <w:webHidden/>
              <w:rPrChange w:id="70" w:author="Kumar Baral" w:date="2023-02-07T17:08:00Z">
                <w:rPr>
                  <w:noProof/>
                  <w:webHidden/>
                </w:rPr>
              </w:rPrChange>
            </w:rPr>
          </w:r>
          <w:r w:rsidR="0059272B" w:rsidRPr="00E837A2">
            <w:rPr>
              <w:noProof/>
              <w:webHidden/>
              <w:rPrChange w:id="71" w:author="Kumar Baral" w:date="2023-02-07T17:08:00Z">
                <w:rPr>
                  <w:noProof/>
                  <w:webHidden/>
                </w:rPr>
              </w:rPrChange>
            </w:rPr>
            <w:fldChar w:fldCharType="separate"/>
          </w:r>
          <w:r w:rsidR="0059272B" w:rsidRPr="00E837A2">
            <w:rPr>
              <w:noProof/>
              <w:webHidden/>
            </w:rPr>
            <w:t>15</w:t>
          </w:r>
          <w:r w:rsidR="0059272B" w:rsidRPr="00E837A2">
            <w:rPr>
              <w:noProof/>
              <w:webHidden/>
              <w:rPrChange w:id="72" w:author="Kumar Baral" w:date="2023-02-07T17:08:00Z">
                <w:rPr>
                  <w:noProof/>
                  <w:webHidden/>
                </w:rPr>
              </w:rPrChange>
            </w:rPr>
            <w:fldChar w:fldCharType="end"/>
          </w:r>
          <w:r w:rsidRPr="00E837A2">
            <w:rPr>
              <w:noProof/>
              <w:rPrChange w:id="73" w:author="Kumar Baral" w:date="2023-02-07T17:08:00Z">
                <w:rPr>
                  <w:noProof/>
                </w:rPr>
              </w:rPrChange>
            </w:rPr>
            <w:fldChar w:fldCharType="end"/>
          </w:r>
        </w:p>
        <w:p w14:paraId="3A7A321D" w14:textId="2FC34FDF" w:rsidR="0059272B" w:rsidRPr="00E837A2" w:rsidRDefault="00F72045">
          <w:pPr>
            <w:pStyle w:val="TOC3"/>
            <w:tabs>
              <w:tab w:val="left" w:pos="1100"/>
              <w:tab w:val="right" w:leader="dot" w:pos="9350"/>
            </w:tabs>
            <w:rPr>
              <w:rFonts w:eastAsiaTheme="minorEastAsia" w:cstheme="minorBidi"/>
              <w:noProof/>
              <w:sz w:val="22"/>
              <w:szCs w:val="20"/>
              <w:lang w:val="en-US" w:bidi="ne-NP"/>
              <w:rPrChange w:id="74" w:author="Kumar Baral" w:date="2023-02-07T17:08:00Z">
                <w:rPr>
                  <w:rFonts w:asciiTheme="minorHAnsi" w:eastAsiaTheme="minorEastAsia" w:hAnsiTheme="minorHAnsi" w:cstheme="minorBidi"/>
                  <w:noProof/>
                  <w:sz w:val="22"/>
                  <w:szCs w:val="20"/>
                  <w:lang w:val="en-US" w:bidi="ne-NP"/>
                </w:rPr>
              </w:rPrChange>
            </w:rPr>
          </w:pPr>
          <w:r w:rsidRPr="00E837A2">
            <w:rPr>
              <w:rPrChange w:id="75" w:author="Kumar Baral" w:date="2023-02-07T17:08:00Z">
                <w:rPr/>
              </w:rPrChange>
            </w:rPr>
            <w:fldChar w:fldCharType="begin"/>
          </w:r>
          <w:r w:rsidRPr="00E837A2">
            <w:instrText xml:space="preserve"> HYPERLINK \l "_Toc98928412" </w:instrText>
          </w:r>
          <w:r w:rsidRPr="00E837A2">
            <w:rPr>
              <w:rPrChange w:id="76" w:author="Kumar Baral" w:date="2023-02-07T17:08:00Z">
                <w:rPr>
                  <w:noProof/>
                </w:rPr>
              </w:rPrChange>
            </w:rPr>
            <w:fldChar w:fldCharType="separate"/>
          </w:r>
          <w:r w:rsidR="0059272B" w:rsidRPr="00E837A2">
            <w:rPr>
              <w:rStyle w:val="Hyperlink"/>
              <w:noProof/>
              <w:color w:val="auto"/>
              <w:rPrChange w:id="77" w:author="Kumar Baral" w:date="2023-02-07T17:08:00Z">
                <w:rPr>
                  <w:rStyle w:val="Hyperlink"/>
                  <w:noProof/>
                </w:rPr>
              </w:rPrChange>
            </w:rPr>
            <w:t>2.4.1</w:t>
          </w:r>
          <w:r w:rsidR="0059272B" w:rsidRPr="00E837A2">
            <w:rPr>
              <w:rFonts w:eastAsiaTheme="minorEastAsia" w:cstheme="minorBidi"/>
              <w:noProof/>
              <w:sz w:val="22"/>
              <w:szCs w:val="20"/>
              <w:lang w:val="en-US" w:bidi="ne-NP"/>
              <w:rPrChange w:id="78"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79" w:author="Kumar Baral" w:date="2023-02-07T17:08:00Z">
                <w:rPr>
                  <w:rStyle w:val="Hyperlink"/>
                  <w:noProof/>
                </w:rPr>
              </w:rPrChange>
            </w:rPr>
            <w:t>Description of the Study Area</w:t>
          </w:r>
          <w:r w:rsidR="0059272B" w:rsidRPr="00E837A2">
            <w:rPr>
              <w:noProof/>
              <w:webHidden/>
            </w:rPr>
            <w:tab/>
          </w:r>
          <w:r w:rsidR="0059272B" w:rsidRPr="00E837A2">
            <w:rPr>
              <w:noProof/>
              <w:webHidden/>
              <w:rPrChange w:id="80" w:author="Kumar Baral" w:date="2023-02-07T17:08:00Z">
                <w:rPr>
                  <w:noProof/>
                  <w:webHidden/>
                </w:rPr>
              </w:rPrChange>
            </w:rPr>
            <w:fldChar w:fldCharType="begin"/>
          </w:r>
          <w:r w:rsidR="0059272B" w:rsidRPr="00E837A2">
            <w:rPr>
              <w:noProof/>
              <w:webHidden/>
            </w:rPr>
            <w:instrText xml:space="preserve"> PAGEREF _Toc98928412 \h </w:instrText>
          </w:r>
          <w:r w:rsidR="0059272B" w:rsidRPr="00E837A2">
            <w:rPr>
              <w:noProof/>
              <w:webHidden/>
              <w:rPrChange w:id="81" w:author="Kumar Baral" w:date="2023-02-07T17:08:00Z">
                <w:rPr>
                  <w:noProof/>
                  <w:webHidden/>
                </w:rPr>
              </w:rPrChange>
            </w:rPr>
          </w:r>
          <w:r w:rsidR="0059272B" w:rsidRPr="00E837A2">
            <w:rPr>
              <w:noProof/>
              <w:webHidden/>
              <w:rPrChange w:id="82" w:author="Kumar Baral" w:date="2023-02-07T17:08:00Z">
                <w:rPr>
                  <w:noProof/>
                  <w:webHidden/>
                </w:rPr>
              </w:rPrChange>
            </w:rPr>
            <w:fldChar w:fldCharType="separate"/>
          </w:r>
          <w:r w:rsidR="0059272B" w:rsidRPr="00E837A2">
            <w:rPr>
              <w:noProof/>
              <w:webHidden/>
            </w:rPr>
            <w:t>15</w:t>
          </w:r>
          <w:r w:rsidR="0059272B" w:rsidRPr="00E837A2">
            <w:rPr>
              <w:noProof/>
              <w:webHidden/>
              <w:rPrChange w:id="83" w:author="Kumar Baral" w:date="2023-02-07T17:08:00Z">
                <w:rPr>
                  <w:noProof/>
                  <w:webHidden/>
                </w:rPr>
              </w:rPrChange>
            </w:rPr>
            <w:fldChar w:fldCharType="end"/>
          </w:r>
          <w:r w:rsidRPr="00E837A2">
            <w:rPr>
              <w:noProof/>
              <w:rPrChange w:id="84" w:author="Kumar Baral" w:date="2023-02-07T17:08:00Z">
                <w:rPr>
                  <w:noProof/>
                </w:rPr>
              </w:rPrChange>
            </w:rPr>
            <w:fldChar w:fldCharType="end"/>
          </w:r>
        </w:p>
        <w:p w14:paraId="7CE15FBE" w14:textId="3A864242" w:rsidR="0059272B" w:rsidRPr="00E837A2" w:rsidRDefault="00F72045">
          <w:pPr>
            <w:pStyle w:val="TOC3"/>
            <w:tabs>
              <w:tab w:val="left" w:pos="1100"/>
              <w:tab w:val="right" w:leader="dot" w:pos="9350"/>
            </w:tabs>
            <w:rPr>
              <w:rFonts w:eastAsiaTheme="minorEastAsia" w:cstheme="minorBidi"/>
              <w:noProof/>
              <w:sz w:val="22"/>
              <w:szCs w:val="20"/>
              <w:lang w:val="en-US" w:bidi="ne-NP"/>
              <w:rPrChange w:id="85" w:author="Kumar Baral" w:date="2023-02-07T17:08:00Z">
                <w:rPr>
                  <w:rFonts w:asciiTheme="minorHAnsi" w:eastAsiaTheme="minorEastAsia" w:hAnsiTheme="minorHAnsi" w:cstheme="minorBidi"/>
                  <w:noProof/>
                  <w:sz w:val="22"/>
                  <w:szCs w:val="20"/>
                  <w:lang w:val="en-US" w:bidi="ne-NP"/>
                </w:rPr>
              </w:rPrChange>
            </w:rPr>
          </w:pPr>
          <w:r w:rsidRPr="00E837A2">
            <w:rPr>
              <w:rPrChange w:id="86" w:author="Kumar Baral" w:date="2023-02-07T17:08:00Z">
                <w:rPr/>
              </w:rPrChange>
            </w:rPr>
            <w:fldChar w:fldCharType="begin"/>
          </w:r>
          <w:r w:rsidRPr="00E837A2">
            <w:instrText xml:space="preserve"> HYPERLINK \l "_Toc98928413" </w:instrText>
          </w:r>
          <w:r w:rsidRPr="00E837A2">
            <w:rPr>
              <w:rPrChange w:id="87" w:author="Kumar Baral" w:date="2023-02-07T17:08:00Z">
                <w:rPr>
                  <w:noProof/>
                </w:rPr>
              </w:rPrChange>
            </w:rPr>
            <w:fldChar w:fldCharType="separate"/>
          </w:r>
          <w:r w:rsidR="0059272B" w:rsidRPr="00E837A2">
            <w:rPr>
              <w:rStyle w:val="Hyperlink"/>
              <w:noProof/>
              <w:color w:val="auto"/>
              <w:rPrChange w:id="88" w:author="Kumar Baral" w:date="2023-02-07T17:08:00Z">
                <w:rPr>
                  <w:rStyle w:val="Hyperlink"/>
                  <w:noProof/>
                </w:rPr>
              </w:rPrChange>
            </w:rPr>
            <w:t>2.4.2</w:t>
          </w:r>
          <w:r w:rsidR="0059272B" w:rsidRPr="00E837A2">
            <w:rPr>
              <w:rFonts w:eastAsiaTheme="minorEastAsia" w:cstheme="minorBidi"/>
              <w:noProof/>
              <w:sz w:val="22"/>
              <w:szCs w:val="20"/>
              <w:lang w:val="en-US" w:bidi="ne-NP"/>
              <w:rPrChange w:id="89"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90" w:author="Kumar Baral" w:date="2023-02-07T17:08:00Z">
                <w:rPr>
                  <w:rStyle w:val="Hyperlink"/>
                  <w:noProof/>
                </w:rPr>
              </w:rPrChange>
            </w:rPr>
            <w:t>Materials and Methodology</w:t>
          </w:r>
          <w:r w:rsidR="0059272B" w:rsidRPr="00E837A2">
            <w:rPr>
              <w:noProof/>
              <w:webHidden/>
            </w:rPr>
            <w:tab/>
          </w:r>
          <w:r w:rsidR="0059272B" w:rsidRPr="00E837A2">
            <w:rPr>
              <w:noProof/>
              <w:webHidden/>
              <w:rPrChange w:id="91" w:author="Kumar Baral" w:date="2023-02-07T17:08:00Z">
                <w:rPr>
                  <w:noProof/>
                  <w:webHidden/>
                </w:rPr>
              </w:rPrChange>
            </w:rPr>
            <w:fldChar w:fldCharType="begin"/>
          </w:r>
          <w:r w:rsidR="0059272B" w:rsidRPr="00E837A2">
            <w:rPr>
              <w:noProof/>
              <w:webHidden/>
            </w:rPr>
            <w:instrText xml:space="preserve"> PAGEREF _Toc98928413 \h </w:instrText>
          </w:r>
          <w:r w:rsidR="0059272B" w:rsidRPr="00E837A2">
            <w:rPr>
              <w:noProof/>
              <w:webHidden/>
              <w:rPrChange w:id="92" w:author="Kumar Baral" w:date="2023-02-07T17:08:00Z">
                <w:rPr>
                  <w:noProof/>
                  <w:webHidden/>
                </w:rPr>
              </w:rPrChange>
            </w:rPr>
          </w:r>
          <w:r w:rsidR="0059272B" w:rsidRPr="00E837A2">
            <w:rPr>
              <w:noProof/>
              <w:webHidden/>
              <w:rPrChange w:id="93" w:author="Kumar Baral" w:date="2023-02-07T17:08:00Z">
                <w:rPr>
                  <w:noProof/>
                  <w:webHidden/>
                </w:rPr>
              </w:rPrChange>
            </w:rPr>
            <w:fldChar w:fldCharType="separate"/>
          </w:r>
          <w:r w:rsidR="0059272B" w:rsidRPr="00E837A2">
            <w:rPr>
              <w:noProof/>
              <w:webHidden/>
            </w:rPr>
            <w:t>16</w:t>
          </w:r>
          <w:r w:rsidR="0059272B" w:rsidRPr="00E837A2">
            <w:rPr>
              <w:noProof/>
              <w:webHidden/>
              <w:rPrChange w:id="94" w:author="Kumar Baral" w:date="2023-02-07T17:08:00Z">
                <w:rPr>
                  <w:noProof/>
                  <w:webHidden/>
                </w:rPr>
              </w:rPrChange>
            </w:rPr>
            <w:fldChar w:fldCharType="end"/>
          </w:r>
          <w:r w:rsidRPr="00E837A2">
            <w:rPr>
              <w:noProof/>
              <w:rPrChange w:id="95" w:author="Kumar Baral" w:date="2023-02-07T17:08:00Z">
                <w:rPr>
                  <w:noProof/>
                </w:rPr>
              </w:rPrChange>
            </w:rPr>
            <w:fldChar w:fldCharType="end"/>
          </w:r>
        </w:p>
        <w:p w14:paraId="6D22FABA" w14:textId="28C35271" w:rsidR="0059272B" w:rsidRPr="00E837A2" w:rsidRDefault="00F72045">
          <w:pPr>
            <w:pStyle w:val="TOC3"/>
            <w:tabs>
              <w:tab w:val="left" w:pos="1100"/>
              <w:tab w:val="right" w:leader="dot" w:pos="9350"/>
            </w:tabs>
            <w:rPr>
              <w:rFonts w:eastAsiaTheme="minorEastAsia" w:cstheme="minorBidi"/>
              <w:noProof/>
              <w:sz w:val="22"/>
              <w:szCs w:val="20"/>
              <w:lang w:val="en-US" w:bidi="ne-NP"/>
              <w:rPrChange w:id="96" w:author="Kumar Baral" w:date="2023-02-07T17:08:00Z">
                <w:rPr>
                  <w:rFonts w:asciiTheme="minorHAnsi" w:eastAsiaTheme="minorEastAsia" w:hAnsiTheme="minorHAnsi" w:cstheme="minorBidi"/>
                  <w:noProof/>
                  <w:sz w:val="22"/>
                  <w:szCs w:val="20"/>
                  <w:lang w:val="en-US" w:bidi="ne-NP"/>
                </w:rPr>
              </w:rPrChange>
            </w:rPr>
          </w:pPr>
          <w:r w:rsidRPr="00E837A2">
            <w:rPr>
              <w:rPrChange w:id="97" w:author="Kumar Baral" w:date="2023-02-07T17:08:00Z">
                <w:rPr/>
              </w:rPrChange>
            </w:rPr>
            <w:fldChar w:fldCharType="begin"/>
          </w:r>
          <w:r w:rsidRPr="00E837A2">
            <w:instrText xml:space="preserve"> HYPERLINK \l "_Toc98928414" </w:instrText>
          </w:r>
          <w:r w:rsidRPr="00E837A2">
            <w:rPr>
              <w:rPrChange w:id="98" w:author="Kumar Baral" w:date="2023-02-07T17:08:00Z">
                <w:rPr>
                  <w:noProof/>
                </w:rPr>
              </w:rPrChange>
            </w:rPr>
            <w:fldChar w:fldCharType="separate"/>
          </w:r>
          <w:r w:rsidR="0059272B" w:rsidRPr="00E837A2">
            <w:rPr>
              <w:rStyle w:val="Hyperlink"/>
              <w:noProof/>
              <w:color w:val="auto"/>
              <w:rPrChange w:id="99" w:author="Kumar Baral" w:date="2023-02-07T17:08:00Z">
                <w:rPr>
                  <w:rStyle w:val="Hyperlink"/>
                  <w:noProof/>
                </w:rPr>
              </w:rPrChange>
            </w:rPr>
            <w:t>2.4.3</w:t>
          </w:r>
          <w:r w:rsidR="0059272B" w:rsidRPr="00E837A2">
            <w:rPr>
              <w:rFonts w:eastAsiaTheme="minorEastAsia" w:cstheme="minorBidi"/>
              <w:noProof/>
              <w:sz w:val="22"/>
              <w:szCs w:val="20"/>
              <w:lang w:val="en-US" w:bidi="ne-NP"/>
              <w:rPrChange w:id="100"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01" w:author="Kumar Baral" w:date="2023-02-07T17:08:00Z">
                <w:rPr>
                  <w:rStyle w:val="Hyperlink"/>
                  <w:noProof/>
                </w:rPr>
              </w:rPrChange>
            </w:rPr>
            <w:t>Data Collection</w:t>
          </w:r>
          <w:r w:rsidR="0059272B" w:rsidRPr="00E837A2">
            <w:rPr>
              <w:noProof/>
              <w:webHidden/>
            </w:rPr>
            <w:tab/>
          </w:r>
          <w:r w:rsidR="0059272B" w:rsidRPr="00E837A2">
            <w:rPr>
              <w:noProof/>
              <w:webHidden/>
              <w:rPrChange w:id="102" w:author="Kumar Baral" w:date="2023-02-07T17:08:00Z">
                <w:rPr>
                  <w:noProof/>
                  <w:webHidden/>
                </w:rPr>
              </w:rPrChange>
            </w:rPr>
            <w:fldChar w:fldCharType="begin"/>
          </w:r>
          <w:r w:rsidR="0059272B" w:rsidRPr="00E837A2">
            <w:rPr>
              <w:noProof/>
              <w:webHidden/>
            </w:rPr>
            <w:instrText xml:space="preserve"> PAGEREF _Toc98928414 \h </w:instrText>
          </w:r>
          <w:r w:rsidR="0059272B" w:rsidRPr="00E837A2">
            <w:rPr>
              <w:noProof/>
              <w:webHidden/>
              <w:rPrChange w:id="103" w:author="Kumar Baral" w:date="2023-02-07T17:08:00Z">
                <w:rPr>
                  <w:noProof/>
                  <w:webHidden/>
                </w:rPr>
              </w:rPrChange>
            </w:rPr>
          </w:r>
          <w:r w:rsidR="0059272B" w:rsidRPr="00E837A2">
            <w:rPr>
              <w:noProof/>
              <w:webHidden/>
              <w:rPrChange w:id="104" w:author="Kumar Baral" w:date="2023-02-07T17:08:00Z">
                <w:rPr>
                  <w:noProof/>
                  <w:webHidden/>
                </w:rPr>
              </w:rPrChange>
            </w:rPr>
            <w:fldChar w:fldCharType="separate"/>
          </w:r>
          <w:r w:rsidR="0059272B" w:rsidRPr="00E837A2">
            <w:rPr>
              <w:noProof/>
              <w:webHidden/>
            </w:rPr>
            <w:t>16</w:t>
          </w:r>
          <w:r w:rsidR="0059272B" w:rsidRPr="00E837A2">
            <w:rPr>
              <w:noProof/>
              <w:webHidden/>
              <w:rPrChange w:id="105" w:author="Kumar Baral" w:date="2023-02-07T17:08:00Z">
                <w:rPr>
                  <w:noProof/>
                  <w:webHidden/>
                </w:rPr>
              </w:rPrChange>
            </w:rPr>
            <w:fldChar w:fldCharType="end"/>
          </w:r>
          <w:r w:rsidRPr="00E837A2">
            <w:rPr>
              <w:noProof/>
              <w:rPrChange w:id="106" w:author="Kumar Baral" w:date="2023-02-07T17:08:00Z">
                <w:rPr>
                  <w:noProof/>
                </w:rPr>
              </w:rPrChange>
            </w:rPr>
            <w:fldChar w:fldCharType="end"/>
          </w:r>
        </w:p>
        <w:p w14:paraId="71F99167" w14:textId="3FD37B38" w:rsidR="0059272B" w:rsidRPr="00E837A2" w:rsidRDefault="00F72045">
          <w:pPr>
            <w:pStyle w:val="TOC3"/>
            <w:tabs>
              <w:tab w:val="left" w:pos="1100"/>
              <w:tab w:val="right" w:leader="dot" w:pos="9350"/>
            </w:tabs>
            <w:rPr>
              <w:rFonts w:eastAsiaTheme="minorEastAsia" w:cstheme="minorBidi"/>
              <w:noProof/>
              <w:sz w:val="22"/>
              <w:szCs w:val="20"/>
              <w:lang w:val="en-US" w:bidi="ne-NP"/>
              <w:rPrChange w:id="107" w:author="Kumar Baral" w:date="2023-02-07T17:08:00Z">
                <w:rPr>
                  <w:rFonts w:asciiTheme="minorHAnsi" w:eastAsiaTheme="minorEastAsia" w:hAnsiTheme="minorHAnsi" w:cstheme="minorBidi"/>
                  <w:noProof/>
                  <w:sz w:val="22"/>
                  <w:szCs w:val="20"/>
                  <w:lang w:val="en-US" w:bidi="ne-NP"/>
                </w:rPr>
              </w:rPrChange>
            </w:rPr>
          </w:pPr>
          <w:r w:rsidRPr="00E837A2">
            <w:rPr>
              <w:rPrChange w:id="108" w:author="Kumar Baral" w:date="2023-02-07T17:08:00Z">
                <w:rPr/>
              </w:rPrChange>
            </w:rPr>
            <w:fldChar w:fldCharType="begin"/>
          </w:r>
          <w:r w:rsidRPr="00E837A2">
            <w:instrText xml:space="preserve"> HYPERLINK \l "_Toc98928415" </w:instrText>
          </w:r>
          <w:r w:rsidRPr="00E837A2">
            <w:rPr>
              <w:rPrChange w:id="109" w:author="Kumar Baral" w:date="2023-02-07T17:08:00Z">
                <w:rPr>
                  <w:noProof/>
                </w:rPr>
              </w:rPrChange>
            </w:rPr>
            <w:fldChar w:fldCharType="separate"/>
          </w:r>
          <w:r w:rsidR="0059272B" w:rsidRPr="00E837A2">
            <w:rPr>
              <w:rStyle w:val="Hyperlink"/>
              <w:noProof/>
              <w:color w:val="auto"/>
              <w:rPrChange w:id="110" w:author="Kumar Baral" w:date="2023-02-07T17:08:00Z">
                <w:rPr>
                  <w:rStyle w:val="Hyperlink"/>
                  <w:noProof/>
                </w:rPr>
              </w:rPrChange>
            </w:rPr>
            <w:t>2.4.4</w:t>
          </w:r>
          <w:r w:rsidR="0059272B" w:rsidRPr="00E837A2">
            <w:rPr>
              <w:rFonts w:eastAsiaTheme="minorEastAsia" w:cstheme="minorBidi"/>
              <w:noProof/>
              <w:sz w:val="22"/>
              <w:szCs w:val="20"/>
              <w:lang w:val="en-US" w:bidi="ne-NP"/>
              <w:rPrChange w:id="111"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12" w:author="Kumar Baral" w:date="2023-02-07T17:08:00Z">
                <w:rPr>
                  <w:rStyle w:val="Hyperlink"/>
                  <w:noProof/>
                </w:rPr>
              </w:rPrChange>
            </w:rPr>
            <w:t>Pre-processing in ArcGIS</w:t>
          </w:r>
          <w:r w:rsidR="0059272B" w:rsidRPr="00E837A2">
            <w:rPr>
              <w:noProof/>
              <w:webHidden/>
            </w:rPr>
            <w:tab/>
          </w:r>
          <w:r w:rsidR="0059272B" w:rsidRPr="00E837A2">
            <w:rPr>
              <w:noProof/>
              <w:webHidden/>
              <w:rPrChange w:id="113" w:author="Kumar Baral" w:date="2023-02-07T17:08:00Z">
                <w:rPr>
                  <w:noProof/>
                  <w:webHidden/>
                </w:rPr>
              </w:rPrChange>
            </w:rPr>
            <w:fldChar w:fldCharType="begin"/>
          </w:r>
          <w:r w:rsidR="0059272B" w:rsidRPr="00E837A2">
            <w:rPr>
              <w:noProof/>
              <w:webHidden/>
            </w:rPr>
            <w:instrText xml:space="preserve"> PAGEREF _Toc98928415 \h </w:instrText>
          </w:r>
          <w:r w:rsidR="0059272B" w:rsidRPr="00E837A2">
            <w:rPr>
              <w:noProof/>
              <w:webHidden/>
              <w:rPrChange w:id="114" w:author="Kumar Baral" w:date="2023-02-07T17:08:00Z">
                <w:rPr>
                  <w:noProof/>
                  <w:webHidden/>
                </w:rPr>
              </w:rPrChange>
            </w:rPr>
          </w:r>
          <w:r w:rsidR="0059272B" w:rsidRPr="00E837A2">
            <w:rPr>
              <w:noProof/>
              <w:webHidden/>
              <w:rPrChange w:id="115" w:author="Kumar Baral" w:date="2023-02-07T17:08:00Z">
                <w:rPr>
                  <w:noProof/>
                  <w:webHidden/>
                </w:rPr>
              </w:rPrChange>
            </w:rPr>
            <w:fldChar w:fldCharType="separate"/>
          </w:r>
          <w:r w:rsidR="0059272B" w:rsidRPr="00E837A2">
            <w:rPr>
              <w:noProof/>
              <w:webHidden/>
            </w:rPr>
            <w:t>16</w:t>
          </w:r>
          <w:r w:rsidR="0059272B" w:rsidRPr="00E837A2">
            <w:rPr>
              <w:noProof/>
              <w:webHidden/>
              <w:rPrChange w:id="116" w:author="Kumar Baral" w:date="2023-02-07T17:08:00Z">
                <w:rPr>
                  <w:noProof/>
                  <w:webHidden/>
                </w:rPr>
              </w:rPrChange>
            </w:rPr>
            <w:fldChar w:fldCharType="end"/>
          </w:r>
          <w:r w:rsidRPr="00E837A2">
            <w:rPr>
              <w:noProof/>
              <w:rPrChange w:id="117" w:author="Kumar Baral" w:date="2023-02-07T17:08:00Z">
                <w:rPr>
                  <w:noProof/>
                </w:rPr>
              </w:rPrChange>
            </w:rPr>
            <w:fldChar w:fldCharType="end"/>
          </w:r>
        </w:p>
        <w:p w14:paraId="0E4C028C" w14:textId="209F95C7" w:rsidR="0059272B" w:rsidRPr="00E837A2" w:rsidRDefault="00F72045">
          <w:pPr>
            <w:pStyle w:val="TOC3"/>
            <w:tabs>
              <w:tab w:val="left" w:pos="1100"/>
              <w:tab w:val="right" w:leader="dot" w:pos="9350"/>
            </w:tabs>
            <w:rPr>
              <w:rFonts w:eastAsiaTheme="minorEastAsia" w:cstheme="minorBidi"/>
              <w:noProof/>
              <w:sz w:val="22"/>
              <w:szCs w:val="20"/>
              <w:lang w:val="en-US" w:bidi="ne-NP"/>
              <w:rPrChange w:id="118" w:author="Kumar Baral" w:date="2023-02-07T17:08:00Z">
                <w:rPr>
                  <w:rFonts w:asciiTheme="minorHAnsi" w:eastAsiaTheme="minorEastAsia" w:hAnsiTheme="minorHAnsi" w:cstheme="minorBidi"/>
                  <w:noProof/>
                  <w:sz w:val="22"/>
                  <w:szCs w:val="20"/>
                  <w:lang w:val="en-US" w:bidi="ne-NP"/>
                </w:rPr>
              </w:rPrChange>
            </w:rPr>
          </w:pPr>
          <w:r w:rsidRPr="00E837A2">
            <w:rPr>
              <w:rPrChange w:id="119" w:author="Kumar Baral" w:date="2023-02-07T17:08:00Z">
                <w:rPr/>
              </w:rPrChange>
            </w:rPr>
            <w:fldChar w:fldCharType="begin"/>
          </w:r>
          <w:r w:rsidRPr="00E837A2">
            <w:instrText xml:space="preserve"> HYPERLINK \l "_Toc98928416" </w:instrText>
          </w:r>
          <w:r w:rsidRPr="00E837A2">
            <w:rPr>
              <w:rPrChange w:id="120" w:author="Kumar Baral" w:date="2023-02-07T17:08:00Z">
                <w:rPr>
                  <w:noProof/>
                </w:rPr>
              </w:rPrChange>
            </w:rPr>
            <w:fldChar w:fldCharType="separate"/>
          </w:r>
          <w:r w:rsidR="0059272B" w:rsidRPr="00E837A2">
            <w:rPr>
              <w:rStyle w:val="Hyperlink"/>
              <w:noProof/>
              <w:color w:val="auto"/>
              <w:rPrChange w:id="121" w:author="Kumar Baral" w:date="2023-02-07T17:08:00Z">
                <w:rPr>
                  <w:rStyle w:val="Hyperlink"/>
                  <w:noProof/>
                </w:rPr>
              </w:rPrChange>
            </w:rPr>
            <w:t>2.4.5</w:t>
          </w:r>
          <w:r w:rsidR="0059272B" w:rsidRPr="00E837A2">
            <w:rPr>
              <w:rFonts w:eastAsiaTheme="minorEastAsia" w:cstheme="minorBidi"/>
              <w:noProof/>
              <w:sz w:val="22"/>
              <w:szCs w:val="20"/>
              <w:lang w:val="en-US" w:bidi="ne-NP"/>
              <w:rPrChange w:id="122"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23" w:author="Kumar Baral" w:date="2023-02-07T17:08:00Z">
                <w:rPr>
                  <w:rStyle w:val="Hyperlink"/>
                  <w:noProof/>
                </w:rPr>
              </w:rPrChange>
            </w:rPr>
            <w:t>Basin Model Setup</w:t>
          </w:r>
          <w:r w:rsidR="0059272B" w:rsidRPr="00E837A2">
            <w:rPr>
              <w:noProof/>
              <w:webHidden/>
            </w:rPr>
            <w:tab/>
          </w:r>
          <w:r w:rsidR="0059272B" w:rsidRPr="00E837A2">
            <w:rPr>
              <w:noProof/>
              <w:webHidden/>
              <w:rPrChange w:id="124" w:author="Kumar Baral" w:date="2023-02-07T17:08:00Z">
                <w:rPr>
                  <w:noProof/>
                  <w:webHidden/>
                </w:rPr>
              </w:rPrChange>
            </w:rPr>
            <w:fldChar w:fldCharType="begin"/>
          </w:r>
          <w:r w:rsidR="0059272B" w:rsidRPr="00E837A2">
            <w:rPr>
              <w:noProof/>
              <w:webHidden/>
            </w:rPr>
            <w:instrText xml:space="preserve"> PAGEREF _Toc98928416 \h </w:instrText>
          </w:r>
          <w:r w:rsidR="0059272B" w:rsidRPr="00E837A2">
            <w:rPr>
              <w:noProof/>
              <w:webHidden/>
              <w:rPrChange w:id="125" w:author="Kumar Baral" w:date="2023-02-07T17:08:00Z">
                <w:rPr>
                  <w:noProof/>
                  <w:webHidden/>
                </w:rPr>
              </w:rPrChange>
            </w:rPr>
          </w:r>
          <w:r w:rsidR="0059272B" w:rsidRPr="00E837A2">
            <w:rPr>
              <w:noProof/>
              <w:webHidden/>
              <w:rPrChange w:id="126" w:author="Kumar Baral" w:date="2023-02-07T17:08:00Z">
                <w:rPr>
                  <w:noProof/>
                  <w:webHidden/>
                </w:rPr>
              </w:rPrChange>
            </w:rPr>
            <w:fldChar w:fldCharType="separate"/>
          </w:r>
          <w:r w:rsidR="0059272B" w:rsidRPr="00E837A2">
            <w:rPr>
              <w:noProof/>
              <w:webHidden/>
            </w:rPr>
            <w:t>17</w:t>
          </w:r>
          <w:r w:rsidR="0059272B" w:rsidRPr="00E837A2">
            <w:rPr>
              <w:noProof/>
              <w:webHidden/>
              <w:rPrChange w:id="127" w:author="Kumar Baral" w:date="2023-02-07T17:08:00Z">
                <w:rPr>
                  <w:noProof/>
                  <w:webHidden/>
                </w:rPr>
              </w:rPrChange>
            </w:rPr>
            <w:fldChar w:fldCharType="end"/>
          </w:r>
          <w:r w:rsidRPr="00E837A2">
            <w:rPr>
              <w:noProof/>
              <w:rPrChange w:id="128" w:author="Kumar Baral" w:date="2023-02-07T17:08:00Z">
                <w:rPr>
                  <w:noProof/>
                </w:rPr>
              </w:rPrChange>
            </w:rPr>
            <w:fldChar w:fldCharType="end"/>
          </w:r>
        </w:p>
        <w:p w14:paraId="150A7E84" w14:textId="09F41E7B" w:rsidR="0059272B" w:rsidRPr="00E837A2" w:rsidRDefault="00F72045">
          <w:pPr>
            <w:pStyle w:val="TOC3"/>
            <w:tabs>
              <w:tab w:val="left" w:pos="1100"/>
              <w:tab w:val="right" w:leader="dot" w:pos="9350"/>
            </w:tabs>
            <w:rPr>
              <w:rFonts w:eastAsiaTheme="minorEastAsia" w:cstheme="minorBidi"/>
              <w:noProof/>
              <w:sz w:val="22"/>
              <w:szCs w:val="20"/>
              <w:lang w:val="en-US" w:bidi="ne-NP"/>
              <w:rPrChange w:id="129" w:author="Kumar Baral" w:date="2023-02-07T17:08:00Z">
                <w:rPr>
                  <w:rFonts w:asciiTheme="minorHAnsi" w:eastAsiaTheme="minorEastAsia" w:hAnsiTheme="minorHAnsi" w:cstheme="minorBidi"/>
                  <w:noProof/>
                  <w:sz w:val="22"/>
                  <w:szCs w:val="20"/>
                  <w:lang w:val="en-US" w:bidi="ne-NP"/>
                </w:rPr>
              </w:rPrChange>
            </w:rPr>
          </w:pPr>
          <w:r w:rsidRPr="00E837A2">
            <w:rPr>
              <w:rPrChange w:id="130" w:author="Kumar Baral" w:date="2023-02-07T17:08:00Z">
                <w:rPr/>
              </w:rPrChange>
            </w:rPr>
            <w:fldChar w:fldCharType="begin"/>
          </w:r>
          <w:r w:rsidRPr="00E837A2">
            <w:instrText xml:space="preserve"> HYPERLINK \l "_Toc98928417" </w:instrText>
          </w:r>
          <w:r w:rsidRPr="00E837A2">
            <w:rPr>
              <w:rPrChange w:id="131" w:author="Kumar Baral" w:date="2023-02-07T17:08:00Z">
                <w:rPr>
                  <w:noProof/>
                </w:rPr>
              </w:rPrChange>
            </w:rPr>
            <w:fldChar w:fldCharType="separate"/>
          </w:r>
          <w:r w:rsidR="0059272B" w:rsidRPr="00E837A2">
            <w:rPr>
              <w:rStyle w:val="Hyperlink"/>
              <w:noProof/>
              <w:color w:val="auto"/>
              <w:rPrChange w:id="132" w:author="Kumar Baral" w:date="2023-02-07T17:08:00Z">
                <w:rPr>
                  <w:rStyle w:val="Hyperlink"/>
                  <w:noProof/>
                </w:rPr>
              </w:rPrChange>
            </w:rPr>
            <w:t>2.4.6</w:t>
          </w:r>
          <w:r w:rsidR="0059272B" w:rsidRPr="00E837A2">
            <w:rPr>
              <w:rFonts w:eastAsiaTheme="minorEastAsia" w:cstheme="minorBidi"/>
              <w:noProof/>
              <w:sz w:val="22"/>
              <w:szCs w:val="20"/>
              <w:lang w:val="en-US" w:bidi="ne-NP"/>
              <w:rPrChange w:id="133"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34" w:author="Kumar Baral" w:date="2023-02-07T17:08:00Z">
                <w:rPr>
                  <w:rStyle w:val="Hyperlink"/>
                  <w:noProof/>
                </w:rPr>
              </w:rPrChange>
            </w:rPr>
            <w:t>Meteorological Model</w:t>
          </w:r>
          <w:r w:rsidR="0059272B" w:rsidRPr="00E837A2">
            <w:rPr>
              <w:noProof/>
              <w:webHidden/>
            </w:rPr>
            <w:tab/>
          </w:r>
          <w:r w:rsidR="0059272B" w:rsidRPr="00E837A2">
            <w:rPr>
              <w:noProof/>
              <w:webHidden/>
              <w:rPrChange w:id="135" w:author="Kumar Baral" w:date="2023-02-07T17:08:00Z">
                <w:rPr>
                  <w:noProof/>
                  <w:webHidden/>
                </w:rPr>
              </w:rPrChange>
            </w:rPr>
            <w:fldChar w:fldCharType="begin"/>
          </w:r>
          <w:r w:rsidR="0059272B" w:rsidRPr="00E837A2">
            <w:rPr>
              <w:noProof/>
              <w:webHidden/>
            </w:rPr>
            <w:instrText xml:space="preserve"> PAGEREF _Toc98928417 \h </w:instrText>
          </w:r>
          <w:r w:rsidR="0059272B" w:rsidRPr="00E837A2">
            <w:rPr>
              <w:noProof/>
              <w:webHidden/>
              <w:rPrChange w:id="136" w:author="Kumar Baral" w:date="2023-02-07T17:08:00Z">
                <w:rPr>
                  <w:noProof/>
                  <w:webHidden/>
                </w:rPr>
              </w:rPrChange>
            </w:rPr>
          </w:r>
          <w:r w:rsidR="0059272B" w:rsidRPr="00E837A2">
            <w:rPr>
              <w:noProof/>
              <w:webHidden/>
              <w:rPrChange w:id="137" w:author="Kumar Baral" w:date="2023-02-07T17:08:00Z">
                <w:rPr>
                  <w:noProof/>
                  <w:webHidden/>
                </w:rPr>
              </w:rPrChange>
            </w:rPr>
            <w:fldChar w:fldCharType="separate"/>
          </w:r>
          <w:r w:rsidR="0059272B" w:rsidRPr="00E837A2">
            <w:rPr>
              <w:noProof/>
              <w:webHidden/>
            </w:rPr>
            <w:t>19</w:t>
          </w:r>
          <w:r w:rsidR="0059272B" w:rsidRPr="00E837A2">
            <w:rPr>
              <w:noProof/>
              <w:webHidden/>
              <w:rPrChange w:id="138" w:author="Kumar Baral" w:date="2023-02-07T17:08:00Z">
                <w:rPr>
                  <w:noProof/>
                  <w:webHidden/>
                </w:rPr>
              </w:rPrChange>
            </w:rPr>
            <w:fldChar w:fldCharType="end"/>
          </w:r>
          <w:r w:rsidRPr="00E837A2">
            <w:rPr>
              <w:noProof/>
              <w:rPrChange w:id="139" w:author="Kumar Baral" w:date="2023-02-07T17:08:00Z">
                <w:rPr>
                  <w:noProof/>
                </w:rPr>
              </w:rPrChange>
            </w:rPr>
            <w:fldChar w:fldCharType="end"/>
          </w:r>
        </w:p>
        <w:p w14:paraId="4EA456A2" w14:textId="46ACB780" w:rsidR="0059272B" w:rsidRPr="00E837A2" w:rsidRDefault="00F72045">
          <w:pPr>
            <w:pStyle w:val="TOC3"/>
            <w:tabs>
              <w:tab w:val="left" w:pos="1100"/>
              <w:tab w:val="right" w:leader="dot" w:pos="9350"/>
            </w:tabs>
            <w:rPr>
              <w:rFonts w:eastAsiaTheme="minorEastAsia" w:cstheme="minorBidi"/>
              <w:noProof/>
              <w:sz w:val="22"/>
              <w:szCs w:val="20"/>
              <w:lang w:val="en-US" w:bidi="ne-NP"/>
              <w:rPrChange w:id="140" w:author="Kumar Baral" w:date="2023-02-07T17:08:00Z">
                <w:rPr>
                  <w:rFonts w:asciiTheme="minorHAnsi" w:eastAsiaTheme="minorEastAsia" w:hAnsiTheme="minorHAnsi" w:cstheme="minorBidi"/>
                  <w:noProof/>
                  <w:sz w:val="22"/>
                  <w:szCs w:val="20"/>
                  <w:lang w:val="en-US" w:bidi="ne-NP"/>
                </w:rPr>
              </w:rPrChange>
            </w:rPr>
          </w:pPr>
          <w:r w:rsidRPr="00E837A2">
            <w:rPr>
              <w:rPrChange w:id="141" w:author="Kumar Baral" w:date="2023-02-07T17:08:00Z">
                <w:rPr/>
              </w:rPrChange>
            </w:rPr>
            <w:fldChar w:fldCharType="begin"/>
          </w:r>
          <w:r w:rsidRPr="00E837A2">
            <w:instrText xml:space="preserve"> HYPERLINK \l "_Toc98928418" </w:instrText>
          </w:r>
          <w:r w:rsidRPr="00E837A2">
            <w:rPr>
              <w:rPrChange w:id="142" w:author="Kumar Baral" w:date="2023-02-07T17:08:00Z">
                <w:rPr>
                  <w:noProof/>
                </w:rPr>
              </w:rPrChange>
            </w:rPr>
            <w:fldChar w:fldCharType="separate"/>
          </w:r>
          <w:r w:rsidR="0059272B" w:rsidRPr="00E837A2">
            <w:rPr>
              <w:rStyle w:val="Hyperlink"/>
              <w:noProof/>
              <w:color w:val="auto"/>
              <w:rPrChange w:id="143" w:author="Kumar Baral" w:date="2023-02-07T17:08:00Z">
                <w:rPr>
                  <w:rStyle w:val="Hyperlink"/>
                  <w:noProof/>
                </w:rPr>
              </w:rPrChange>
            </w:rPr>
            <w:t>2.4.7</w:t>
          </w:r>
          <w:r w:rsidR="0059272B" w:rsidRPr="00E837A2">
            <w:rPr>
              <w:rFonts w:eastAsiaTheme="minorEastAsia" w:cstheme="minorBidi"/>
              <w:noProof/>
              <w:sz w:val="22"/>
              <w:szCs w:val="20"/>
              <w:lang w:val="en-US" w:bidi="ne-NP"/>
              <w:rPrChange w:id="144"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45" w:author="Kumar Baral" w:date="2023-02-07T17:08:00Z">
                <w:rPr>
                  <w:rStyle w:val="Hyperlink"/>
                  <w:noProof/>
                </w:rPr>
              </w:rPrChange>
            </w:rPr>
            <w:t>Time Series Data</w:t>
          </w:r>
          <w:r w:rsidR="0059272B" w:rsidRPr="00E837A2">
            <w:rPr>
              <w:noProof/>
              <w:webHidden/>
            </w:rPr>
            <w:tab/>
          </w:r>
          <w:r w:rsidR="0059272B" w:rsidRPr="00E837A2">
            <w:rPr>
              <w:noProof/>
              <w:webHidden/>
              <w:rPrChange w:id="146" w:author="Kumar Baral" w:date="2023-02-07T17:08:00Z">
                <w:rPr>
                  <w:noProof/>
                  <w:webHidden/>
                </w:rPr>
              </w:rPrChange>
            </w:rPr>
            <w:fldChar w:fldCharType="begin"/>
          </w:r>
          <w:r w:rsidR="0059272B" w:rsidRPr="00E837A2">
            <w:rPr>
              <w:noProof/>
              <w:webHidden/>
            </w:rPr>
            <w:instrText xml:space="preserve"> PAGEREF _Toc98928418 \h </w:instrText>
          </w:r>
          <w:r w:rsidR="0059272B" w:rsidRPr="00E837A2">
            <w:rPr>
              <w:noProof/>
              <w:webHidden/>
              <w:rPrChange w:id="147" w:author="Kumar Baral" w:date="2023-02-07T17:08:00Z">
                <w:rPr>
                  <w:noProof/>
                  <w:webHidden/>
                </w:rPr>
              </w:rPrChange>
            </w:rPr>
          </w:r>
          <w:r w:rsidR="0059272B" w:rsidRPr="00E837A2">
            <w:rPr>
              <w:noProof/>
              <w:webHidden/>
              <w:rPrChange w:id="148" w:author="Kumar Baral" w:date="2023-02-07T17:08:00Z">
                <w:rPr>
                  <w:noProof/>
                  <w:webHidden/>
                </w:rPr>
              </w:rPrChange>
            </w:rPr>
            <w:fldChar w:fldCharType="separate"/>
          </w:r>
          <w:r w:rsidR="0059272B" w:rsidRPr="00E837A2">
            <w:rPr>
              <w:noProof/>
              <w:webHidden/>
            </w:rPr>
            <w:t>20</w:t>
          </w:r>
          <w:r w:rsidR="0059272B" w:rsidRPr="00E837A2">
            <w:rPr>
              <w:noProof/>
              <w:webHidden/>
              <w:rPrChange w:id="149" w:author="Kumar Baral" w:date="2023-02-07T17:08:00Z">
                <w:rPr>
                  <w:noProof/>
                  <w:webHidden/>
                </w:rPr>
              </w:rPrChange>
            </w:rPr>
            <w:fldChar w:fldCharType="end"/>
          </w:r>
          <w:r w:rsidRPr="00E837A2">
            <w:rPr>
              <w:noProof/>
              <w:rPrChange w:id="150" w:author="Kumar Baral" w:date="2023-02-07T17:08:00Z">
                <w:rPr>
                  <w:noProof/>
                </w:rPr>
              </w:rPrChange>
            </w:rPr>
            <w:fldChar w:fldCharType="end"/>
          </w:r>
        </w:p>
        <w:p w14:paraId="119C6609" w14:textId="77266CB7" w:rsidR="0059272B" w:rsidRPr="00E837A2" w:rsidRDefault="00F72045">
          <w:pPr>
            <w:pStyle w:val="TOC3"/>
            <w:tabs>
              <w:tab w:val="left" w:pos="1100"/>
              <w:tab w:val="right" w:leader="dot" w:pos="9350"/>
            </w:tabs>
            <w:rPr>
              <w:rFonts w:eastAsiaTheme="minorEastAsia" w:cstheme="minorBidi"/>
              <w:noProof/>
              <w:sz w:val="22"/>
              <w:szCs w:val="20"/>
              <w:lang w:val="en-US" w:bidi="ne-NP"/>
              <w:rPrChange w:id="151" w:author="Kumar Baral" w:date="2023-02-07T17:08:00Z">
                <w:rPr>
                  <w:rFonts w:asciiTheme="minorHAnsi" w:eastAsiaTheme="minorEastAsia" w:hAnsiTheme="minorHAnsi" w:cstheme="minorBidi"/>
                  <w:noProof/>
                  <w:sz w:val="22"/>
                  <w:szCs w:val="20"/>
                  <w:lang w:val="en-US" w:bidi="ne-NP"/>
                </w:rPr>
              </w:rPrChange>
            </w:rPr>
          </w:pPr>
          <w:r w:rsidRPr="00E837A2">
            <w:rPr>
              <w:rPrChange w:id="152" w:author="Kumar Baral" w:date="2023-02-07T17:08:00Z">
                <w:rPr/>
              </w:rPrChange>
            </w:rPr>
            <w:fldChar w:fldCharType="begin"/>
          </w:r>
          <w:r w:rsidRPr="00E837A2">
            <w:instrText xml:space="preserve"> HYPERLINK \l "_Toc98928419" </w:instrText>
          </w:r>
          <w:r w:rsidRPr="00E837A2">
            <w:rPr>
              <w:rPrChange w:id="153" w:author="Kumar Baral" w:date="2023-02-07T17:08:00Z">
                <w:rPr>
                  <w:noProof/>
                </w:rPr>
              </w:rPrChange>
            </w:rPr>
            <w:fldChar w:fldCharType="separate"/>
          </w:r>
          <w:r w:rsidR="0059272B" w:rsidRPr="00E837A2">
            <w:rPr>
              <w:rStyle w:val="Hyperlink"/>
              <w:noProof/>
              <w:color w:val="auto"/>
              <w:rPrChange w:id="154" w:author="Kumar Baral" w:date="2023-02-07T17:08:00Z">
                <w:rPr>
                  <w:rStyle w:val="Hyperlink"/>
                  <w:noProof/>
                </w:rPr>
              </w:rPrChange>
            </w:rPr>
            <w:t>2.4.8</w:t>
          </w:r>
          <w:r w:rsidR="0059272B" w:rsidRPr="00E837A2">
            <w:rPr>
              <w:rFonts w:eastAsiaTheme="minorEastAsia" w:cstheme="minorBidi"/>
              <w:noProof/>
              <w:sz w:val="22"/>
              <w:szCs w:val="20"/>
              <w:lang w:val="en-US" w:bidi="ne-NP"/>
              <w:rPrChange w:id="155"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56" w:author="Kumar Baral" w:date="2023-02-07T17:08:00Z">
                <w:rPr>
                  <w:rStyle w:val="Hyperlink"/>
                  <w:noProof/>
                </w:rPr>
              </w:rPrChange>
            </w:rPr>
            <w:t>Parameters selected</w:t>
          </w:r>
          <w:r w:rsidR="0059272B" w:rsidRPr="00E837A2">
            <w:rPr>
              <w:noProof/>
              <w:webHidden/>
            </w:rPr>
            <w:tab/>
          </w:r>
          <w:r w:rsidR="0059272B" w:rsidRPr="00E837A2">
            <w:rPr>
              <w:noProof/>
              <w:webHidden/>
              <w:rPrChange w:id="157" w:author="Kumar Baral" w:date="2023-02-07T17:08:00Z">
                <w:rPr>
                  <w:noProof/>
                  <w:webHidden/>
                </w:rPr>
              </w:rPrChange>
            </w:rPr>
            <w:fldChar w:fldCharType="begin"/>
          </w:r>
          <w:r w:rsidR="0059272B" w:rsidRPr="00E837A2">
            <w:rPr>
              <w:noProof/>
              <w:webHidden/>
            </w:rPr>
            <w:instrText xml:space="preserve"> PAGEREF _Toc98928419 \h </w:instrText>
          </w:r>
          <w:r w:rsidR="0059272B" w:rsidRPr="00E837A2">
            <w:rPr>
              <w:noProof/>
              <w:webHidden/>
              <w:rPrChange w:id="158" w:author="Kumar Baral" w:date="2023-02-07T17:08:00Z">
                <w:rPr>
                  <w:noProof/>
                  <w:webHidden/>
                </w:rPr>
              </w:rPrChange>
            </w:rPr>
          </w:r>
          <w:r w:rsidR="0059272B" w:rsidRPr="00E837A2">
            <w:rPr>
              <w:noProof/>
              <w:webHidden/>
              <w:rPrChange w:id="159" w:author="Kumar Baral" w:date="2023-02-07T17:08:00Z">
                <w:rPr>
                  <w:noProof/>
                  <w:webHidden/>
                </w:rPr>
              </w:rPrChange>
            </w:rPr>
            <w:fldChar w:fldCharType="separate"/>
          </w:r>
          <w:r w:rsidR="0059272B" w:rsidRPr="00E837A2">
            <w:rPr>
              <w:noProof/>
              <w:webHidden/>
            </w:rPr>
            <w:t>22</w:t>
          </w:r>
          <w:r w:rsidR="0059272B" w:rsidRPr="00E837A2">
            <w:rPr>
              <w:noProof/>
              <w:webHidden/>
              <w:rPrChange w:id="160" w:author="Kumar Baral" w:date="2023-02-07T17:08:00Z">
                <w:rPr>
                  <w:noProof/>
                  <w:webHidden/>
                </w:rPr>
              </w:rPrChange>
            </w:rPr>
            <w:fldChar w:fldCharType="end"/>
          </w:r>
          <w:r w:rsidRPr="00E837A2">
            <w:rPr>
              <w:noProof/>
              <w:rPrChange w:id="161" w:author="Kumar Baral" w:date="2023-02-07T17:08:00Z">
                <w:rPr>
                  <w:noProof/>
                </w:rPr>
              </w:rPrChange>
            </w:rPr>
            <w:fldChar w:fldCharType="end"/>
          </w:r>
        </w:p>
        <w:p w14:paraId="3803314D" w14:textId="1D66A598" w:rsidR="0059272B" w:rsidRPr="00E837A2" w:rsidRDefault="00F72045">
          <w:pPr>
            <w:pStyle w:val="TOC3"/>
            <w:tabs>
              <w:tab w:val="left" w:pos="1100"/>
              <w:tab w:val="right" w:leader="dot" w:pos="9350"/>
            </w:tabs>
            <w:rPr>
              <w:rFonts w:eastAsiaTheme="minorEastAsia" w:cstheme="minorBidi"/>
              <w:noProof/>
              <w:sz w:val="22"/>
              <w:szCs w:val="20"/>
              <w:lang w:val="en-US" w:bidi="ne-NP"/>
              <w:rPrChange w:id="162" w:author="Kumar Baral" w:date="2023-02-07T17:08:00Z">
                <w:rPr>
                  <w:rFonts w:asciiTheme="minorHAnsi" w:eastAsiaTheme="minorEastAsia" w:hAnsiTheme="minorHAnsi" w:cstheme="minorBidi"/>
                  <w:noProof/>
                  <w:sz w:val="22"/>
                  <w:szCs w:val="20"/>
                  <w:lang w:val="en-US" w:bidi="ne-NP"/>
                </w:rPr>
              </w:rPrChange>
            </w:rPr>
          </w:pPr>
          <w:r w:rsidRPr="00E837A2">
            <w:rPr>
              <w:rPrChange w:id="163" w:author="Kumar Baral" w:date="2023-02-07T17:08:00Z">
                <w:rPr/>
              </w:rPrChange>
            </w:rPr>
            <w:fldChar w:fldCharType="begin"/>
          </w:r>
          <w:r w:rsidRPr="00E837A2">
            <w:instrText xml:space="preserve"> HYPERLINK \l "_Toc98928420" </w:instrText>
          </w:r>
          <w:r w:rsidRPr="00E837A2">
            <w:rPr>
              <w:rPrChange w:id="164" w:author="Kumar Baral" w:date="2023-02-07T17:08:00Z">
                <w:rPr>
                  <w:noProof/>
                </w:rPr>
              </w:rPrChange>
            </w:rPr>
            <w:fldChar w:fldCharType="separate"/>
          </w:r>
          <w:r w:rsidR="0059272B" w:rsidRPr="00E837A2">
            <w:rPr>
              <w:rStyle w:val="Hyperlink"/>
              <w:noProof/>
              <w:color w:val="auto"/>
              <w:rPrChange w:id="165" w:author="Kumar Baral" w:date="2023-02-07T17:08:00Z">
                <w:rPr>
                  <w:rStyle w:val="Hyperlink"/>
                  <w:noProof/>
                </w:rPr>
              </w:rPrChange>
            </w:rPr>
            <w:t>2.4.9</w:t>
          </w:r>
          <w:r w:rsidR="0059272B" w:rsidRPr="00E837A2">
            <w:rPr>
              <w:rFonts w:eastAsiaTheme="minorEastAsia" w:cstheme="minorBidi"/>
              <w:noProof/>
              <w:sz w:val="22"/>
              <w:szCs w:val="20"/>
              <w:lang w:val="en-US" w:bidi="ne-NP"/>
              <w:rPrChange w:id="166"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67" w:author="Kumar Baral" w:date="2023-02-07T17:08:00Z">
                <w:rPr>
                  <w:rStyle w:val="Hyperlink"/>
                  <w:noProof/>
                </w:rPr>
              </w:rPrChange>
            </w:rPr>
            <w:t>Results</w:t>
          </w:r>
          <w:r w:rsidR="0059272B" w:rsidRPr="00E837A2">
            <w:rPr>
              <w:noProof/>
              <w:webHidden/>
            </w:rPr>
            <w:tab/>
          </w:r>
          <w:r w:rsidR="0059272B" w:rsidRPr="00E837A2">
            <w:rPr>
              <w:noProof/>
              <w:webHidden/>
              <w:rPrChange w:id="168" w:author="Kumar Baral" w:date="2023-02-07T17:08:00Z">
                <w:rPr>
                  <w:noProof/>
                  <w:webHidden/>
                </w:rPr>
              </w:rPrChange>
            </w:rPr>
            <w:fldChar w:fldCharType="begin"/>
          </w:r>
          <w:r w:rsidR="0059272B" w:rsidRPr="00E837A2">
            <w:rPr>
              <w:noProof/>
              <w:webHidden/>
            </w:rPr>
            <w:instrText xml:space="preserve"> PAGEREF _Toc98928420 \h </w:instrText>
          </w:r>
          <w:r w:rsidR="0059272B" w:rsidRPr="00E837A2">
            <w:rPr>
              <w:noProof/>
              <w:webHidden/>
              <w:rPrChange w:id="169" w:author="Kumar Baral" w:date="2023-02-07T17:08:00Z">
                <w:rPr>
                  <w:noProof/>
                  <w:webHidden/>
                </w:rPr>
              </w:rPrChange>
            </w:rPr>
          </w:r>
          <w:r w:rsidR="0059272B" w:rsidRPr="00E837A2">
            <w:rPr>
              <w:noProof/>
              <w:webHidden/>
              <w:rPrChange w:id="170" w:author="Kumar Baral" w:date="2023-02-07T17:08:00Z">
                <w:rPr>
                  <w:noProof/>
                  <w:webHidden/>
                </w:rPr>
              </w:rPrChange>
            </w:rPr>
            <w:fldChar w:fldCharType="separate"/>
          </w:r>
          <w:r w:rsidR="0059272B" w:rsidRPr="00E837A2">
            <w:rPr>
              <w:noProof/>
              <w:webHidden/>
            </w:rPr>
            <w:t>23</w:t>
          </w:r>
          <w:r w:rsidR="0059272B" w:rsidRPr="00E837A2">
            <w:rPr>
              <w:noProof/>
              <w:webHidden/>
              <w:rPrChange w:id="171" w:author="Kumar Baral" w:date="2023-02-07T17:08:00Z">
                <w:rPr>
                  <w:noProof/>
                  <w:webHidden/>
                </w:rPr>
              </w:rPrChange>
            </w:rPr>
            <w:fldChar w:fldCharType="end"/>
          </w:r>
          <w:r w:rsidRPr="00E837A2">
            <w:rPr>
              <w:noProof/>
              <w:rPrChange w:id="172" w:author="Kumar Baral" w:date="2023-02-07T17:08:00Z">
                <w:rPr>
                  <w:noProof/>
                </w:rPr>
              </w:rPrChange>
            </w:rPr>
            <w:fldChar w:fldCharType="end"/>
          </w:r>
        </w:p>
        <w:p w14:paraId="6D871C21" w14:textId="32FF0E9B" w:rsidR="0059272B" w:rsidRPr="00E837A2" w:rsidRDefault="00F72045">
          <w:pPr>
            <w:pStyle w:val="TOC2"/>
            <w:tabs>
              <w:tab w:val="left" w:pos="880"/>
              <w:tab w:val="right" w:leader="dot" w:pos="9350"/>
            </w:tabs>
            <w:rPr>
              <w:rFonts w:eastAsiaTheme="minorEastAsia" w:cstheme="minorBidi"/>
              <w:noProof/>
              <w:sz w:val="22"/>
              <w:szCs w:val="20"/>
              <w:lang w:val="en-US" w:bidi="ne-NP"/>
              <w:rPrChange w:id="173" w:author="Kumar Baral" w:date="2023-02-07T17:08:00Z">
                <w:rPr>
                  <w:rFonts w:asciiTheme="minorHAnsi" w:eastAsiaTheme="minorEastAsia" w:hAnsiTheme="minorHAnsi" w:cstheme="minorBidi"/>
                  <w:noProof/>
                  <w:sz w:val="22"/>
                  <w:szCs w:val="20"/>
                  <w:lang w:val="en-US" w:bidi="ne-NP"/>
                </w:rPr>
              </w:rPrChange>
            </w:rPr>
          </w:pPr>
          <w:r w:rsidRPr="00E837A2">
            <w:rPr>
              <w:rPrChange w:id="174" w:author="Kumar Baral" w:date="2023-02-07T17:08:00Z">
                <w:rPr/>
              </w:rPrChange>
            </w:rPr>
            <w:fldChar w:fldCharType="begin"/>
          </w:r>
          <w:r w:rsidRPr="00E837A2">
            <w:instrText xml:space="preserve"> HYPERLINK \l "_Toc98928421" </w:instrText>
          </w:r>
          <w:r w:rsidRPr="00E837A2">
            <w:rPr>
              <w:rPrChange w:id="175" w:author="Kumar Baral" w:date="2023-02-07T17:08:00Z">
                <w:rPr>
                  <w:noProof/>
                </w:rPr>
              </w:rPrChange>
            </w:rPr>
            <w:fldChar w:fldCharType="separate"/>
          </w:r>
          <w:r w:rsidR="0059272B" w:rsidRPr="00E837A2">
            <w:rPr>
              <w:rStyle w:val="Hyperlink"/>
              <w:noProof/>
              <w:color w:val="auto"/>
              <w:rPrChange w:id="176" w:author="Kumar Baral" w:date="2023-02-07T17:08:00Z">
                <w:rPr>
                  <w:rStyle w:val="Hyperlink"/>
                  <w:noProof/>
                </w:rPr>
              </w:rPrChange>
            </w:rPr>
            <w:t>2.5</w:t>
          </w:r>
          <w:r w:rsidR="0059272B" w:rsidRPr="00E837A2">
            <w:rPr>
              <w:rFonts w:eastAsiaTheme="minorEastAsia" w:cstheme="minorBidi"/>
              <w:noProof/>
              <w:sz w:val="22"/>
              <w:szCs w:val="20"/>
              <w:lang w:val="en-US" w:bidi="ne-NP"/>
              <w:rPrChange w:id="177"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78" w:author="Kumar Baral" w:date="2023-02-07T17:08:00Z">
                <w:rPr>
                  <w:rStyle w:val="Hyperlink"/>
                  <w:noProof/>
                </w:rPr>
              </w:rPrChange>
            </w:rPr>
            <w:t>Discussion</w:t>
          </w:r>
          <w:r w:rsidR="0059272B" w:rsidRPr="00E837A2">
            <w:rPr>
              <w:noProof/>
              <w:webHidden/>
            </w:rPr>
            <w:tab/>
          </w:r>
          <w:r w:rsidR="0059272B" w:rsidRPr="00E837A2">
            <w:rPr>
              <w:noProof/>
              <w:webHidden/>
              <w:rPrChange w:id="179" w:author="Kumar Baral" w:date="2023-02-07T17:08:00Z">
                <w:rPr>
                  <w:noProof/>
                  <w:webHidden/>
                </w:rPr>
              </w:rPrChange>
            </w:rPr>
            <w:fldChar w:fldCharType="begin"/>
          </w:r>
          <w:r w:rsidR="0059272B" w:rsidRPr="00E837A2">
            <w:rPr>
              <w:noProof/>
              <w:webHidden/>
            </w:rPr>
            <w:instrText xml:space="preserve"> PAGEREF _Toc98928421 \h </w:instrText>
          </w:r>
          <w:r w:rsidR="0059272B" w:rsidRPr="00E837A2">
            <w:rPr>
              <w:noProof/>
              <w:webHidden/>
              <w:rPrChange w:id="180" w:author="Kumar Baral" w:date="2023-02-07T17:08:00Z">
                <w:rPr>
                  <w:noProof/>
                  <w:webHidden/>
                </w:rPr>
              </w:rPrChange>
            </w:rPr>
          </w:r>
          <w:r w:rsidR="0059272B" w:rsidRPr="00E837A2">
            <w:rPr>
              <w:noProof/>
              <w:webHidden/>
              <w:rPrChange w:id="181" w:author="Kumar Baral" w:date="2023-02-07T17:08:00Z">
                <w:rPr>
                  <w:noProof/>
                  <w:webHidden/>
                </w:rPr>
              </w:rPrChange>
            </w:rPr>
            <w:fldChar w:fldCharType="separate"/>
          </w:r>
          <w:r w:rsidR="0059272B" w:rsidRPr="00E837A2">
            <w:rPr>
              <w:noProof/>
              <w:webHidden/>
            </w:rPr>
            <w:t>28</w:t>
          </w:r>
          <w:r w:rsidR="0059272B" w:rsidRPr="00E837A2">
            <w:rPr>
              <w:noProof/>
              <w:webHidden/>
              <w:rPrChange w:id="182" w:author="Kumar Baral" w:date="2023-02-07T17:08:00Z">
                <w:rPr>
                  <w:noProof/>
                  <w:webHidden/>
                </w:rPr>
              </w:rPrChange>
            </w:rPr>
            <w:fldChar w:fldCharType="end"/>
          </w:r>
          <w:r w:rsidRPr="00E837A2">
            <w:rPr>
              <w:noProof/>
              <w:rPrChange w:id="183" w:author="Kumar Baral" w:date="2023-02-07T17:08:00Z">
                <w:rPr>
                  <w:noProof/>
                </w:rPr>
              </w:rPrChange>
            </w:rPr>
            <w:fldChar w:fldCharType="end"/>
          </w:r>
        </w:p>
        <w:p w14:paraId="734F10ED" w14:textId="155B6631" w:rsidR="0059272B" w:rsidRPr="00E837A2" w:rsidRDefault="00F72045">
          <w:pPr>
            <w:pStyle w:val="TOC1"/>
            <w:tabs>
              <w:tab w:val="left" w:pos="400"/>
              <w:tab w:val="right" w:leader="dot" w:pos="9350"/>
            </w:tabs>
            <w:rPr>
              <w:rFonts w:eastAsiaTheme="minorEastAsia" w:cstheme="minorBidi"/>
              <w:noProof/>
              <w:sz w:val="22"/>
              <w:szCs w:val="20"/>
              <w:lang w:val="en-US" w:bidi="ne-NP"/>
              <w:rPrChange w:id="184" w:author="Kumar Baral" w:date="2023-02-07T17:08:00Z">
                <w:rPr>
                  <w:rFonts w:asciiTheme="minorHAnsi" w:eastAsiaTheme="minorEastAsia" w:hAnsiTheme="minorHAnsi" w:cstheme="minorBidi"/>
                  <w:noProof/>
                  <w:sz w:val="22"/>
                  <w:szCs w:val="20"/>
                  <w:lang w:val="en-US" w:bidi="ne-NP"/>
                </w:rPr>
              </w:rPrChange>
            </w:rPr>
          </w:pPr>
          <w:r w:rsidRPr="00E837A2">
            <w:rPr>
              <w:rPrChange w:id="185" w:author="Kumar Baral" w:date="2023-02-07T17:08:00Z">
                <w:rPr/>
              </w:rPrChange>
            </w:rPr>
            <w:fldChar w:fldCharType="begin"/>
          </w:r>
          <w:r w:rsidRPr="00E837A2">
            <w:instrText xml:space="preserve"> HYPERLINK \l "_Toc98928422" </w:instrText>
          </w:r>
          <w:r w:rsidRPr="00E837A2">
            <w:rPr>
              <w:rPrChange w:id="186" w:author="Kumar Baral" w:date="2023-02-07T17:08:00Z">
                <w:rPr>
                  <w:noProof/>
                </w:rPr>
              </w:rPrChange>
            </w:rPr>
            <w:fldChar w:fldCharType="separate"/>
          </w:r>
          <w:r w:rsidR="0059272B" w:rsidRPr="00E837A2">
            <w:rPr>
              <w:rStyle w:val="Hyperlink"/>
              <w:noProof/>
              <w:color w:val="auto"/>
              <w:rPrChange w:id="187" w:author="Kumar Baral" w:date="2023-02-07T17:08:00Z">
                <w:rPr>
                  <w:rStyle w:val="Hyperlink"/>
                  <w:noProof/>
                </w:rPr>
              </w:rPrChange>
            </w:rPr>
            <w:t>3</w:t>
          </w:r>
          <w:r w:rsidR="0059272B" w:rsidRPr="00E837A2">
            <w:rPr>
              <w:rFonts w:eastAsiaTheme="minorEastAsia" w:cstheme="minorBidi"/>
              <w:noProof/>
              <w:sz w:val="22"/>
              <w:szCs w:val="20"/>
              <w:lang w:val="en-US" w:bidi="ne-NP"/>
              <w:rPrChange w:id="188"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89" w:author="Kumar Baral" w:date="2023-02-07T17:08:00Z">
                <w:rPr>
                  <w:rStyle w:val="Hyperlink"/>
                  <w:noProof/>
                </w:rPr>
              </w:rPrChange>
            </w:rPr>
            <w:t>Annex</w:t>
          </w:r>
          <w:r w:rsidR="0059272B" w:rsidRPr="00E837A2">
            <w:rPr>
              <w:noProof/>
              <w:webHidden/>
            </w:rPr>
            <w:tab/>
          </w:r>
          <w:r w:rsidR="0059272B" w:rsidRPr="00E837A2">
            <w:rPr>
              <w:noProof/>
              <w:webHidden/>
              <w:rPrChange w:id="190" w:author="Kumar Baral" w:date="2023-02-07T17:08:00Z">
                <w:rPr>
                  <w:noProof/>
                  <w:webHidden/>
                </w:rPr>
              </w:rPrChange>
            </w:rPr>
            <w:fldChar w:fldCharType="begin"/>
          </w:r>
          <w:r w:rsidR="0059272B" w:rsidRPr="00E837A2">
            <w:rPr>
              <w:noProof/>
              <w:webHidden/>
            </w:rPr>
            <w:instrText xml:space="preserve"> PAGEREF _Toc98928422 \h </w:instrText>
          </w:r>
          <w:r w:rsidR="0059272B" w:rsidRPr="00E837A2">
            <w:rPr>
              <w:noProof/>
              <w:webHidden/>
              <w:rPrChange w:id="191" w:author="Kumar Baral" w:date="2023-02-07T17:08:00Z">
                <w:rPr>
                  <w:noProof/>
                  <w:webHidden/>
                </w:rPr>
              </w:rPrChange>
            </w:rPr>
          </w:r>
          <w:r w:rsidR="0059272B" w:rsidRPr="00E837A2">
            <w:rPr>
              <w:noProof/>
              <w:webHidden/>
              <w:rPrChange w:id="192" w:author="Kumar Baral" w:date="2023-02-07T17:08:00Z">
                <w:rPr>
                  <w:noProof/>
                  <w:webHidden/>
                </w:rPr>
              </w:rPrChange>
            </w:rPr>
            <w:fldChar w:fldCharType="separate"/>
          </w:r>
          <w:r w:rsidR="0059272B" w:rsidRPr="00E837A2">
            <w:rPr>
              <w:noProof/>
              <w:webHidden/>
            </w:rPr>
            <w:t>30</w:t>
          </w:r>
          <w:r w:rsidR="0059272B" w:rsidRPr="00E837A2">
            <w:rPr>
              <w:noProof/>
              <w:webHidden/>
              <w:rPrChange w:id="193" w:author="Kumar Baral" w:date="2023-02-07T17:08:00Z">
                <w:rPr>
                  <w:noProof/>
                  <w:webHidden/>
                </w:rPr>
              </w:rPrChange>
            </w:rPr>
            <w:fldChar w:fldCharType="end"/>
          </w:r>
          <w:r w:rsidRPr="00E837A2">
            <w:rPr>
              <w:noProof/>
              <w:rPrChange w:id="194" w:author="Kumar Baral" w:date="2023-02-07T17:08:00Z">
                <w:rPr>
                  <w:noProof/>
                </w:rPr>
              </w:rPrChange>
            </w:rPr>
            <w:fldChar w:fldCharType="end"/>
          </w:r>
        </w:p>
        <w:p w14:paraId="3B494684" w14:textId="7E737326" w:rsidR="0059272B" w:rsidRPr="00E837A2" w:rsidRDefault="00F72045">
          <w:pPr>
            <w:pStyle w:val="TOC2"/>
            <w:tabs>
              <w:tab w:val="left" w:pos="880"/>
              <w:tab w:val="right" w:leader="dot" w:pos="9350"/>
            </w:tabs>
            <w:rPr>
              <w:rFonts w:eastAsiaTheme="minorEastAsia" w:cstheme="minorBidi"/>
              <w:noProof/>
              <w:sz w:val="22"/>
              <w:szCs w:val="20"/>
              <w:lang w:val="en-US" w:bidi="ne-NP"/>
              <w:rPrChange w:id="195" w:author="Kumar Baral" w:date="2023-02-07T17:08:00Z">
                <w:rPr>
                  <w:rFonts w:asciiTheme="minorHAnsi" w:eastAsiaTheme="minorEastAsia" w:hAnsiTheme="minorHAnsi" w:cstheme="minorBidi"/>
                  <w:noProof/>
                  <w:sz w:val="22"/>
                  <w:szCs w:val="20"/>
                  <w:lang w:val="en-US" w:bidi="ne-NP"/>
                </w:rPr>
              </w:rPrChange>
            </w:rPr>
          </w:pPr>
          <w:r w:rsidRPr="00E837A2">
            <w:rPr>
              <w:rPrChange w:id="196" w:author="Kumar Baral" w:date="2023-02-07T17:08:00Z">
                <w:rPr/>
              </w:rPrChange>
            </w:rPr>
            <w:fldChar w:fldCharType="begin"/>
          </w:r>
          <w:r w:rsidRPr="00E837A2">
            <w:instrText xml:space="preserve"> HYPERLINK \l "_Toc98928423" </w:instrText>
          </w:r>
          <w:r w:rsidRPr="00E837A2">
            <w:rPr>
              <w:rPrChange w:id="197" w:author="Kumar Baral" w:date="2023-02-07T17:08:00Z">
                <w:rPr>
                  <w:noProof/>
                </w:rPr>
              </w:rPrChange>
            </w:rPr>
            <w:fldChar w:fldCharType="separate"/>
          </w:r>
          <w:r w:rsidR="0059272B" w:rsidRPr="00E837A2">
            <w:rPr>
              <w:rStyle w:val="Hyperlink"/>
              <w:noProof/>
              <w:color w:val="auto"/>
              <w:rPrChange w:id="198" w:author="Kumar Baral" w:date="2023-02-07T17:08:00Z">
                <w:rPr>
                  <w:rStyle w:val="Hyperlink"/>
                  <w:noProof/>
                </w:rPr>
              </w:rPrChange>
            </w:rPr>
            <w:t>3.1</w:t>
          </w:r>
          <w:r w:rsidR="0059272B" w:rsidRPr="00E837A2">
            <w:rPr>
              <w:rFonts w:eastAsiaTheme="minorEastAsia" w:cstheme="minorBidi"/>
              <w:noProof/>
              <w:sz w:val="22"/>
              <w:szCs w:val="20"/>
              <w:lang w:val="en-US" w:bidi="ne-NP"/>
              <w:rPrChange w:id="199"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00" w:author="Kumar Baral" w:date="2023-02-07T17:08:00Z">
                <w:rPr>
                  <w:rStyle w:val="Hyperlink"/>
                  <w:noProof/>
                </w:rPr>
              </w:rPrChange>
            </w:rPr>
            <w:t>Calibration Event Data</w:t>
          </w:r>
          <w:r w:rsidR="0059272B" w:rsidRPr="00E837A2">
            <w:rPr>
              <w:noProof/>
              <w:webHidden/>
            </w:rPr>
            <w:tab/>
          </w:r>
          <w:r w:rsidR="0059272B" w:rsidRPr="00E837A2">
            <w:rPr>
              <w:noProof/>
              <w:webHidden/>
              <w:rPrChange w:id="201" w:author="Kumar Baral" w:date="2023-02-07T17:08:00Z">
                <w:rPr>
                  <w:noProof/>
                  <w:webHidden/>
                </w:rPr>
              </w:rPrChange>
            </w:rPr>
            <w:fldChar w:fldCharType="begin"/>
          </w:r>
          <w:r w:rsidR="0059272B" w:rsidRPr="00E837A2">
            <w:rPr>
              <w:noProof/>
              <w:webHidden/>
            </w:rPr>
            <w:instrText xml:space="preserve"> PAGEREF _Toc98928423 \h </w:instrText>
          </w:r>
          <w:r w:rsidR="0059272B" w:rsidRPr="00E837A2">
            <w:rPr>
              <w:noProof/>
              <w:webHidden/>
              <w:rPrChange w:id="202" w:author="Kumar Baral" w:date="2023-02-07T17:08:00Z">
                <w:rPr>
                  <w:noProof/>
                  <w:webHidden/>
                </w:rPr>
              </w:rPrChange>
            </w:rPr>
          </w:r>
          <w:r w:rsidR="0059272B" w:rsidRPr="00E837A2">
            <w:rPr>
              <w:noProof/>
              <w:webHidden/>
              <w:rPrChange w:id="203" w:author="Kumar Baral" w:date="2023-02-07T17:08:00Z">
                <w:rPr>
                  <w:noProof/>
                  <w:webHidden/>
                </w:rPr>
              </w:rPrChange>
            </w:rPr>
            <w:fldChar w:fldCharType="separate"/>
          </w:r>
          <w:r w:rsidR="0059272B" w:rsidRPr="00E837A2">
            <w:rPr>
              <w:noProof/>
              <w:webHidden/>
            </w:rPr>
            <w:t>30</w:t>
          </w:r>
          <w:r w:rsidR="0059272B" w:rsidRPr="00E837A2">
            <w:rPr>
              <w:noProof/>
              <w:webHidden/>
              <w:rPrChange w:id="204" w:author="Kumar Baral" w:date="2023-02-07T17:08:00Z">
                <w:rPr>
                  <w:noProof/>
                  <w:webHidden/>
                </w:rPr>
              </w:rPrChange>
            </w:rPr>
            <w:fldChar w:fldCharType="end"/>
          </w:r>
          <w:r w:rsidRPr="00E837A2">
            <w:rPr>
              <w:noProof/>
              <w:rPrChange w:id="205" w:author="Kumar Baral" w:date="2023-02-07T17:08:00Z">
                <w:rPr>
                  <w:noProof/>
                </w:rPr>
              </w:rPrChange>
            </w:rPr>
            <w:fldChar w:fldCharType="end"/>
          </w:r>
        </w:p>
        <w:p w14:paraId="0522F785" w14:textId="7F078A97" w:rsidR="0059272B" w:rsidRPr="00E837A2" w:rsidRDefault="00F72045">
          <w:pPr>
            <w:pStyle w:val="TOC2"/>
            <w:tabs>
              <w:tab w:val="left" w:pos="880"/>
              <w:tab w:val="right" w:leader="dot" w:pos="9350"/>
            </w:tabs>
            <w:rPr>
              <w:rFonts w:eastAsiaTheme="minorEastAsia" w:cstheme="minorBidi"/>
              <w:noProof/>
              <w:sz w:val="22"/>
              <w:szCs w:val="20"/>
              <w:lang w:val="en-US" w:bidi="ne-NP"/>
              <w:rPrChange w:id="206" w:author="Kumar Baral" w:date="2023-02-07T17:08:00Z">
                <w:rPr>
                  <w:rFonts w:asciiTheme="minorHAnsi" w:eastAsiaTheme="minorEastAsia" w:hAnsiTheme="minorHAnsi" w:cstheme="minorBidi"/>
                  <w:noProof/>
                  <w:sz w:val="22"/>
                  <w:szCs w:val="20"/>
                  <w:lang w:val="en-US" w:bidi="ne-NP"/>
                </w:rPr>
              </w:rPrChange>
            </w:rPr>
          </w:pPr>
          <w:r w:rsidRPr="00E837A2">
            <w:rPr>
              <w:rPrChange w:id="207" w:author="Kumar Baral" w:date="2023-02-07T17:08:00Z">
                <w:rPr/>
              </w:rPrChange>
            </w:rPr>
            <w:fldChar w:fldCharType="begin"/>
          </w:r>
          <w:r w:rsidRPr="00E837A2">
            <w:instrText xml:space="preserve"> HYPERLINK \l "_Toc98928424" </w:instrText>
          </w:r>
          <w:r w:rsidRPr="00E837A2">
            <w:rPr>
              <w:rPrChange w:id="208" w:author="Kumar Baral" w:date="2023-02-07T17:08:00Z">
                <w:rPr>
                  <w:noProof/>
                </w:rPr>
              </w:rPrChange>
            </w:rPr>
            <w:fldChar w:fldCharType="separate"/>
          </w:r>
          <w:r w:rsidR="0059272B" w:rsidRPr="00E837A2">
            <w:rPr>
              <w:rStyle w:val="Hyperlink"/>
              <w:noProof/>
              <w:color w:val="auto"/>
              <w:rPrChange w:id="209" w:author="Kumar Baral" w:date="2023-02-07T17:08:00Z">
                <w:rPr>
                  <w:rStyle w:val="Hyperlink"/>
                  <w:noProof/>
                </w:rPr>
              </w:rPrChange>
            </w:rPr>
            <w:t>3.2</w:t>
          </w:r>
          <w:r w:rsidR="0059272B" w:rsidRPr="00E837A2">
            <w:rPr>
              <w:rFonts w:eastAsiaTheme="minorEastAsia" w:cstheme="minorBidi"/>
              <w:noProof/>
              <w:sz w:val="22"/>
              <w:szCs w:val="20"/>
              <w:lang w:val="en-US" w:bidi="ne-NP"/>
              <w:rPrChange w:id="210"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11" w:author="Kumar Baral" w:date="2023-02-07T17:08:00Z">
                <w:rPr>
                  <w:rStyle w:val="Hyperlink"/>
                  <w:noProof/>
                </w:rPr>
              </w:rPrChange>
            </w:rPr>
            <w:t>Validation Event Data</w:t>
          </w:r>
          <w:r w:rsidR="0059272B" w:rsidRPr="00E837A2">
            <w:rPr>
              <w:noProof/>
              <w:webHidden/>
            </w:rPr>
            <w:tab/>
          </w:r>
          <w:r w:rsidR="0059272B" w:rsidRPr="00E837A2">
            <w:rPr>
              <w:noProof/>
              <w:webHidden/>
              <w:rPrChange w:id="212" w:author="Kumar Baral" w:date="2023-02-07T17:08:00Z">
                <w:rPr>
                  <w:noProof/>
                  <w:webHidden/>
                </w:rPr>
              </w:rPrChange>
            </w:rPr>
            <w:fldChar w:fldCharType="begin"/>
          </w:r>
          <w:r w:rsidR="0059272B" w:rsidRPr="00E837A2">
            <w:rPr>
              <w:noProof/>
              <w:webHidden/>
            </w:rPr>
            <w:instrText xml:space="preserve"> PAGEREF _Toc98928424 \h </w:instrText>
          </w:r>
          <w:r w:rsidR="0059272B" w:rsidRPr="00E837A2">
            <w:rPr>
              <w:noProof/>
              <w:webHidden/>
              <w:rPrChange w:id="213" w:author="Kumar Baral" w:date="2023-02-07T17:08:00Z">
                <w:rPr>
                  <w:noProof/>
                  <w:webHidden/>
                </w:rPr>
              </w:rPrChange>
            </w:rPr>
          </w:r>
          <w:r w:rsidR="0059272B" w:rsidRPr="00E837A2">
            <w:rPr>
              <w:noProof/>
              <w:webHidden/>
              <w:rPrChange w:id="214" w:author="Kumar Baral" w:date="2023-02-07T17:08:00Z">
                <w:rPr>
                  <w:noProof/>
                  <w:webHidden/>
                </w:rPr>
              </w:rPrChange>
            </w:rPr>
            <w:fldChar w:fldCharType="separate"/>
          </w:r>
          <w:r w:rsidR="0059272B" w:rsidRPr="00E837A2">
            <w:rPr>
              <w:noProof/>
              <w:webHidden/>
            </w:rPr>
            <w:t>31</w:t>
          </w:r>
          <w:r w:rsidR="0059272B" w:rsidRPr="00E837A2">
            <w:rPr>
              <w:noProof/>
              <w:webHidden/>
              <w:rPrChange w:id="215" w:author="Kumar Baral" w:date="2023-02-07T17:08:00Z">
                <w:rPr>
                  <w:noProof/>
                  <w:webHidden/>
                </w:rPr>
              </w:rPrChange>
            </w:rPr>
            <w:fldChar w:fldCharType="end"/>
          </w:r>
          <w:r w:rsidRPr="00E837A2">
            <w:rPr>
              <w:noProof/>
              <w:rPrChange w:id="216" w:author="Kumar Baral" w:date="2023-02-07T17:08:00Z">
                <w:rPr>
                  <w:noProof/>
                </w:rPr>
              </w:rPrChange>
            </w:rPr>
            <w:fldChar w:fldCharType="end"/>
          </w:r>
        </w:p>
        <w:p w14:paraId="6C828798" w14:textId="58F6598A" w:rsidR="003C7E95" w:rsidRPr="00E837A2" w:rsidRDefault="00414033" w:rsidP="00414033">
          <w:pPr>
            <w:pStyle w:val="TOCHeading"/>
            <w:rPr>
              <w:rFonts w:ascii="Gill Sans MT" w:hAnsi="Gill Sans MT"/>
              <w:b/>
              <w:bCs/>
              <w:color w:val="auto"/>
              <w:rPrChange w:id="217" w:author="Kumar Baral" w:date="2023-02-07T17:08:00Z">
                <w:rPr>
                  <w:b/>
                  <w:bCs/>
                  <w:color w:val="C45911" w:themeColor="accent2" w:themeShade="BF"/>
                </w:rPr>
              </w:rPrChange>
            </w:rPr>
          </w:pPr>
          <w:r w:rsidRPr="00E837A2">
            <w:rPr>
              <w:rFonts w:ascii="Gill Sans MT" w:hAnsi="Gill Sans MT"/>
              <w:b/>
              <w:bCs/>
              <w:noProof/>
              <w:color w:val="auto"/>
              <w:rPrChange w:id="218" w:author="Kumar Baral" w:date="2023-02-07T17:08:00Z">
                <w:rPr>
                  <w:b/>
                  <w:bCs/>
                  <w:noProof/>
                </w:rPr>
              </w:rPrChange>
            </w:rPr>
            <w:fldChar w:fldCharType="end"/>
          </w:r>
          <w:r w:rsidRPr="00E837A2">
            <w:rPr>
              <w:rFonts w:ascii="Gill Sans MT" w:hAnsi="Gill Sans MT"/>
              <w:b/>
              <w:bCs/>
              <w:color w:val="auto"/>
              <w:rPrChange w:id="219" w:author="Kumar Baral" w:date="2023-02-07T17:08:00Z">
                <w:rPr>
                  <w:b/>
                  <w:bCs/>
                  <w:color w:val="C45911" w:themeColor="accent2" w:themeShade="BF"/>
                </w:rPr>
              </w:rPrChange>
            </w:rPr>
            <w:t xml:space="preserve"> </w:t>
          </w:r>
          <w:r w:rsidR="003C7E95" w:rsidRPr="00E837A2">
            <w:rPr>
              <w:rFonts w:ascii="Gill Sans MT" w:hAnsi="Gill Sans MT"/>
              <w:b/>
              <w:bCs/>
              <w:color w:val="auto"/>
              <w:rPrChange w:id="220" w:author="Kumar Baral" w:date="2023-02-07T17:08:00Z">
                <w:rPr>
                  <w:b/>
                  <w:bCs/>
                  <w:color w:val="C45911" w:themeColor="accent2" w:themeShade="BF"/>
                </w:rPr>
              </w:rPrChange>
            </w:rPr>
            <w:br w:type="page"/>
          </w:r>
        </w:p>
        <w:p w14:paraId="6698C455" w14:textId="77777777" w:rsidR="00414033" w:rsidRPr="00E837A2" w:rsidRDefault="00414033" w:rsidP="00414033">
          <w:pPr>
            <w:pStyle w:val="TOCHeading"/>
            <w:rPr>
              <w:rFonts w:ascii="Gill Sans MT" w:hAnsi="Gill Sans MT"/>
              <w:b/>
              <w:bCs/>
              <w:noProof/>
              <w:color w:val="auto"/>
              <w:rPrChange w:id="221" w:author="Kumar Baral" w:date="2023-02-07T17:08:00Z">
                <w:rPr>
                  <w:b/>
                  <w:bCs/>
                  <w:noProof/>
                </w:rPr>
              </w:rPrChange>
            </w:rPr>
          </w:pPr>
          <w:r w:rsidRPr="00E837A2">
            <w:rPr>
              <w:rFonts w:ascii="Gill Sans MT" w:hAnsi="Gill Sans MT"/>
              <w:b/>
              <w:bCs/>
              <w:color w:val="auto"/>
              <w:rPrChange w:id="222" w:author="Kumar Baral" w:date="2023-02-07T17:08:00Z">
                <w:rPr>
                  <w:b/>
                  <w:bCs/>
                  <w:color w:val="C45911" w:themeColor="accent2" w:themeShade="BF"/>
                </w:rPr>
              </w:rPrChange>
            </w:rPr>
            <w:lastRenderedPageBreak/>
            <w:t>Tables</w:t>
          </w:r>
        </w:p>
        <w:p w14:paraId="02FC89D4" w14:textId="21A6BB2C" w:rsidR="0059272B" w:rsidRPr="00E837A2" w:rsidRDefault="00414033">
          <w:pPr>
            <w:pStyle w:val="TableofFigures"/>
            <w:tabs>
              <w:tab w:val="right" w:leader="dot" w:pos="9350"/>
            </w:tabs>
            <w:rPr>
              <w:rFonts w:eastAsiaTheme="minorEastAsia" w:cstheme="minorBidi"/>
              <w:noProof/>
              <w:sz w:val="22"/>
              <w:szCs w:val="20"/>
              <w:lang w:val="en-US" w:bidi="ne-NP"/>
              <w:rPrChange w:id="223" w:author="Kumar Baral" w:date="2023-02-07T17:08:00Z">
                <w:rPr>
                  <w:rFonts w:asciiTheme="minorHAnsi" w:eastAsiaTheme="minorEastAsia" w:hAnsiTheme="minorHAnsi" w:cstheme="minorBidi"/>
                  <w:noProof/>
                  <w:sz w:val="22"/>
                  <w:szCs w:val="20"/>
                  <w:lang w:val="en-US" w:bidi="ne-NP"/>
                </w:rPr>
              </w:rPrChange>
            </w:rPr>
          </w:pPr>
          <w:r w:rsidRPr="00E837A2">
            <w:rPr>
              <w:rPrChange w:id="224" w:author="Kumar Baral" w:date="2023-02-07T17:08:00Z">
                <w:rPr>
                  <w:rFonts w:ascii="Calibri" w:hAnsi="Calibri"/>
                </w:rPr>
              </w:rPrChange>
            </w:rPr>
            <w:fldChar w:fldCharType="begin"/>
          </w:r>
          <w:r w:rsidRPr="00E837A2">
            <w:instrText xml:space="preserve"> TOC \h \z \c "Table" </w:instrText>
          </w:r>
          <w:r w:rsidRPr="00E837A2">
            <w:rPr>
              <w:rPrChange w:id="225" w:author="Kumar Baral" w:date="2023-02-07T17:08:00Z">
                <w:rPr>
                  <w:rFonts w:asciiTheme="majorHAnsi" w:eastAsiaTheme="majorEastAsia" w:hAnsiTheme="majorHAnsi" w:cstheme="majorBidi"/>
                  <w:color w:val="2E74B5" w:themeColor="accent1" w:themeShade="BF"/>
                  <w:sz w:val="32"/>
                  <w:szCs w:val="32"/>
                  <w:lang w:val="en-US"/>
                </w:rPr>
              </w:rPrChange>
            </w:rPr>
            <w:fldChar w:fldCharType="separate"/>
          </w:r>
          <w:r w:rsidR="00F72045" w:rsidRPr="00E837A2">
            <w:rPr>
              <w:rPrChange w:id="226" w:author="Kumar Baral" w:date="2023-02-07T17:08:00Z">
                <w:rPr/>
              </w:rPrChange>
            </w:rPr>
            <w:fldChar w:fldCharType="begin"/>
          </w:r>
          <w:r w:rsidR="00F72045" w:rsidRPr="00E837A2">
            <w:instrText xml:space="preserve"> HYPERLINK \l "_Toc98928425" </w:instrText>
          </w:r>
          <w:r w:rsidR="00F72045" w:rsidRPr="00E837A2">
            <w:rPr>
              <w:rPrChange w:id="227" w:author="Kumar Baral" w:date="2023-02-07T17:08:00Z">
                <w:rPr>
                  <w:noProof/>
                </w:rPr>
              </w:rPrChange>
            </w:rPr>
            <w:fldChar w:fldCharType="separate"/>
          </w:r>
          <w:r w:rsidR="0059272B" w:rsidRPr="00E837A2">
            <w:rPr>
              <w:rStyle w:val="Hyperlink"/>
              <w:noProof/>
              <w:color w:val="auto"/>
              <w:rPrChange w:id="228" w:author="Kumar Baral" w:date="2023-02-07T17:08:00Z">
                <w:rPr>
                  <w:rStyle w:val="Hyperlink"/>
                  <w:noProof/>
                </w:rPr>
              </w:rPrChange>
            </w:rPr>
            <w:t>Table 1</w:t>
          </w:r>
          <w:r w:rsidR="0059272B" w:rsidRPr="00E837A2">
            <w:rPr>
              <w:rStyle w:val="Hyperlink"/>
              <w:noProof/>
              <w:color w:val="auto"/>
              <w:rPrChange w:id="229" w:author="Kumar Baral" w:date="2023-02-07T17:08:00Z">
                <w:rPr>
                  <w:rStyle w:val="Hyperlink"/>
                  <w:noProof/>
                </w:rPr>
              </w:rPrChange>
            </w:rPr>
            <w:noBreakHyphen/>
            <w:t>1 24-hr PMP computation using WMO statistical Hershfield method</w:t>
          </w:r>
          <w:r w:rsidR="0059272B" w:rsidRPr="00E837A2">
            <w:rPr>
              <w:noProof/>
              <w:webHidden/>
            </w:rPr>
            <w:tab/>
          </w:r>
          <w:r w:rsidR="0059272B" w:rsidRPr="00E837A2">
            <w:rPr>
              <w:noProof/>
              <w:webHidden/>
              <w:rPrChange w:id="230" w:author="Kumar Baral" w:date="2023-02-07T17:08:00Z">
                <w:rPr>
                  <w:noProof/>
                  <w:webHidden/>
                </w:rPr>
              </w:rPrChange>
            </w:rPr>
            <w:fldChar w:fldCharType="begin"/>
          </w:r>
          <w:r w:rsidR="0059272B" w:rsidRPr="00E837A2">
            <w:rPr>
              <w:noProof/>
              <w:webHidden/>
            </w:rPr>
            <w:instrText xml:space="preserve"> PAGEREF _Toc98928425 \h </w:instrText>
          </w:r>
          <w:r w:rsidR="0059272B" w:rsidRPr="00E837A2">
            <w:rPr>
              <w:noProof/>
              <w:webHidden/>
              <w:rPrChange w:id="231" w:author="Kumar Baral" w:date="2023-02-07T17:08:00Z">
                <w:rPr>
                  <w:noProof/>
                  <w:webHidden/>
                </w:rPr>
              </w:rPrChange>
            </w:rPr>
          </w:r>
          <w:r w:rsidR="0059272B" w:rsidRPr="00E837A2">
            <w:rPr>
              <w:noProof/>
              <w:webHidden/>
              <w:rPrChange w:id="232" w:author="Kumar Baral" w:date="2023-02-07T17:08:00Z">
                <w:rPr>
                  <w:noProof/>
                  <w:webHidden/>
                </w:rPr>
              </w:rPrChange>
            </w:rPr>
            <w:fldChar w:fldCharType="separate"/>
          </w:r>
          <w:r w:rsidR="0059272B" w:rsidRPr="00E837A2">
            <w:rPr>
              <w:noProof/>
              <w:webHidden/>
            </w:rPr>
            <w:t>7</w:t>
          </w:r>
          <w:r w:rsidR="0059272B" w:rsidRPr="00E837A2">
            <w:rPr>
              <w:noProof/>
              <w:webHidden/>
              <w:rPrChange w:id="233" w:author="Kumar Baral" w:date="2023-02-07T17:08:00Z">
                <w:rPr>
                  <w:noProof/>
                  <w:webHidden/>
                </w:rPr>
              </w:rPrChange>
            </w:rPr>
            <w:fldChar w:fldCharType="end"/>
          </w:r>
          <w:r w:rsidR="00F72045" w:rsidRPr="00E837A2">
            <w:rPr>
              <w:noProof/>
              <w:rPrChange w:id="234" w:author="Kumar Baral" w:date="2023-02-07T17:08:00Z">
                <w:rPr>
                  <w:noProof/>
                </w:rPr>
              </w:rPrChange>
            </w:rPr>
            <w:fldChar w:fldCharType="end"/>
          </w:r>
        </w:p>
        <w:p w14:paraId="2D403374" w14:textId="6CF08705" w:rsidR="0059272B" w:rsidRPr="00E837A2" w:rsidRDefault="00F72045">
          <w:pPr>
            <w:pStyle w:val="TableofFigures"/>
            <w:tabs>
              <w:tab w:val="right" w:leader="dot" w:pos="9350"/>
            </w:tabs>
            <w:rPr>
              <w:rFonts w:eastAsiaTheme="minorEastAsia" w:cstheme="minorBidi"/>
              <w:noProof/>
              <w:sz w:val="22"/>
              <w:szCs w:val="20"/>
              <w:lang w:val="en-US" w:bidi="ne-NP"/>
              <w:rPrChange w:id="235" w:author="Kumar Baral" w:date="2023-02-07T17:08:00Z">
                <w:rPr>
                  <w:rFonts w:asciiTheme="minorHAnsi" w:eastAsiaTheme="minorEastAsia" w:hAnsiTheme="minorHAnsi" w:cstheme="minorBidi"/>
                  <w:noProof/>
                  <w:sz w:val="22"/>
                  <w:szCs w:val="20"/>
                  <w:lang w:val="en-US" w:bidi="ne-NP"/>
                </w:rPr>
              </w:rPrChange>
            </w:rPr>
          </w:pPr>
          <w:r w:rsidRPr="00E837A2">
            <w:rPr>
              <w:rPrChange w:id="236" w:author="Kumar Baral" w:date="2023-02-07T17:08:00Z">
                <w:rPr/>
              </w:rPrChange>
            </w:rPr>
            <w:fldChar w:fldCharType="begin"/>
          </w:r>
          <w:r w:rsidRPr="00E837A2">
            <w:instrText xml:space="preserve"> HYPERLINK \l "_Toc98928426" </w:instrText>
          </w:r>
          <w:r w:rsidRPr="00E837A2">
            <w:rPr>
              <w:rPrChange w:id="237" w:author="Kumar Baral" w:date="2023-02-07T17:08:00Z">
                <w:rPr>
                  <w:noProof/>
                </w:rPr>
              </w:rPrChange>
            </w:rPr>
            <w:fldChar w:fldCharType="separate"/>
          </w:r>
          <w:r w:rsidR="0059272B" w:rsidRPr="00E837A2">
            <w:rPr>
              <w:rStyle w:val="Hyperlink"/>
              <w:noProof/>
              <w:color w:val="auto"/>
              <w:rPrChange w:id="238" w:author="Kumar Baral" w:date="2023-02-07T17:08:00Z">
                <w:rPr>
                  <w:rStyle w:val="Hyperlink"/>
                  <w:noProof/>
                </w:rPr>
              </w:rPrChange>
            </w:rPr>
            <w:t>Table 1</w:t>
          </w:r>
          <w:r w:rsidR="0059272B" w:rsidRPr="00E837A2">
            <w:rPr>
              <w:rStyle w:val="Hyperlink"/>
              <w:noProof/>
              <w:color w:val="auto"/>
              <w:rPrChange w:id="239" w:author="Kumar Baral" w:date="2023-02-07T17:08:00Z">
                <w:rPr>
                  <w:rStyle w:val="Hyperlink"/>
                  <w:noProof/>
                </w:rPr>
              </w:rPrChange>
            </w:rPr>
            <w:noBreakHyphen/>
            <w:t>2: Hourly distribution of rainfall using 24 hr maximum rainfall value using (Shakya, 2002).</w:t>
          </w:r>
          <w:r w:rsidR="0059272B" w:rsidRPr="00E837A2">
            <w:rPr>
              <w:noProof/>
              <w:webHidden/>
            </w:rPr>
            <w:tab/>
          </w:r>
          <w:r w:rsidR="0059272B" w:rsidRPr="00E837A2">
            <w:rPr>
              <w:noProof/>
              <w:webHidden/>
              <w:rPrChange w:id="240" w:author="Kumar Baral" w:date="2023-02-07T17:08:00Z">
                <w:rPr>
                  <w:noProof/>
                  <w:webHidden/>
                </w:rPr>
              </w:rPrChange>
            </w:rPr>
            <w:fldChar w:fldCharType="begin"/>
          </w:r>
          <w:r w:rsidR="0059272B" w:rsidRPr="00E837A2">
            <w:rPr>
              <w:noProof/>
              <w:webHidden/>
            </w:rPr>
            <w:instrText xml:space="preserve"> PAGEREF _Toc98928426 \h </w:instrText>
          </w:r>
          <w:r w:rsidR="0059272B" w:rsidRPr="00E837A2">
            <w:rPr>
              <w:noProof/>
              <w:webHidden/>
              <w:rPrChange w:id="241" w:author="Kumar Baral" w:date="2023-02-07T17:08:00Z">
                <w:rPr>
                  <w:noProof/>
                  <w:webHidden/>
                </w:rPr>
              </w:rPrChange>
            </w:rPr>
          </w:r>
          <w:r w:rsidR="0059272B" w:rsidRPr="00E837A2">
            <w:rPr>
              <w:noProof/>
              <w:webHidden/>
              <w:rPrChange w:id="242" w:author="Kumar Baral" w:date="2023-02-07T17:08:00Z">
                <w:rPr>
                  <w:noProof/>
                  <w:webHidden/>
                </w:rPr>
              </w:rPrChange>
            </w:rPr>
            <w:fldChar w:fldCharType="separate"/>
          </w:r>
          <w:r w:rsidR="0059272B" w:rsidRPr="00E837A2">
            <w:rPr>
              <w:noProof/>
              <w:webHidden/>
            </w:rPr>
            <w:t>9</w:t>
          </w:r>
          <w:r w:rsidR="0059272B" w:rsidRPr="00E837A2">
            <w:rPr>
              <w:noProof/>
              <w:webHidden/>
              <w:rPrChange w:id="243" w:author="Kumar Baral" w:date="2023-02-07T17:08:00Z">
                <w:rPr>
                  <w:noProof/>
                  <w:webHidden/>
                </w:rPr>
              </w:rPrChange>
            </w:rPr>
            <w:fldChar w:fldCharType="end"/>
          </w:r>
          <w:r w:rsidRPr="00E837A2">
            <w:rPr>
              <w:noProof/>
              <w:rPrChange w:id="244" w:author="Kumar Baral" w:date="2023-02-07T17:08:00Z">
                <w:rPr>
                  <w:noProof/>
                </w:rPr>
              </w:rPrChange>
            </w:rPr>
            <w:fldChar w:fldCharType="end"/>
          </w:r>
        </w:p>
        <w:p w14:paraId="1302ADC8" w14:textId="6ACA1389" w:rsidR="0059272B" w:rsidRPr="00E837A2" w:rsidRDefault="00F72045">
          <w:pPr>
            <w:pStyle w:val="TableofFigures"/>
            <w:tabs>
              <w:tab w:val="right" w:leader="dot" w:pos="9350"/>
            </w:tabs>
            <w:rPr>
              <w:rFonts w:eastAsiaTheme="minorEastAsia" w:cstheme="minorBidi"/>
              <w:noProof/>
              <w:sz w:val="22"/>
              <w:szCs w:val="20"/>
              <w:lang w:val="en-US" w:bidi="ne-NP"/>
              <w:rPrChange w:id="245" w:author="Kumar Baral" w:date="2023-02-07T17:08:00Z">
                <w:rPr>
                  <w:rFonts w:asciiTheme="minorHAnsi" w:eastAsiaTheme="minorEastAsia" w:hAnsiTheme="minorHAnsi" w:cstheme="minorBidi"/>
                  <w:noProof/>
                  <w:sz w:val="22"/>
                  <w:szCs w:val="20"/>
                  <w:lang w:val="en-US" w:bidi="ne-NP"/>
                </w:rPr>
              </w:rPrChange>
            </w:rPr>
          </w:pPr>
          <w:r w:rsidRPr="00E837A2">
            <w:rPr>
              <w:rPrChange w:id="246" w:author="Kumar Baral" w:date="2023-02-07T17:08:00Z">
                <w:rPr/>
              </w:rPrChange>
            </w:rPr>
            <w:fldChar w:fldCharType="begin"/>
          </w:r>
          <w:r w:rsidRPr="00E837A2">
            <w:instrText xml:space="preserve"> HYPERLINK \l "_Toc98928427" </w:instrText>
          </w:r>
          <w:r w:rsidRPr="00E837A2">
            <w:rPr>
              <w:rPrChange w:id="247" w:author="Kumar Baral" w:date="2023-02-07T17:08:00Z">
                <w:rPr>
                  <w:noProof/>
                </w:rPr>
              </w:rPrChange>
            </w:rPr>
            <w:fldChar w:fldCharType="separate"/>
          </w:r>
          <w:r w:rsidR="0059272B" w:rsidRPr="00E837A2">
            <w:rPr>
              <w:rStyle w:val="Hyperlink"/>
              <w:noProof/>
              <w:color w:val="auto"/>
              <w:rPrChange w:id="248" w:author="Kumar Baral" w:date="2023-02-07T17:08:00Z">
                <w:rPr>
                  <w:rStyle w:val="Hyperlink"/>
                  <w:noProof/>
                </w:rPr>
              </w:rPrChange>
            </w:rPr>
            <w:t>Table 1</w:t>
          </w:r>
          <w:r w:rsidR="0059272B" w:rsidRPr="00E837A2">
            <w:rPr>
              <w:rStyle w:val="Hyperlink"/>
              <w:noProof/>
              <w:color w:val="auto"/>
              <w:rPrChange w:id="249" w:author="Kumar Baral" w:date="2023-02-07T17:08:00Z">
                <w:rPr>
                  <w:rStyle w:val="Hyperlink"/>
                  <w:noProof/>
                </w:rPr>
              </w:rPrChange>
            </w:rPr>
            <w:noBreakHyphen/>
            <w:t>3 Adopted Rainfall Temporal Pattern (24 Hr storm)</w:t>
          </w:r>
          <w:r w:rsidR="0059272B" w:rsidRPr="00E837A2">
            <w:rPr>
              <w:noProof/>
              <w:webHidden/>
            </w:rPr>
            <w:tab/>
          </w:r>
          <w:r w:rsidR="0059272B" w:rsidRPr="00E837A2">
            <w:rPr>
              <w:noProof/>
              <w:webHidden/>
              <w:rPrChange w:id="250" w:author="Kumar Baral" w:date="2023-02-07T17:08:00Z">
                <w:rPr>
                  <w:noProof/>
                  <w:webHidden/>
                </w:rPr>
              </w:rPrChange>
            </w:rPr>
            <w:fldChar w:fldCharType="begin"/>
          </w:r>
          <w:r w:rsidR="0059272B" w:rsidRPr="00E837A2">
            <w:rPr>
              <w:noProof/>
              <w:webHidden/>
            </w:rPr>
            <w:instrText xml:space="preserve"> PAGEREF _Toc98928427 \h </w:instrText>
          </w:r>
          <w:r w:rsidR="0059272B" w:rsidRPr="00E837A2">
            <w:rPr>
              <w:noProof/>
              <w:webHidden/>
              <w:rPrChange w:id="251" w:author="Kumar Baral" w:date="2023-02-07T17:08:00Z">
                <w:rPr>
                  <w:noProof/>
                  <w:webHidden/>
                </w:rPr>
              </w:rPrChange>
            </w:rPr>
          </w:r>
          <w:r w:rsidR="0059272B" w:rsidRPr="00E837A2">
            <w:rPr>
              <w:noProof/>
              <w:webHidden/>
              <w:rPrChange w:id="252" w:author="Kumar Baral" w:date="2023-02-07T17:08:00Z">
                <w:rPr>
                  <w:noProof/>
                  <w:webHidden/>
                </w:rPr>
              </w:rPrChange>
            </w:rPr>
            <w:fldChar w:fldCharType="separate"/>
          </w:r>
          <w:r w:rsidR="0059272B" w:rsidRPr="00E837A2">
            <w:rPr>
              <w:noProof/>
              <w:webHidden/>
            </w:rPr>
            <w:t>10</w:t>
          </w:r>
          <w:r w:rsidR="0059272B" w:rsidRPr="00E837A2">
            <w:rPr>
              <w:noProof/>
              <w:webHidden/>
              <w:rPrChange w:id="253" w:author="Kumar Baral" w:date="2023-02-07T17:08:00Z">
                <w:rPr>
                  <w:noProof/>
                  <w:webHidden/>
                </w:rPr>
              </w:rPrChange>
            </w:rPr>
            <w:fldChar w:fldCharType="end"/>
          </w:r>
          <w:r w:rsidRPr="00E837A2">
            <w:rPr>
              <w:noProof/>
              <w:rPrChange w:id="254" w:author="Kumar Baral" w:date="2023-02-07T17:08:00Z">
                <w:rPr>
                  <w:noProof/>
                </w:rPr>
              </w:rPrChange>
            </w:rPr>
            <w:fldChar w:fldCharType="end"/>
          </w:r>
        </w:p>
        <w:p w14:paraId="68D18475" w14:textId="41AEB0CA" w:rsidR="0059272B" w:rsidRPr="00E837A2" w:rsidRDefault="00F72045">
          <w:pPr>
            <w:pStyle w:val="TableofFigures"/>
            <w:tabs>
              <w:tab w:val="right" w:leader="dot" w:pos="9350"/>
            </w:tabs>
            <w:rPr>
              <w:rFonts w:eastAsiaTheme="minorEastAsia" w:cstheme="minorBidi"/>
              <w:noProof/>
              <w:sz w:val="22"/>
              <w:szCs w:val="20"/>
              <w:lang w:val="en-US" w:bidi="ne-NP"/>
              <w:rPrChange w:id="255" w:author="Kumar Baral" w:date="2023-02-07T17:08:00Z">
                <w:rPr>
                  <w:rFonts w:asciiTheme="minorHAnsi" w:eastAsiaTheme="minorEastAsia" w:hAnsiTheme="minorHAnsi" w:cstheme="minorBidi"/>
                  <w:noProof/>
                  <w:sz w:val="22"/>
                  <w:szCs w:val="20"/>
                  <w:lang w:val="en-US" w:bidi="ne-NP"/>
                </w:rPr>
              </w:rPrChange>
            </w:rPr>
          </w:pPr>
          <w:r w:rsidRPr="00E837A2">
            <w:rPr>
              <w:rPrChange w:id="256" w:author="Kumar Baral" w:date="2023-02-07T17:08:00Z">
                <w:rPr/>
              </w:rPrChange>
            </w:rPr>
            <w:fldChar w:fldCharType="begin"/>
          </w:r>
          <w:r w:rsidRPr="00E837A2">
            <w:instrText xml:space="preserve"> HYPERLINK \l "_Toc98928428" </w:instrText>
          </w:r>
          <w:r w:rsidRPr="00E837A2">
            <w:rPr>
              <w:rPrChange w:id="257" w:author="Kumar Baral" w:date="2023-02-07T17:08:00Z">
                <w:rPr>
                  <w:noProof/>
                </w:rPr>
              </w:rPrChange>
            </w:rPr>
            <w:fldChar w:fldCharType="separate"/>
          </w:r>
          <w:r w:rsidR="0059272B" w:rsidRPr="00E837A2">
            <w:rPr>
              <w:rStyle w:val="Hyperlink"/>
              <w:noProof/>
              <w:color w:val="auto"/>
              <w:rPrChange w:id="258" w:author="Kumar Baral" w:date="2023-02-07T17:08:00Z">
                <w:rPr>
                  <w:rStyle w:val="Hyperlink"/>
                  <w:noProof/>
                </w:rPr>
              </w:rPrChange>
            </w:rPr>
            <w:t>Table 2</w:t>
          </w:r>
          <w:r w:rsidR="0059272B" w:rsidRPr="00E837A2">
            <w:rPr>
              <w:rStyle w:val="Hyperlink"/>
              <w:noProof/>
              <w:color w:val="auto"/>
              <w:rPrChange w:id="259" w:author="Kumar Baral" w:date="2023-02-07T17:08:00Z">
                <w:rPr>
                  <w:rStyle w:val="Hyperlink"/>
                  <w:noProof/>
                </w:rPr>
              </w:rPrChange>
            </w:rPr>
            <w:noBreakHyphen/>
            <w:t>1:  6-hours unit hydrograph abscissa and ordinates</w:t>
          </w:r>
          <w:r w:rsidR="0059272B" w:rsidRPr="00E837A2">
            <w:rPr>
              <w:noProof/>
              <w:webHidden/>
            </w:rPr>
            <w:tab/>
          </w:r>
          <w:r w:rsidR="0059272B" w:rsidRPr="00E837A2">
            <w:rPr>
              <w:noProof/>
              <w:webHidden/>
              <w:rPrChange w:id="260" w:author="Kumar Baral" w:date="2023-02-07T17:08:00Z">
                <w:rPr>
                  <w:noProof/>
                  <w:webHidden/>
                </w:rPr>
              </w:rPrChange>
            </w:rPr>
            <w:fldChar w:fldCharType="begin"/>
          </w:r>
          <w:r w:rsidR="0059272B" w:rsidRPr="00E837A2">
            <w:rPr>
              <w:noProof/>
              <w:webHidden/>
            </w:rPr>
            <w:instrText xml:space="preserve"> PAGEREF _Toc98928428 \h </w:instrText>
          </w:r>
          <w:r w:rsidR="0059272B" w:rsidRPr="00E837A2">
            <w:rPr>
              <w:noProof/>
              <w:webHidden/>
              <w:rPrChange w:id="261" w:author="Kumar Baral" w:date="2023-02-07T17:08:00Z">
                <w:rPr>
                  <w:noProof/>
                  <w:webHidden/>
                </w:rPr>
              </w:rPrChange>
            </w:rPr>
          </w:r>
          <w:r w:rsidR="0059272B" w:rsidRPr="00E837A2">
            <w:rPr>
              <w:noProof/>
              <w:webHidden/>
              <w:rPrChange w:id="262" w:author="Kumar Baral" w:date="2023-02-07T17:08:00Z">
                <w:rPr>
                  <w:noProof/>
                  <w:webHidden/>
                </w:rPr>
              </w:rPrChange>
            </w:rPr>
            <w:fldChar w:fldCharType="separate"/>
          </w:r>
          <w:r w:rsidR="0059272B" w:rsidRPr="00E837A2">
            <w:rPr>
              <w:noProof/>
              <w:webHidden/>
            </w:rPr>
            <w:t>13</w:t>
          </w:r>
          <w:r w:rsidR="0059272B" w:rsidRPr="00E837A2">
            <w:rPr>
              <w:noProof/>
              <w:webHidden/>
              <w:rPrChange w:id="263" w:author="Kumar Baral" w:date="2023-02-07T17:08:00Z">
                <w:rPr>
                  <w:noProof/>
                  <w:webHidden/>
                </w:rPr>
              </w:rPrChange>
            </w:rPr>
            <w:fldChar w:fldCharType="end"/>
          </w:r>
          <w:r w:rsidRPr="00E837A2">
            <w:rPr>
              <w:noProof/>
              <w:rPrChange w:id="264" w:author="Kumar Baral" w:date="2023-02-07T17:08:00Z">
                <w:rPr>
                  <w:noProof/>
                </w:rPr>
              </w:rPrChange>
            </w:rPr>
            <w:fldChar w:fldCharType="end"/>
          </w:r>
        </w:p>
        <w:p w14:paraId="48D35C30" w14:textId="48828E92" w:rsidR="0059272B" w:rsidRPr="00E837A2" w:rsidRDefault="00F72045">
          <w:pPr>
            <w:pStyle w:val="TableofFigures"/>
            <w:tabs>
              <w:tab w:val="right" w:leader="dot" w:pos="9350"/>
            </w:tabs>
            <w:rPr>
              <w:rFonts w:eastAsiaTheme="minorEastAsia" w:cstheme="minorBidi"/>
              <w:noProof/>
              <w:sz w:val="22"/>
              <w:szCs w:val="20"/>
              <w:lang w:val="en-US" w:bidi="ne-NP"/>
              <w:rPrChange w:id="265" w:author="Kumar Baral" w:date="2023-02-07T17:08:00Z">
                <w:rPr>
                  <w:rFonts w:asciiTheme="minorHAnsi" w:eastAsiaTheme="minorEastAsia" w:hAnsiTheme="minorHAnsi" w:cstheme="minorBidi"/>
                  <w:noProof/>
                  <w:sz w:val="22"/>
                  <w:szCs w:val="20"/>
                  <w:lang w:val="en-US" w:bidi="ne-NP"/>
                </w:rPr>
              </w:rPrChange>
            </w:rPr>
          </w:pPr>
          <w:r w:rsidRPr="00E837A2">
            <w:rPr>
              <w:rPrChange w:id="266" w:author="Kumar Baral" w:date="2023-02-07T17:08:00Z">
                <w:rPr/>
              </w:rPrChange>
            </w:rPr>
            <w:fldChar w:fldCharType="begin"/>
          </w:r>
          <w:r w:rsidRPr="00E837A2">
            <w:instrText xml:space="preserve"> HYPERLINK \l "_Toc98928429" </w:instrText>
          </w:r>
          <w:r w:rsidRPr="00E837A2">
            <w:rPr>
              <w:rPrChange w:id="267" w:author="Kumar Baral" w:date="2023-02-07T17:08:00Z">
                <w:rPr>
                  <w:noProof/>
                </w:rPr>
              </w:rPrChange>
            </w:rPr>
            <w:fldChar w:fldCharType="separate"/>
          </w:r>
          <w:r w:rsidR="0059272B" w:rsidRPr="00E837A2">
            <w:rPr>
              <w:rStyle w:val="Hyperlink"/>
              <w:noProof/>
              <w:color w:val="auto"/>
              <w:rPrChange w:id="268" w:author="Kumar Baral" w:date="2023-02-07T17:08:00Z">
                <w:rPr>
                  <w:rStyle w:val="Hyperlink"/>
                  <w:noProof/>
                </w:rPr>
              </w:rPrChange>
            </w:rPr>
            <w:t>Table 2</w:t>
          </w:r>
          <w:r w:rsidR="0059272B" w:rsidRPr="00E837A2">
            <w:rPr>
              <w:rStyle w:val="Hyperlink"/>
              <w:noProof/>
              <w:color w:val="auto"/>
              <w:rPrChange w:id="269" w:author="Kumar Baral" w:date="2023-02-07T17:08:00Z">
                <w:rPr>
                  <w:rStyle w:val="Hyperlink"/>
                  <w:noProof/>
                </w:rPr>
              </w:rPrChange>
            </w:rPr>
            <w:noBreakHyphen/>
            <w:t>2 Catchment characteristics of Dam 5</w:t>
          </w:r>
          <w:r w:rsidR="0059272B" w:rsidRPr="00E837A2">
            <w:rPr>
              <w:noProof/>
              <w:webHidden/>
            </w:rPr>
            <w:tab/>
          </w:r>
          <w:r w:rsidR="0059272B" w:rsidRPr="00E837A2">
            <w:rPr>
              <w:noProof/>
              <w:webHidden/>
              <w:rPrChange w:id="270" w:author="Kumar Baral" w:date="2023-02-07T17:08:00Z">
                <w:rPr>
                  <w:noProof/>
                  <w:webHidden/>
                </w:rPr>
              </w:rPrChange>
            </w:rPr>
            <w:fldChar w:fldCharType="begin"/>
          </w:r>
          <w:r w:rsidR="0059272B" w:rsidRPr="00E837A2">
            <w:rPr>
              <w:noProof/>
              <w:webHidden/>
            </w:rPr>
            <w:instrText xml:space="preserve"> PAGEREF _Toc98928429 \h </w:instrText>
          </w:r>
          <w:r w:rsidR="0059272B" w:rsidRPr="00E837A2">
            <w:rPr>
              <w:noProof/>
              <w:webHidden/>
              <w:rPrChange w:id="271" w:author="Kumar Baral" w:date="2023-02-07T17:08:00Z">
                <w:rPr>
                  <w:noProof/>
                  <w:webHidden/>
                </w:rPr>
              </w:rPrChange>
            </w:rPr>
          </w:r>
          <w:r w:rsidR="0059272B" w:rsidRPr="00E837A2">
            <w:rPr>
              <w:noProof/>
              <w:webHidden/>
              <w:rPrChange w:id="272" w:author="Kumar Baral" w:date="2023-02-07T17:08:00Z">
                <w:rPr>
                  <w:noProof/>
                  <w:webHidden/>
                </w:rPr>
              </w:rPrChange>
            </w:rPr>
            <w:fldChar w:fldCharType="separate"/>
          </w:r>
          <w:r w:rsidR="0059272B" w:rsidRPr="00E837A2">
            <w:rPr>
              <w:noProof/>
              <w:webHidden/>
            </w:rPr>
            <w:t>15</w:t>
          </w:r>
          <w:r w:rsidR="0059272B" w:rsidRPr="00E837A2">
            <w:rPr>
              <w:noProof/>
              <w:webHidden/>
              <w:rPrChange w:id="273" w:author="Kumar Baral" w:date="2023-02-07T17:08:00Z">
                <w:rPr>
                  <w:noProof/>
                  <w:webHidden/>
                </w:rPr>
              </w:rPrChange>
            </w:rPr>
            <w:fldChar w:fldCharType="end"/>
          </w:r>
          <w:r w:rsidRPr="00E837A2">
            <w:rPr>
              <w:noProof/>
              <w:rPrChange w:id="274" w:author="Kumar Baral" w:date="2023-02-07T17:08:00Z">
                <w:rPr>
                  <w:noProof/>
                </w:rPr>
              </w:rPrChange>
            </w:rPr>
            <w:fldChar w:fldCharType="end"/>
          </w:r>
        </w:p>
        <w:p w14:paraId="6F84758D" w14:textId="698AE0E2" w:rsidR="0059272B" w:rsidRPr="00E837A2" w:rsidRDefault="00F72045">
          <w:pPr>
            <w:pStyle w:val="TableofFigures"/>
            <w:tabs>
              <w:tab w:val="right" w:leader="dot" w:pos="9350"/>
            </w:tabs>
            <w:rPr>
              <w:rFonts w:eastAsiaTheme="minorEastAsia" w:cstheme="minorBidi"/>
              <w:noProof/>
              <w:sz w:val="22"/>
              <w:szCs w:val="20"/>
              <w:lang w:val="en-US" w:bidi="ne-NP"/>
              <w:rPrChange w:id="275" w:author="Kumar Baral" w:date="2023-02-07T17:08:00Z">
                <w:rPr>
                  <w:rFonts w:asciiTheme="minorHAnsi" w:eastAsiaTheme="minorEastAsia" w:hAnsiTheme="minorHAnsi" w:cstheme="minorBidi"/>
                  <w:noProof/>
                  <w:sz w:val="22"/>
                  <w:szCs w:val="20"/>
                  <w:lang w:val="en-US" w:bidi="ne-NP"/>
                </w:rPr>
              </w:rPrChange>
            </w:rPr>
          </w:pPr>
          <w:r w:rsidRPr="00E837A2">
            <w:rPr>
              <w:rPrChange w:id="276" w:author="Kumar Baral" w:date="2023-02-07T17:08:00Z">
                <w:rPr/>
              </w:rPrChange>
            </w:rPr>
            <w:fldChar w:fldCharType="begin"/>
          </w:r>
          <w:r w:rsidRPr="00E837A2">
            <w:instrText xml:space="preserve"> HYPERLINK \l "_Toc98928430" </w:instrText>
          </w:r>
          <w:r w:rsidRPr="00E837A2">
            <w:rPr>
              <w:rPrChange w:id="277" w:author="Kumar Baral" w:date="2023-02-07T17:08:00Z">
                <w:rPr>
                  <w:noProof/>
                </w:rPr>
              </w:rPrChange>
            </w:rPr>
            <w:fldChar w:fldCharType="separate"/>
          </w:r>
          <w:r w:rsidR="0059272B" w:rsidRPr="00E837A2">
            <w:rPr>
              <w:rStyle w:val="Hyperlink"/>
              <w:noProof/>
              <w:color w:val="auto"/>
              <w:rPrChange w:id="278" w:author="Kumar Baral" w:date="2023-02-07T17:08:00Z">
                <w:rPr>
                  <w:rStyle w:val="Hyperlink"/>
                  <w:noProof/>
                </w:rPr>
              </w:rPrChange>
            </w:rPr>
            <w:t>Table 2</w:t>
          </w:r>
          <w:r w:rsidR="0059272B" w:rsidRPr="00E837A2">
            <w:rPr>
              <w:rStyle w:val="Hyperlink"/>
              <w:noProof/>
              <w:color w:val="auto"/>
              <w:rPrChange w:id="279" w:author="Kumar Baral" w:date="2023-02-07T17:08:00Z">
                <w:rPr>
                  <w:rStyle w:val="Hyperlink"/>
                  <w:noProof/>
                </w:rPr>
              </w:rPrChange>
            </w:rPr>
            <w:noBreakHyphen/>
            <w:t>3</w:t>
          </w:r>
          <w:r w:rsidR="0059272B" w:rsidRPr="00E837A2">
            <w:rPr>
              <w:rStyle w:val="Hyperlink"/>
              <w:noProof/>
              <w:color w:val="auto"/>
              <w:lang w:val="en-US"/>
              <w:rPrChange w:id="280" w:author="Kumar Baral" w:date="2023-02-07T17:08:00Z">
                <w:rPr>
                  <w:rStyle w:val="Hyperlink"/>
                  <w:noProof/>
                  <w:lang w:val="en-US"/>
                </w:rPr>
              </w:rPrChange>
            </w:rPr>
            <w:t xml:space="preserve"> Meteorological stations collected for rainfall-runoff modeling</w:t>
          </w:r>
          <w:r w:rsidR="0059272B" w:rsidRPr="00E837A2">
            <w:rPr>
              <w:noProof/>
              <w:webHidden/>
            </w:rPr>
            <w:tab/>
          </w:r>
          <w:r w:rsidR="0059272B" w:rsidRPr="00E837A2">
            <w:rPr>
              <w:noProof/>
              <w:webHidden/>
              <w:rPrChange w:id="281" w:author="Kumar Baral" w:date="2023-02-07T17:08:00Z">
                <w:rPr>
                  <w:noProof/>
                  <w:webHidden/>
                </w:rPr>
              </w:rPrChange>
            </w:rPr>
            <w:fldChar w:fldCharType="begin"/>
          </w:r>
          <w:r w:rsidR="0059272B" w:rsidRPr="00E837A2">
            <w:rPr>
              <w:noProof/>
              <w:webHidden/>
            </w:rPr>
            <w:instrText xml:space="preserve"> PAGEREF _Toc98928430 \h </w:instrText>
          </w:r>
          <w:r w:rsidR="0059272B" w:rsidRPr="00E837A2">
            <w:rPr>
              <w:noProof/>
              <w:webHidden/>
              <w:rPrChange w:id="282" w:author="Kumar Baral" w:date="2023-02-07T17:08:00Z">
                <w:rPr>
                  <w:noProof/>
                  <w:webHidden/>
                </w:rPr>
              </w:rPrChange>
            </w:rPr>
          </w:r>
          <w:r w:rsidR="0059272B" w:rsidRPr="00E837A2">
            <w:rPr>
              <w:noProof/>
              <w:webHidden/>
              <w:rPrChange w:id="283" w:author="Kumar Baral" w:date="2023-02-07T17:08:00Z">
                <w:rPr>
                  <w:noProof/>
                  <w:webHidden/>
                </w:rPr>
              </w:rPrChange>
            </w:rPr>
            <w:fldChar w:fldCharType="separate"/>
          </w:r>
          <w:r w:rsidR="0059272B" w:rsidRPr="00E837A2">
            <w:rPr>
              <w:noProof/>
              <w:webHidden/>
            </w:rPr>
            <w:t>16</w:t>
          </w:r>
          <w:r w:rsidR="0059272B" w:rsidRPr="00E837A2">
            <w:rPr>
              <w:noProof/>
              <w:webHidden/>
              <w:rPrChange w:id="284" w:author="Kumar Baral" w:date="2023-02-07T17:08:00Z">
                <w:rPr>
                  <w:noProof/>
                  <w:webHidden/>
                </w:rPr>
              </w:rPrChange>
            </w:rPr>
            <w:fldChar w:fldCharType="end"/>
          </w:r>
          <w:r w:rsidRPr="00E837A2">
            <w:rPr>
              <w:noProof/>
              <w:rPrChange w:id="285" w:author="Kumar Baral" w:date="2023-02-07T17:08:00Z">
                <w:rPr>
                  <w:noProof/>
                </w:rPr>
              </w:rPrChange>
            </w:rPr>
            <w:fldChar w:fldCharType="end"/>
          </w:r>
        </w:p>
        <w:p w14:paraId="479E9370" w14:textId="014E797B" w:rsidR="0059272B" w:rsidRPr="00E837A2" w:rsidRDefault="00F72045">
          <w:pPr>
            <w:pStyle w:val="TableofFigures"/>
            <w:tabs>
              <w:tab w:val="right" w:leader="dot" w:pos="9350"/>
            </w:tabs>
            <w:rPr>
              <w:rFonts w:eastAsiaTheme="minorEastAsia" w:cstheme="minorBidi"/>
              <w:noProof/>
              <w:sz w:val="22"/>
              <w:szCs w:val="20"/>
              <w:lang w:val="en-US" w:bidi="ne-NP"/>
              <w:rPrChange w:id="286" w:author="Kumar Baral" w:date="2023-02-07T17:08:00Z">
                <w:rPr>
                  <w:rFonts w:asciiTheme="minorHAnsi" w:eastAsiaTheme="minorEastAsia" w:hAnsiTheme="minorHAnsi" w:cstheme="minorBidi"/>
                  <w:noProof/>
                  <w:sz w:val="22"/>
                  <w:szCs w:val="20"/>
                  <w:lang w:val="en-US" w:bidi="ne-NP"/>
                </w:rPr>
              </w:rPrChange>
            </w:rPr>
          </w:pPr>
          <w:r w:rsidRPr="00E837A2">
            <w:rPr>
              <w:rPrChange w:id="287" w:author="Kumar Baral" w:date="2023-02-07T17:08:00Z">
                <w:rPr/>
              </w:rPrChange>
            </w:rPr>
            <w:fldChar w:fldCharType="begin"/>
          </w:r>
          <w:r w:rsidRPr="00E837A2">
            <w:instrText xml:space="preserve"> HYPERLINK \l "_Toc98928431" </w:instrText>
          </w:r>
          <w:r w:rsidRPr="00E837A2">
            <w:rPr>
              <w:rPrChange w:id="288" w:author="Kumar Baral" w:date="2023-02-07T17:08:00Z">
                <w:rPr>
                  <w:noProof/>
                </w:rPr>
              </w:rPrChange>
            </w:rPr>
            <w:fldChar w:fldCharType="separate"/>
          </w:r>
          <w:r w:rsidR="0059272B" w:rsidRPr="00E837A2">
            <w:rPr>
              <w:rStyle w:val="Hyperlink"/>
              <w:noProof/>
              <w:color w:val="auto"/>
              <w:rPrChange w:id="289" w:author="Kumar Baral" w:date="2023-02-07T17:08:00Z">
                <w:rPr>
                  <w:rStyle w:val="Hyperlink"/>
                  <w:noProof/>
                </w:rPr>
              </w:rPrChange>
            </w:rPr>
            <w:t>Table 2</w:t>
          </w:r>
          <w:r w:rsidR="0059272B" w:rsidRPr="00E837A2">
            <w:rPr>
              <w:rStyle w:val="Hyperlink"/>
              <w:noProof/>
              <w:color w:val="auto"/>
              <w:rPrChange w:id="290" w:author="Kumar Baral" w:date="2023-02-07T17:08:00Z">
                <w:rPr>
                  <w:rStyle w:val="Hyperlink"/>
                  <w:noProof/>
                </w:rPr>
              </w:rPrChange>
            </w:rPr>
            <w:noBreakHyphen/>
            <w:t>4 Adopted Hydrological Elements</w:t>
          </w:r>
          <w:r w:rsidR="0059272B" w:rsidRPr="00E837A2">
            <w:rPr>
              <w:noProof/>
              <w:webHidden/>
            </w:rPr>
            <w:tab/>
          </w:r>
          <w:r w:rsidR="0059272B" w:rsidRPr="00E837A2">
            <w:rPr>
              <w:noProof/>
              <w:webHidden/>
              <w:rPrChange w:id="291" w:author="Kumar Baral" w:date="2023-02-07T17:08:00Z">
                <w:rPr>
                  <w:noProof/>
                  <w:webHidden/>
                </w:rPr>
              </w:rPrChange>
            </w:rPr>
            <w:fldChar w:fldCharType="begin"/>
          </w:r>
          <w:r w:rsidR="0059272B" w:rsidRPr="00E837A2">
            <w:rPr>
              <w:noProof/>
              <w:webHidden/>
            </w:rPr>
            <w:instrText xml:space="preserve"> PAGEREF _Toc98928431 \h </w:instrText>
          </w:r>
          <w:r w:rsidR="0059272B" w:rsidRPr="00E837A2">
            <w:rPr>
              <w:noProof/>
              <w:webHidden/>
              <w:rPrChange w:id="292" w:author="Kumar Baral" w:date="2023-02-07T17:08:00Z">
                <w:rPr>
                  <w:noProof/>
                  <w:webHidden/>
                </w:rPr>
              </w:rPrChange>
            </w:rPr>
          </w:r>
          <w:r w:rsidR="0059272B" w:rsidRPr="00E837A2">
            <w:rPr>
              <w:noProof/>
              <w:webHidden/>
              <w:rPrChange w:id="293" w:author="Kumar Baral" w:date="2023-02-07T17:08:00Z">
                <w:rPr>
                  <w:noProof/>
                  <w:webHidden/>
                </w:rPr>
              </w:rPrChange>
            </w:rPr>
            <w:fldChar w:fldCharType="separate"/>
          </w:r>
          <w:r w:rsidR="0059272B" w:rsidRPr="00E837A2">
            <w:rPr>
              <w:noProof/>
              <w:webHidden/>
            </w:rPr>
            <w:t>18</w:t>
          </w:r>
          <w:r w:rsidR="0059272B" w:rsidRPr="00E837A2">
            <w:rPr>
              <w:noProof/>
              <w:webHidden/>
              <w:rPrChange w:id="294" w:author="Kumar Baral" w:date="2023-02-07T17:08:00Z">
                <w:rPr>
                  <w:noProof/>
                  <w:webHidden/>
                </w:rPr>
              </w:rPrChange>
            </w:rPr>
            <w:fldChar w:fldCharType="end"/>
          </w:r>
          <w:r w:rsidRPr="00E837A2">
            <w:rPr>
              <w:noProof/>
              <w:rPrChange w:id="295" w:author="Kumar Baral" w:date="2023-02-07T17:08:00Z">
                <w:rPr>
                  <w:noProof/>
                </w:rPr>
              </w:rPrChange>
            </w:rPr>
            <w:fldChar w:fldCharType="end"/>
          </w:r>
        </w:p>
        <w:p w14:paraId="298B1B36" w14:textId="78629D3C" w:rsidR="0059272B" w:rsidRPr="00E837A2" w:rsidRDefault="00F72045">
          <w:pPr>
            <w:pStyle w:val="TableofFigures"/>
            <w:tabs>
              <w:tab w:val="right" w:leader="dot" w:pos="9350"/>
            </w:tabs>
            <w:rPr>
              <w:rFonts w:eastAsiaTheme="minorEastAsia" w:cstheme="minorBidi"/>
              <w:noProof/>
              <w:sz w:val="22"/>
              <w:szCs w:val="20"/>
              <w:lang w:val="en-US" w:bidi="ne-NP"/>
              <w:rPrChange w:id="296" w:author="Kumar Baral" w:date="2023-02-07T17:08:00Z">
                <w:rPr>
                  <w:rFonts w:asciiTheme="minorHAnsi" w:eastAsiaTheme="minorEastAsia" w:hAnsiTheme="minorHAnsi" w:cstheme="minorBidi"/>
                  <w:noProof/>
                  <w:sz w:val="22"/>
                  <w:szCs w:val="20"/>
                  <w:lang w:val="en-US" w:bidi="ne-NP"/>
                </w:rPr>
              </w:rPrChange>
            </w:rPr>
          </w:pPr>
          <w:r w:rsidRPr="00E837A2">
            <w:rPr>
              <w:rPrChange w:id="297" w:author="Kumar Baral" w:date="2023-02-07T17:08:00Z">
                <w:rPr/>
              </w:rPrChange>
            </w:rPr>
            <w:fldChar w:fldCharType="begin"/>
          </w:r>
          <w:r w:rsidRPr="00E837A2">
            <w:instrText xml:space="preserve"> HYPERLINK \l "_Toc98928432" </w:instrText>
          </w:r>
          <w:r w:rsidRPr="00E837A2">
            <w:rPr>
              <w:rPrChange w:id="298" w:author="Kumar Baral" w:date="2023-02-07T17:08:00Z">
                <w:rPr>
                  <w:noProof/>
                </w:rPr>
              </w:rPrChange>
            </w:rPr>
            <w:fldChar w:fldCharType="separate"/>
          </w:r>
          <w:r w:rsidR="0059272B" w:rsidRPr="00E837A2">
            <w:rPr>
              <w:rStyle w:val="Hyperlink"/>
              <w:noProof/>
              <w:color w:val="auto"/>
              <w:rPrChange w:id="299" w:author="Kumar Baral" w:date="2023-02-07T17:08:00Z">
                <w:rPr>
                  <w:rStyle w:val="Hyperlink"/>
                  <w:noProof/>
                </w:rPr>
              </w:rPrChange>
            </w:rPr>
            <w:t>Table 2</w:t>
          </w:r>
          <w:r w:rsidR="0059272B" w:rsidRPr="00E837A2">
            <w:rPr>
              <w:rStyle w:val="Hyperlink"/>
              <w:noProof/>
              <w:color w:val="auto"/>
              <w:rPrChange w:id="300" w:author="Kumar Baral" w:date="2023-02-07T17:08:00Z">
                <w:rPr>
                  <w:rStyle w:val="Hyperlink"/>
                  <w:noProof/>
                </w:rPr>
              </w:rPrChange>
            </w:rPr>
            <w:noBreakHyphen/>
            <w:t>5 Precipitation Time/Depth Weights for Middle Basin</w:t>
          </w:r>
          <w:r w:rsidR="0059272B" w:rsidRPr="00E837A2">
            <w:rPr>
              <w:noProof/>
              <w:webHidden/>
            </w:rPr>
            <w:tab/>
          </w:r>
          <w:r w:rsidR="0059272B" w:rsidRPr="00E837A2">
            <w:rPr>
              <w:noProof/>
              <w:webHidden/>
              <w:rPrChange w:id="301" w:author="Kumar Baral" w:date="2023-02-07T17:08:00Z">
                <w:rPr>
                  <w:noProof/>
                  <w:webHidden/>
                </w:rPr>
              </w:rPrChange>
            </w:rPr>
            <w:fldChar w:fldCharType="begin"/>
          </w:r>
          <w:r w:rsidR="0059272B" w:rsidRPr="00E837A2">
            <w:rPr>
              <w:noProof/>
              <w:webHidden/>
            </w:rPr>
            <w:instrText xml:space="preserve"> PAGEREF _Toc98928432 \h </w:instrText>
          </w:r>
          <w:r w:rsidR="0059272B" w:rsidRPr="00E837A2">
            <w:rPr>
              <w:noProof/>
              <w:webHidden/>
              <w:rPrChange w:id="302" w:author="Kumar Baral" w:date="2023-02-07T17:08:00Z">
                <w:rPr>
                  <w:noProof/>
                  <w:webHidden/>
                </w:rPr>
              </w:rPrChange>
            </w:rPr>
          </w:r>
          <w:r w:rsidR="0059272B" w:rsidRPr="00E837A2">
            <w:rPr>
              <w:noProof/>
              <w:webHidden/>
              <w:rPrChange w:id="303" w:author="Kumar Baral" w:date="2023-02-07T17:08:00Z">
                <w:rPr>
                  <w:noProof/>
                  <w:webHidden/>
                </w:rPr>
              </w:rPrChange>
            </w:rPr>
            <w:fldChar w:fldCharType="separate"/>
          </w:r>
          <w:r w:rsidR="0059272B" w:rsidRPr="00E837A2">
            <w:rPr>
              <w:noProof/>
              <w:webHidden/>
            </w:rPr>
            <w:t>19</w:t>
          </w:r>
          <w:r w:rsidR="0059272B" w:rsidRPr="00E837A2">
            <w:rPr>
              <w:noProof/>
              <w:webHidden/>
              <w:rPrChange w:id="304" w:author="Kumar Baral" w:date="2023-02-07T17:08:00Z">
                <w:rPr>
                  <w:noProof/>
                  <w:webHidden/>
                </w:rPr>
              </w:rPrChange>
            </w:rPr>
            <w:fldChar w:fldCharType="end"/>
          </w:r>
          <w:r w:rsidRPr="00E837A2">
            <w:rPr>
              <w:noProof/>
              <w:rPrChange w:id="305" w:author="Kumar Baral" w:date="2023-02-07T17:08:00Z">
                <w:rPr>
                  <w:noProof/>
                </w:rPr>
              </w:rPrChange>
            </w:rPr>
            <w:fldChar w:fldCharType="end"/>
          </w:r>
        </w:p>
        <w:p w14:paraId="589FB331" w14:textId="5C4A0A88" w:rsidR="0059272B" w:rsidRPr="00E837A2" w:rsidRDefault="00F72045">
          <w:pPr>
            <w:pStyle w:val="TableofFigures"/>
            <w:tabs>
              <w:tab w:val="right" w:leader="dot" w:pos="9350"/>
            </w:tabs>
            <w:rPr>
              <w:rFonts w:eastAsiaTheme="minorEastAsia" w:cstheme="minorBidi"/>
              <w:noProof/>
              <w:sz w:val="22"/>
              <w:szCs w:val="20"/>
              <w:lang w:val="en-US" w:bidi="ne-NP"/>
              <w:rPrChange w:id="306" w:author="Kumar Baral" w:date="2023-02-07T17:08:00Z">
                <w:rPr>
                  <w:rFonts w:asciiTheme="minorHAnsi" w:eastAsiaTheme="minorEastAsia" w:hAnsiTheme="minorHAnsi" w:cstheme="minorBidi"/>
                  <w:noProof/>
                  <w:sz w:val="22"/>
                  <w:szCs w:val="20"/>
                  <w:lang w:val="en-US" w:bidi="ne-NP"/>
                </w:rPr>
              </w:rPrChange>
            </w:rPr>
          </w:pPr>
          <w:r w:rsidRPr="00E837A2">
            <w:rPr>
              <w:rPrChange w:id="307" w:author="Kumar Baral" w:date="2023-02-07T17:08:00Z">
                <w:rPr/>
              </w:rPrChange>
            </w:rPr>
            <w:fldChar w:fldCharType="begin"/>
          </w:r>
          <w:r w:rsidRPr="00E837A2">
            <w:instrText xml:space="preserve"> HYPERLINK \l "_Toc98928433" </w:instrText>
          </w:r>
          <w:r w:rsidRPr="00E837A2">
            <w:rPr>
              <w:rPrChange w:id="308" w:author="Kumar Baral" w:date="2023-02-07T17:08:00Z">
                <w:rPr>
                  <w:noProof/>
                </w:rPr>
              </w:rPrChange>
            </w:rPr>
            <w:fldChar w:fldCharType="separate"/>
          </w:r>
          <w:r w:rsidR="0059272B" w:rsidRPr="00E837A2">
            <w:rPr>
              <w:rStyle w:val="Hyperlink"/>
              <w:noProof/>
              <w:color w:val="auto"/>
              <w:rPrChange w:id="309" w:author="Kumar Baral" w:date="2023-02-07T17:08:00Z">
                <w:rPr>
                  <w:rStyle w:val="Hyperlink"/>
                  <w:noProof/>
                </w:rPr>
              </w:rPrChange>
            </w:rPr>
            <w:t>Table 2</w:t>
          </w:r>
          <w:r w:rsidR="0059272B" w:rsidRPr="00E837A2">
            <w:rPr>
              <w:rStyle w:val="Hyperlink"/>
              <w:noProof/>
              <w:color w:val="auto"/>
              <w:rPrChange w:id="310" w:author="Kumar Baral" w:date="2023-02-07T17:08:00Z">
                <w:rPr>
                  <w:rStyle w:val="Hyperlink"/>
                  <w:noProof/>
                </w:rPr>
              </w:rPrChange>
            </w:rPr>
            <w:noBreakHyphen/>
            <w:t>6 Precipitation Time/Depth Weights for Lower Basin</w:t>
          </w:r>
          <w:r w:rsidR="0059272B" w:rsidRPr="00E837A2">
            <w:rPr>
              <w:noProof/>
              <w:webHidden/>
            </w:rPr>
            <w:tab/>
          </w:r>
          <w:r w:rsidR="0059272B" w:rsidRPr="00E837A2">
            <w:rPr>
              <w:noProof/>
              <w:webHidden/>
              <w:rPrChange w:id="311" w:author="Kumar Baral" w:date="2023-02-07T17:08:00Z">
                <w:rPr>
                  <w:noProof/>
                  <w:webHidden/>
                </w:rPr>
              </w:rPrChange>
            </w:rPr>
            <w:fldChar w:fldCharType="begin"/>
          </w:r>
          <w:r w:rsidR="0059272B" w:rsidRPr="00E837A2">
            <w:rPr>
              <w:noProof/>
              <w:webHidden/>
            </w:rPr>
            <w:instrText xml:space="preserve"> PAGEREF _Toc98928433 \h </w:instrText>
          </w:r>
          <w:r w:rsidR="0059272B" w:rsidRPr="00E837A2">
            <w:rPr>
              <w:noProof/>
              <w:webHidden/>
              <w:rPrChange w:id="312" w:author="Kumar Baral" w:date="2023-02-07T17:08:00Z">
                <w:rPr>
                  <w:noProof/>
                  <w:webHidden/>
                </w:rPr>
              </w:rPrChange>
            </w:rPr>
          </w:r>
          <w:r w:rsidR="0059272B" w:rsidRPr="00E837A2">
            <w:rPr>
              <w:noProof/>
              <w:webHidden/>
              <w:rPrChange w:id="313" w:author="Kumar Baral" w:date="2023-02-07T17:08:00Z">
                <w:rPr>
                  <w:noProof/>
                  <w:webHidden/>
                </w:rPr>
              </w:rPrChange>
            </w:rPr>
            <w:fldChar w:fldCharType="separate"/>
          </w:r>
          <w:r w:rsidR="0059272B" w:rsidRPr="00E837A2">
            <w:rPr>
              <w:noProof/>
              <w:webHidden/>
            </w:rPr>
            <w:t>20</w:t>
          </w:r>
          <w:r w:rsidR="0059272B" w:rsidRPr="00E837A2">
            <w:rPr>
              <w:noProof/>
              <w:webHidden/>
              <w:rPrChange w:id="314" w:author="Kumar Baral" w:date="2023-02-07T17:08:00Z">
                <w:rPr>
                  <w:noProof/>
                  <w:webHidden/>
                </w:rPr>
              </w:rPrChange>
            </w:rPr>
            <w:fldChar w:fldCharType="end"/>
          </w:r>
          <w:r w:rsidRPr="00E837A2">
            <w:rPr>
              <w:noProof/>
              <w:rPrChange w:id="315" w:author="Kumar Baral" w:date="2023-02-07T17:08:00Z">
                <w:rPr>
                  <w:noProof/>
                </w:rPr>
              </w:rPrChange>
            </w:rPr>
            <w:fldChar w:fldCharType="end"/>
          </w:r>
        </w:p>
        <w:p w14:paraId="01AA5112" w14:textId="06496C88" w:rsidR="0059272B" w:rsidRPr="00E837A2" w:rsidRDefault="00F72045">
          <w:pPr>
            <w:pStyle w:val="TableofFigures"/>
            <w:tabs>
              <w:tab w:val="right" w:leader="dot" w:pos="9350"/>
            </w:tabs>
            <w:rPr>
              <w:rFonts w:eastAsiaTheme="minorEastAsia" w:cstheme="minorBidi"/>
              <w:noProof/>
              <w:sz w:val="22"/>
              <w:szCs w:val="20"/>
              <w:lang w:val="en-US" w:bidi="ne-NP"/>
              <w:rPrChange w:id="316" w:author="Kumar Baral" w:date="2023-02-07T17:08:00Z">
                <w:rPr>
                  <w:rFonts w:asciiTheme="minorHAnsi" w:eastAsiaTheme="minorEastAsia" w:hAnsiTheme="minorHAnsi" w:cstheme="minorBidi"/>
                  <w:noProof/>
                  <w:sz w:val="22"/>
                  <w:szCs w:val="20"/>
                  <w:lang w:val="en-US" w:bidi="ne-NP"/>
                </w:rPr>
              </w:rPrChange>
            </w:rPr>
          </w:pPr>
          <w:r w:rsidRPr="00E837A2">
            <w:rPr>
              <w:rPrChange w:id="317" w:author="Kumar Baral" w:date="2023-02-07T17:08:00Z">
                <w:rPr/>
              </w:rPrChange>
            </w:rPr>
            <w:fldChar w:fldCharType="begin"/>
          </w:r>
          <w:r w:rsidRPr="00E837A2">
            <w:instrText xml:space="preserve"> HYPERLINK \l "_Toc98928434" </w:instrText>
          </w:r>
          <w:r w:rsidRPr="00E837A2">
            <w:rPr>
              <w:rPrChange w:id="318" w:author="Kumar Baral" w:date="2023-02-07T17:08:00Z">
                <w:rPr>
                  <w:noProof/>
                </w:rPr>
              </w:rPrChange>
            </w:rPr>
            <w:fldChar w:fldCharType="separate"/>
          </w:r>
          <w:r w:rsidR="0059272B" w:rsidRPr="00E837A2">
            <w:rPr>
              <w:rStyle w:val="Hyperlink"/>
              <w:noProof/>
              <w:color w:val="auto"/>
              <w:rPrChange w:id="319" w:author="Kumar Baral" w:date="2023-02-07T17:08:00Z">
                <w:rPr>
                  <w:rStyle w:val="Hyperlink"/>
                  <w:noProof/>
                </w:rPr>
              </w:rPrChange>
            </w:rPr>
            <w:t>Table 2</w:t>
          </w:r>
          <w:r w:rsidR="0059272B" w:rsidRPr="00E837A2">
            <w:rPr>
              <w:rStyle w:val="Hyperlink"/>
              <w:noProof/>
              <w:color w:val="auto"/>
              <w:rPrChange w:id="320" w:author="Kumar Baral" w:date="2023-02-07T17:08:00Z">
                <w:rPr>
                  <w:rStyle w:val="Hyperlink"/>
                  <w:noProof/>
                </w:rPr>
              </w:rPrChange>
            </w:rPr>
            <w:noBreakHyphen/>
            <w:t>7 Muskingum Routing Parameters</w:t>
          </w:r>
          <w:r w:rsidR="0059272B" w:rsidRPr="00E837A2">
            <w:rPr>
              <w:noProof/>
              <w:webHidden/>
            </w:rPr>
            <w:tab/>
          </w:r>
          <w:r w:rsidR="0059272B" w:rsidRPr="00E837A2">
            <w:rPr>
              <w:noProof/>
              <w:webHidden/>
              <w:rPrChange w:id="321" w:author="Kumar Baral" w:date="2023-02-07T17:08:00Z">
                <w:rPr>
                  <w:noProof/>
                  <w:webHidden/>
                </w:rPr>
              </w:rPrChange>
            </w:rPr>
            <w:fldChar w:fldCharType="begin"/>
          </w:r>
          <w:r w:rsidR="0059272B" w:rsidRPr="00E837A2">
            <w:rPr>
              <w:noProof/>
              <w:webHidden/>
            </w:rPr>
            <w:instrText xml:space="preserve"> PAGEREF _Toc98928434 \h </w:instrText>
          </w:r>
          <w:r w:rsidR="0059272B" w:rsidRPr="00E837A2">
            <w:rPr>
              <w:noProof/>
              <w:webHidden/>
              <w:rPrChange w:id="322" w:author="Kumar Baral" w:date="2023-02-07T17:08:00Z">
                <w:rPr>
                  <w:noProof/>
                  <w:webHidden/>
                </w:rPr>
              </w:rPrChange>
            </w:rPr>
          </w:r>
          <w:r w:rsidR="0059272B" w:rsidRPr="00E837A2">
            <w:rPr>
              <w:noProof/>
              <w:webHidden/>
              <w:rPrChange w:id="323" w:author="Kumar Baral" w:date="2023-02-07T17:08:00Z">
                <w:rPr>
                  <w:noProof/>
                  <w:webHidden/>
                </w:rPr>
              </w:rPrChange>
            </w:rPr>
            <w:fldChar w:fldCharType="separate"/>
          </w:r>
          <w:r w:rsidR="0059272B" w:rsidRPr="00E837A2">
            <w:rPr>
              <w:noProof/>
              <w:webHidden/>
            </w:rPr>
            <w:t>22</w:t>
          </w:r>
          <w:r w:rsidR="0059272B" w:rsidRPr="00E837A2">
            <w:rPr>
              <w:noProof/>
              <w:webHidden/>
              <w:rPrChange w:id="324" w:author="Kumar Baral" w:date="2023-02-07T17:08:00Z">
                <w:rPr>
                  <w:noProof/>
                  <w:webHidden/>
                </w:rPr>
              </w:rPrChange>
            </w:rPr>
            <w:fldChar w:fldCharType="end"/>
          </w:r>
          <w:r w:rsidRPr="00E837A2">
            <w:rPr>
              <w:noProof/>
              <w:rPrChange w:id="325" w:author="Kumar Baral" w:date="2023-02-07T17:08:00Z">
                <w:rPr>
                  <w:noProof/>
                </w:rPr>
              </w:rPrChange>
            </w:rPr>
            <w:fldChar w:fldCharType="end"/>
          </w:r>
        </w:p>
        <w:p w14:paraId="7DF4D316" w14:textId="7BF581C7" w:rsidR="0059272B" w:rsidRPr="00E837A2" w:rsidRDefault="00F72045">
          <w:pPr>
            <w:pStyle w:val="TableofFigures"/>
            <w:tabs>
              <w:tab w:val="right" w:leader="dot" w:pos="9350"/>
            </w:tabs>
            <w:rPr>
              <w:rFonts w:eastAsiaTheme="minorEastAsia" w:cstheme="minorBidi"/>
              <w:noProof/>
              <w:sz w:val="22"/>
              <w:szCs w:val="20"/>
              <w:lang w:val="en-US" w:bidi="ne-NP"/>
              <w:rPrChange w:id="326" w:author="Kumar Baral" w:date="2023-02-07T17:08:00Z">
                <w:rPr>
                  <w:rFonts w:asciiTheme="minorHAnsi" w:eastAsiaTheme="minorEastAsia" w:hAnsiTheme="minorHAnsi" w:cstheme="minorBidi"/>
                  <w:noProof/>
                  <w:sz w:val="22"/>
                  <w:szCs w:val="20"/>
                  <w:lang w:val="en-US" w:bidi="ne-NP"/>
                </w:rPr>
              </w:rPrChange>
            </w:rPr>
          </w:pPr>
          <w:r w:rsidRPr="00E837A2">
            <w:rPr>
              <w:rPrChange w:id="327" w:author="Kumar Baral" w:date="2023-02-07T17:08:00Z">
                <w:rPr/>
              </w:rPrChange>
            </w:rPr>
            <w:fldChar w:fldCharType="begin"/>
          </w:r>
          <w:r w:rsidRPr="00E837A2">
            <w:instrText xml:space="preserve"> HYPERLINK \l "_Toc98928435" </w:instrText>
          </w:r>
          <w:r w:rsidRPr="00E837A2">
            <w:rPr>
              <w:rPrChange w:id="328" w:author="Kumar Baral" w:date="2023-02-07T17:08:00Z">
                <w:rPr>
                  <w:noProof/>
                </w:rPr>
              </w:rPrChange>
            </w:rPr>
            <w:fldChar w:fldCharType="separate"/>
          </w:r>
          <w:r w:rsidR="0059272B" w:rsidRPr="00E837A2">
            <w:rPr>
              <w:rStyle w:val="Hyperlink"/>
              <w:noProof/>
              <w:color w:val="auto"/>
              <w:rPrChange w:id="329" w:author="Kumar Baral" w:date="2023-02-07T17:08:00Z">
                <w:rPr>
                  <w:rStyle w:val="Hyperlink"/>
                  <w:noProof/>
                </w:rPr>
              </w:rPrChange>
            </w:rPr>
            <w:t>Table 2</w:t>
          </w:r>
          <w:r w:rsidR="0059272B" w:rsidRPr="00E837A2">
            <w:rPr>
              <w:rStyle w:val="Hyperlink"/>
              <w:noProof/>
              <w:color w:val="auto"/>
              <w:rPrChange w:id="330" w:author="Kumar Baral" w:date="2023-02-07T17:08:00Z">
                <w:rPr>
                  <w:rStyle w:val="Hyperlink"/>
                  <w:noProof/>
                </w:rPr>
              </w:rPrChange>
            </w:rPr>
            <w:noBreakHyphen/>
            <w:t>8 Basin Loss Parameters</w:t>
          </w:r>
          <w:r w:rsidR="0059272B" w:rsidRPr="00E837A2">
            <w:rPr>
              <w:noProof/>
              <w:webHidden/>
            </w:rPr>
            <w:tab/>
          </w:r>
          <w:r w:rsidR="0059272B" w:rsidRPr="00E837A2">
            <w:rPr>
              <w:noProof/>
              <w:webHidden/>
              <w:rPrChange w:id="331" w:author="Kumar Baral" w:date="2023-02-07T17:08:00Z">
                <w:rPr>
                  <w:noProof/>
                  <w:webHidden/>
                </w:rPr>
              </w:rPrChange>
            </w:rPr>
            <w:fldChar w:fldCharType="begin"/>
          </w:r>
          <w:r w:rsidR="0059272B" w:rsidRPr="00E837A2">
            <w:rPr>
              <w:noProof/>
              <w:webHidden/>
            </w:rPr>
            <w:instrText xml:space="preserve"> PAGEREF _Toc98928435 \h </w:instrText>
          </w:r>
          <w:r w:rsidR="0059272B" w:rsidRPr="00E837A2">
            <w:rPr>
              <w:noProof/>
              <w:webHidden/>
              <w:rPrChange w:id="332" w:author="Kumar Baral" w:date="2023-02-07T17:08:00Z">
                <w:rPr>
                  <w:noProof/>
                  <w:webHidden/>
                </w:rPr>
              </w:rPrChange>
            </w:rPr>
          </w:r>
          <w:r w:rsidR="0059272B" w:rsidRPr="00E837A2">
            <w:rPr>
              <w:noProof/>
              <w:webHidden/>
              <w:rPrChange w:id="333" w:author="Kumar Baral" w:date="2023-02-07T17:08:00Z">
                <w:rPr>
                  <w:noProof/>
                  <w:webHidden/>
                </w:rPr>
              </w:rPrChange>
            </w:rPr>
            <w:fldChar w:fldCharType="separate"/>
          </w:r>
          <w:r w:rsidR="0059272B" w:rsidRPr="00E837A2">
            <w:rPr>
              <w:noProof/>
              <w:webHidden/>
            </w:rPr>
            <w:t>23</w:t>
          </w:r>
          <w:r w:rsidR="0059272B" w:rsidRPr="00E837A2">
            <w:rPr>
              <w:noProof/>
              <w:webHidden/>
              <w:rPrChange w:id="334" w:author="Kumar Baral" w:date="2023-02-07T17:08:00Z">
                <w:rPr>
                  <w:noProof/>
                  <w:webHidden/>
                </w:rPr>
              </w:rPrChange>
            </w:rPr>
            <w:fldChar w:fldCharType="end"/>
          </w:r>
          <w:r w:rsidRPr="00E837A2">
            <w:rPr>
              <w:noProof/>
              <w:rPrChange w:id="335" w:author="Kumar Baral" w:date="2023-02-07T17:08:00Z">
                <w:rPr>
                  <w:noProof/>
                </w:rPr>
              </w:rPrChange>
            </w:rPr>
            <w:fldChar w:fldCharType="end"/>
          </w:r>
        </w:p>
        <w:p w14:paraId="3452F1FF" w14:textId="70037CF5" w:rsidR="0059272B" w:rsidRPr="00E837A2" w:rsidRDefault="00F72045">
          <w:pPr>
            <w:pStyle w:val="TableofFigures"/>
            <w:tabs>
              <w:tab w:val="right" w:leader="dot" w:pos="9350"/>
            </w:tabs>
            <w:rPr>
              <w:rFonts w:eastAsiaTheme="minorEastAsia" w:cstheme="minorBidi"/>
              <w:noProof/>
              <w:sz w:val="22"/>
              <w:szCs w:val="20"/>
              <w:lang w:val="en-US" w:bidi="ne-NP"/>
              <w:rPrChange w:id="336" w:author="Kumar Baral" w:date="2023-02-07T17:08:00Z">
                <w:rPr>
                  <w:rFonts w:asciiTheme="minorHAnsi" w:eastAsiaTheme="minorEastAsia" w:hAnsiTheme="minorHAnsi" w:cstheme="minorBidi"/>
                  <w:noProof/>
                  <w:sz w:val="22"/>
                  <w:szCs w:val="20"/>
                  <w:lang w:val="en-US" w:bidi="ne-NP"/>
                </w:rPr>
              </w:rPrChange>
            </w:rPr>
          </w:pPr>
          <w:r w:rsidRPr="00E837A2">
            <w:rPr>
              <w:rPrChange w:id="337" w:author="Kumar Baral" w:date="2023-02-07T17:08:00Z">
                <w:rPr/>
              </w:rPrChange>
            </w:rPr>
            <w:fldChar w:fldCharType="begin"/>
          </w:r>
          <w:r w:rsidRPr="00E837A2">
            <w:instrText xml:space="preserve"> HYPERLINK \l "_Toc98928436" </w:instrText>
          </w:r>
          <w:r w:rsidRPr="00E837A2">
            <w:rPr>
              <w:rPrChange w:id="338" w:author="Kumar Baral" w:date="2023-02-07T17:08:00Z">
                <w:rPr>
                  <w:noProof/>
                </w:rPr>
              </w:rPrChange>
            </w:rPr>
            <w:fldChar w:fldCharType="separate"/>
          </w:r>
          <w:r w:rsidR="0059272B" w:rsidRPr="00E837A2">
            <w:rPr>
              <w:rStyle w:val="Hyperlink"/>
              <w:noProof/>
              <w:color w:val="auto"/>
              <w:rPrChange w:id="339" w:author="Kumar Baral" w:date="2023-02-07T17:08:00Z">
                <w:rPr>
                  <w:rStyle w:val="Hyperlink"/>
                  <w:noProof/>
                </w:rPr>
              </w:rPrChange>
            </w:rPr>
            <w:t>Table 2</w:t>
          </w:r>
          <w:r w:rsidR="0059272B" w:rsidRPr="00E837A2">
            <w:rPr>
              <w:rStyle w:val="Hyperlink"/>
              <w:noProof/>
              <w:color w:val="auto"/>
              <w:rPrChange w:id="340" w:author="Kumar Baral" w:date="2023-02-07T17:08:00Z">
                <w:rPr>
                  <w:rStyle w:val="Hyperlink"/>
                  <w:noProof/>
                </w:rPr>
              </w:rPrChange>
            </w:rPr>
            <w:noBreakHyphen/>
            <w:t>9 Basin Flow Transform (Overland Flow) Parameters</w:t>
          </w:r>
          <w:r w:rsidR="0059272B" w:rsidRPr="00E837A2">
            <w:rPr>
              <w:noProof/>
              <w:webHidden/>
            </w:rPr>
            <w:tab/>
          </w:r>
          <w:r w:rsidR="0059272B" w:rsidRPr="00E837A2">
            <w:rPr>
              <w:noProof/>
              <w:webHidden/>
              <w:rPrChange w:id="341" w:author="Kumar Baral" w:date="2023-02-07T17:08:00Z">
                <w:rPr>
                  <w:noProof/>
                  <w:webHidden/>
                </w:rPr>
              </w:rPrChange>
            </w:rPr>
            <w:fldChar w:fldCharType="begin"/>
          </w:r>
          <w:r w:rsidR="0059272B" w:rsidRPr="00E837A2">
            <w:rPr>
              <w:noProof/>
              <w:webHidden/>
            </w:rPr>
            <w:instrText xml:space="preserve"> PAGEREF _Toc98928436 \h </w:instrText>
          </w:r>
          <w:r w:rsidR="0059272B" w:rsidRPr="00E837A2">
            <w:rPr>
              <w:noProof/>
              <w:webHidden/>
              <w:rPrChange w:id="342" w:author="Kumar Baral" w:date="2023-02-07T17:08:00Z">
                <w:rPr>
                  <w:noProof/>
                  <w:webHidden/>
                </w:rPr>
              </w:rPrChange>
            </w:rPr>
          </w:r>
          <w:r w:rsidR="0059272B" w:rsidRPr="00E837A2">
            <w:rPr>
              <w:noProof/>
              <w:webHidden/>
              <w:rPrChange w:id="343" w:author="Kumar Baral" w:date="2023-02-07T17:08:00Z">
                <w:rPr>
                  <w:noProof/>
                  <w:webHidden/>
                </w:rPr>
              </w:rPrChange>
            </w:rPr>
            <w:fldChar w:fldCharType="separate"/>
          </w:r>
          <w:r w:rsidR="0059272B" w:rsidRPr="00E837A2">
            <w:rPr>
              <w:noProof/>
              <w:webHidden/>
            </w:rPr>
            <w:t>23</w:t>
          </w:r>
          <w:r w:rsidR="0059272B" w:rsidRPr="00E837A2">
            <w:rPr>
              <w:noProof/>
              <w:webHidden/>
              <w:rPrChange w:id="344" w:author="Kumar Baral" w:date="2023-02-07T17:08:00Z">
                <w:rPr>
                  <w:noProof/>
                  <w:webHidden/>
                </w:rPr>
              </w:rPrChange>
            </w:rPr>
            <w:fldChar w:fldCharType="end"/>
          </w:r>
          <w:r w:rsidRPr="00E837A2">
            <w:rPr>
              <w:noProof/>
              <w:rPrChange w:id="345" w:author="Kumar Baral" w:date="2023-02-07T17:08:00Z">
                <w:rPr>
                  <w:noProof/>
                </w:rPr>
              </w:rPrChange>
            </w:rPr>
            <w:fldChar w:fldCharType="end"/>
          </w:r>
        </w:p>
        <w:p w14:paraId="6D1AA484" w14:textId="36D0B522" w:rsidR="0059272B" w:rsidRPr="00E837A2" w:rsidRDefault="00F72045">
          <w:pPr>
            <w:pStyle w:val="TableofFigures"/>
            <w:tabs>
              <w:tab w:val="right" w:leader="dot" w:pos="9350"/>
            </w:tabs>
            <w:rPr>
              <w:rFonts w:eastAsiaTheme="minorEastAsia" w:cstheme="minorBidi"/>
              <w:noProof/>
              <w:sz w:val="22"/>
              <w:szCs w:val="20"/>
              <w:lang w:val="en-US" w:bidi="ne-NP"/>
              <w:rPrChange w:id="346" w:author="Kumar Baral" w:date="2023-02-07T17:08:00Z">
                <w:rPr>
                  <w:rFonts w:asciiTheme="minorHAnsi" w:eastAsiaTheme="minorEastAsia" w:hAnsiTheme="minorHAnsi" w:cstheme="minorBidi"/>
                  <w:noProof/>
                  <w:sz w:val="22"/>
                  <w:szCs w:val="20"/>
                  <w:lang w:val="en-US" w:bidi="ne-NP"/>
                </w:rPr>
              </w:rPrChange>
            </w:rPr>
          </w:pPr>
          <w:r w:rsidRPr="00E837A2">
            <w:rPr>
              <w:rPrChange w:id="347" w:author="Kumar Baral" w:date="2023-02-07T17:08:00Z">
                <w:rPr/>
              </w:rPrChange>
            </w:rPr>
            <w:fldChar w:fldCharType="begin"/>
          </w:r>
          <w:r w:rsidRPr="00E837A2">
            <w:instrText xml:space="preserve"> HYPERLINK \l "_Toc98928437" </w:instrText>
          </w:r>
          <w:r w:rsidRPr="00E837A2">
            <w:rPr>
              <w:rPrChange w:id="348" w:author="Kumar Baral" w:date="2023-02-07T17:08:00Z">
                <w:rPr>
                  <w:noProof/>
                </w:rPr>
              </w:rPrChange>
            </w:rPr>
            <w:fldChar w:fldCharType="separate"/>
          </w:r>
          <w:r w:rsidR="0059272B" w:rsidRPr="00E837A2">
            <w:rPr>
              <w:rStyle w:val="Hyperlink"/>
              <w:noProof/>
              <w:color w:val="auto"/>
              <w:rPrChange w:id="349" w:author="Kumar Baral" w:date="2023-02-07T17:08:00Z">
                <w:rPr>
                  <w:rStyle w:val="Hyperlink"/>
                  <w:noProof/>
                </w:rPr>
              </w:rPrChange>
            </w:rPr>
            <w:t>Table 2</w:t>
          </w:r>
          <w:r w:rsidR="0059272B" w:rsidRPr="00E837A2">
            <w:rPr>
              <w:rStyle w:val="Hyperlink"/>
              <w:noProof/>
              <w:color w:val="auto"/>
              <w:rPrChange w:id="350" w:author="Kumar Baral" w:date="2023-02-07T17:08:00Z">
                <w:rPr>
                  <w:rStyle w:val="Hyperlink"/>
                  <w:noProof/>
                </w:rPr>
              </w:rPrChange>
            </w:rPr>
            <w:noBreakHyphen/>
            <w:t>10 Basin Baseflow Parameters</w:t>
          </w:r>
          <w:r w:rsidR="0059272B" w:rsidRPr="00E837A2">
            <w:rPr>
              <w:noProof/>
              <w:webHidden/>
            </w:rPr>
            <w:tab/>
          </w:r>
          <w:r w:rsidR="0059272B" w:rsidRPr="00E837A2">
            <w:rPr>
              <w:noProof/>
              <w:webHidden/>
              <w:rPrChange w:id="351" w:author="Kumar Baral" w:date="2023-02-07T17:08:00Z">
                <w:rPr>
                  <w:noProof/>
                  <w:webHidden/>
                </w:rPr>
              </w:rPrChange>
            </w:rPr>
            <w:fldChar w:fldCharType="begin"/>
          </w:r>
          <w:r w:rsidR="0059272B" w:rsidRPr="00E837A2">
            <w:rPr>
              <w:noProof/>
              <w:webHidden/>
            </w:rPr>
            <w:instrText xml:space="preserve"> PAGEREF _Toc98928437 \h </w:instrText>
          </w:r>
          <w:r w:rsidR="0059272B" w:rsidRPr="00E837A2">
            <w:rPr>
              <w:noProof/>
              <w:webHidden/>
              <w:rPrChange w:id="352" w:author="Kumar Baral" w:date="2023-02-07T17:08:00Z">
                <w:rPr>
                  <w:noProof/>
                  <w:webHidden/>
                </w:rPr>
              </w:rPrChange>
            </w:rPr>
          </w:r>
          <w:r w:rsidR="0059272B" w:rsidRPr="00E837A2">
            <w:rPr>
              <w:noProof/>
              <w:webHidden/>
              <w:rPrChange w:id="353" w:author="Kumar Baral" w:date="2023-02-07T17:08:00Z">
                <w:rPr>
                  <w:noProof/>
                  <w:webHidden/>
                </w:rPr>
              </w:rPrChange>
            </w:rPr>
            <w:fldChar w:fldCharType="separate"/>
          </w:r>
          <w:r w:rsidR="0059272B" w:rsidRPr="00E837A2">
            <w:rPr>
              <w:noProof/>
              <w:webHidden/>
            </w:rPr>
            <w:t>23</w:t>
          </w:r>
          <w:r w:rsidR="0059272B" w:rsidRPr="00E837A2">
            <w:rPr>
              <w:noProof/>
              <w:webHidden/>
              <w:rPrChange w:id="354" w:author="Kumar Baral" w:date="2023-02-07T17:08:00Z">
                <w:rPr>
                  <w:noProof/>
                  <w:webHidden/>
                </w:rPr>
              </w:rPrChange>
            </w:rPr>
            <w:fldChar w:fldCharType="end"/>
          </w:r>
          <w:r w:rsidRPr="00E837A2">
            <w:rPr>
              <w:noProof/>
              <w:rPrChange w:id="355" w:author="Kumar Baral" w:date="2023-02-07T17:08:00Z">
                <w:rPr>
                  <w:noProof/>
                </w:rPr>
              </w:rPrChange>
            </w:rPr>
            <w:fldChar w:fldCharType="end"/>
          </w:r>
        </w:p>
        <w:p w14:paraId="322656D6" w14:textId="79DF0B11" w:rsidR="0059272B" w:rsidRPr="00E837A2" w:rsidRDefault="00F72045">
          <w:pPr>
            <w:pStyle w:val="TableofFigures"/>
            <w:tabs>
              <w:tab w:val="right" w:leader="dot" w:pos="9350"/>
            </w:tabs>
            <w:rPr>
              <w:rFonts w:eastAsiaTheme="minorEastAsia" w:cstheme="minorBidi"/>
              <w:noProof/>
              <w:sz w:val="22"/>
              <w:szCs w:val="20"/>
              <w:lang w:val="en-US" w:bidi="ne-NP"/>
              <w:rPrChange w:id="356" w:author="Kumar Baral" w:date="2023-02-07T17:08:00Z">
                <w:rPr>
                  <w:rFonts w:asciiTheme="minorHAnsi" w:eastAsiaTheme="minorEastAsia" w:hAnsiTheme="minorHAnsi" w:cstheme="minorBidi"/>
                  <w:noProof/>
                  <w:sz w:val="22"/>
                  <w:szCs w:val="20"/>
                  <w:lang w:val="en-US" w:bidi="ne-NP"/>
                </w:rPr>
              </w:rPrChange>
            </w:rPr>
          </w:pPr>
          <w:r w:rsidRPr="00E837A2">
            <w:rPr>
              <w:rPrChange w:id="357" w:author="Kumar Baral" w:date="2023-02-07T17:08:00Z">
                <w:rPr/>
              </w:rPrChange>
            </w:rPr>
            <w:fldChar w:fldCharType="begin"/>
          </w:r>
          <w:r w:rsidRPr="00E837A2">
            <w:instrText xml:space="preserve"> HYPERLINK \l "_Toc98928438" </w:instrText>
          </w:r>
          <w:r w:rsidRPr="00E837A2">
            <w:rPr>
              <w:rPrChange w:id="358" w:author="Kumar Baral" w:date="2023-02-07T17:08:00Z">
                <w:rPr>
                  <w:noProof/>
                </w:rPr>
              </w:rPrChange>
            </w:rPr>
            <w:fldChar w:fldCharType="separate"/>
          </w:r>
          <w:r w:rsidR="0059272B" w:rsidRPr="00E837A2">
            <w:rPr>
              <w:rStyle w:val="Hyperlink"/>
              <w:noProof/>
              <w:color w:val="auto"/>
              <w:rPrChange w:id="359" w:author="Kumar Baral" w:date="2023-02-07T17:08:00Z">
                <w:rPr>
                  <w:rStyle w:val="Hyperlink"/>
                  <w:noProof/>
                </w:rPr>
              </w:rPrChange>
            </w:rPr>
            <w:t>Table 3</w:t>
          </w:r>
          <w:r w:rsidR="0059272B" w:rsidRPr="00E837A2">
            <w:rPr>
              <w:rStyle w:val="Hyperlink"/>
              <w:noProof/>
              <w:color w:val="auto"/>
              <w:rPrChange w:id="360" w:author="Kumar Baral" w:date="2023-02-07T17:08:00Z">
                <w:rPr>
                  <w:rStyle w:val="Hyperlink"/>
                  <w:noProof/>
                </w:rPr>
              </w:rPrChange>
            </w:rPr>
            <w:noBreakHyphen/>
            <w:t>1 Selected data in the model for calibration event</w:t>
          </w:r>
          <w:r w:rsidR="0059272B" w:rsidRPr="00E837A2">
            <w:rPr>
              <w:noProof/>
              <w:webHidden/>
            </w:rPr>
            <w:tab/>
          </w:r>
          <w:r w:rsidR="0059272B" w:rsidRPr="00E837A2">
            <w:rPr>
              <w:noProof/>
              <w:webHidden/>
              <w:rPrChange w:id="361" w:author="Kumar Baral" w:date="2023-02-07T17:08:00Z">
                <w:rPr>
                  <w:noProof/>
                  <w:webHidden/>
                </w:rPr>
              </w:rPrChange>
            </w:rPr>
            <w:fldChar w:fldCharType="begin"/>
          </w:r>
          <w:r w:rsidR="0059272B" w:rsidRPr="00E837A2">
            <w:rPr>
              <w:noProof/>
              <w:webHidden/>
            </w:rPr>
            <w:instrText xml:space="preserve"> PAGEREF _Toc98928438 \h </w:instrText>
          </w:r>
          <w:r w:rsidR="0059272B" w:rsidRPr="00E837A2">
            <w:rPr>
              <w:noProof/>
              <w:webHidden/>
              <w:rPrChange w:id="362" w:author="Kumar Baral" w:date="2023-02-07T17:08:00Z">
                <w:rPr>
                  <w:noProof/>
                  <w:webHidden/>
                </w:rPr>
              </w:rPrChange>
            </w:rPr>
          </w:r>
          <w:r w:rsidR="0059272B" w:rsidRPr="00E837A2">
            <w:rPr>
              <w:noProof/>
              <w:webHidden/>
              <w:rPrChange w:id="363" w:author="Kumar Baral" w:date="2023-02-07T17:08:00Z">
                <w:rPr>
                  <w:noProof/>
                  <w:webHidden/>
                </w:rPr>
              </w:rPrChange>
            </w:rPr>
            <w:fldChar w:fldCharType="separate"/>
          </w:r>
          <w:r w:rsidR="0059272B" w:rsidRPr="00E837A2">
            <w:rPr>
              <w:noProof/>
              <w:webHidden/>
            </w:rPr>
            <w:t>30</w:t>
          </w:r>
          <w:r w:rsidR="0059272B" w:rsidRPr="00E837A2">
            <w:rPr>
              <w:noProof/>
              <w:webHidden/>
              <w:rPrChange w:id="364" w:author="Kumar Baral" w:date="2023-02-07T17:08:00Z">
                <w:rPr>
                  <w:noProof/>
                  <w:webHidden/>
                </w:rPr>
              </w:rPrChange>
            </w:rPr>
            <w:fldChar w:fldCharType="end"/>
          </w:r>
          <w:r w:rsidRPr="00E837A2">
            <w:rPr>
              <w:noProof/>
              <w:rPrChange w:id="365" w:author="Kumar Baral" w:date="2023-02-07T17:08:00Z">
                <w:rPr>
                  <w:noProof/>
                </w:rPr>
              </w:rPrChange>
            </w:rPr>
            <w:fldChar w:fldCharType="end"/>
          </w:r>
        </w:p>
        <w:p w14:paraId="03DE2564" w14:textId="1CADD1D5" w:rsidR="0059272B" w:rsidRPr="00E837A2" w:rsidRDefault="00F72045">
          <w:pPr>
            <w:pStyle w:val="TableofFigures"/>
            <w:tabs>
              <w:tab w:val="right" w:leader="dot" w:pos="9350"/>
            </w:tabs>
            <w:rPr>
              <w:rFonts w:eastAsiaTheme="minorEastAsia" w:cstheme="minorBidi"/>
              <w:noProof/>
              <w:sz w:val="22"/>
              <w:szCs w:val="20"/>
              <w:lang w:val="en-US" w:bidi="ne-NP"/>
              <w:rPrChange w:id="366" w:author="Kumar Baral" w:date="2023-02-07T17:08:00Z">
                <w:rPr>
                  <w:rFonts w:asciiTheme="minorHAnsi" w:eastAsiaTheme="minorEastAsia" w:hAnsiTheme="minorHAnsi" w:cstheme="minorBidi"/>
                  <w:noProof/>
                  <w:sz w:val="22"/>
                  <w:szCs w:val="20"/>
                  <w:lang w:val="en-US" w:bidi="ne-NP"/>
                </w:rPr>
              </w:rPrChange>
            </w:rPr>
          </w:pPr>
          <w:r w:rsidRPr="00E837A2">
            <w:rPr>
              <w:rPrChange w:id="367" w:author="Kumar Baral" w:date="2023-02-07T17:08:00Z">
                <w:rPr/>
              </w:rPrChange>
            </w:rPr>
            <w:fldChar w:fldCharType="begin"/>
          </w:r>
          <w:r w:rsidRPr="00E837A2">
            <w:instrText xml:space="preserve"> HYPERLINK \l "_Toc98928439" </w:instrText>
          </w:r>
          <w:r w:rsidRPr="00E837A2">
            <w:rPr>
              <w:rPrChange w:id="368" w:author="Kumar Baral" w:date="2023-02-07T17:08:00Z">
                <w:rPr>
                  <w:noProof/>
                </w:rPr>
              </w:rPrChange>
            </w:rPr>
            <w:fldChar w:fldCharType="separate"/>
          </w:r>
          <w:r w:rsidR="0059272B" w:rsidRPr="00E837A2">
            <w:rPr>
              <w:rStyle w:val="Hyperlink"/>
              <w:noProof/>
              <w:color w:val="auto"/>
              <w:rPrChange w:id="369" w:author="Kumar Baral" w:date="2023-02-07T17:08:00Z">
                <w:rPr>
                  <w:rStyle w:val="Hyperlink"/>
                  <w:noProof/>
                </w:rPr>
              </w:rPrChange>
            </w:rPr>
            <w:t>Table 3</w:t>
          </w:r>
          <w:r w:rsidR="0059272B" w:rsidRPr="00E837A2">
            <w:rPr>
              <w:rStyle w:val="Hyperlink"/>
              <w:noProof/>
              <w:color w:val="auto"/>
              <w:rPrChange w:id="370" w:author="Kumar Baral" w:date="2023-02-07T17:08:00Z">
                <w:rPr>
                  <w:rStyle w:val="Hyperlink"/>
                  <w:noProof/>
                </w:rPr>
              </w:rPrChange>
            </w:rPr>
            <w:noBreakHyphen/>
            <w:t>2 Model selected data for validation event</w:t>
          </w:r>
          <w:r w:rsidR="0059272B" w:rsidRPr="00E837A2">
            <w:rPr>
              <w:noProof/>
              <w:webHidden/>
            </w:rPr>
            <w:tab/>
          </w:r>
          <w:r w:rsidR="0059272B" w:rsidRPr="00E837A2">
            <w:rPr>
              <w:noProof/>
              <w:webHidden/>
              <w:rPrChange w:id="371" w:author="Kumar Baral" w:date="2023-02-07T17:08:00Z">
                <w:rPr>
                  <w:noProof/>
                  <w:webHidden/>
                </w:rPr>
              </w:rPrChange>
            </w:rPr>
            <w:fldChar w:fldCharType="begin"/>
          </w:r>
          <w:r w:rsidR="0059272B" w:rsidRPr="00E837A2">
            <w:rPr>
              <w:noProof/>
              <w:webHidden/>
            </w:rPr>
            <w:instrText xml:space="preserve"> PAGEREF _Toc98928439 \h </w:instrText>
          </w:r>
          <w:r w:rsidR="0059272B" w:rsidRPr="00E837A2">
            <w:rPr>
              <w:noProof/>
              <w:webHidden/>
              <w:rPrChange w:id="372" w:author="Kumar Baral" w:date="2023-02-07T17:08:00Z">
                <w:rPr>
                  <w:noProof/>
                  <w:webHidden/>
                </w:rPr>
              </w:rPrChange>
            </w:rPr>
          </w:r>
          <w:r w:rsidR="0059272B" w:rsidRPr="00E837A2">
            <w:rPr>
              <w:noProof/>
              <w:webHidden/>
              <w:rPrChange w:id="373" w:author="Kumar Baral" w:date="2023-02-07T17:08:00Z">
                <w:rPr>
                  <w:noProof/>
                  <w:webHidden/>
                </w:rPr>
              </w:rPrChange>
            </w:rPr>
            <w:fldChar w:fldCharType="separate"/>
          </w:r>
          <w:r w:rsidR="0059272B" w:rsidRPr="00E837A2">
            <w:rPr>
              <w:noProof/>
              <w:webHidden/>
            </w:rPr>
            <w:t>31</w:t>
          </w:r>
          <w:r w:rsidR="0059272B" w:rsidRPr="00E837A2">
            <w:rPr>
              <w:noProof/>
              <w:webHidden/>
              <w:rPrChange w:id="374" w:author="Kumar Baral" w:date="2023-02-07T17:08:00Z">
                <w:rPr>
                  <w:noProof/>
                  <w:webHidden/>
                </w:rPr>
              </w:rPrChange>
            </w:rPr>
            <w:fldChar w:fldCharType="end"/>
          </w:r>
          <w:r w:rsidRPr="00E837A2">
            <w:rPr>
              <w:noProof/>
              <w:rPrChange w:id="375" w:author="Kumar Baral" w:date="2023-02-07T17:08:00Z">
                <w:rPr>
                  <w:noProof/>
                </w:rPr>
              </w:rPrChange>
            </w:rPr>
            <w:fldChar w:fldCharType="end"/>
          </w:r>
        </w:p>
        <w:p w14:paraId="55309721" w14:textId="77777777" w:rsidR="0059272B" w:rsidRPr="00E837A2" w:rsidRDefault="00414033" w:rsidP="00414033">
          <w:pPr>
            <w:pStyle w:val="TOCHeading"/>
            <w:rPr>
              <w:rFonts w:ascii="Gill Sans MT" w:hAnsi="Gill Sans MT"/>
              <w:noProof/>
              <w:color w:val="auto"/>
              <w:rPrChange w:id="376" w:author="Kumar Baral" w:date="2023-02-07T17:08:00Z">
                <w:rPr>
                  <w:noProof/>
                </w:rPr>
              </w:rPrChange>
            </w:rPr>
          </w:pPr>
          <w:r w:rsidRPr="00E837A2">
            <w:rPr>
              <w:rFonts w:ascii="Gill Sans MT" w:hAnsi="Gill Sans MT"/>
              <w:color w:val="auto"/>
              <w:rPrChange w:id="377" w:author="Kumar Baral" w:date="2023-02-07T17:08:00Z">
                <w:rPr/>
              </w:rPrChange>
            </w:rPr>
            <w:fldChar w:fldCharType="end"/>
          </w:r>
          <w:r w:rsidRPr="00E837A2">
            <w:rPr>
              <w:rFonts w:ascii="Gill Sans MT" w:hAnsi="Gill Sans MT"/>
              <w:b/>
              <w:bCs/>
              <w:color w:val="auto"/>
              <w:rPrChange w:id="378" w:author="Kumar Baral" w:date="2023-02-07T17:08:00Z">
                <w:rPr>
                  <w:b/>
                  <w:bCs/>
                  <w:color w:val="C45911" w:themeColor="accent2" w:themeShade="BF"/>
                </w:rPr>
              </w:rPrChange>
            </w:rPr>
            <w:t xml:space="preserve"> Figures</w:t>
          </w:r>
          <w:r w:rsidRPr="00E837A2">
            <w:rPr>
              <w:rFonts w:ascii="Gill Sans MT" w:hAnsi="Gill Sans MT"/>
              <w:color w:val="auto"/>
              <w:rPrChange w:id="379" w:author="Kumar Baral" w:date="2023-02-07T17:08:00Z">
                <w:rPr/>
              </w:rPrChange>
            </w:rPr>
            <w:fldChar w:fldCharType="begin"/>
          </w:r>
          <w:r w:rsidRPr="00E837A2">
            <w:rPr>
              <w:rFonts w:ascii="Gill Sans MT" w:hAnsi="Gill Sans MT"/>
              <w:color w:val="auto"/>
              <w:rPrChange w:id="380" w:author="Kumar Baral" w:date="2023-02-07T17:08:00Z">
                <w:rPr/>
              </w:rPrChange>
            </w:rPr>
            <w:instrText xml:space="preserve"> TOC \h \z \c "Figure" </w:instrText>
          </w:r>
          <w:r w:rsidRPr="00E837A2">
            <w:rPr>
              <w:rFonts w:ascii="Gill Sans MT" w:hAnsi="Gill Sans MT"/>
              <w:color w:val="auto"/>
              <w:rPrChange w:id="381" w:author="Kumar Baral" w:date="2023-02-07T17:08:00Z">
                <w:rPr>
                  <w:rFonts w:ascii="Gill Sans MT" w:eastAsia="Cambria" w:hAnsi="Gill Sans MT" w:cs="Times New Roman"/>
                  <w:color w:val="auto"/>
                  <w:sz w:val="20"/>
                  <w:szCs w:val="24"/>
                  <w:lang w:val="en-AU"/>
                </w:rPr>
              </w:rPrChange>
            </w:rPr>
            <w:fldChar w:fldCharType="separate"/>
          </w:r>
        </w:p>
        <w:p w14:paraId="7FCBABAB" w14:textId="6D526D6E" w:rsidR="0059272B" w:rsidRPr="00E837A2" w:rsidRDefault="00F72045">
          <w:pPr>
            <w:pStyle w:val="TableofFigures"/>
            <w:tabs>
              <w:tab w:val="right" w:leader="dot" w:pos="9350"/>
            </w:tabs>
            <w:rPr>
              <w:rFonts w:eastAsiaTheme="minorEastAsia" w:cstheme="minorBidi"/>
              <w:noProof/>
              <w:sz w:val="22"/>
              <w:szCs w:val="20"/>
              <w:lang w:val="en-US" w:bidi="ne-NP"/>
              <w:rPrChange w:id="382" w:author="Kumar Baral" w:date="2023-02-07T17:08:00Z">
                <w:rPr>
                  <w:rFonts w:asciiTheme="minorHAnsi" w:eastAsiaTheme="minorEastAsia" w:hAnsiTheme="minorHAnsi" w:cstheme="minorBidi"/>
                  <w:noProof/>
                  <w:sz w:val="22"/>
                  <w:szCs w:val="20"/>
                  <w:lang w:val="en-US" w:bidi="ne-NP"/>
                </w:rPr>
              </w:rPrChange>
            </w:rPr>
          </w:pPr>
          <w:r w:rsidRPr="00E837A2">
            <w:rPr>
              <w:rPrChange w:id="383" w:author="Kumar Baral" w:date="2023-02-07T17:08:00Z">
                <w:rPr/>
              </w:rPrChange>
            </w:rPr>
            <w:fldChar w:fldCharType="begin"/>
          </w:r>
          <w:r w:rsidRPr="00E837A2">
            <w:instrText xml:space="preserve"> HYPERLINK \l "_Toc98928440" </w:instrText>
          </w:r>
          <w:r w:rsidRPr="00E837A2">
            <w:rPr>
              <w:rPrChange w:id="384" w:author="Kumar Baral" w:date="2023-02-07T17:08:00Z">
                <w:rPr>
                  <w:noProof/>
                </w:rPr>
              </w:rPrChange>
            </w:rPr>
            <w:fldChar w:fldCharType="separate"/>
          </w:r>
          <w:r w:rsidR="0059272B" w:rsidRPr="00E837A2">
            <w:rPr>
              <w:rStyle w:val="Hyperlink"/>
              <w:noProof/>
              <w:color w:val="auto"/>
              <w:rPrChange w:id="385" w:author="Kumar Baral" w:date="2023-02-07T17:08:00Z">
                <w:rPr>
                  <w:rStyle w:val="Hyperlink"/>
                  <w:noProof/>
                </w:rPr>
              </w:rPrChange>
            </w:rPr>
            <w:t>Figure 1</w:t>
          </w:r>
          <w:r w:rsidR="0059272B" w:rsidRPr="00E837A2">
            <w:rPr>
              <w:rStyle w:val="Hyperlink"/>
              <w:noProof/>
              <w:color w:val="auto"/>
              <w:rPrChange w:id="386" w:author="Kumar Baral" w:date="2023-02-07T17:08:00Z">
                <w:rPr>
                  <w:rStyle w:val="Hyperlink"/>
                  <w:noProof/>
                </w:rPr>
              </w:rPrChange>
            </w:rPr>
            <w:noBreakHyphen/>
            <w:t>1 K</w:t>
          </w:r>
          <w:r w:rsidR="0059272B" w:rsidRPr="00E837A2">
            <w:rPr>
              <w:rStyle w:val="Hyperlink"/>
              <w:noProof/>
              <w:color w:val="auto"/>
              <w:vertAlign w:val="subscript"/>
              <w:rPrChange w:id="387" w:author="Kumar Baral" w:date="2023-02-07T17:08:00Z">
                <w:rPr>
                  <w:rStyle w:val="Hyperlink"/>
                  <w:noProof/>
                  <w:vertAlign w:val="subscript"/>
                </w:rPr>
              </w:rPrChange>
            </w:rPr>
            <w:t>m</w:t>
          </w:r>
          <w:r w:rsidR="0059272B" w:rsidRPr="00E837A2">
            <w:rPr>
              <w:rStyle w:val="Hyperlink"/>
              <w:noProof/>
              <w:color w:val="auto"/>
              <w:rPrChange w:id="388" w:author="Kumar Baral" w:date="2023-02-07T17:08:00Z">
                <w:rPr>
                  <w:rStyle w:val="Hyperlink"/>
                  <w:noProof/>
                </w:rPr>
              </w:rPrChange>
            </w:rPr>
            <w:t xml:space="preserve"> value for the mean value of maximum rainfall series.</w:t>
          </w:r>
          <w:r w:rsidR="0059272B" w:rsidRPr="00E837A2">
            <w:rPr>
              <w:noProof/>
              <w:webHidden/>
            </w:rPr>
            <w:tab/>
          </w:r>
          <w:r w:rsidR="0059272B" w:rsidRPr="00E837A2">
            <w:rPr>
              <w:noProof/>
              <w:webHidden/>
              <w:rPrChange w:id="389" w:author="Kumar Baral" w:date="2023-02-07T17:08:00Z">
                <w:rPr>
                  <w:noProof/>
                  <w:webHidden/>
                </w:rPr>
              </w:rPrChange>
            </w:rPr>
            <w:fldChar w:fldCharType="begin"/>
          </w:r>
          <w:r w:rsidR="0059272B" w:rsidRPr="00E837A2">
            <w:rPr>
              <w:noProof/>
              <w:webHidden/>
            </w:rPr>
            <w:instrText xml:space="preserve"> PAGEREF _Toc98928440 \h </w:instrText>
          </w:r>
          <w:r w:rsidR="0059272B" w:rsidRPr="00E837A2">
            <w:rPr>
              <w:noProof/>
              <w:webHidden/>
              <w:rPrChange w:id="390" w:author="Kumar Baral" w:date="2023-02-07T17:08:00Z">
                <w:rPr>
                  <w:noProof/>
                  <w:webHidden/>
                </w:rPr>
              </w:rPrChange>
            </w:rPr>
          </w:r>
          <w:r w:rsidR="0059272B" w:rsidRPr="00E837A2">
            <w:rPr>
              <w:noProof/>
              <w:webHidden/>
              <w:rPrChange w:id="391" w:author="Kumar Baral" w:date="2023-02-07T17:08:00Z">
                <w:rPr>
                  <w:noProof/>
                  <w:webHidden/>
                </w:rPr>
              </w:rPrChange>
            </w:rPr>
            <w:fldChar w:fldCharType="separate"/>
          </w:r>
          <w:r w:rsidR="0059272B" w:rsidRPr="00E837A2">
            <w:rPr>
              <w:noProof/>
              <w:webHidden/>
            </w:rPr>
            <w:t>4</w:t>
          </w:r>
          <w:r w:rsidR="0059272B" w:rsidRPr="00E837A2">
            <w:rPr>
              <w:noProof/>
              <w:webHidden/>
              <w:rPrChange w:id="392" w:author="Kumar Baral" w:date="2023-02-07T17:08:00Z">
                <w:rPr>
                  <w:noProof/>
                  <w:webHidden/>
                </w:rPr>
              </w:rPrChange>
            </w:rPr>
            <w:fldChar w:fldCharType="end"/>
          </w:r>
          <w:r w:rsidRPr="00E837A2">
            <w:rPr>
              <w:noProof/>
              <w:rPrChange w:id="393" w:author="Kumar Baral" w:date="2023-02-07T17:08:00Z">
                <w:rPr>
                  <w:noProof/>
                </w:rPr>
              </w:rPrChange>
            </w:rPr>
            <w:fldChar w:fldCharType="end"/>
          </w:r>
        </w:p>
        <w:p w14:paraId="4385B73B" w14:textId="5A4940C9" w:rsidR="0059272B" w:rsidRPr="00E837A2" w:rsidRDefault="00F72045">
          <w:pPr>
            <w:pStyle w:val="TableofFigures"/>
            <w:tabs>
              <w:tab w:val="right" w:leader="dot" w:pos="9350"/>
            </w:tabs>
            <w:rPr>
              <w:rFonts w:eastAsiaTheme="minorEastAsia" w:cstheme="minorBidi"/>
              <w:noProof/>
              <w:sz w:val="22"/>
              <w:szCs w:val="20"/>
              <w:lang w:val="en-US" w:bidi="ne-NP"/>
              <w:rPrChange w:id="394" w:author="Kumar Baral" w:date="2023-02-07T17:08:00Z">
                <w:rPr>
                  <w:rFonts w:asciiTheme="minorHAnsi" w:eastAsiaTheme="minorEastAsia" w:hAnsiTheme="minorHAnsi" w:cstheme="minorBidi"/>
                  <w:noProof/>
                  <w:sz w:val="22"/>
                  <w:szCs w:val="20"/>
                  <w:lang w:val="en-US" w:bidi="ne-NP"/>
                </w:rPr>
              </w:rPrChange>
            </w:rPr>
          </w:pPr>
          <w:r w:rsidRPr="00E837A2">
            <w:rPr>
              <w:rPrChange w:id="395" w:author="Kumar Baral" w:date="2023-02-07T17:08:00Z">
                <w:rPr/>
              </w:rPrChange>
            </w:rPr>
            <w:fldChar w:fldCharType="begin"/>
          </w:r>
          <w:r w:rsidRPr="00E837A2">
            <w:instrText xml:space="preserve"> HYPERLINK \l "_Toc98928441" </w:instrText>
          </w:r>
          <w:r w:rsidRPr="00E837A2">
            <w:rPr>
              <w:rPrChange w:id="396" w:author="Kumar Baral" w:date="2023-02-07T17:08:00Z">
                <w:rPr>
                  <w:noProof/>
                </w:rPr>
              </w:rPrChange>
            </w:rPr>
            <w:fldChar w:fldCharType="separate"/>
          </w:r>
          <w:r w:rsidR="0059272B" w:rsidRPr="00E837A2">
            <w:rPr>
              <w:rStyle w:val="Hyperlink"/>
              <w:noProof/>
              <w:color w:val="auto"/>
              <w:rPrChange w:id="397" w:author="Kumar Baral" w:date="2023-02-07T17:08:00Z">
                <w:rPr>
                  <w:rStyle w:val="Hyperlink"/>
                  <w:noProof/>
                </w:rPr>
              </w:rPrChange>
            </w:rPr>
            <w:t>Figure 1</w:t>
          </w:r>
          <w:r w:rsidR="0059272B" w:rsidRPr="00E837A2">
            <w:rPr>
              <w:rStyle w:val="Hyperlink"/>
              <w:noProof/>
              <w:color w:val="auto"/>
              <w:rPrChange w:id="398" w:author="Kumar Baral" w:date="2023-02-07T17:08:00Z">
                <w:rPr>
                  <w:rStyle w:val="Hyperlink"/>
                  <w:noProof/>
                </w:rPr>
              </w:rPrChange>
            </w:rPr>
            <w:noBreakHyphen/>
            <w:t>2 Adjustment of the mean of annual series for maximum observed rainfall</w:t>
          </w:r>
          <w:r w:rsidR="0059272B" w:rsidRPr="00E837A2">
            <w:rPr>
              <w:noProof/>
              <w:webHidden/>
            </w:rPr>
            <w:tab/>
          </w:r>
          <w:r w:rsidR="0059272B" w:rsidRPr="00E837A2">
            <w:rPr>
              <w:noProof/>
              <w:webHidden/>
              <w:rPrChange w:id="399" w:author="Kumar Baral" w:date="2023-02-07T17:08:00Z">
                <w:rPr>
                  <w:noProof/>
                  <w:webHidden/>
                </w:rPr>
              </w:rPrChange>
            </w:rPr>
            <w:fldChar w:fldCharType="begin"/>
          </w:r>
          <w:r w:rsidR="0059272B" w:rsidRPr="00E837A2">
            <w:rPr>
              <w:noProof/>
              <w:webHidden/>
            </w:rPr>
            <w:instrText xml:space="preserve"> PAGEREF _Toc98928441 \h </w:instrText>
          </w:r>
          <w:r w:rsidR="0059272B" w:rsidRPr="00E837A2">
            <w:rPr>
              <w:noProof/>
              <w:webHidden/>
              <w:rPrChange w:id="400" w:author="Kumar Baral" w:date="2023-02-07T17:08:00Z">
                <w:rPr>
                  <w:noProof/>
                  <w:webHidden/>
                </w:rPr>
              </w:rPrChange>
            </w:rPr>
          </w:r>
          <w:r w:rsidR="0059272B" w:rsidRPr="00E837A2">
            <w:rPr>
              <w:noProof/>
              <w:webHidden/>
              <w:rPrChange w:id="401" w:author="Kumar Baral" w:date="2023-02-07T17:08:00Z">
                <w:rPr>
                  <w:noProof/>
                  <w:webHidden/>
                </w:rPr>
              </w:rPrChange>
            </w:rPr>
            <w:fldChar w:fldCharType="separate"/>
          </w:r>
          <w:r w:rsidR="0059272B" w:rsidRPr="00E837A2">
            <w:rPr>
              <w:noProof/>
              <w:webHidden/>
            </w:rPr>
            <w:t>4</w:t>
          </w:r>
          <w:r w:rsidR="0059272B" w:rsidRPr="00E837A2">
            <w:rPr>
              <w:noProof/>
              <w:webHidden/>
              <w:rPrChange w:id="402" w:author="Kumar Baral" w:date="2023-02-07T17:08:00Z">
                <w:rPr>
                  <w:noProof/>
                  <w:webHidden/>
                </w:rPr>
              </w:rPrChange>
            </w:rPr>
            <w:fldChar w:fldCharType="end"/>
          </w:r>
          <w:r w:rsidRPr="00E837A2">
            <w:rPr>
              <w:noProof/>
              <w:rPrChange w:id="403" w:author="Kumar Baral" w:date="2023-02-07T17:08:00Z">
                <w:rPr>
                  <w:noProof/>
                </w:rPr>
              </w:rPrChange>
            </w:rPr>
            <w:fldChar w:fldCharType="end"/>
          </w:r>
        </w:p>
        <w:p w14:paraId="7BD332DD" w14:textId="6BE77462" w:rsidR="0059272B" w:rsidRPr="00E837A2" w:rsidRDefault="00F72045">
          <w:pPr>
            <w:pStyle w:val="TableofFigures"/>
            <w:tabs>
              <w:tab w:val="right" w:leader="dot" w:pos="9350"/>
            </w:tabs>
            <w:rPr>
              <w:rFonts w:eastAsiaTheme="minorEastAsia" w:cstheme="minorBidi"/>
              <w:noProof/>
              <w:sz w:val="22"/>
              <w:szCs w:val="20"/>
              <w:lang w:val="en-US" w:bidi="ne-NP"/>
              <w:rPrChange w:id="404" w:author="Kumar Baral" w:date="2023-02-07T17:08:00Z">
                <w:rPr>
                  <w:rFonts w:asciiTheme="minorHAnsi" w:eastAsiaTheme="minorEastAsia" w:hAnsiTheme="minorHAnsi" w:cstheme="minorBidi"/>
                  <w:noProof/>
                  <w:sz w:val="22"/>
                  <w:szCs w:val="20"/>
                  <w:lang w:val="en-US" w:bidi="ne-NP"/>
                </w:rPr>
              </w:rPrChange>
            </w:rPr>
          </w:pPr>
          <w:r w:rsidRPr="00E837A2">
            <w:rPr>
              <w:rPrChange w:id="405" w:author="Kumar Baral" w:date="2023-02-07T17:08:00Z">
                <w:rPr/>
              </w:rPrChange>
            </w:rPr>
            <w:fldChar w:fldCharType="begin"/>
          </w:r>
          <w:r w:rsidRPr="00E837A2">
            <w:instrText xml:space="preserve"> HYPERLINK \l "_Toc98928442" </w:instrText>
          </w:r>
          <w:r w:rsidRPr="00E837A2">
            <w:rPr>
              <w:rPrChange w:id="406" w:author="Kumar Baral" w:date="2023-02-07T17:08:00Z">
                <w:rPr>
                  <w:noProof/>
                </w:rPr>
              </w:rPrChange>
            </w:rPr>
            <w:fldChar w:fldCharType="separate"/>
          </w:r>
          <w:r w:rsidR="0059272B" w:rsidRPr="00E837A2">
            <w:rPr>
              <w:rStyle w:val="Hyperlink"/>
              <w:noProof/>
              <w:color w:val="auto"/>
              <w:rPrChange w:id="407" w:author="Kumar Baral" w:date="2023-02-07T17:08:00Z">
                <w:rPr>
                  <w:rStyle w:val="Hyperlink"/>
                  <w:noProof/>
                </w:rPr>
              </w:rPrChange>
            </w:rPr>
            <w:t>Figure 1</w:t>
          </w:r>
          <w:r w:rsidR="0059272B" w:rsidRPr="00E837A2">
            <w:rPr>
              <w:rStyle w:val="Hyperlink"/>
              <w:noProof/>
              <w:color w:val="auto"/>
              <w:rPrChange w:id="408" w:author="Kumar Baral" w:date="2023-02-07T17:08:00Z">
                <w:rPr>
                  <w:rStyle w:val="Hyperlink"/>
                  <w:noProof/>
                </w:rPr>
              </w:rPrChange>
            </w:rPr>
            <w:noBreakHyphen/>
            <w:t>3 Adjustment of the standard deviation of annual series for maximum observed rainfall</w:t>
          </w:r>
          <w:r w:rsidR="0059272B" w:rsidRPr="00E837A2">
            <w:rPr>
              <w:noProof/>
              <w:webHidden/>
            </w:rPr>
            <w:tab/>
          </w:r>
          <w:r w:rsidR="0059272B" w:rsidRPr="00E837A2">
            <w:rPr>
              <w:noProof/>
              <w:webHidden/>
              <w:rPrChange w:id="409" w:author="Kumar Baral" w:date="2023-02-07T17:08:00Z">
                <w:rPr>
                  <w:noProof/>
                  <w:webHidden/>
                </w:rPr>
              </w:rPrChange>
            </w:rPr>
            <w:fldChar w:fldCharType="begin"/>
          </w:r>
          <w:r w:rsidR="0059272B" w:rsidRPr="00E837A2">
            <w:rPr>
              <w:noProof/>
              <w:webHidden/>
            </w:rPr>
            <w:instrText xml:space="preserve"> PAGEREF _Toc98928442 \h </w:instrText>
          </w:r>
          <w:r w:rsidR="0059272B" w:rsidRPr="00E837A2">
            <w:rPr>
              <w:noProof/>
              <w:webHidden/>
              <w:rPrChange w:id="410" w:author="Kumar Baral" w:date="2023-02-07T17:08:00Z">
                <w:rPr>
                  <w:noProof/>
                  <w:webHidden/>
                </w:rPr>
              </w:rPrChange>
            </w:rPr>
          </w:r>
          <w:r w:rsidR="0059272B" w:rsidRPr="00E837A2">
            <w:rPr>
              <w:noProof/>
              <w:webHidden/>
              <w:rPrChange w:id="411" w:author="Kumar Baral" w:date="2023-02-07T17:08:00Z">
                <w:rPr>
                  <w:noProof/>
                  <w:webHidden/>
                </w:rPr>
              </w:rPrChange>
            </w:rPr>
            <w:fldChar w:fldCharType="separate"/>
          </w:r>
          <w:r w:rsidR="0059272B" w:rsidRPr="00E837A2">
            <w:rPr>
              <w:noProof/>
              <w:webHidden/>
            </w:rPr>
            <w:t>5</w:t>
          </w:r>
          <w:r w:rsidR="0059272B" w:rsidRPr="00E837A2">
            <w:rPr>
              <w:noProof/>
              <w:webHidden/>
              <w:rPrChange w:id="412" w:author="Kumar Baral" w:date="2023-02-07T17:08:00Z">
                <w:rPr>
                  <w:noProof/>
                  <w:webHidden/>
                </w:rPr>
              </w:rPrChange>
            </w:rPr>
            <w:fldChar w:fldCharType="end"/>
          </w:r>
          <w:r w:rsidRPr="00E837A2">
            <w:rPr>
              <w:noProof/>
              <w:rPrChange w:id="413" w:author="Kumar Baral" w:date="2023-02-07T17:08:00Z">
                <w:rPr>
                  <w:noProof/>
                </w:rPr>
              </w:rPrChange>
            </w:rPr>
            <w:fldChar w:fldCharType="end"/>
          </w:r>
        </w:p>
        <w:p w14:paraId="70533FB8" w14:textId="3173F0A3" w:rsidR="0059272B" w:rsidRPr="00E837A2" w:rsidRDefault="00F72045">
          <w:pPr>
            <w:pStyle w:val="TableofFigures"/>
            <w:tabs>
              <w:tab w:val="right" w:leader="dot" w:pos="9350"/>
            </w:tabs>
            <w:rPr>
              <w:rFonts w:eastAsiaTheme="minorEastAsia" w:cstheme="minorBidi"/>
              <w:noProof/>
              <w:sz w:val="22"/>
              <w:szCs w:val="20"/>
              <w:lang w:val="en-US" w:bidi="ne-NP"/>
              <w:rPrChange w:id="414" w:author="Kumar Baral" w:date="2023-02-07T17:08:00Z">
                <w:rPr>
                  <w:rFonts w:asciiTheme="minorHAnsi" w:eastAsiaTheme="minorEastAsia" w:hAnsiTheme="minorHAnsi" w:cstheme="minorBidi"/>
                  <w:noProof/>
                  <w:sz w:val="22"/>
                  <w:szCs w:val="20"/>
                  <w:lang w:val="en-US" w:bidi="ne-NP"/>
                </w:rPr>
              </w:rPrChange>
            </w:rPr>
          </w:pPr>
          <w:r w:rsidRPr="00E837A2">
            <w:rPr>
              <w:rPrChange w:id="415" w:author="Kumar Baral" w:date="2023-02-07T17:08:00Z">
                <w:rPr/>
              </w:rPrChange>
            </w:rPr>
            <w:fldChar w:fldCharType="begin"/>
          </w:r>
          <w:r w:rsidRPr="00E837A2">
            <w:instrText xml:space="preserve"> HYPERLINK \l "_Toc98928443" </w:instrText>
          </w:r>
          <w:r w:rsidRPr="00E837A2">
            <w:rPr>
              <w:rPrChange w:id="416" w:author="Kumar Baral" w:date="2023-02-07T17:08:00Z">
                <w:rPr>
                  <w:noProof/>
                </w:rPr>
              </w:rPrChange>
            </w:rPr>
            <w:fldChar w:fldCharType="separate"/>
          </w:r>
          <w:r w:rsidR="0059272B" w:rsidRPr="00E837A2">
            <w:rPr>
              <w:rStyle w:val="Hyperlink"/>
              <w:noProof/>
              <w:color w:val="auto"/>
              <w:rPrChange w:id="417" w:author="Kumar Baral" w:date="2023-02-07T17:08:00Z">
                <w:rPr>
                  <w:rStyle w:val="Hyperlink"/>
                  <w:noProof/>
                </w:rPr>
              </w:rPrChange>
            </w:rPr>
            <w:t>Figure 1</w:t>
          </w:r>
          <w:r w:rsidR="0059272B" w:rsidRPr="00E837A2">
            <w:rPr>
              <w:rStyle w:val="Hyperlink"/>
              <w:noProof/>
              <w:color w:val="auto"/>
              <w:rPrChange w:id="418" w:author="Kumar Baral" w:date="2023-02-07T17:08:00Z">
                <w:rPr>
                  <w:rStyle w:val="Hyperlink"/>
                  <w:noProof/>
                </w:rPr>
              </w:rPrChange>
            </w:rPr>
            <w:noBreakHyphen/>
            <w:t>4 Adjustment of the mean and standard deviation of annual series for length of the record</w:t>
          </w:r>
          <w:r w:rsidR="0059272B" w:rsidRPr="00E837A2">
            <w:rPr>
              <w:noProof/>
              <w:webHidden/>
            </w:rPr>
            <w:tab/>
          </w:r>
          <w:r w:rsidR="0059272B" w:rsidRPr="00E837A2">
            <w:rPr>
              <w:noProof/>
              <w:webHidden/>
              <w:rPrChange w:id="419" w:author="Kumar Baral" w:date="2023-02-07T17:08:00Z">
                <w:rPr>
                  <w:noProof/>
                  <w:webHidden/>
                </w:rPr>
              </w:rPrChange>
            </w:rPr>
            <w:fldChar w:fldCharType="begin"/>
          </w:r>
          <w:r w:rsidR="0059272B" w:rsidRPr="00E837A2">
            <w:rPr>
              <w:noProof/>
              <w:webHidden/>
            </w:rPr>
            <w:instrText xml:space="preserve"> PAGEREF _Toc98928443 \h </w:instrText>
          </w:r>
          <w:r w:rsidR="0059272B" w:rsidRPr="00E837A2">
            <w:rPr>
              <w:noProof/>
              <w:webHidden/>
              <w:rPrChange w:id="420" w:author="Kumar Baral" w:date="2023-02-07T17:08:00Z">
                <w:rPr>
                  <w:noProof/>
                  <w:webHidden/>
                </w:rPr>
              </w:rPrChange>
            </w:rPr>
          </w:r>
          <w:r w:rsidR="0059272B" w:rsidRPr="00E837A2">
            <w:rPr>
              <w:noProof/>
              <w:webHidden/>
              <w:rPrChange w:id="421" w:author="Kumar Baral" w:date="2023-02-07T17:08:00Z">
                <w:rPr>
                  <w:noProof/>
                  <w:webHidden/>
                </w:rPr>
              </w:rPrChange>
            </w:rPr>
            <w:fldChar w:fldCharType="separate"/>
          </w:r>
          <w:r w:rsidR="0059272B" w:rsidRPr="00E837A2">
            <w:rPr>
              <w:noProof/>
              <w:webHidden/>
            </w:rPr>
            <w:t>5</w:t>
          </w:r>
          <w:r w:rsidR="0059272B" w:rsidRPr="00E837A2">
            <w:rPr>
              <w:noProof/>
              <w:webHidden/>
              <w:rPrChange w:id="422" w:author="Kumar Baral" w:date="2023-02-07T17:08:00Z">
                <w:rPr>
                  <w:noProof/>
                  <w:webHidden/>
                </w:rPr>
              </w:rPrChange>
            </w:rPr>
            <w:fldChar w:fldCharType="end"/>
          </w:r>
          <w:r w:rsidRPr="00E837A2">
            <w:rPr>
              <w:noProof/>
              <w:rPrChange w:id="423" w:author="Kumar Baral" w:date="2023-02-07T17:08:00Z">
                <w:rPr>
                  <w:noProof/>
                </w:rPr>
              </w:rPrChange>
            </w:rPr>
            <w:fldChar w:fldCharType="end"/>
          </w:r>
        </w:p>
        <w:p w14:paraId="44C0645D" w14:textId="34431648" w:rsidR="0059272B" w:rsidRPr="00E837A2" w:rsidRDefault="00F72045">
          <w:pPr>
            <w:pStyle w:val="TableofFigures"/>
            <w:tabs>
              <w:tab w:val="right" w:leader="dot" w:pos="9350"/>
            </w:tabs>
            <w:rPr>
              <w:rFonts w:eastAsiaTheme="minorEastAsia" w:cstheme="minorBidi"/>
              <w:noProof/>
              <w:sz w:val="22"/>
              <w:szCs w:val="20"/>
              <w:lang w:val="en-US" w:bidi="ne-NP"/>
              <w:rPrChange w:id="424" w:author="Kumar Baral" w:date="2023-02-07T17:08:00Z">
                <w:rPr>
                  <w:rFonts w:asciiTheme="minorHAnsi" w:eastAsiaTheme="minorEastAsia" w:hAnsiTheme="minorHAnsi" w:cstheme="minorBidi"/>
                  <w:noProof/>
                  <w:sz w:val="22"/>
                  <w:szCs w:val="20"/>
                  <w:lang w:val="en-US" w:bidi="ne-NP"/>
                </w:rPr>
              </w:rPrChange>
            </w:rPr>
          </w:pPr>
          <w:r w:rsidRPr="00E837A2">
            <w:rPr>
              <w:rPrChange w:id="425" w:author="Kumar Baral" w:date="2023-02-07T17:08:00Z">
                <w:rPr/>
              </w:rPrChange>
            </w:rPr>
            <w:fldChar w:fldCharType="begin"/>
          </w:r>
          <w:r w:rsidRPr="00E837A2">
            <w:instrText xml:space="preserve"> HYPERLINK \l "_Toc98928444" </w:instrText>
          </w:r>
          <w:r w:rsidRPr="00E837A2">
            <w:rPr>
              <w:rPrChange w:id="426" w:author="Kumar Baral" w:date="2023-02-07T17:08:00Z">
                <w:rPr>
                  <w:noProof/>
                </w:rPr>
              </w:rPrChange>
            </w:rPr>
            <w:fldChar w:fldCharType="separate"/>
          </w:r>
          <w:r w:rsidR="0059272B" w:rsidRPr="00E837A2">
            <w:rPr>
              <w:rStyle w:val="Hyperlink"/>
              <w:noProof/>
              <w:color w:val="auto"/>
              <w:rPrChange w:id="427" w:author="Kumar Baral" w:date="2023-02-07T17:08:00Z">
                <w:rPr>
                  <w:rStyle w:val="Hyperlink"/>
                  <w:noProof/>
                </w:rPr>
              </w:rPrChange>
            </w:rPr>
            <w:t>Figure 1</w:t>
          </w:r>
          <w:r w:rsidR="0059272B" w:rsidRPr="00E837A2">
            <w:rPr>
              <w:rStyle w:val="Hyperlink"/>
              <w:noProof/>
              <w:color w:val="auto"/>
              <w:rPrChange w:id="428" w:author="Kumar Baral" w:date="2023-02-07T17:08:00Z">
                <w:rPr>
                  <w:rStyle w:val="Hyperlink"/>
                  <w:noProof/>
                </w:rPr>
              </w:rPrChange>
            </w:rPr>
            <w:noBreakHyphen/>
            <w:t>5 Depth-area or area-reduction curve</w:t>
          </w:r>
          <w:r w:rsidR="0059272B" w:rsidRPr="00E837A2">
            <w:rPr>
              <w:noProof/>
              <w:webHidden/>
            </w:rPr>
            <w:tab/>
          </w:r>
          <w:r w:rsidR="0059272B" w:rsidRPr="00E837A2">
            <w:rPr>
              <w:noProof/>
              <w:webHidden/>
              <w:rPrChange w:id="429" w:author="Kumar Baral" w:date="2023-02-07T17:08:00Z">
                <w:rPr>
                  <w:noProof/>
                  <w:webHidden/>
                </w:rPr>
              </w:rPrChange>
            </w:rPr>
            <w:fldChar w:fldCharType="begin"/>
          </w:r>
          <w:r w:rsidR="0059272B" w:rsidRPr="00E837A2">
            <w:rPr>
              <w:noProof/>
              <w:webHidden/>
            </w:rPr>
            <w:instrText xml:space="preserve"> PAGEREF _Toc98928444 \h </w:instrText>
          </w:r>
          <w:r w:rsidR="0059272B" w:rsidRPr="00E837A2">
            <w:rPr>
              <w:noProof/>
              <w:webHidden/>
              <w:rPrChange w:id="430" w:author="Kumar Baral" w:date="2023-02-07T17:08:00Z">
                <w:rPr>
                  <w:noProof/>
                  <w:webHidden/>
                </w:rPr>
              </w:rPrChange>
            </w:rPr>
          </w:r>
          <w:r w:rsidR="0059272B" w:rsidRPr="00E837A2">
            <w:rPr>
              <w:noProof/>
              <w:webHidden/>
              <w:rPrChange w:id="431" w:author="Kumar Baral" w:date="2023-02-07T17:08:00Z">
                <w:rPr>
                  <w:noProof/>
                  <w:webHidden/>
                </w:rPr>
              </w:rPrChange>
            </w:rPr>
            <w:fldChar w:fldCharType="separate"/>
          </w:r>
          <w:r w:rsidR="0059272B" w:rsidRPr="00E837A2">
            <w:rPr>
              <w:noProof/>
              <w:webHidden/>
            </w:rPr>
            <w:t>6</w:t>
          </w:r>
          <w:r w:rsidR="0059272B" w:rsidRPr="00E837A2">
            <w:rPr>
              <w:noProof/>
              <w:webHidden/>
              <w:rPrChange w:id="432" w:author="Kumar Baral" w:date="2023-02-07T17:08:00Z">
                <w:rPr>
                  <w:noProof/>
                  <w:webHidden/>
                </w:rPr>
              </w:rPrChange>
            </w:rPr>
            <w:fldChar w:fldCharType="end"/>
          </w:r>
          <w:r w:rsidRPr="00E837A2">
            <w:rPr>
              <w:noProof/>
              <w:rPrChange w:id="433" w:author="Kumar Baral" w:date="2023-02-07T17:08:00Z">
                <w:rPr>
                  <w:noProof/>
                </w:rPr>
              </w:rPrChange>
            </w:rPr>
            <w:fldChar w:fldCharType="end"/>
          </w:r>
        </w:p>
        <w:p w14:paraId="23D71AA1" w14:textId="589DF2A1" w:rsidR="0059272B" w:rsidRPr="00E837A2" w:rsidRDefault="00F72045">
          <w:pPr>
            <w:pStyle w:val="TableofFigures"/>
            <w:tabs>
              <w:tab w:val="right" w:leader="dot" w:pos="9350"/>
            </w:tabs>
            <w:rPr>
              <w:rFonts w:eastAsiaTheme="minorEastAsia" w:cstheme="minorBidi"/>
              <w:noProof/>
              <w:sz w:val="22"/>
              <w:szCs w:val="20"/>
              <w:lang w:val="en-US" w:bidi="ne-NP"/>
              <w:rPrChange w:id="434" w:author="Kumar Baral" w:date="2023-02-07T17:08:00Z">
                <w:rPr>
                  <w:rFonts w:asciiTheme="minorHAnsi" w:eastAsiaTheme="minorEastAsia" w:hAnsiTheme="minorHAnsi" w:cstheme="minorBidi"/>
                  <w:noProof/>
                  <w:sz w:val="22"/>
                  <w:szCs w:val="20"/>
                  <w:lang w:val="en-US" w:bidi="ne-NP"/>
                </w:rPr>
              </w:rPrChange>
            </w:rPr>
          </w:pPr>
          <w:r w:rsidRPr="00E837A2">
            <w:rPr>
              <w:rPrChange w:id="435" w:author="Kumar Baral" w:date="2023-02-07T17:08:00Z">
                <w:rPr/>
              </w:rPrChange>
            </w:rPr>
            <w:fldChar w:fldCharType="begin"/>
          </w:r>
          <w:r w:rsidRPr="00E837A2">
            <w:instrText xml:space="preserve"> HYPERLINK \l "_Toc98928445" </w:instrText>
          </w:r>
          <w:r w:rsidRPr="00E837A2">
            <w:rPr>
              <w:rPrChange w:id="436" w:author="Kumar Baral" w:date="2023-02-07T17:08:00Z">
                <w:rPr>
                  <w:noProof/>
                </w:rPr>
              </w:rPrChange>
            </w:rPr>
            <w:fldChar w:fldCharType="separate"/>
          </w:r>
          <w:r w:rsidR="0059272B" w:rsidRPr="00E837A2">
            <w:rPr>
              <w:rStyle w:val="Hyperlink"/>
              <w:noProof/>
              <w:color w:val="auto"/>
              <w:rPrChange w:id="437" w:author="Kumar Baral" w:date="2023-02-07T17:08:00Z">
                <w:rPr>
                  <w:rStyle w:val="Hyperlink"/>
                  <w:noProof/>
                </w:rPr>
              </w:rPrChange>
            </w:rPr>
            <w:t>Figure 1</w:t>
          </w:r>
          <w:r w:rsidR="0059272B" w:rsidRPr="00E837A2">
            <w:rPr>
              <w:rStyle w:val="Hyperlink"/>
              <w:noProof/>
              <w:color w:val="auto"/>
              <w:rPrChange w:id="438" w:author="Kumar Baral" w:date="2023-02-07T17:08:00Z">
                <w:rPr>
                  <w:rStyle w:val="Hyperlink"/>
                  <w:noProof/>
                </w:rPr>
              </w:rPrChange>
            </w:rPr>
            <w:noBreakHyphen/>
            <w:t>6 24-hour PMP distribution map in the project location.</w:t>
          </w:r>
          <w:r w:rsidR="0059272B" w:rsidRPr="00E837A2">
            <w:rPr>
              <w:noProof/>
              <w:webHidden/>
            </w:rPr>
            <w:tab/>
          </w:r>
          <w:r w:rsidR="0059272B" w:rsidRPr="00E837A2">
            <w:rPr>
              <w:noProof/>
              <w:webHidden/>
              <w:rPrChange w:id="439" w:author="Kumar Baral" w:date="2023-02-07T17:08:00Z">
                <w:rPr>
                  <w:noProof/>
                  <w:webHidden/>
                </w:rPr>
              </w:rPrChange>
            </w:rPr>
            <w:fldChar w:fldCharType="begin"/>
          </w:r>
          <w:r w:rsidR="0059272B" w:rsidRPr="00E837A2">
            <w:rPr>
              <w:noProof/>
              <w:webHidden/>
            </w:rPr>
            <w:instrText xml:space="preserve"> PAGEREF _Toc98928445 \h </w:instrText>
          </w:r>
          <w:r w:rsidR="0059272B" w:rsidRPr="00E837A2">
            <w:rPr>
              <w:noProof/>
              <w:webHidden/>
              <w:rPrChange w:id="440" w:author="Kumar Baral" w:date="2023-02-07T17:08:00Z">
                <w:rPr>
                  <w:noProof/>
                  <w:webHidden/>
                </w:rPr>
              </w:rPrChange>
            </w:rPr>
          </w:r>
          <w:r w:rsidR="0059272B" w:rsidRPr="00E837A2">
            <w:rPr>
              <w:noProof/>
              <w:webHidden/>
              <w:rPrChange w:id="441" w:author="Kumar Baral" w:date="2023-02-07T17:08:00Z">
                <w:rPr>
                  <w:noProof/>
                  <w:webHidden/>
                </w:rPr>
              </w:rPrChange>
            </w:rPr>
            <w:fldChar w:fldCharType="separate"/>
          </w:r>
          <w:r w:rsidR="0059272B" w:rsidRPr="00E837A2">
            <w:rPr>
              <w:noProof/>
              <w:webHidden/>
            </w:rPr>
            <w:t>8</w:t>
          </w:r>
          <w:r w:rsidR="0059272B" w:rsidRPr="00E837A2">
            <w:rPr>
              <w:noProof/>
              <w:webHidden/>
              <w:rPrChange w:id="442" w:author="Kumar Baral" w:date="2023-02-07T17:08:00Z">
                <w:rPr>
                  <w:noProof/>
                  <w:webHidden/>
                </w:rPr>
              </w:rPrChange>
            </w:rPr>
            <w:fldChar w:fldCharType="end"/>
          </w:r>
          <w:r w:rsidRPr="00E837A2">
            <w:rPr>
              <w:noProof/>
              <w:rPrChange w:id="443" w:author="Kumar Baral" w:date="2023-02-07T17:08:00Z">
                <w:rPr>
                  <w:noProof/>
                </w:rPr>
              </w:rPrChange>
            </w:rPr>
            <w:fldChar w:fldCharType="end"/>
          </w:r>
        </w:p>
        <w:p w14:paraId="0E2559F9" w14:textId="1AD40689" w:rsidR="0059272B" w:rsidRPr="00E837A2" w:rsidRDefault="00F72045">
          <w:pPr>
            <w:pStyle w:val="TableofFigures"/>
            <w:tabs>
              <w:tab w:val="right" w:leader="dot" w:pos="9350"/>
            </w:tabs>
            <w:rPr>
              <w:rFonts w:eastAsiaTheme="minorEastAsia" w:cstheme="minorBidi"/>
              <w:noProof/>
              <w:sz w:val="22"/>
              <w:szCs w:val="20"/>
              <w:lang w:val="en-US" w:bidi="ne-NP"/>
              <w:rPrChange w:id="444" w:author="Kumar Baral" w:date="2023-02-07T17:08:00Z">
                <w:rPr>
                  <w:rFonts w:asciiTheme="minorHAnsi" w:eastAsiaTheme="minorEastAsia" w:hAnsiTheme="minorHAnsi" w:cstheme="minorBidi"/>
                  <w:noProof/>
                  <w:sz w:val="22"/>
                  <w:szCs w:val="20"/>
                  <w:lang w:val="en-US" w:bidi="ne-NP"/>
                </w:rPr>
              </w:rPrChange>
            </w:rPr>
          </w:pPr>
          <w:r w:rsidRPr="00E837A2">
            <w:rPr>
              <w:rPrChange w:id="445" w:author="Kumar Baral" w:date="2023-02-07T17:08:00Z">
                <w:rPr/>
              </w:rPrChange>
            </w:rPr>
            <w:fldChar w:fldCharType="begin"/>
          </w:r>
          <w:r w:rsidRPr="00E837A2">
            <w:instrText xml:space="preserve"> HYPERLINK \l "_Toc98928446" </w:instrText>
          </w:r>
          <w:r w:rsidRPr="00E837A2">
            <w:rPr>
              <w:rPrChange w:id="446" w:author="Kumar Baral" w:date="2023-02-07T17:08:00Z">
                <w:rPr>
                  <w:noProof/>
                </w:rPr>
              </w:rPrChange>
            </w:rPr>
            <w:fldChar w:fldCharType="separate"/>
          </w:r>
          <w:r w:rsidR="0059272B" w:rsidRPr="00E837A2">
            <w:rPr>
              <w:rStyle w:val="Hyperlink"/>
              <w:noProof/>
              <w:color w:val="auto"/>
              <w:rPrChange w:id="447" w:author="Kumar Baral" w:date="2023-02-07T17:08:00Z">
                <w:rPr>
                  <w:rStyle w:val="Hyperlink"/>
                  <w:noProof/>
                </w:rPr>
              </w:rPrChange>
            </w:rPr>
            <w:t>Figure 1</w:t>
          </w:r>
          <w:r w:rsidR="0059272B" w:rsidRPr="00E837A2">
            <w:rPr>
              <w:rStyle w:val="Hyperlink"/>
              <w:noProof/>
              <w:color w:val="auto"/>
              <w:rPrChange w:id="448" w:author="Kumar Baral" w:date="2023-02-07T17:08:00Z">
                <w:rPr>
                  <w:rStyle w:val="Hyperlink"/>
                  <w:noProof/>
                </w:rPr>
              </w:rPrChange>
            </w:rPr>
            <w:noBreakHyphen/>
            <w:t>7 Relationship between rain intensity and duration (Shakya, 2002)</w:t>
          </w:r>
          <w:r w:rsidR="0059272B" w:rsidRPr="00E837A2">
            <w:rPr>
              <w:noProof/>
              <w:webHidden/>
            </w:rPr>
            <w:tab/>
          </w:r>
          <w:r w:rsidR="0059272B" w:rsidRPr="00E837A2">
            <w:rPr>
              <w:noProof/>
              <w:webHidden/>
              <w:rPrChange w:id="449" w:author="Kumar Baral" w:date="2023-02-07T17:08:00Z">
                <w:rPr>
                  <w:noProof/>
                  <w:webHidden/>
                </w:rPr>
              </w:rPrChange>
            </w:rPr>
            <w:fldChar w:fldCharType="begin"/>
          </w:r>
          <w:r w:rsidR="0059272B" w:rsidRPr="00E837A2">
            <w:rPr>
              <w:noProof/>
              <w:webHidden/>
            </w:rPr>
            <w:instrText xml:space="preserve"> PAGEREF _Toc98928446 \h </w:instrText>
          </w:r>
          <w:r w:rsidR="0059272B" w:rsidRPr="00E837A2">
            <w:rPr>
              <w:noProof/>
              <w:webHidden/>
              <w:rPrChange w:id="450" w:author="Kumar Baral" w:date="2023-02-07T17:08:00Z">
                <w:rPr>
                  <w:noProof/>
                  <w:webHidden/>
                </w:rPr>
              </w:rPrChange>
            </w:rPr>
          </w:r>
          <w:r w:rsidR="0059272B" w:rsidRPr="00E837A2">
            <w:rPr>
              <w:noProof/>
              <w:webHidden/>
              <w:rPrChange w:id="451" w:author="Kumar Baral" w:date="2023-02-07T17:08:00Z">
                <w:rPr>
                  <w:noProof/>
                  <w:webHidden/>
                </w:rPr>
              </w:rPrChange>
            </w:rPr>
            <w:fldChar w:fldCharType="separate"/>
          </w:r>
          <w:r w:rsidR="0059272B" w:rsidRPr="00E837A2">
            <w:rPr>
              <w:noProof/>
              <w:webHidden/>
            </w:rPr>
            <w:t>9</w:t>
          </w:r>
          <w:r w:rsidR="0059272B" w:rsidRPr="00E837A2">
            <w:rPr>
              <w:noProof/>
              <w:webHidden/>
              <w:rPrChange w:id="452" w:author="Kumar Baral" w:date="2023-02-07T17:08:00Z">
                <w:rPr>
                  <w:noProof/>
                  <w:webHidden/>
                </w:rPr>
              </w:rPrChange>
            </w:rPr>
            <w:fldChar w:fldCharType="end"/>
          </w:r>
          <w:r w:rsidRPr="00E837A2">
            <w:rPr>
              <w:noProof/>
              <w:rPrChange w:id="453" w:author="Kumar Baral" w:date="2023-02-07T17:08:00Z">
                <w:rPr>
                  <w:noProof/>
                </w:rPr>
              </w:rPrChange>
            </w:rPr>
            <w:fldChar w:fldCharType="end"/>
          </w:r>
        </w:p>
        <w:p w14:paraId="49F963DF" w14:textId="7FF611C3" w:rsidR="0059272B" w:rsidRPr="00E837A2" w:rsidRDefault="00F72045">
          <w:pPr>
            <w:pStyle w:val="TableofFigures"/>
            <w:tabs>
              <w:tab w:val="right" w:leader="dot" w:pos="9350"/>
            </w:tabs>
            <w:rPr>
              <w:rFonts w:eastAsiaTheme="minorEastAsia" w:cstheme="minorBidi"/>
              <w:noProof/>
              <w:sz w:val="22"/>
              <w:szCs w:val="20"/>
              <w:lang w:val="en-US" w:bidi="ne-NP"/>
              <w:rPrChange w:id="454" w:author="Kumar Baral" w:date="2023-02-07T17:08:00Z">
                <w:rPr>
                  <w:rFonts w:asciiTheme="minorHAnsi" w:eastAsiaTheme="minorEastAsia" w:hAnsiTheme="minorHAnsi" w:cstheme="minorBidi"/>
                  <w:noProof/>
                  <w:sz w:val="22"/>
                  <w:szCs w:val="20"/>
                  <w:lang w:val="en-US" w:bidi="ne-NP"/>
                </w:rPr>
              </w:rPrChange>
            </w:rPr>
          </w:pPr>
          <w:r w:rsidRPr="00E837A2">
            <w:rPr>
              <w:rPrChange w:id="455" w:author="Kumar Baral" w:date="2023-02-07T17:08:00Z">
                <w:rPr/>
              </w:rPrChange>
            </w:rPr>
            <w:fldChar w:fldCharType="begin"/>
          </w:r>
          <w:r w:rsidRPr="00E837A2">
            <w:instrText xml:space="preserve"> HYPERLINK \l "_Toc98928447" </w:instrText>
          </w:r>
          <w:r w:rsidRPr="00E837A2">
            <w:rPr>
              <w:rPrChange w:id="456" w:author="Kumar Baral" w:date="2023-02-07T17:08:00Z">
                <w:rPr>
                  <w:noProof/>
                </w:rPr>
              </w:rPrChange>
            </w:rPr>
            <w:fldChar w:fldCharType="separate"/>
          </w:r>
          <w:r w:rsidR="0059272B" w:rsidRPr="00E837A2">
            <w:rPr>
              <w:rStyle w:val="Hyperlink"/>
              <w:noProof/>
              <w:color w:val="auto"/>
              <w:rPrChange w:id="457" w:author="Kumar Baral" w:date="2023-02-07T17:08:00Z">
                <w:rPr>
                  <w:rStyle w:val="Hyperlink"/>
                  <w:noProof/>
                </w:rPr>
              </w:rPrChange>
            </w:rPr>
            <w:t>Figure 2</w:t>
          </w:r>
          <w:r w:rsidR="0059272B" w:rsidRPr="00E837A2">
            <w:rPr>
              <w:rStyle w:val="Hyperlink"/>
              <w:noProof/>
              <w:color w:val="auto"/>
              <w:rPrChange w:id="458" w:author="Kumar Baral" w:date="2023-02-07T17:08:00Z">
                <w:rPr>
                  <w:rStyle w:val="Hyperlink"/>
                  <w:noProof/>
                </w:rPr>
              </w:rPrChange>
            </w:rPr>
            <w:noBreakHyphen/>
            <w:t>1 Relationship between PMF and drainage area.</w:t>
          </w:r>
          <w:r w:rsidR="0059272B" w:rsidRPr="00E837A2">
            <w:rPr>
              <w:noProof/>
              <w:webHidden/>
            </w:rPr>
            <w:tab/>
          </w:r>
          <w:r w:rsidR="0059272B" w:rsidRPr="00E837A2">
            <w:rPr>
              <w:noProof/>
              <w:webHidden/>
              <w:rPrChange w:id="459" w:author="Kumar Baral" w:date="2023-02-07T17:08:00Z">
                <w:rPr>
                  <w:noProof/>
                  <w:webHidden/>
                </w:rPr>
              </w:rPrChange>
            </w:rPr>
            <w:fldChar w:fldCharType="begin"/>
          </w:r>
          <w:r w:rsidR="0059272B" w:rsidRPr="00E837A2">
            <w:rPr>
              <w:noProof/>
              <w:webHidden/>
            </w:rPr>
            <w:instrText xml:space="preserve"> PAGEREF _Toc98928447 \h </w:instrText>
          </w:r>
          <w:r w:rsidR="0059272B" w:rsidRPr="00E837A2">
            <w:rPr>
              <w:noProof/>
              <w:webHidden/>
              <w:rPrChange w:id="460" w:author="Kumar Baral" w:date="2023-02-07T17:08:00Z">
                <w:rPr>
                  <w:noProof/>
                  <w:webHidden/>
                </w:rPr>
              </w:rPrChange>
            </w:rPr>
          </w:r>
          <w:r w:rsidR="0059272B" w:rsidRPr="00E837A2">
            <w:rPr>
              <w:noProof/>
              <w:webHidden/>
              <w:rPrChange w:id="461" w:author="Kumar Baral" w:date="2023-02-07T17:08:00Z">
                <w:rPr>
                  <w:noProof/>
                  <w:webHidden/>
                </w:rPr>
              </w:rPrChange>
            </w:rPr>
            <w:fldChar w:fldCharType="separate"/>
          </w:r>
          <w:r w:rsidR="0059272B" w:rsidRPr="00E837A2">
            <w:rPr>
              <w:noProof/>
              <w:webHidden/>
            </w:rPr>
            <w:t>12</w:t>
          </w:r>
          <w:r w:rsidR="0059272B" w:rsidRPr="00E837A2">
            <w:rPr>
              <w:noProof/>
              <w:webHidden/>
              <w:rPrChange w:id="462" w:author="Kumar Baral" w:date="2023-02-07T17:08:00Z">
                <w:rPr>
                  <w:noProof/>
                  <w:webHidden/>
                </w:rPr>
              </w:rPrChange>
            </w:rPr>
            <w:fldChar w:fldCharType="end"/>
          </w:r>
          <w:r w:rsidRPr="00E837A2">
            <w:rPr>
              <w:noProof/>
              <w:rPrChange w:id="463" w:author="Kumar Baral" w:date="2023-02-07T17:08:00Z">
                <w:rPr>
                  <w:noProof/>
                </w:rPr>
              </w:rPrChange>
            </w:rPr>
            <w:fldChar w:fldCharType="end"/>
          </w:r>
        </w:p>
        <w:p w14:paraId="7F79479C" w14:textId="25B63AF8" w:rsidR="0059272B" w:rsidRPr="00E837A2" w:rsidRDefault="00F72045">
          <w:pPr>
            <w:pStyle w:val="TableofFigures"/>
            <w:tabs>
              <w:tab w:val="right" w:leader="dot" w:pos="9350"/>
            </w:tabs>
            <w:rPr>
              <w:rFonts w:eastAsiaTheme="minorEastAsia" w:cstheme="minorBidi"/>
              <w:noProof/>
              <w:sz w:val="22"/>
              <w:szCs w:val="20"/>
              <w:lang w:val="en-US" w:bidi="ne-NP"/>
              <w:rPrChange w:id="464" w:author="Kumar Baral" w:date="2023-02-07T17:08:00Z">
                <w:rPr>
                  <w:rFonts w:asciiTheme="minorHAnsi" w:eastAsiaTheme="minorEastAsia" w:hAnsiTheme="minorHAnsi" w:cstheme="minorBidi"/>
                  <w:noProof/>
                  <w:sz w:val="22"/>
                  <w:szCs w:val="20"/>
                  <w:lang w:val="en-US" w:bidi="ne-NP"/>
                </w:rPr>
              </w:rPrChange>
            </w:rPr>
          </w:pPr>
          <w:r w:rsidRPr="00E837A2">
            <w:rPr>
              <w:rPrChange w:id="465" w:author="Kumar Baral" w:date="2023-02-07T17:08:00Z">
                <w:rPr/>
              </w:rPrChange>
            </w:rPr>
            <w:fldChar w:fldCharType="begin"/>
          </w:r>
          <w:r w:rsidRPr="00E837A2">
            <w:instrText xml:space="preserve"> HYPERLINK \l "_Toc98928448" </w:instrText>
          </w:r>
          <w:r w:rsidRPr="00E837A2">
            <w:rPr>
              <w:rPrChange w:id="466" w:author="Kumar Baral" w:date="2023-02-07T17:08:00Z">
                <w:rPr>
                  <w:noProof/>
                </w:rPr>
              </w:rPrChange>
            </w:rPr>
            <w:fldChar w:fldCharType="separate"/>
          </w:r>
          <w:r w:rsidR="0059272B" w:rsidRPr="00E837A2">
            <w:rPr>
              <w:rStyle w:val="Hyperlink"/>
              <w:noProof/>
              <w:color w:val="auto"/>
              <w:rPrChange w:id="467" w:author="Kumar Baral" w:date="2023-02-07T17:08:00Z">
                <w:rPr>
                  <w:rStyle w:val="Hyperlink"/>
                  <w:noProof/>
                </w:rPr>
              </w:rPrChange>
            </w:rPr>
            <w:t>Figure 2</w:t>
          </w:r>
          <w:r w:rsidR="0059272B" w:rsidRPr="00E837A2">
            <w:rPr>
              <w:rStyle w:val="Hyperlink"/>
              <w:noProof/>
              <w:color w:val="auto"/>
              <w:rPrChange w:id="468" w:author="Kumar Baral" w:date="2023-02-07T17:08:00Z">
                <w:rPr>
                  <w:rStyle w:val="Hyperlink"/>
                  <w:noProof/>
                </w:rPr>
              </w:rPrChange>
            </w:rPr>
            <w:noBreakHyphen/>
            <w:t>2 Synthetic Unit Hydrograph Ordinates for unit hydrograph</w:t>
          </w:r>
          <w:r w:rsidR="0059272B" w:rsidRPr="00E837A2">
            <w:rPr>
              <w:noProof/>
              <w:webHidden/>
            </w:rPr>
            <w:tab/>
          </w:r>
          <w:r w:rsidR="0059272B" w:rsidRPr="00E837A2">
            <w:rPr>
              <w:noProof/>
              <w:webHidden/>
              <w:rPrChange w:id="469" w:author="Kumar Baral" w:date="2023-02-07T17:08:00Z">
                <w:rPr>
                  <w:noProof/>
                  <w:webHidden/>
                </w:rPr>
              </w:rPrChange>
            </w:rPr>
            <w:fldChar w:fldCharType="begin"/>
          </w:r>
          <w:r w:rsidR="0059272B" w:rsidRPr="00E837A2">
            <w:rPr>
              <w:noProof/>
              <w:webHidden/>
            </w:rPr>
            <w:instrText xml:space="preserve"> PAGEREF _Toc98928448 \h </w:instrText>
          </w:r>
          <w:r w:rsidR="0059272B" w:rsidRPr="00E837A2">
            <w:rPr>
              <w:noProof/>
              <w:webHidden/>
              <w:rPrChange w:id="470" w:author="Kumar Baral" w:date="2023-02-07T17:08:00Z">
                <w:rPr>
                  <w:noProof/>
                  <w:webHidden/>
                </w:rPr>
              </w:rPrChange>
            </w:rPr>
          </w:r>
          <w:r w:rsidR="0059272B" w:rsidRPr="00E837A2">
            <w:rPr>
              <w:noProof/>
              <w:webHidden/>
              <w:rPrChange w:id="471" w:author="Kumar Baral" w:date="2023-02-07T17:08:00Z">
                <w:rPr>
                  <w:noProof/>
                  <w:webHidden/>
                </w:rPr>
              </w:rPrChange>
            </w:rPr>
            <w:fldChar w:fldCharType="separate"/>
          </w:r>
          <w:r w:rsidR="0059272B" w:rsidRPr="00E837A2">
            <w:rPr>
              <w:noProof/>
              <w:webHidden/>
            </w:rPr>
            <w:t>14</w:t>
          </w:r>
          <w:r w:rsidR="0059272B" w:rsidRPr="00E837A2">
            <w:rPr>
              <w:noProof/>
              <w:webHidden/>
              <w:rPrChange w:id="472" w:author="Kumar Baral" w:date="2023-02-07T17:08:00Z">
                <w:rPr>
                  <w:noProof/>
                  <w:webHidden/>
                </w:rPr>
              </w:rPrChange>
            </w:rPr>
            <w:fldChar w:fldCharType="end"/>
          </w:r>
          <w:r w:rsidRPr="00E837A2">
            <w:rPr>
              <w:noProof/>
              <w:rPrChange w:id="473" w:author="Kumar Baral" w:date="2023-02-07T17:08:00Z">
                <w:rPr>
                  <w:noProof/>
                </w:rPr>
              </w:rPrChange>
            </w:rPr>
            <w:fldChar w:fldCharType="end"/>
          </w:r>
        </w:p>
        <w:p w14:paraId="6ABD3790" w14:textId="3B41FE1C" w:rsidR="0059272B" w:rsidRPr="00E837A2" w:rsidRDefault="00F72045">
          <w:pPr>
            <w:pStyle w:val="TableofFigures"/>
            <w:tabs>
              <w:tab w:val="right" w:leader="dot" w:pos="9350"/>
            </w:tabs>
            <w:rPr>
              <w:rFonts w:eastAsiaTheme="minorEastAsia" w:cstheme="minorBidi"/>
              <w:noProof/>
              <w:sz w:val="22"/>
              <w:szCs w:val="20"/>
              <w:lang w:val="en-US" w:bidi="ne-NP"/>
              <w:rPrChange w:id="474" w:author="Kumar Baral" w:date="2023-02-07T17:08:00Z">
                <w:rPr>
                  <w:rFonts w:asciiTheme="minorHAnsi" w:eastAsiaTheme="minorEastAsia" w:hAnsiTheme="minorHAnsi" w:cstheme="minorBidi"/>
                  <w:noProof/>
                  <w:sz w:val="22"/>
                  <w:szCs w:val="20"/>
                  <w:lang w:val="en-US" w:bidi="ne-NP"/>
                </w:rPr>
              </w:rPrChange>
            </w:rPr>
          </w:pPr>
          <w:r w:rsidRPr="00E837A2">
            <w:rPr>
              <w:rPrChange w:id="475" w:author="Kumar Baral" w:date="2023-02-07T17:08:00Z">
                <w:rPr/>
              </w:rPrChange>
            </w:rPr>
            <w:fldChar w:fldCharType="begin"/>
          </w:r>
          <w:r w:rsidRPr="00E837A2">
            <w:instrText xml:space="preserve"> HYPERLINK \l "_Toc98928449" </w:instrText>
          </w:r>
          <w:r w:rsidRPr="00E837A2">
            <w:rPr>
              <w:rPrChange w:id="476" w:author="Kumar Baral" w:date="2023-02-07T17:08:00Z">
                <w:rPr>
                  <w:noProof/>
                </w:rPr>
              </w:rPrChange>
            </w:rPr>
            <w:fldChar w:fldCharType="separate"/>
          </w:r>
          <w:r w:rsidR="0059272B" w:rsidRPr="00E837A2">
            <w:rPr>
              <w:rStyle w:val="Hyperlink"/>
              <w:noProof/>
              <w:color w:val="auto"/>
              <w:rPrChange w:id="477" w:author="Kumar Baral" w:date="2023-02-07T17:08:00Z">
                <w:rPr>
                  <w:rStyle w:val="Hyperlink"/>
                  <w:noProof/>
                </w:rPr>
              </w:rPrChange>
            </w:rPr>
            <w:t>Figure 2</w:t>
          </w:r>
          <w:r w:rsidR="0059272B" w:rsidRPr="00E837A2">
            <w:rPr>
              <w:rStyle w:val="Hyperlink"/>
              <w:noProof/>
              <w:color w:val="auto"/>
              <w:rPrChange w:id="478" w:author="Kumar Baral" w:date="2023-02-07T17:08:00Z">
                <w:rPr>
                  <w:rStyle w:val="Hyperlink"/>
                  <w:noProof/>
                </w:rPr>
              </w:rPrChange>
            </w:rPr>
            <w:noBreakHyphen/>
            <w:t>3 PMF at Dam 05 location considering PMP values of 467.9 mm of station Baglung (605).</w:t>
          </w:r>
          <w:r w:rsidR="0059272B" w:rsidRPr="00E837A2">
            <w:rPr>
              <w:noProof/>
              <w:webHidden/>
            </w:rPr>
            <w:tab/>
          </w:r>
          <w:r w:rsidR="0059272B" w:rsidRPr="00E837A2">
            <w:rPr>
              <w:noProof/>
              <w:webHidden/>
              <w:rPrChange w:id="479" w:author="Kumar Baral" w:date="2023-02-07T17:08:00Z">
                <w:rPr>
                  <w:noProof/>
                  <w:webHidden/>
                </w:rPr>
              </w:rPrChange>
            </w:rPr>
            <w:fldChar w:fldCharType="begin"/>
          </w:r>
          <w:r w:rsidR="0059272B" w:rsidRPr="00E837A2">
            <w:rPr>
              <w:noProof/>
              <w:webHidden/>
            </w:rPr>
            <w:instrText xml:space="preserve"> PAGEREF _Toc98928449 \h </w:instrText>
          </w:r>
          <w:r w:rsidR="0059272B" w:rsidRPr="00E837A2">
            <w:rPr>
              <w:noProof/>
              <w:webHidden/>
              <w:rPrChange w:id="480" w:author="Kumar Baral" w:date="2023-02-07T17:08:00Z">
                <w:rPr>
                  <w:noProof/>
                  <w:webHidden/>
                </w:rPr>
              </w:rPrChange>
            </w:rPr>
          </w:r>
          <w:r w:rsidR="0059272B" w:rsidRPr="00E837A2">
            <w:rPr>
              <w:noProof/>
              <w:webHidden/>
              <w:rPrChange w:id="481" w:author="Kumar Baral" w:date="2023-02-07T17:08:00Z">
                <w:rPr>
                  <w:noProof/>
                  <w:webHidden/>
                </w:rPr>
              </w:rPrChange>
            </w:rPr>
            <w:fldChar w:fldCharType="separate"/>
          </w:r>
          <w:r w:rsidR="0059272B" w:rsidRPr="00E837A2">
            <w:rPr>
              <w:noProof/>
              <w:webHidden/>
            </w:rPr>
            <w:t>15</w:t>
          </w:r>
          <w:r w:rsidR="0059272B" w:rsidRPr="00E837A2">
            <w:rPr>
              <w:noProof/>
              <w:webHidden/>
              <w:rPrChange w:id="482" w:author="Kumar Baral" w:date="2023-02-07T17:08:00Z">
                <w:rPr>
                  <w:noProof/>
                  <w:webHidden/>
                </w:rPr>
              </w:rPrChange>
            </w:rPr>
            <w:fldChar w:fldCharType="end"/>
          </w:r>
          <w:r w:rsidRPr="00E837A2">
            <w:rPr>
              <w:noProof/>
              <w:rPrChange w:id="483" w:author="Kumar Baral" w:date="2023-02-07T17:08:00Z">
                <w:rPr>
                  <w:noProof/>
                </w:rPr>
              </w:rPrChange>
            </w:rPr>
            <w:fldChar w:fldCharType="end"/>
          </w:r>
        </w:p>
        <w:p w14:paraId="78096DF2" w14:textId="13410573" w:rsidR="0059272B" w:rsidRPr="00E837A2" w:rsidRDefault="00F72045">
          <w:pPr>
            <w:pStyle w:val="TableofFigures"/>
            <w:tabs>
              <w:tab w:val="right" w:leader="dot" w:pos="9350"/>
            </w:tabs>
            <w:rPr>
              <w:rFonts w:eastAsiaTheme="minorEastAsia" w:cstheme="minorBidi"/>
              <w:noProof/>
              <w:sz w:val="22"/>
              <w:szCs w:val="20"/>
              <w:lang w:val="en-US" w:bidi="ne-NP"/>
              <w:rPrChange w:id="484" w:author="Kumar Baral" w:date="2023-02-07T17:08:00Z">
                <w:rPr>
                  <w:rFonts w:asciiTheme="minorHAnsi" w:eastAsiaTheme="minorEastAsia" w:hAnsiTheme="minorHAnsi" w:cstheme="minorBidi"/>
                  <w:noProof/>
                  <w:sz w:val="22"/>
                  <w:szCs w:val="20"/>
                  <w:lang w:val="en-US" w:bidi="ne-NP"/>
                </w:rPr>
              </w:rPrChange>
            </w:rPr>
          </w:pPr>
          <w:r w:rsidRPr="00E837A2">
            <w:rPr>
              <w:rPrChange w:id="485" w:author="Kumar Baral" w:date="2023-02-07T17:08:00Z">
                <w:rPr/>
              </w:rPrChange>
            </w:rPr>
            <w:fldChar w:fldCharType="begin"/>
          </w:r>
          <w:r w:rsidRPr="00E837A2">
            <w:instrText xml:space="preserve"> HYPERLINK \l "_Toc98928450" </w:instrText>
          </w:r>
          <w:r w:rsidRPr="00E837A2">
            <w:rPr>
              <w:rPrChange w:id="486" w:author="Kumar Baral" w:date="2023-02-07T17:08:00Z">
                <w:rPr>
                  <w:noProof/>
                </w:rPr>
              </w:rPrChange>
            </w:rPr>
            <w:fldChar w:fldCharType="separate"/>
          </w:r>
          <w:r w:rsidR="0059272B" w:rsidRPr="00E837A2">
            <w:rPr>
              <w:rStyle w:val="Hyperlink"/>
              <w:noProof/>
              <w:color w:val="auto"/>
              <w:rPrChange w:id="487" w:author="Kumar Baral" w:date="2023-02-07T17:08:00Z">
                <w:rPr>
                  <w:rStyle w:val="Hyperlink"/>
                  <w:noProof/>
                </w:rPr>
              </w:rPrChange>
            </w:rPr>
            <w:t>Figure 2</w:t>
          </w:r>
          <w:r w:rsidR="0059272B" w:rsidRPr="00E837A2">
            <w:rPr>
              <w:rStyle w:val="Hyperlink"/>
              <w:noProof/>
              <w:color w:val="auto"/>
              <w:rPrChange w:id="488" w:author="Kumar Baral" w:date="2023-02-07T17:08:00Z">
                <w:rPr>
                  <w:rStyle w:val="Hyperlink"/>
                  <w:noProof/>
                </w:rPr>
              </w:rPrChange>
            </w:rPr>
            <w:noBreakHyphen/>
            <w:t>4 Basin model for Kaligandaki basin</w:t>
          </w:r>
          <w:r w:rsidR="0059272B" w:rsidRPr="00E837A2">
            <w:rPr>
              <w:noProof/>
              <w:webHidden/>
            </w:rPr>
            <w:tab/>
          </w:r>
          <w:r w:rsidR="0059272B" w:rsidRPr="00E837A2">
            <w:rPr>
              <w:noProof/>
              <w:webHidden/>
              <w:rPrChange w:id="489" w:author="Kumar Baral" w:date="2023-02-07T17:08:00Z">
                <w:rPr>
                  <w:noProof/>
                  <w:webHidden/>
                </w:rPr>
              </w:rPrChange>
            </w:rPr>
            <w:fldChar w:fldCharType="begin"/>
          </w:r>
          <w:r w:rsidR="0059272B" w:rsidRPr="00E837A2">
            <w:rPr>
              <w:noProof/>
              <w:webHidden/>
            </w:rPr>
            <w:instrText xml:space="preserve"> PAGEREF _Toc98928450 \h </w:instrText>
          </w:r>
          <w:r w:rsidR="0059272B" w:rsidRPr="00E837A2">
            <w:rPr>
              <w:noProof/>
              <w:webHidden/>
              <w:rPrChange w:id="490" w:author="Kumar Baral" w:date="2023-02-07T17:08:00Z">
                <w:rPr>
                  <w:noProof/>
                  <w:webHidden/>
                </w:rPr>
              </w:rPrChange>
            </w:rPr>
          </w:r>
          <w:r w:rsidR="0059272B" w:rsidRPr="00E837A2">
            <w:rPr>
              <w:noProof/>
              <w:webHidden/>
              <w:rPrChange w:id="491" w:author="Kumar Baral" w:date="2023-02-07T17:08:00Z">
                <w:rPr>
                  <w:noProof/>
                  <w:webHidden/>
                </w:rPr>
              </w:rPrChange>
            </w:rPr>
            <w:fldChar w:fldCharType="separate"/>
          </w:r>
          <w:r w:rsidR="0059272B" w:rsidRPr="00E837A2">
            <w:rPr>
              <w:noProof/>
              <w:webHidden/>
            </w:rPr>
            <w:t>18</w:t>
          </w:r>
          <w:r w:rsidR="0059272B" w:rsidRPr="00E837A2">
            <w:rPr>
              <w:noProof/>
              <w:webHidden/>
              <w:rPrChange w:id="492" w:author="Kumar Baral" w:date="2023-02-07T17:08:00Z">
                <w:rPr>
                  <w:noProof/>
                  <w:webHidden/>
                </w:rPr>
              </w:rPrChange>
            </w:rPr>
            <w:fldChar w:fldCharType="end"/>
          </w:r>
          <w:r w:rsidRPr="00E837A2">
            <w:rPr>
              <w:noProof/>
              <w:rPrChange w:id="493" w:author="Kumar Baral" w:date="2023-02-07T17:08:00Z">
                <w:rPr>
                  <w:noProof/>
                </w:rPr>
              </w:rPrChange>
            </w:rPr>
            <w:fldChar w:fldCharType="end"/>
          </w:r>
        </w:p>
        <w:p w14:paraId="1CCBC691" w14:textId="292E9BDE" w:rsidR="0059272B" w:rsidRPr="00E837A2" w:rsidRDefault="00F72045">
          <w:pPr>
            <w:pStyle w:val="TableofFigures"/>
            <w:tabs>
              <w:tab w:val="right" w:leader="dot" w:pos="9350"/>
            </w:tabs>
            <w:rPr>
              <w:rFonts w:eastAsiaTheme="minorEastAsia" w:cstheme="minorBidi"/>
              <w:noProof/>
              <w:sz w:val="22"/>
              <w:szCs w:val="20"/>
              <w:lang w:val="en-US" w:bidi="ne-NP"/>
              <w:rPrChange w:id="494" w:author="Kumar Baral" w:date="2023-02-07T17:08:00Z">
                <w:rPr>
                  <w:rFonts w:asciiTheme="minorHAnsi" w:eastAsiaTheme="minorEastAsia" w:hAnsiTheme="minorHAnsi" w:cstheme="minorBidi"/>
                  <w:noProof/>
                  <w:sz w:val="22"/>
                  <w:szCs w:val="20"/>
                  <w:lang w:val="en-US" w:bidi="ne-NP"/>
                </w:rPr>
              </w:rPrChange>
            </w:rPr>
          </w:pPr>
          <w:r w:rsidRPr="00E837A2">
            <w:rPr>
              <w:rPrChange w:id="495" w:author="Kumar Baral" w:date="2023-02-07T17:08:00Z">
                <w:rPr/>
              </w:rPrChange>
            </w:rPr>
            <w:fldChar w:fldCharType="begin"/>
          </w:r>
          <w:r w:rsidRPr="00E837A2">
            <w:instrText xml:space="preserve"> HYPERLINK \l "_Toc98928451" </w:instrText>
          </w:r>
          <w:r w:rsidRPr="00E837A2">
            <w:rPr>
              <w:rPrChange w:id="496" w:author="Kumar Baral" w:date="2023-02-07T17:08:00Z">
                <w:rPr>
                  <w:noProof/>
                </w:rPr>
              </w:rPrChange>
            </w:rPr>
            <w:fldChar w:fldCharType="separate"/>
          </w:r>
          <w:r w:rsidR="0059272B" w:rsidRPr="00E837A2">
            <w:rPr>
              <w:rStyle w:val="Hyperlink"/>
              <w:noProof/>
              <w:color w:val="auto"/>
              <w:rPrChange w:id="497" w:author="Kumar Baral" w:date="2023-02-07T17:08:00Z">
                <w:rPr>
                  <w:rStyle w:val="Hyperlink"/>
                  <w:noProof/>
                </w:rPr>
              </w:rPrChange>
            </w:rPr>
            <w:t>Figure 2</w:t>
          </w:r>
          <w:r w:rsidR="0059272B" w:rsidRPr="00E837A2">
            <w:rPr>
              <w:rStyle w:val="Hyperlink"/>
              <w:noProof/>
              <w:color w:val="auto"/>
              <w:rPrChange w:id="498" w:author="Kumar Baral" w:date="2023-02-07T17:08:00Z">
                <w:rPr>
                  <w:rStyle w:val="Hyperlink"/>
                  <w:noProof/>
                </w:rPr>
              </w:rPrChange>
            </w:rPr>
            <w:noBreakHyphen/>
            <w:t>5 Incremental Rainfall Data for Baglung (Calibration)</w:t>
          </w:r>
          <w:r w:rsidR="0059272B" w:rsidRPr="00E837A2">
            <w:rPr>
              <w:noProof/>
              <w:webHidden/>
            </w:rPr>
            <w:tab/>
          </w:r>
          <w:r w:rsidR="0059272B" w:rsidRPr="00E837A2">
            <w:rPr>
              <w:noProof/>
              <w:webHidden/>
              <w:rPrChange w:id="499" w:author="Kumar Baral" w:date="2023-02-07T17:08:00Z">
                <w:rPr>
                  <w:noProof/>
                  <w:webHidden/>
                </w:rPr>
              </w:rPrChange>
            </w:rPr>
            <w:fldChar w:fldCharType="begin"/>
          </w:r>
          <w:r w:rsidR="0059272B" w:rsidRPr="00E837A2">
            <w:rPr>
              <w:noProof/>
              <w:webHidden/>
            </w:rPr>
            <w:instrText xml:space="preserve"> PAGEREF _Toc98928451 \h </w:instrText>
          </w:r>
          <w:r w:rsidR="0059272B" w:rsidRPr="00E837A2">
            <w:rPr>
              <w:noProof/>
              <w:webHidden/>
              <w:rPrChange w:id="500" w:author="Kumar Baral" w:date="2023-02-07T17:08:00Z">
                <w:rPr>
                  <w:noProof/>
                  <w:webHidden/>
                </w:rPr>
              </w:rPrChange>
            </w:rPr>
          </w:r>
          <w:r w:rsidR="0059272B" w:rsidRPr="00E837A2">
            <w:rPr>
              <w:noProof/>
              <w:webHidden/>
              <w:rPrChange w:id="501" w:author="Kumar Baral" w:date="2023-02-07T17:08:00Z">
                <w:rPr>
                  <w:noProof/>
                  <w:webHidden/>
                </w:rPr>
              </w:rPrChange>
            </w:rPr>
            <w:fldChar w:fldCharType="separate"/>
          </w:r>
          <w:r w:rsidR="0059272B" w:rsidRPr="00E837A2">
            <w:rPr>
              <w:noProof/>
              <w:webHidden/>
            </w:rPr>
            <w:t>20</w:t>
          </w:r>
          <w:r w:rsidR="0059272B" w:rsidRPr="00E837A2">
            <w:rPr>
              <w:noProof/>
              <w:webHidden/>
              <w:rPrChange w:id="502" w:author="Kumar Baral" w:date="2023-02-07T17:08:00Z">
                <w:rPr>
                  <w:noProof/>
                  <w:webHidden/>
                </w:rPr>
              </w:rPrChange>
            </w:rPr>
            <w:fldChar w:fldCharType="end"/>
          </w:r>
          <w:r w:rsidRPr="00E837A2">
            <w:rPr>
              <w:noProof/>
              <w:rPrChange w:id="503" w:author="Kumar Baral" w:date="2023-02-07T17:08:00Z">
                <w:rPr>
                  <w:noProof/>
                </w:rPr>
              </w:rPrChange>
            </w:rPr>
            <w:fldChar w:fldCharType="end"/>
          </w:r>
        </w:p>
        <w:p w14:paraId="508D60A6" w14:textId="287249C7" w:rsidR="0059272B" w:rsidRPr="00E837A2" w:rsidRDefault="00F72045">
          <w:pPr>
            <w:pStyle w:val="TableofFigures"/>
            <w:tabs>
              <w:tab w:val="right" w:leader="dot" w:pos="9350"/>
            </w:tabs>
            <w:rPr>
              <w:rFonts w:eastAsiaTheme="minorEastAsia" w:cstheme="minorBidi"/>
              <w:noProof/>
              <w:sz w:val="22"/>
              <w:szCs w:val="20"/>
              <w:lang w:val="en-US" w:bidi="ne-NP"/>
              <w:rPrChange w:id="504" w:author="Kumar Baral" w:date="2023-02-07T17:08:00Z">
                <w:rPr>
                  <w:rFonts w:asciiTheme="minorHAnsi" w:eastAsiaTheme="minorEastAsia" w:hAnsiTheme="minorHAnsi" w:cstheme="minorBidi"/>
                  <w:noProof/>
                  <w:sz w:val="22"/>
                  <w:szCs w:val="20"/>
                  <w:lang w:val="en-US" w:bidi="ne-NP"/>
                </w:rPr>
              </w:rPrChange>
            </w:rPr>
          </w:pPr>
          <w:r w:rsidRPr="00E837A2">
            <w:rPr>
              <w:rPrChange w:id="505" w:author="Kumar Baral" w:date="2023-02-07T17:08:00Z">
                <w:rPr/>
              </w:rPrChange>
            </w:rPr>
            <w:fldChar w:fldCharType="begin"/>
          </w:r>
          <w:r w:rsidRPr="00E837A2">
            <w:instrText xml:space="preserve"> HYPERLINK \l "_Toc98928452" </w:instrText>
          </w:r>
          <w:r w:rsidRPr="00E837A2">
            <w:rPr>
              <w:rPrChange w:id="506" w:author="Kumar Baral" w:date="2023-02-07T17:08:00Z">
                <w:rPr>
                  <w:noProof/>
                </w:rPr>
              </w:rPrChange>
            </w:rPr>
            <w:fldChar w:fldCharType="separate"/>
          </w:r>
          <w:r w:rsidR="0059272B" w:rsidRPr="00E837A2">
            <w:rPr>
              <w:rStyle w:val="Hyperlink"/>
              <w:noProof/>
              <w:color w:val="auto"/>
              <w:rPrChange w:id="507" w:author="Kumar Baral" w:date="2023-02-07T17:08:00Z">
                <w:rPr>
                  <w:rStyle w:val="Hyperlink"/>
                  <w:noProof/>
                </w:rPr>
              </w:rPrChange>
            </w:rPr>
            <w:t>Figure 2</w:t>
          </w:r>
          <w:r w:rsidR="0059272B" w:rsidRPr="00E837A2">
            <w:rPr>
              <w:rStyle w:val="Hyperlink"/>
              <w:noProof/>
              <w:color w:val="auto"/>
              <w:rPrChange w:id="508" w:author="Kumar Baral" w:date="2023-02-07T17:08:00Z">
                <w:rPr>
                  <w:rStyle w:val="Hyperlink"/>
                  <w:noProof/>
                </w:rPr>
              </w:rPrChange>
            </w:rPr>
            <w:noBreakHyphen/>
            <w:t>6 Incremental Rainfall Data for Jomsom (Calibration)</w:t>
          </w:r>
          <w:r w:rsidR="0059272B" w:rsidRPr="00E837A2">
            <w:rPr>
              <w:noProof/>
              <w:webHidden/>
            </w:rPr>
            <w:tab/>
          </w:r>
          <w:r w:rsidR="0059272B" w:rsidRPr="00E837A2">
            <w:rPr>
              <w:noProof/>
              <w:webHidden/>
              <w:rPrChange w:id="509" w:author="Kumar Baral" w:date="2023-02-07T17:08:00Z">
                <w:rPr>
                  <w:noProof/>
                  <w:webHidden/>
                </w:rPr>
              </w:rPrChange>
            </w:rPr>
            <w:fldChar w:fldCharType="begin"/>
          </w:r>
          <w:r w:rsidR="0059272B" w:rsidRPr="00E837A2">
            <w:rPr>
              <w:noProof/>
              <w:webHidden/>
            </w:rPr>
            <w:instrText xml:space="preserve"> PAGEREF _Toc98928452 \h </w:instrText>
          </w:r>
          <w:r w:rsidR="0059272B" w:rsidRPr="00E837A2">
            <w:rPr>
              <w:noProof/>
              <w:webHidden/>
              <w:rPrChange w:id="510" w:author="Kumar Baral" w:date="2023-02-07T17:08:00Z">
                <w:rPr>
                  <w:noProof/>
                  <w:webHidden/>
                </w:rPr>
              </w:rPrChange>
            </w:rPr>
          </w:r>
          <w:r w:rsidR="0059272B" w:rsidRPr="00E837A2">
            <w:rPr>
              <w:noProof/>
              <w:webHidden/>
              <w:rPrChange w:id="511" w:author="Kumar Baral" w:date="2023-02-07T17:08:00Z">
                <w:rPr>
                  <w:noProof/>
                  <w:webHidden/>
                </w:rPr>
              </w:rPrChange>
            </w:rPr>
            <w:fldChar w:fldCharType="separate"/>
          </w:r>
          <w:r w:rsidR="0059272B" w:rsidRPr="00E837A2">
            <w:rPr>
              <w:noProof/>
              <w:webHidden/>
            </w:rPr>
            <w:t>21</w:t>
          </w:r>
          <w:r w:rsidR="0059272B" w:rsidRPr="00E837A2">
            <w:rPr>
              <w:noProof/>
              <w:webHidden/>
              <w:rPrChange w:id="512" w:author="Kumar Baral" w:date="2023-02-07T17:08:00Z">
                <w:rPr>
                  <w:noProof/>
                  <w:webHidden/>
                </w:rPr>
              </w:rPrChange>
            </w:rPr>
            <w:fldChar w:fldCharType="end"/>
          </w:r>
          <w:r w:rsidRPr="00E837A2">
            <w:rPr>
              <w:noProof/>
              <w:rPrChange w:id="513" w:author="Kumar Baral" w:date="2023-02-07T17:08:00Z">
                <w:rPr>
                  <w:noProof/>
                </w:rPr>
              </w:rPrChange>
            </w:rPr>
            <w:fldChar w:fldCharType="end"/>
          </w:r>
        </w:p>
        <w:p w14:paraId="5AC18E14" w14:textId="0F9C44D8" w:rsidR="0059272B" w:rsidRPr="00E837A2" w:rsidRDefault="00F72045">
          <w:pPr>
            <w:pStyle w:val="TableofFigures"/>
            <w:tabs>
              <w:tab w:val="right" w:leader="dot" w:pos="9350"/>
            </w:tabs>
            <w:rPr>
              <w:rFonts w:eastAsiaTheme="minorEastAsia" w:cstheme="minorBidi"/>
              <w:noProof/>
              <w:sz w:val="22"/>
              <w:szCs w:val="20"/>
              <w:lang w:val="en-US" w:bidi="ne-NP"/>
              <w:rPrChange w:id="514" w:author="Kumar Baral" w:date="2023-02-07T17:08:00Z">
                <w:rPr>
                  <w:rFonts w:asciiTheme="minorHAnsi" w:eastAsiaTheme="minorEastAsia" w:hAnsiTheme="minorHAnsi" w:cstheme="minorBidi"/>
                  <w:noProof/>
                  <w:sz w:val="22"/>
                  <w:szCs w:val="20"/>
                  <w:lang w:val="en-US" w:bidi="ne-NP"/>
                </w:rPr>
              </w:rPrChange>
            </w:rPr>
          </w:pPr>
          <w:r w:rsidRPr="00E837A2">
            <w:rPr>
              <w:rPrChange w:id="515" w:author="Kumar Baral" w:date="2023-02-07T17:08:00Z">
                <w:rPr/>
              </w:rPrChange>
            </w:rPr>
            <w:fldChar w:fldCharType="begin"/>
          </w:r>
          <w:r w:rsidRPr="00E837A2">
            <w:instrText xml:space="preserve"> HYPERLINK \l "_Toc98928453" </w:instrText>
          </w:r>
          <w:r w:rsidRPr="00E837A2">
            <w:rPr>
              <w:rPrChange w:id="516" w:author="Kumar Baral" w:date="2023-02-07T17:08:00Z">
                <w:rPr>
                  <w:noProof/>
                </w:rPr>
              </w:rPrChange>
            </w:rPr>
            <w:fldChar w:fldCharType="separate"/>
          </w:r>
          <w:r w:rsidR="0059272B" w:rsidRPr="00E837A2">
            <w:rPr>
              <w:rStyle w:val="Hyperlink"/>
              <w:noProof/>
              <w:color w:val="auto"/>
              <w:rPrChange w:id="517" w:author="Kumar Baral" w:date="2023-02-07T17:08:00Z">
                <w:rPr>
                  <w:rStyle w:val="Hyperlink"/>
                  <w:noProof/>
                </w:rPr>
              </w:rPrChange>
            </w:rPr>
            <w:t>Figure 2</w:t>
          </w:r>
          <w:r w:rsidR="0059272B" w:rsidRPr="00E837A2">
            <w:rPr>
              <w:rStyle w:val="Hyperlink"/>
              <w:noProof/>
              <w:color w:val="auto"/>
              <w:rPrChange w:id="518" w:author="Kumar Baral" w:date="2023-02-07T17:08:00Z">
                <w:rPr>
                  <w:rStyle w:val="Hyperlink"/>
                  <w:noProof/>
                </w:rPr>
              </w:rPrChange>
            </w:rPr>
            <w:noBreakHyphen/>
            <w:t>7 Incremental Rainfall Data for Baglung (Validation)</w:t>
          </w:r>
          <w:r w:rsidR="0059272B" w:rsidRPr="00E837A2">
            <w:rPr>
              <w:noProof/>
              <w:webHidden/>
            </w:rPr>
            <w:tab/>
          </w:r>
          <w:r w:rsidR="0059272B" w:rsidRPr="00E837A2">
            <w:rPr>
              <w:noProof/>
              <w:webHidden/>
              <w:rPrChange w:id="519" w:author="Kumar Baral" w:date="2023-02-07T17:08:00Z">
                <w:rPr>
                  <w:noProof/>
                  <w:webHidden/>
                </w:rPr>
              </w:rPrChange>
            </w:rPr>
            <w:fldChar w:fldCharType="begin"/>
          </w:r>
          <w:r w:rsidR="0059272B" w:rsidRPr="00E837A2">
            <w:rPr>
              <w:noProof/>
              <w:webHidden/>
            </w:rPr>
            <w:instrText xml:space="preserve"> PAGEREF _Toc98928453 \h </w:instrText>
          </w:r>
          <w:r w:rsidR="0059272B" w:rsidRPr="00E837A2">
            <w:rPr>
              <w:noProof/>
              <w:webHidden/>
              <w:rPrChange w:id="520" w:author="Kumar Baral" w:date="2023-02-07T17:08:00Z">
                <w:rPr>
                  <w:noProof/>
                  <w:webHidden/>
                </w:rPr>
              </w:rPrChange>
            </w:rPr>
          </w:r>
          <w:r w:rsidR="0059272B" w:rsidRPr="00E837A2">
            <w:rPr>
              <w:noProof/>
              <w:webHidden/>
              <w:rPrChange w:id="521" w:author="Kumar Baral" w:date="2023-02-07T17:08:00Z">
                <w:rPr>
                  <w:noProof/>
                  <w:webHidden/>
                </w:rPr>
              </w:rPrChange>
            </w:rPr>
            <w:fldChar w:fldCharType="separate"/>
          </w:r>
          <w:r w:rsidR="0059272B" w:rsidRPr="00E837A2">
            <w:rPr>
              <w:noProof/>
              <w:webHidden/>
            </w:rPr>
            <w:t>21</w:t>
          </w:r>
          <w:r w:rsidR="0059272B" w:rsidRPr="00E837A2">
            <w:rPr>
              <w:noProof/>
              <w:webHidden/>
              <w:rPrChange w:id="522" w:author="Kumar Baral" w:date="2023-02-07T17:08:00Z">
                <w:rPr>
                  <w:noProof/>
                  <w:webHidden/>
                </w:rPr>
              </w:rPrChange>
            </w:rPr>
            <w:fldChar w:fldCharType="end"/>
          </w:r>
          <w:r w:rsidRPr="00E837A2">
            <w:rPr>
              <w:noProof/>
              <w:rPrChange w:id="523" w:author="Kumar Baral" w:date="2023-02-07T17:08:00Z">
                <w:rPr>
                  <w:noProof/>
                </w:rPr>
              </w:rPrChange>
            </w:rPr>
            <w:fldChar w:fldCharType="end"/>
          </w:r>
        </w:p>
        <w:p w14:paraId="4E7483EF" w14:textId="3335C2CC" w:rsidR="0059272B" w:rsidRPr="00E837A2" w:rsidRDefault="00F72045">
          <w:pPr>
            <w:pStyle w:val="TableofFigures"/>
            <w:tabs>
              <w:tab w:val="right" w:leader="dot" w:pos="9350"/>
            </w:tabs>
            <w:rPr>
              <w:rFonts w:eastAsiaTheme="minorEastAsia" w:cstheme="minorBidi"/>
              <w:noProof/>
              <w:sz w:val="22"/>
              <w:szCs w:val="20"/>
              <w:lang w:val="en-US" w:bidi="ne-NP"/>
              <w:rPrChange w:id="524" w:author="Kumar Baral" w:date="2023-02-07T17:08:00Z">
                <w:rPr>
                  <w:rFonts w:asciiTheme="minorHAnsi" w:eastAsiaTheme="minorEastAsia" w:hAnsiTheme="minorHAnsi" w:cstheme="minorBidi"/>
                  <w:noProof/>
                  <w:sz w:val="22"/>
                  <w:szCs w:val="20"/>
                  <w:lang w:val="en-US" w:bidi="ne-NP"/>
                </w:rPr>
              </w:rPrChange>
            </w:rPr>
          </w:pPr>
          <w:r w:rsidRPr="00E837A2">
            <w:rPr>
              <w:rPrChange w:id="525" w:author="Kumar Baral" w:date="2023-02-07T17:08:00Z">
                <w:rPr/>
              </w:rPrChange>
            </w:rPr>
            <w:fldChar w:fldCharType="begin"/>
          </w:r>
          <w:r w:rsidRPr="00E837A2">
            <w:instrText xml:space="preserve"> HYPERLINK \l "_Toc98928454" </w:instrText>
          </w:r>
          <w:r w:rsidRPr="00E837A2">
            <w:rPr>
              <w:rPrChange w:id="526" w:author="Kumar Baral" w:date="2023-02-07T17:08:00Z">
                <w:rPr>
                  <w:noProof/>
                </w:rPr>
              </w:rPrChange>
            </w:rPr>
            <w:fldChar w:fldCharType="separate"/>
          </w:r>
          <w:r w:rsidR="0059272B" w:rsidRPr="00E837A2">
            <w:rPr>
              <w:rStyle w:val="Hyperlink"/>
              <w:noProof/>
              <w:color w:val="auto"/>
              <w:rPrChange w:id="527" w:author="Kumar Baral" w:date="2023-02-07T17:08:00Z">
                <w:rPr>
                  <w:rStyle w:val="Hyperlink"/>
                  <w:noProof/>
                </w:rPr>
              </w:rPrChange>
            </w:rPr>
            <w:t>Figure 2</w:t>
          </w:r>
          <w:r w:rsidR="0059272B" w:rsidRPr="00E837A2">
            <w:rPr>
              <w:rStyle w:val="Hyperlink"/>
              <w:noProof/>
              <w:color w:val="auto"/>
              <w:rPrChange w:id="528" w:author="Kumar Baral" w:date="2023-02-07T17:08:00Z">
                <w:rPr>
                  <w:rStyle w:val="Hyperlink"/>
                  <w:noProof/>
                </w:rPr>
              </w:rPrChange>
            </w:rPr>
            <w:noBreakHyphen/>
            <w:t>8 Incremental Rainfall Data for Jomsom (Validation)</w:t>
          </w:r>
          <w:r w:rsidR="0059272B" w:rsidRPr="00E837A2">
            <w:rPr>
              <w:noProof/>
              <w:webHidden/>
            </w:rPr>
            <w:tab/>
          </w:r>
          <w:r w:rsidR="0059272B" w:rsidRPr="00E837A2">
            <w:rPr>
              <w:noProof/>
              <w:webHidden/>
              <w:rPrChange w:id="529" w:author="Kumar Baral" w:date="2023-02-07T17:08:00Z">
                <w:rPr>
                  <w:noProof/>
                  <w:webHidden/>
                </w:rPr>
              </w:rPrChange>
            </w:rPr>
            <w:fldChar w:fldCharType="begin"/>
          </w:r>
          <w:r w:rsidR="0059272B" w:rsidRPr="00E837A2">
            <w:rPr>
              <w:noProof/>
              <w:webHidden/>
            </w:rPr>
            <w:instrText xml:space="preserve"> PAGEREF _Toc98928454 \h </w:instrText>
          </w:r>
          <w:r w:rsidR="0059272B" w:rsidRPr="00E837A2">
            <w:rPr>
              <w:noProof/>
              <w:webHidden/>
              <w:rPrChange w:id="530" w:author="Kumar Baral" w:date="2023-02-07T17:08:00Z">
                <w:rPr>
                  <w:noProof/>
                  <w:webHidden/>
                </w:rPr>
              </w:rPrChange>
            </w:rPr>
          </w:r>
          <w:r w:rsidR="0059272B" w:rsidRPr="00E837A2">
            <w:rPr>
              <w:noProof/>
              <w:webHidden/>
              <w:rPrChange w:id="531" w:author="Kumar Baral" w:date="2023-02-07T17:08:00Z">
                <w:rPr>
                  <w:noProof/>
                  <w:webHidden/>
                </w:rPr>
              </w:rPrChange>
            </w:rPr>
            <w:fldChar w:fldCharType="separate"/>
          </w:r>
          <w:r w:rsidR="0059272B" w:rsidRPr="00E837A2">
            <w:rPr>
              <w:noProof/>
              <w:webHidden/>
            </w:rPr>
            <w:t>21</w:t>
          </w:r>
          <w:r w:rsidR="0059272B" w:rsidRPr="00E837A2">
            <w:rPr>
              <w:noProof/>
              <w:webHidden/>
              <w:rPrChange w:id="532" w:author="Kumar Baral" w:date="2023-02-07T17:08:00Z">
                <w:rPr>
                  <w:noProof/>
                  <w:webHidden/>
                </w:rPr>
              </w:rPrChange>
            </w:rPr>
            <w:fldChar w:fldCharType="end"/>
          </w:r>
          <w:r w:rsidRPr="00E837A2">
            <w:rPr>
              <w:noProof/>
              <w:rPrChange w:id="533" w:author="Kumar Baral" w:date="2023-02-07T17:08:00Z">
                <w:rPr>
                  <w:noProof/>
                </w:rPr>
              </w:rPrChange>
            </w:rPr>
            <w:fldChar w:fldCharType="end"/>
          </w:r>
        </w:p>
        <w:p w14:paraId="66F64C87" w14:textId="6B264081" w:rsidR="0059272B" w:rsidRPr="00E837A2" w:rsidRDefault="00F72045">
          <w:pPr>
            <w:pStyle w:val="TableofFigures"/>
            <w:tabs>
              <w:tab w:val="right" w:leader="dot" w:pos="9350"/>
            </w:tabs>
            <w:rPr>
              <w:rFonts w:eastAsiaTheme="minorEastAsia" w:cstheme="minorBidi"/>
              <w:noProof/>
              <w:sz w:val="22"/>
              <w:szCs w:val="20"/>
              <w:lang w:val="en-US" w:bidi="ne-NP"/>
              <w:rPrChange w:id="534" w:author="Kumar Baral" w:date="2023-02-07T17:08:00Z">
                <w:rPr>
                  <w:rFonts w:asciiTheme="minorHAnsi" w:eastAsiaTheme="minorEastAsia" w:hAnsiTheme="minorHAnsi" w:cstheme="minorBidi"/>
                  <w:noProof/>
                  <w:sz w:val="22"/>
                  <w:szCs w:val="20"/>
                  <w:lang w:val="en-US" w:bidi="ne-NP"/>
                </w:rPr>
              </w:rPrChange>
            </w:rPr>
          </w:pPr>
          <w:r w:rsidRPr="00E837A2">
            <w:rPr>
              <w:rPrChange w:id="535" w:author="Kumar Baral" w:date="2023-02-07T17:08:00Z">
                <w:rPr/>
              </w:rPrChange>
            </w:rPr>
            <w:fldChar w:fldCharType="begin"/>
          </w:r>
          <w:r w:rsidRPr="00E837A2">
            <w:instrText xml:space="preserve"> HYPERLINK \l "_Toc98928455" </w:instrText>
          </w:r>
          <w:r w:rsidRPr="00E837A2">
            <w:rPr>
              <w:rPrChange w:id="536" w:author="Kumar Baral" w:date="2023-02-07T17:08:00Z">
                <w:rPr>
                  <w:noProof/>
                </w:rPr>
              </w:rPrChange>
            </w:rPr>
            <w:fldChar w:fldCharType="separate"/>
          </w:r>
          <w:r w:rsidR="0059272B" w:rsidRPr="00E837A2">
            <w:rPr>
              <w:rStyle w:val="Hyperlink"/>
              <w:noProof/>
              <w:color w:val="auto"/>
              <w:rPrChange w:id="537" w:author="Kumar Baral" w:date="2023-02-07T17:08:00Z">
                <w:rPr>
                  <w:rStyle w:val="Hyperlink"/>
                  <w:noProof/>
                </w:rPr>
              </w:rPrChange>
            </w:rPr>
            <w:t>Figure 2</w:t>
          </w:r>
          <w:r w:rsidR="0059272B" w:rsidRPr="00E837A2">
            <w:rPr>
              <w:rStyle w:val="Hyperlink"/>
              <w:noProof/>
              <w:color w:val="auto"/>
              <w:rPrChange w:id="538" w:author="Kumar Baral" w:date="2023-02-07T17:08:00Z">
                <w:rPr>
                  <w:rStyle w:val="Hyperlink"/>
                  <w:noProof/>
                </w:rPr>
              </w:rPrChange>
            </w:rPr>
            <w:noBreakHyphen/>
            <w:t>9 AWLR Observed Flow Hydrograph (Calibration event)</w:t>
          </w:r>
          <w:r w:rsidR="0059272B" w:rsidRPr="00E837A2">
            <w:rPr>
              <w:noProof/>
              <w:webHidden/>
            </w:rPr>
            <w:tab/>
          </w:r>
          <w:r w:rsidR="0059272B" w:rsidRPr="00E837A2">
            <w:rPr>
              <w:noProof/>
              <w:webHidden/>
              <w:rPrChange w:id="539" w:author="Kumar Baral" w:date="2023-02-07T17:08:00Z">
                <w:rPr>
                  <w:noProof/>
                  <w:webHidden/>
                </w:rPr>
              </w:rPrChange>
            </w:rPr>
            <w:fldChar w:fldCharType="begin"/>
          </w:r>
          <w:r w:rsidR="0059272B" w:rsidRPr="00E837A2">
            <w:rPr>
              <w:noProof/>
              <w:webHidden/>
            </w:rPr>
            <w:instrText xml:space="preserve"> PAGEREF _Toc98928455 \h </w:instrText>
          </w:r>
          <w:r w:rsidR="0059272B" w:rsidRPr="00E837A2">
            <w:rPr>
              <w:noProof/>
              <w:webHidden/>
              <w:rPrChange w:id="540" w:author="Kumar Baral" w:date="2023-02-07T17:08:00Z">
                <w:rPr>
                  <w:noProof/>
                  <w:webHidden/>
                </w:rPr>
              </w:rPrChange>
            </w:rPr>
          </w:r>
          <w:r w:rsidR="0059272B" w:rsidRPr="00E837A2">
            <w:rPr>
              <w:noProof/>
              <w:webHidden/>
              <w:rPrChange w:id="541" w:author="Kumar Baral" w:date="2023-02-07T17:08:00Z">
                <w:rPr>
                  <w:noProof/>
                  <w:webHidden/>
                </w:rPr>
              </w:rPrChange>
            </w:rPr>
            <w:fldChar w:fldCharType="separate"/>
          </w:r>
          <w:r w:rsidR="0059272B" w:rsidRPr="00E837A2">
            <w:rPr>
              <w:noProof/>
              <w:webHidden/>
            </w:rPr>
            <w:t>22</w:t>
          </w:r>
          <w:r w:rsidR="0059272B" w:rsidRPr="00E837A2">
            <w:rPr>
              <w:noProof/>
              <w:webHidden/>
              <w:rPrChange w:id="542" w:author="Kumar Baral" w:date="2023-02-07T17:08:00Z">
                <w:rPr>
                  <w:noProof/>
                  <w:webHidden/>
                </w:rPr>
              </w:rPrChange>
            </w:rPr>
            <w:fldChar w:fldCharType="end"/>
          </w:r>
          <w:r w:rsidRPr="00E837A2">
            <w:rPr>
              <w:noProof/>
              <w:rPrChange w:id="543" w:author="Kumar Baral" w:date="2023-02-07T17:08:00Z">
                <w:rPr>
                  <w:noProof/>
                </w:rPr>
              </w:rPrChange>
            </w:rPr>
            <w:fldChar w:fldCharType="end"/>
          </w:r>
        </w:p>
        <w:p w14:paraId="11E2B5AE" w14:textId="6B788544" w:rsidR="0059272B" w:rsidRPr="00E837A2" w:rsidRDefault="00F72045">
          <w:pPr>
            <w:pStyle w:val="TableofFigures"/>
            <w:tabs>
              <w:tab w:val="right" w:leader="dot" w:pos="9350"/>
            </w:tabs>
            <w:rPr>
              <w:rFonts w:eastAsiaTheme="minorEastAsia" w:cstheme="minorBidi"/>
              <w:noProof/>
              <w:sz w:val="22"/>
              <w:szCs w:val="20"/>
              <w:lang w:val="en-US" w:bidi="ne-NP"/>
              <w:rPrChange w:id="544" w:author="Kumar Baral" w:date="2023-02-07T17:08:00Z">
                <w:rPr>
                  <w:rFonts w:asciiTheme="minorHAnsi" w:eastAsiaTheme="minorEastAsia" w:hAnsiTheme="minorHAnsi" w:cstheme="minorBidi"/>
                  <w:noProof/>
                  <w:sz w:val="22"/>
                  <w:szCs w:val="20"/>
                  <w:lang w:val="en-US" w:bidi="ne-NP"/>
                </w:rPr>
              </w:rPrChange>
            </w:rPr>
          </w:pPr>
          <w:r w:rsidRPr="00E837A2">
            <w:rPr>
              <w:rPrChange w:id="545" w:author="Kumar Baral" w:date="2023-02-07T17:08:00Z">
                <w:rPr/>
              </w:rPrChange>
            </w:rPr>
            <w:fldChar w:fldCharType="begin"/>
          </w:r>
          <w:r w:rsidRPr="00E837A2">
            <w:instrText xml:space="preserve"> HYPERLINK \l "_Toc98928456" </w:instrText>
          </w:r>
          <w:r w:rsidRPr="00E837A2">
            <w:rPr>
              <w:rPrChange w:id="546" w:author="Kumar Baral" w:date="2023-02-07T17:08:00Z">
                <w:rPr>
                  <w:noProof/>
                </w:rPr>
              </w:rPrChange>
            </w:rPr>
            <w:fldChar w:fldCharType="separate"/>
          </w:r>
          <w:r w:rsidR="0059272B" w:rsidRPr="00E837A2">
            <w:rPr>
              <w:rStyle w:val="Hyperlink"/>
              <w:noProof/>
              <w:color w:val="auto"/>
              <w:rPrChange w:id="547" w:author="Kumar Baral" w:date="2023-02-07T17:08:00Z">
                <w:rPr>
                  <w:rStyle w:val="Hyperlink"/>
                  <w:noProof/>
                </w:rPr>
              </w:rPrChange>
            </w:rPr>
            <w:t>Figure 2</w:t>
          </w:r>
          <w:r w:rsidR="0059272B" w:rsidRPr="00E837A2">
            <w:rPr>
              <w:rStyle w:val="Hyperlink"/>
              <w:noProof/>
              <w:color w:val="auto"/>
              <w:rPrChange w:id="548" w:author="Kumar Baral" w:date="2023-02-07T17:08:00Z">
                <w:rPr>
                  <w:rStyle w:val="Hyperlink"/>
                  <w:noProof/>
                </w:rPr>
              </w:rPrChange>
            </w:rPr>
            <w:noBreakHyphen/>
            <w:t>10 AWLR Observed Flow Hydrograph (Validation event)</w:t>
          </w:r>
          <w:r w:rsidR="0059272B" w:rsidRPr="00E837A2">
            <w:rPr>
              <w:noProof/>
              <w:webHidden/>
            </w:rPr>
            <w:tab/>
          </w:r>
          <w:r w:rsidR="0059272B" w:rsidRPr="00E837A2">
            <w:rPr>
              <w:noProof/>
              <w:webHidden/>
              <w:rPrChange w:id="549" w:author="Kumar Baral" w:date="2023-02-07T17:08:00Z">
                <w:rPr>
                  <w:noProof/>
                  <w:webHidden/>
                </w:rPr>
              </w:rPrChange>
            </w:rPr>
            <w:fldChar w:fldCharType="begin"/>
          </w:r>
          <w:r w:rsidR="0059272B" w:rsidRPr="00E837A2">
            <w:rPr>
              <w:noProof/>
              <w:webHidden/>
            </w:rPr>
            <w:instrText xml:space="preserve"> PAGEREF _Toc98928456 \h </w:instrText>
          </w:r>
          <w:r w:rsidR="0059272B" w:rsidRPr="00E837A2">
            <w:rPr>
              <w:noProof/>
              <w:webHidden/>
              <w:rPrChange w:id="550" w:author="Kumar Baral" w:date="2023-02-07T17:08:00Z">
                <w:rPr>
                  <w:noProof/>
                  <w:webHidden/>
                </w:rPr>
              </w:rPrChange>
            </w:rPr>
          </w:r>
          <w:r w:rsidR="0059272B" w:rsidRPr="00E837A2">
            <w:rPr>
              <w:noProof/>
              <w:webHidden/>
              <w:rPrChange w:id="551" w:author="Kumar Baral" w:date="2023-02-07T17:08:00Z">
                <w:rPr>
                  <w:noProof/>
                  <w:webHidden/>
                </w:rPr>
              </w:rPrChange>
            </w:rPr>
            <w:fldChar w:fldCharType="separate"/>
          </w:r>
          <w:r w:rsidR="0059272B" w:rsidRPr="00E837A2">
            <w:rPr>
              <w:noProof/>
              <w:webHidden/>
            </w:rPr>
            <w:t>22</w:t>
          </w:r>
          <w:r w:rsidR="0059272B" w:rsidRPr="00E837A2">
            <w:rPr>
              <w:noProof/>
              <w:webHidden/>
              <w:rPrChange w:id="552" w:author="Kumar Baral" w:date="2023-02-07T17:08:00Z">
                <w:rPr>
                  <w:noProof/>
                  <w:webHidden/>
                </w:rPr>
              </w:rPrChange>
            </w:rPr>
            <w:fldChar w:fldCharType="end"/>
          </w:r>
          <w:r w:rsidRPr="00E837A2">
            <w:rPr>
              <w:noProof/>
              <w:rPrChange w:id="553" w:author="Kumar Baral" w:date="2023-02-07T17:08:00Z">
                <w:rPr>
                  <w:noProof/>
                </w:rPr>
              </w:rPrChange>
            </w:rPr>
            <w:fldChar w:fldCharType="end"/>
          </w:r>
        </w:p>
        <w:p w14:paraId="4160977F" w14:textId="7D1615E3" w:rsidR="0059272B" w:rsidRPr="00E837A2" w:rsidRDefault="00F72045">
          <w:pPr>
            <w:pStyle w:val="TableofFigures"/>
            <w:tabs>
              <w:tab w:val="right" w:leader="dot" w:pos="9350"/>
            </w:tabs>
            <w:rPr>
              <w:rFonts w:eastAsiaTheme="minorEastAsia" w:cstheme="minorBidi"/>
              <w:noProof/>
              <w:sz w:val="22"/>
              <w:szCs w:val="20"/>
              <w:lang w:val="en-US" w:bidi="ne-NP"/>
              <w:rPrChange w:id="554" w:author="Kumar Baral" w:date="2023-02-07T17:08:00Z">
                <w:rPr>
                  <w:rFonts w:asciiTheme="minorHAnsi" w:eastAsiaTheme="minorEastAsia" w:hAnsiTheme="minorHAnsi" w:cstheme="minorBidi"/>
                  <w:noProof/>
                  <w:sz w:val="22"/>
                  <w:szCs w:val="20"/>
                  <w:lang w:val="en-US" w:bidi="ne-NP"/>
                </w:rPr>
              </w:rPrChange>
            </w:rPr>
          </w:pPr>
          <w:r w:rsidRPr="00E837A2">
            <w:rPr>
              <w:rPrChange w:id="555" w:author="Kumar Baral" w:date="2023-02-07T17:08:00Z">
                <w:rPr/>
              </w:rPrChange>
            </w:rPr>
            <w:fldChar w:fldCharType="begin"/>
          </w:r>
          <w:r w:rsidRPr="00E837A2">
            <w:instrText xml:space="preserve"> HYPERLINK \l "_Toc98928457" </w:instrText>
          </w:r>
          <w:r w:rsidRPr="00E837A2">
            <w:rPr>
              <w:rPrChange w:id="556" w:author="Kumar Baral" w:date="2023-02-07T17:08:00Z">
                <w:rPr>
                  <w:noProof/>
                </w:rPr>
              </w:rPrChange>
            </w:rPr>
            <w:fldChar w:fldCharType="separate"/>
          </w:r>
          <w:r w:rsidR="0059272B" w:rsidRPr="00E837A2">
            <w:rPr>
              <w:rStyle w:val="Hyperlink"/>
              <w:noProof/>
              <w:color w:val="auto"/>
              <w:rPrChange w:id="557" w:author="Kumar Baral" w:date="2023-02-07T17:08:00Z">
                <w:rPr>
                  <w:rStyle w:val="Hyperlink"/>
                  <w:noProof/>
                </w:rPr>
              </w:rPrChange>
            </w:rPr>
            <w:t>Figure 2</w:t>
          </w:r>
          <w:r w:rsidR="0059272B" w:rsidRPr="00E837A2">
            <w:rPr>
              <w:rStyle w:val="Hyperlink"/>
              <w:noProof/>
              <w:color w:val="auto"/>
              <w:rPrChange w:id="558" w:author="Kumar Baral" w:date="2023-02-07T17:08:00Z">
                <w:rPr>
                  <w:rStyle w:val="Hyperlink"/>
                  <w:noProof/>
                </w:rPr>
              </w:rPrChange>
            </w:rPr>
            <w:noBreakHyphen/>
            <w:t>11 Observed and modeled flows during calibration</w:t>
          </w:r>
          <w:r w:rsidR="0059272B" w:rsidRPr="00E837A2">
            <w:rPr>
              <w:noProof/>
              <w:webHidden/>
            </w:rPr>
            <w:tab/>
          </w:r>
          <w:r w:rsidR="0059272B" w:rsidRPr="00E837A2">
            <w:rPr>
              <w:noProof/>
              <w:webHidden/>
              <w:rPrChange w:id="559" w:author="Kumar Baral" w:date="2023-02-07T17:08:00Z">
                <w:rPr>
                  <w:noProof/>
                  <w:webHidden/>
                </w:rPr>
              </w:rPrChange>
            </w:rPr>
            <w:fldChar w:fldCharType="begin"/>
          </w:r>
          <w:r w:rsidR="0059272B" w:rsidRPr="00E837A2">
            <w:rPr>
              <w:noProof/>
              <w:webHidden/>
            </w:rPr>
            <w:instrText xml:space="preserve"> PAGEREF _Toc98928457 \h </w:instrText>
          </w:r>
          <w:r w:rsidR="0059272B" w:rsidRPr="00E837A2">
            <w:rPr>
              <w:noProof/>
              <w:webHidden/>
              <w:rPrChange w:id="560" w:author="Kumar Baral" w:date="2023-02-07T17:08:00Z">
                <w:rPr>
                  <w:noProof/>
                  <w:webHidden/>
                </w:rPr>
              </w:rPrChange>
            </w:rPr>
          </w:r>
          <w:r w:rsidR="0059272B" w:rsidRPr="00E837A2">
            <w:rPr>
              <w:noProof/>
              <w:webHidden/>
              <w:rPrChange w:id="561" w:author="Kumar Baral" w:date="2023-02-07T17:08:00Z">
                <w:rPr>
                  <w:noProof/>
                  <w:webHidden/>
                </w:rPr>
              </w:rPrChange>
            </w:rPr>
            <w:fldChar w:fldCharType="separate"/>
          </w:r>
          <w:r w:rsidR="0059272B" w:rsidRPr="00E837A2">
            <w:rPr>
              <w:noProof/>
              <w:webHidden/>
            </w:rPr>
            <w:t>24</w:t>
          </w:r>
          <w:r w:rsidR="0059272B" w:rsidRPr="00E837A2">
            <w:rPr>
              <w:noProof/>
              <w:webHidden/>
              <w:rPrChange w:id="562" w:author="Kumar Baral" w:date="2023-02-07T17:08:00Z">
                <w:rPr>
                  <w:noProof/>
                  <w:webHidden/>
                </w:rPr>
              </w:rPrChange>
            </w:rPr>
            <w:fldChar w:fldCharType="end"/>
          </w:r>
          <w:r w:rsidRPr="00E837A2">
            <w:rPr>
              <w:noProof/>
              <w:rPrChange w:id="563" w:author="Kumar Baral" w:date="2023-02-07T17:08:00Z">
                <w:rPr>
                  <w:noProof/>
                </w:rPr>
              </w:rPrChange>
            </w:rPr>
            <w:fldChar w:fldCharType="end"/>
          </w:r>
        </w:p>
        <w:p w14:paraId="31A0C153" w14:textId="7FBF8F85" w:rsidR="0059272B" w:rsidRPr="00E837A2" w:rsidRDefault="00F72045">
          <w:pPr>
            <w:pStyle w:val="TableofFigures"/>
            <w:tabs>
              <w:tab w:val="right" w:leader="dot" w:pos="9350"/>
            </w:tabs>
            <w:rPr>
              <w:rFonts w:eastAsiaTheme="minorEastAsia" w:cstheme="minorBidi"/>
              <w:noProof/>
              <w:sz w:val="22"/>
              <w:szCs w:val="20"/>
              <w:lang w:val="en-US" w:bidi="ne-NP"/>
              <w:rPrChange w:id="564" w:author="Kumar Baral" w:date="2023-02-07T17:08:00Z">
                <w:rPr>
                  <w:rFonts w:asciiTheme="minorHAnsi" w:eastAsiaTheme="minorEastAsia" w:hAnsiTheme="minorHAnsi" w:cstheme="minorBidi"/>
                  <w:noProof/>
                  <w:sz w:val="22"/>
                  <w:szCs w:val="20"/>
                  <w:lang w:val="en-US" w:bidi="ne-NP"/>
                </w:rPr>
              </w:rPrChange>
            </w:rPr>
          </w:pPr>
          <w:r w:rsidRPr="00E837A2">
            <w:rPr>
              <w:rPrChange w:id="565" w:author="Kumar Baral" w:date="2023-02-07T17:08:00Z">
                <w:rPr/>
              </w:rPrChange>
            </w:rPr>
            <w:fldChar w:fldCharType="begin"/>
          </w:r>
          <w:r w:rsidRPr="00E837A2">
            <w:instrText xml:space="preserve"> HYPERLINK \l "_Toc98928458" </w:instrText>
          </w:r>
          <w:r w:rsidRPr="00E837A2">
            <w:rPr>
              <w:rPrChange w:id="566" w:author="Kumar Baral" w:date="2023-02-07T17:08:00Z">
                <w:rPr>
                  <w:noProof/>
                </w:rPr>
              </w:rPrChange>
            </w:rPr>
            <w:fldChar w:fldCharType="separate"/>
          </w:r>
          <w:r w:rsidR="0059272B" w:rsidRPr="00E837A2">
            <w:rPr>
              <w:rStyle w:val="Hyperlink"/>
              <w:noProof/>
              <w:color w:val="auto"/>
              <w:rPrChange w:id="567" w:author="Kumar Baral" w:date="2023-02-07T17:08:00Z">
                <w:rPr>
                  <w:rStyle w:val="Hyperlink"/>
                  <w:noProof/>
                </w:rPr>
              </w:rPrChange>
            </w:rPr>
            <w:t>Figure 2</w:t>
          </w:r>
          <w:r w:rsidR="0059272B" w:rsidRPr="00E837A2">
            <w:rPr>
              <w:rStyle w:val="Hyperlink"/>
              <w:noProof/>
              <w:color w:val="auto"/>
              <w:rPrChange w:id="568" w:author="Kumar Baral" w:date="2023-02-07T17:08:00Z">
                <w:rPr>
                  <w:rStyle w:val="Hyperlink"/>
                  <w:noProof/>
                </w:rPr>
              </w:rPrChange>
            </w:rPr>
            <w:noBreakHyphen/>
            <w:t>12 Summary table for the calibrated event</w:t>
          </w:r>
          <w:r w:rsidR="0059272B" w:rsidRPr="00E837A2">
            <w:rPr>
              <w:noProof/>
              <w:webHidden/>
            </w:rPr>
            <w:tab/>
          </w:r>
          <w:r w:rsidR="0059272B" w:rsidRPr="00E837A2">
            <w:rPr>
              <w:noProof/>
              <w:webHidden/>
              <w:rPrChange w:id="569" w:author="Kumar Baral" w:date="2023-02-07T17:08:00Z">
                <w:rPr>
                  <w:noProof/>
                  <w:webHidden/>
                </w:rPr>
              </w:rPrChange>
            </w:rPr>
            <w:fldChar w:fldCharType="begin"/>
          </w:r>
          <w:r w:rsidR="0059272B" w:rsidRPr="00E837A2">
            <w:rPr>
              <w:noProof/>
              <w:webHidden/>
            </w:rPr>
            <w:instrText xml:space="preserve"> PAGEREF _Toc98928458 \h </w:instrText>
          </w:r>
          <w:r w:rsidR="0059272B" w:rsidRPr="00E837A2">
            <w:rPr>
              <w:noProof/>
              <w:webHidden/>
              <w:rPrChange w:id="570" w:author="Kumar Baral" w:date="2023-02-07T17:08:00Z">
                <w:rPr>
                  <w:noProof/>
                  <w:webHidden/>
                </w:rPr>
              </w:rPrChange>
            </w:rPr>
          </w:r>
          <w:r w:rsidR="0059272B" w:rsidRPr="00E837A2">
            <w:rPr>
              <w:noProof/>
              <w:webHidden/>
              <w:rPrChange w:id="571" w:author="Kumar Baral" w:date="2023-02-07T17:08:00Z">
                <w:rPr>
                  <w:noProof/>
                  <w:webHidden/>
                </w:rPr>
              </w:rPrChange>
            </w:rPr>
            <w:fldChar w:fldCharType="separate"/>
          </w:r>
          <w:r w:rsidR="0059272B" w:rsidRPr="00E837A2">
            <w:rPr>
              <w:noProof/>
              <w:webHidden/>
            </w:rPr>
            <w:t>24</w:t>
          </w:r>
          <w:r w:rsidR="0059272B" w:rsidRPr="00E837A2">
            <w:rPr>
              <w:noProof/>
              <w:webHidden/>
              <w:rPrChange w:id="572" w:author="Kumar Baral" w:date="2023-02-07T17:08:00Z">
                <w:rPr>
                  <w:noProof/>
                  <w:webHidden/>
                </w:rPr>
              </w:rPrChange>
            </w:rPr>
            <w:fldChar w:fldCharType="end"/>
          </w:r>
          <w:r w:rsidRPr="00E837A2">
            <w:rPr>
              <w:noProof/>
              <w:rPrChange w:id="573" w:author="Kumar Baral" w:date="2023-02-07T17:08:00Z">
                <w:rPr>
                  <w:noProof/>
                </w:rPr>
              </w:rPrChange>
            </w:rPr>
            <w:fldChar w:fldCharType="end"/>
          </w:r>
        </w:p>
        <w:p w14:paraId="7F254CFD" w14:textId="6CA51B30" w:rsidR="0059272B" w:rsidRPr="00E837A2" w:rsidRDefault="00F72045">
          <w:pPr>
            <w:pStyle w:val="TableofFigures"/>
            <w:tabs>
              <w:tab w:val="right" w:leader="dot" w:pos="9350"/>
            </w:tabs>
            <w:rPr>
              <w:rFonts w:eastAsiaTheme="minorEastAsia" w:cstheme="minorBidi"/>
              <w:noProof/>
              <w:sz w:val="22"/>
              <w:szCs w:val="20"/>
              <w:lang w:val="en-US" w:bidi="ne-NP"/>
              <w:rPrChange w:id="574" w:author="Kumar Baral" w:date="2023-02-07T17:08:00Z">
                <w:rPr>
                  <w:rFonts w:asciiTheme="minorHAnsi" w:eastAsiaTheme="minorEastAsia" w:hAnsiTheme="minorHAnsi" w:cstheme="minorBidi"/>
                  <w:noProof/>
                  <w:sz w:val="22"/>
                  <w:szCs w:val="20"/>
                  <w:lang w:val="en-US" w:bidi="ne-NP"/>
                </w:rPr>
              </w:rPrChange>
            </w:rPr>
          </w:pPr>
          <w:r w:rsidRPr="00E837A2">
            <w:rPr>
              <w:rPrChange w:id="575" w:author="Kumar Baral" w:date="2023-02-07T17:08:00Z">
                <w:rPr/>
              </w:rPrChange>
            </w:rPr>
            <w:fldChar w:fldCharType="begin"/>
          </w:r>
          <w:r w:rsidRPr="00E837A2">
            <w:instrText xml:space="preserve"> HYPERLINK \l "_Toc98928459" </w:instrText>
          </w:r>
          <w:r w:rsidRPr="00E837A2">
            <w:rPr>
              <w:rPrChange w:id="576" w:author="Kumar Baral" w:date="2023-02-07T17:08:00Z">
                <w:rPr>
                  <w:noProof/>
                </w:rPr>
              </w:rPrChange>
            </w:rPr>
            <w:fldChar w:fldCharType="separate"/>
          </w:r>
          <w:r w:rsidR="0059272B" w:rsidRPr="00E837A2">
            <w:rPr>
              <w:rStyle w:val="Hyperlink"/>
              <w:noProof/>
              <w:color w:val="auto"/>
              <w:rPrChange w:id="577" w:author="Kumar Baral" w:date="2023-02-07T17:08:00Z">
                <w:rPr>
                  <w:rStyle w:val="Hyperlink"/>
                  <w:noProof/>
                </w:rPr>
              </w:rPrChange>
            </w:rPr>
            <w:t>Figure 2</w:t>
          </w:r>
          <w:r w:rsidR="0059272B" w:rsidRPr="00E837A2">
            <w:rPr>
              <w:rStyle w:val="Hyperlink"/>
              <w:noProof/>
              <w:color w:val="auto"/>
              <w:rPrChange w:id="578" w:author="Kumar Baral" w:date="2023-02-07T17:08:00Z">
                <w:rPr>
                  <w:rStyle w:val="Hyperlink"/>
                  <w:noProof/>
                </w:rPr>
              </w:rPrChange>
            </w:rPr>
            <w:noBreakHyphen/>
            <w:t>13 Observed and modelled flows during validation</w:t>
          </w:r>
          <w:r w:rsidR="0059272B" w:rsidRPr="00E837A2">
            <w:rPr>
              <w:noProof/>
              <w:webHidden/>
            </w:rPr>
            <w:tab/>
          </w:r>
          <w:r w:rsidR="0059272B" w:rsidRPr="00E837A2">
            <w:rPr>
              <w:noProof/>
              <w:webHidden/>
              <w:rPrChange w:id="579" w:author="Kumar Baral" w:date="2023-02-07T17:08:00Z">
                <w:rPr>
                  <w:noProof/>
                  <w:webHidden/>
                </w:rPr>
              </w:rPrChange>
            </w:rPr>
            <w:fldChar w:fldCharType="begin"/>
          </w:r>
          <w:r w:rsidR="0059272B" w:rsidRPr="00E837A2">
            <w:rPr>
              <w:noProof/>
              <w:webHidden/>
            </w:rPr>
            <w:instrText xml:space="preserve"> PAGEREF _Toc98928459 \h </w:instrText>
          </w:r>
          <w:r w:rsidR="0059272B" w:rsidRPr="00E837A2">
            <w:rPr>
              <w:noProof/>
              <w:webHidden/>
              <w:rPrChange w:id="580" w:author="Kumar Baral" w:date="2023-02-07T17:08:00Z">
                <w:rPr>
                  <w:noProof/>
                  <w:webHidden/>
                </w:rPr>
              </w:rPrChange>
            </w:rPr>
          </w:r>
          <w:r w:rsidR="0059272B" w:rsidRPr="00E837A2">
            <w:rPr>
              <w:noProof/>
              <w:webHidden/>
              <w:rPrChange w:id="581" w:author="Kumar Baral" w:date="2023-02-07T17:08:00Z">
                <w:rPr>
                  <w:noProof/>
                  <w:webHidden/>
                </w:rPr>
              </w:rPrChange>
            </w:rPr>
            <w:fldChar w:fldCharType="separate"/>
          </w:r>
          <w:r w:rsidR="0059272B" w:rsidRPr="00E837A2">
            <w:rPr>
              <w:noProof/>
              <w:webHidden/>
            </w:rPr>
            <w:t>25</w:t>
          </w:r>
          <w:r w:rsidR="0059272B" w:rsidRPr="00E837A2">
            <w:rPr>
              <w:noProof/>
              <w:webHidden/>
              <w:rPrChange w:id="582" w:author="Kumar Baral" w:date="2023-02-07T17:08:00Z">
                <w:rPr>
                  <w:noProof/>
                  <w:webHidden/>
                </w:rPr>
              </w:rPrChange>
            </w:rPr>
            <w:fldChar w:fldCharType="end"/>
          </w:r>
          <w:r w:rsidRPr="00E837A2">
            <w:rPr>
              <w:noProof/>
              <w:rPrChange w:id="583" w:author="Kumar Baral" w:date="2023-02-07T17:08:00Z">
                <w:rPr>
                  <w:noProof/>
                </w:rPr>
              </w:rPrChange>
            </w:rPr>
            <w:fldChar w:fldCharType="end"/>
          </w:r>
        </w:p>
        <w:p w14:paraId="55077CD2" w14:textId="6C5EC63E" w:rsidR="0059272B" w:rsidRPr="00E837A2" w:rsidRDefault="00F72045">
          <w:pPr>
            <w:pStyle w:val="TableofFigures"/>
            <w:tabs>
              <w:tab w:val="right" w:leader="dot" w:pos="9350"/>
            </w:tabs>
            <w:rPr>
              <w:rFonts w:eastAsiaTheme="minorEastAsia" w:cstheme="minorBidi"/>
              <w:noProof/>
              <w:sz w:val="22"/>
              <w:szCs w:val="20"/>
              <w:lang w:val="en-US" w:bidi="ne-NP"/>
              <w:rPrChange w:id="584" w:author="Kumar Baral" w:date="2023-02-07T17:08:00Z">
                <w:rPr>
                  <w:rFonts w:asciiTheme="minorHAnsi" w:eastAsiaTheme="minorEastAsia" w:hAnsiTheme="minorHAnsi" w:cstheme="minorBidi"/>
                  <w:noProof/>
                  <w:sz w:val="22"/>
                  <w:szCs w:val="20"/>
                  <w:lang w:val="en-US" w:bidi="ne-NP"/>
                </w:rPr>
              </w:rPrChange>
            </w:rPr>
          </w:pPr>
          <w:r w:rsidRPr="00E837A2">
            <w:rPr>
              <w:rPrChange w:id="585" w:author="Kumar Baral" w:date="2023-02-07T17:08:00Z">
                <w:rPr/>
              </w:rPrChange>
            </w:rPr>
            <w:fldChar w:fldCharType="begin"/>
          </w:r>
          <w:r w:rsidRPr="00E837A2">
            <w:instrText xml:space="preserve"> HYPERLINK \l "_Toc98928460" </w:instrText>
          </w:r>
          <w:r w:rsidRPr="00E837A2">
            <w:rPr>
              <w:rPrChange w:id="586" w:author="Kumar Baral" w:date="2023-02-07T17:08:00Z">
                <w:rPr>
                  <w:noProof/>
                </w:rPr>
              </w:rPrChange>
            </w:rPr>
            <w:fldChar w:fldCharType="separate"/>
          </w:r>
          <w:r w:rsidR="0059272B" w:rsidRPr="00E837A2">
            <w:rPr>
              <w:rStyle w:val="Hyperlink"/>
              <w:noProof/>
              <w:color w:val="auto"/>
              <w:rPrChange w:id="587" w:author="Kumar Baral" w:date="2023-02-07T17:08:00Z">
                <w:rPr>
                  <w:rStyle w:val="Hyperlink"/>
                  <w:noProof/>
                </w:rPr>
              </w:rPrChange>
            </w:rPr>
            <w:t>Figure 2</w:t>
          </w:r>
          <w:r w:rsidR="0059272B" w:rsidRPr="00E837A2">
            <w:rPr>
              <w:rStyle w:val="Hyperlink"/>
              <w:noProof/>
              <w:color w:val="auto"/>
              <w:rPrChange w:id="588" w:author="Kumar Baral" w:date="2023-02-07T17:08:00Z">
                <w:rPr>
                  <w:rStyle w:val="Hyperlink"/>
                  <w:noProof/>
                </w:rPr>
              </w:rPrChange>
            </w:rPr>
            <w:noBreakHyphen/>
            <w:t>14 Summary table for the validation event</w:t>
          </w:r>
          <w:r w:rsidR="0059272B" w:rsidRPr="00E837A2">
            <w:rPr>
              <w:noProof/>
              <w:webHidden/>
            </w:rPr>
            <w:tab/>
          </w:r>
          <w:r w:rsidR="0059272B" w:rsidRPr="00E837A2">
            <w:rPr>
              <w:noProof/>
              <w:webHidden/>
              <w:rPrChange w:id="589" w:author="Kumar Baral" w:date="2023-02-07T17:08:00Z">
                <w:rPr>
                  <w:noProof/>
                  <w:webHidden/>
                </w:rPr>
              </w:rPrChange>
            </w:rPr>
            <w:fldChar w:fldCharType="begin"/>
          </w:r>
          <w:r w:rsidR="0059272B" w:rsidRPr="00E837A2">
            <w:rPr>
              <w:noProof/>
              <w:webHidden/>
            </w:rPr>
            <w:instrText xml:space="preserve"> PAGEREF _Toc98928460 \h </w:instrText>
          </w:r>
          <w:r w:rsidR="0059272B" w:rsidRPr="00E837A2">
            <w:rPr>
              <w:noProof/>
              <w:webHidden/>
              <w:rPrChange w:id="590" w:author="Kumar Baral" w:date="2023-02-07T17:08:00Z">
                <w:rPr>
                  <w:noProof/>
                  <w:webHidden/>
                </w:rPr>
              </w:rPrChange>
            </w:rPr>
          </w:r>
          <w:r w:rsidR="0059272B" w:rsidRPr="00E837A2">
            <w:rPr>
              <w:noProof/>
              <w:webHidden/>
              <w:rPrChange w:id="591" w:author="Kumar Baral" w:date="2023-02-07T17:08:00Z">
                <w:rPr>
                  <w:noProof/>
                  <w:webHidden/>
                </w:rPr>
              </w:rPrChange>
            </w:rPr>
            <w:fldChar w:fldCharType="separate"/>
          </w:r>
          <w:r w:rsidR="0059272B" w:rsidRPr="00E837A2">
            <w:rPr>
              <w:noProof/>
              <w:webHidden/>
            </w:rPr>
            <w:t>25</w:t>
          </w:r>
          <w:r w:rsidR="0059272B" w:rsidRPr="00E837A2">
            <w:rPr>
              <w:noProof/>
              <w:webHidden/>
              <w:rPrChange w:id="592" w:author="Kumar Baral" w:date="2023-02-07T17:08:00Z">
                <w:rPr>
                  <w:noProof/>
                  <w:webHidden/>
                </w:rPr>
              </w:rPrChange>
            </w:rPr>
            <w:fldChar w:fldCharType="end"/>
          </w:r>
          <w:r w:rsidRPr="00E837A2">
            <w:rPr>
              <w:noProof/>
              <w:rPrChange w:id="593" w:author="Kumar Baral" w:date="2023-02-07T17:08:00Z">
                <w:rPr>
                  <w:noProof/>
                </w:rPr>
              </w:rPrChange>
            </w:rPr>
            <w:fldChar w:fldCharType="end"/>
          </w:r>
        </w:p>
        <w:p w14:paraId="1B4C6852" w14:textId="58D75A91" w:rsidR="0059272B" w:rsidRPr="00E837A2" w:rsidRDefault="00F72045">
          <w:pPr>
            <w:pStyle w:val="TableofFigures"/>
            <w:tabs>
              <w:tab w:val="right" w:leader="dot" w:pos="9350"/>
            </w:tabs>
            <w:rPr>
              <w:rFonts w:eastAsiaTheme="minorEastAsia" w:cstheme="minorBidi"/>
              <w:noProof/>
              <w:sz w:val="22"/>
              <w:szCs w:val="20"/>
              <w:lang w:val="en-US" w:bidi="ne-NP"/>
              <w:rPrChange w:id="594" w:author="Kumar Baral" w:date="2023-02-07T17:08:00Z">
                <w:rPr>
                  <w:rFonts w:asciiTheme="minorHAnsi" w:eastAsiaTheme="minorEastAsia" w:hAnsiTheme="minorHAnsi" w:cstheme="minorBidi"/>
                  <w:noProof/>
                  <w:sz w:val="22"/>
                  <w:szCs w:val="20"/>
                  <w:lang w:val="en-US" w:bidi="ne-NP"/>
                </w:rPr>
              </w:rPrChange>
            </w:rPr>
          </w:pPr>
          <w:r w:rsidRPr="00E837A2">
            <w:rPr>
              <w:rPrChange w:id="595" w:author="Kumar Baral" w:date="2023-02-07T17:08:00Z">
                <w:rPr/>
              </w:rPrChange>
            </w:rPr>
            <w:fldChar w:fldCharType="begin"/>
          </w:r>
          <w:r w:rsidRPr="00E837A2">
            <w:instrText xml:space="preserve"> HYPERLINK \l "_Toc98928461" </w:instrText>
          </w:r>
          <w:r w:rsidRPr="00E837A2">
            <w:rPr>
              <w:rPrChange w:id="596" w:author="Kumar Baral" w:date="2023-02-07T17:08:00Z">
                <w:rPr>
                  <w:noProof/>
                </w:rPr>
              </w:rPrChange>
            </w:rPr>
            <w:fldChar w:fldCharType="separate"/>
          </w:r>
          <w:r w:rsidR="0059272B" w:rsidRPr="00E837A2">
            <w:rPr>
              <w:rStyle w:val="Hyperlink"/>
              <w:noProof/>
              <w:color w:val="auto"/>
              <w:rPrChange w:id="597" w:author="Kumar Baral" w:date="2023-02-07T17:08:00Z">
                <w:rPr>
                  <w:rStyle w:val="Hyperlink"/>
                  <w:noProof/>
                </w:rPr>
              </w:rPrChange>
            </w:rPr>
            <w:t>Figure 2</w:t>
          </w:r>
          <w:r w:rsidR="0059272B" w:rsidRPr="00E837A2">
            <w:rPr>
              <w:rStyle w:val="Hyperlink"/>
              <w:noProof/>
              <w:color w:val="auto"/>
              <w:rPrChange w:id="598" w:author="Kumar Baral" w:date="2023-02-07T17:08:00Z">
                <w:rPr>
                  <w:rStyle w:val="Hyperlink"/>
                  <w:noProof/>
                </w:rPr>
              </w:rPrChange>
            </w:rPr>
            <w:noBreakHyphen/>
            <w:t>15</w:t>
          </w:r>
          <w:r w:rsidR="0059272B" w:rsidRPr="00E837A2">
            <w:rPr>
              <w:rStyle w:val="Hyperlink"/>
              <w:noProof/>
              <w:color w:val="auto"/>
              <w:lang w:val="en-US"/>
              <w:rPrChange w:id="599" w:author="Kumar Baral" w:date="2023-02-07T17:08:00Z">
                <w:rPr>
                  <w:rStyle w:val="Hyperlink"/>
                  <w:noProof/>
                  <w:lang w:val="en-US"/>
                </w:rPr>
              </w:rPrChange>
            </w:rPr>
            <w:t xml:space="preserve"> Flow hydrograph for PMF estimation with max precipitation recorded in both station Baglung and Jomsom</w:t>
          </w:r>
          <w:r w:rsidR="0059272B" w:rsidRPr="00E837A2">
            <w:rPr>
              <w:noProof/>
              <w:webHidden/>
            </w:rPr>
            <w:tab/>
          </w:r>
          <w:r w:rsidR="0059272B" w:rsidRPr="00E837A2">
            <w:rPr>
              <w:noProof/>
              <w:webHidden/>
              <w:rPrChange w:id="600" w:author="Kumar Baral" w:date="2023-02-07T17:08:00Z">
                <w:rPr>
                  <w:noProof/>
                  <w:webHidden/>
                </w:rPr>
              </w:rPrChange>
            </w:rPr>
            <w:fldChar w:fldCharType="begin"/>
          </w:r>
          <w:r w:rsidR="0059272B" w:rsidRPr="00E837A2">
            <w:rPr>
              <w:noProof/>
              <w:webHidden/>
            </w:rPr>
            <w:instrText xml:space="preserve"> PAGEREF _Toc98928461 \h </w:instrText>
          </w:r>
          <w:r w:rsidR="0059272B" w:rsidRPr="00E837A2">
            <w:rPr>
              <w:noProof/>
              <w:webHidden/>
              <w:rPrChange w:id="601" w:author="Kumar Baral" w:date="2023-02-07T17:08:00Z">
                <w:rPr>
                  <w:noProof/>
                  <w:webHidden/>
                </w:rPr>
              </w:rPrChange>
            </w:rPr>
          </w:r>
          <w:r w:rsidR="0059272B" w:rsidRPr="00E837A2">
            <w:rPr>
              <w:noProof/>
              <w:webHidden/>
              <w:rPrChange w:id="602" w:author="Kumar Baral" w:date="2023-02-07T17:08:00Z">
                <w:rPr>
                  <w:noProof/>
                  <w:webHidden/>
                </w:rPr>
              </w:rPrChange>
            </w:rPr>
            <w:fldChar w:fldCharType="separate"/>
          </w:r>
          <w:r w:rsidR="0059272B" w:rsidRPr="00E837A2">
            <w:rPr>
              <w:noProof/>
              <w:webHidden/>
            </w:rPr>
            <w:t>26</w:t>
          </w:r>
          <w:r w:rsidR="0059272B" w:rsidRPr="00E837A2">
            <w:rPr>
              <w:noProof/>
              <w:webHidden/>
              <w:rPrChange w:id="603" w:author="Kumar Baral" w:date="2023-02-07T17:08:00Z">
                <w:rPr>
                  <w:noProof/>
                  <w:webHidden/>
                </w:rPr>
              </w:rPrChange>
            </w:rPr>
            <w:fldChar w:fldCharType="end"/>
          </w:r>
          <w:r w:rsidRPr="00E837A2">
            <w:rPr>
              <w:noProof/>
              <w:rPrChange w:id="604" w:author="Kumar Baral" w:date="2023-02-07T17:08:00Z">
                <w:rPr>
                  <w:noProof/>
                </w:rPr>
              </w:rPrChange>
            </w:rPr>
            <w:fldChar w:fldCharType="end"/>
          </w:r>
        </w:p>
        <w:p w14:paraId="5D4AD812" w14:textId="5446C824" w:rsidR="0059272B" w:rsidRPr="00E837A2" w:rsidRDefault="00F72045">
          <w:pPr>
            <w:pStyle w:val="TableofFigures"/>
            <w:tabs>
              <w:tab w:val="right" w:leader="dot" w:pos="9350"/>
            </w:tabs>
            <w:rPr>
              <w:rFonts w:eastAsiaTheme="minorEastAsia" w:cstheme="minorBidi"/>
              <w:noProof/>
              <w:sz w:val="22"/>
              <w:szCs w:val="20"/>
              <w:lang w:val="en-US" w:bidi="ne-NP"/>
              <w:rPrChange w:id="605" w:author="Kumar Baral" w:date="2023-02-07T17:08:00Z">
                <w:rPr>
                  <w:rFonts w:asciiTheme="minorHAnsi" w:eastAsiaTheme="minorEastAsia" w:hAnsiTheme="minorHAnsi" w:cstheme="minorBidi"/>
                  <w:noProof/>
                  <w:sz w:val="22"/>
                  <w:szCs w:val="20"/>
                  <w:lang w:val="en-US" w:bidi="ne-NP"/>
                </w:rPr>
              </w:rPrChange>
            </w:rPr>
          </w:pPr>
          <w:r w:rsidRPr="00E837A2">
            <w:rPr>
              <w:rPrChange w:id="606" w:author="Kumar Baral" w:date="2023-02-07T17:08:00Z">
                <w:rPr/>
              </w:rPrChange>
            </w:rPr>
            <w:fldChar w:fldCharType="begin"/>
          </w:r>
          <w:r w:rsidRPr="00E837A2">
            <w:instrText xml:space="preserve"> HYPERLINK \l "_Toc98928462" </w:instrText>
          </w:r>
          <w:r w:rsidRPr="00E837A2">
            <w:rPr>
              <w:rPrChange w:id="607" w:author="Kumar Baral" w:date="2023-02-07T17:08:00Z">
                <w:rPr>
                  <w:noProof/>
                </w:rPr>
              </w:rPrChange>
            </w:rPr>
            <w:fldChar w:fldCharType="separate"/>
          </w:r>
          <w:r w:rsidR="0059272B" w:rsidRPr="00E837A2">
            <w:rPr>
              <w:rStyle w:val="Hyperlink"/>
              <w:noProof/>
              <w:color w:val="auto"/>
              <w:rPrChange w:id="608" w:author="Kumar Baral" w:date="2023-02-07T17:08:00Z">
                <w:rPr>
                  <w:rStyle w:val="Hyperlink"/>
                  <w:noProof/>
                </w:rPr>
              </w:rPrChange>
            </w:rPr>
            <w:t>Figure 2</w:t>
          </w:r>
          <w:r w:rsidR="0059272B" w:rsidRPr="00E837A2">
            <w:rPr>
              <w:rStyle w:val="Hyperlink"/>
              <w:noProof/>
              <w:color w:val="auto"/>
              <w:rPrChange w:id="609" w:author="Kumar Baral" w:date="2023-02-07T17:08:00Z">
                <w:rPr>
                  <w:rStyle w:val="Hyperlink"/>
                  <w:noProof/>
                </w:rPr>
              </w:rPrChange>
            </w:rPr>
            <w:noBreakHyphen/>
            <w:t>16 Summary table for the PMF estimation</w:t>
          </w:r>
          <w:r w:rsidR="0059272B" w:rsidRPr="00E837A2">
            <w:rPr>
              <w:rStyle w:val="Hyperlink"/>
              <w:noProof/>
              <w:color w:val="auto"/>
              <w:lang w:val="en-US"/>
              <w:rPrChange w:id="610" w:author="Kumar Baral" w:date="2023-02-07T17:08:00Z">
                <w:rPr>
                  <w:rStyle w:val="Hyperlink"/>
                  <w:noProof/>
                  <w:lang w:val="en-US"/>
                </w:rPr>
              </w:rPrChange>
            </w:rPr>
            <w:t xml:space="preserve"> with max precipitation recorded in both station Baglung and Jomsom</w:t>
          </w:r>
          <w:r w:rsidR="0059272B" w:rsidRPr="00E837A2">
            <w:rPr>
              <w:noProof/>
              <w:webHidden/>
            </w:rPr>
            <w:tab/>
          </w:r>
          <w:r w:rsidR="0059272B" w:rsidRPr="00E837A2">
            <w:rPr>
              <w:noProof/>
              <w:webHidden/>
              <w:rPrChange w:id="611" w:author="Kumar Baral" w:date="2023-02-07T17:08:00Z">
                <w:rPr>
                  <w:noProof/>
                  <w:webHidden/>
                </w:rPr>
              </w:rPrChange>
            </w:rPr>
            <w:fldChar w:fldCharType="begin"/>
          </w:r>
          <w:r w:rsidR="0059272B" w:rsidRPr="00E837A2">
            <w:rPr>
              <w:noProof/>
              <w:webHidden/>
            </w:rPr>
            <w:instrText xml:space="preserve"> PAGEREF _Toc98928462 \h </w:instrText>
          </w:r>
          <w:r w:rsidR="0059272B" w:rsidRPr="00E837A2">
            <w:rPr>
              <w:noProof/>
              <w:webHidden/>
              <w:rPrChange w:id="612" w:author="Kumar Baral" w:date="2023-02-07T17:08:00Z">
                <w:rPr>
                  <w:noProof/>
                  <w:webHidden/>
                </w:rPr>
              </w:rPrChange>
            </w:rPr>
          </w:r>
          <w:r w:rsidR="0059272B" w:rsidRPr="00E837A2">
            <w:rPr>
              <w:noProof/>
              <w:webHidden/>
              <w:rPrChange w:id="613" w:author="Kumar Baral" w:date="2023-02-07T17:08:00Z">
                <w:rPr>
                  <w:noProof/>
                  <w:webHidden/>
                </w:rPr>
              </w:rPrChange>
            </w:rPr>
            <w:fldChar w:fldCharType="separate"/>
          </w:r>
          <w:r w:rsidR="0059272B" w:rsidRPr="00E837A2">
            <w:rPr>
              <w:noProof/>
              <w:webHidden/>
            </w:rPr>
            <w:t>26</w:t>
          </w:r>
          <w:r w:rsidR="0059272B" w:rsidRPr="00E837A2">
            <w:rPr>
              <w:noProof/>
              <w:webHidden/>
              <w:rPrChange w:id="614" w:author="Kumar Baral" w:date="2023-02-07T17:08:00Z">
                <w:rPr>
                  <w:noProof/>
                  <w:webHidden/>
                </w:rPr>
              </w:rPrChange>
            </w:rPr>
            <w:fldChar w:fldCharType="end"/>
          </w:r>
          <w:r w:rsidRPr="00E837A2">
            <w:rPr>
              <w:noProof/>
              <w:rPrChange w:id="615" w:author="Kumar Baral" w:date="2023-02-07T17:08:00Z">
                <w:rPr>
                  <w:noProof/>
                </w:rPr>
              </w:rPrChange>
            </w:rPr>
            <w:fldChar w:fldCharType="end"/>
          </w:r>
        </w:p>
        <w:p w14:paraId="1B5012EB" w14:textId="6B417D79" w:rsidR="0059272B" w:rsidRPr="00E837A2" w:rsidRDefault="00F72045">
          <w:pPr>
            <w:pStyle w:val="TableofFigures"/>
            <w:tabs>
              <w:tab w:val="right" w:leader="dot" w:pos="9350"/>
            </w:tabs>
            <w:rPr>
              <w:rFonts w:eastAsiaTheme="minorEastAsia" w:cstheme="minorBidi"/>
              <w:noProof/>
              <w:sz w:val="22"/>
              <w:szCs w:val="20"/>
              <w:lang w:val="en-US" w:bidi="ne-NP"/>
              <w:rPrChange w:id="616" w:author="Kumar Baral" w:date="2023-02-07T17:08:00Z">
                <w:rPr>
                  <w:rFonts w:asciiTheme="minorHAnsi" w:eastAsiaTheme="minorEastAsia" w:hAnsiTheme="minorHAnsi" w:cstheme="minorBidi"/>
                  <w:noProof/>
                  <w:sz w:val="22"/>
                  <w:szCs w:val="20"/>
                  <w:lang w:val="en-US" w:bidi="ne-NP"/>
                </w:rPr>
              </w:rPrChange>
            </w:rPr>
          </w:pPr>
          <w:r w:rsidRPr="00E837A2">
            <w:rPr>
              <w:rPrChange w:id="617" w:author="Kumar Baral" w:date="2023-02-07T17:08:00Z">
                <w:rPr/>
              </w:rPrChange>
            </w:rPr>
            <w:fldChar w:fldCharType="begin"/>
          </w:r>
          <w:r w:rsidRPr="00E837A2">
            <w:instrText xml:space="preserve"> HYPERLINK \l "_Toc98928463" </w:instrText>
          </w:r>
          <w:r w:rsidRPr="00E837A2">
            <w:rPr>
              <w:rPrChange w:id="618" w:author="Kumar Baral" w:date="2023-02-07T17:08:00Z">
                <w:rPr>
                  <w:noProof/>
                </w:rPr>
              </w:rPrChange>
            </w:rPr>
            <w:fldChar w:fldCharType="separate"/>
          </w:r>
          <w:r w:rsidR="0059272B" w:rsidRPr="00E837A2">
            <w:rPr>
              <w:rStyle w:val="Hyperlink"/>
              <w:noProof/>
              <w:color w:val="auto"/>
              <w:rPrChange w:id="619" w:author="Kumar Baral" w:date="2023-02-07T17:08:00Z">
                <w:rPr>
                  <w:rStyle w:val="Hyperlink"/>
                  <w:noProof/>
                </w:rPr>
              </w:rPrChange>
            </w:rPr>
            <w:t>Figure 2</w:t>
          </w:r>
          <w:r w:rsidR="0059272B" w:rsidRPr="00E837A2">
            <w:rPr>
              <w:rStyle w:val="Hyperlink"/>
              <w:noProof/>
              <w:color w:val="auto"/>
              <w:rPrChange w:id="620" w:author="Kumar Baral" w:date="2023-02-07T17:08:00Z">
                <w:rPr>
                  <w:rStyle w:val="Hyperlink"/>
                  <w:noProof/>
                </w:rPr>
              </w:rPrChange>
            </w:rPr>
            <w:noBreakHyphen/>
            <w:t xml:space="preserve">17 Flow Hydrograph for PMF </w:t>
          </w:r>
          <w:r w:rsidR="0059272B" w:rsidRPr="00E837A2">
            <w:rPr>
              <w:rStyle w:val="Hyperlink"/>
              <w:noProof/>
              <w:color w:val="auto"/>
              <w:lang w:val="en-US"/>
              <w:rPrChange w:id="621" w:author="Kumar Baral" w:date="2023-02-07T17:08:00Z">
                <w:rPr>
                  <w:rStyle w:val="Hyperlink"/>
                  <w:noProof/>
                  <w:lang w:val="en-US"/>
                </w:rPr>
              </w:rPrChange>
            </w:rPr>
            <w:t>estimation with max precipitation recorded only in station Baglung</w:t>
          </w:r>
          <w:r w:rsidR="0059272B" w:rsidRPr="00E837A2">
            <w:rPr>
              <w:noProof/>
              <w:webHidden/>
            </w:rPr>
            <w:tab/>
          </w:r>
          <w:r w:rsidR="0059272B" w:rsidRPr="00E837A2">
            <w:rPr>
              <w:noProof/>
              <w:webHidden/>
              <w:rPrChange w:id="622" w:author="Kumar Baral" w:date="2023-02-07T17:08:00Z">
                <w:rPr>
                  <w:noProof/>
                  <w:webHidden/>
                </w:rPr>
              </w:rPrChange>
            </w:rPr>
            <w:fldChar w:fldCharType="begin"/>
          </w:r>
          <w:r w:rsidR="0059272B" w:rsidRPr="00E837A2">
            <w:rPr>
              <w:noProof/>
              <w:webHidden/>
            </w:rPr>
            <w:instrText xml:space="preserve"> PAGEREF _Toc98928463 \h </w:instrText>
          </w:r>
          <w:r w:rsidR="0059272B" w:rsidRPr="00E837A2">
            <w:rPr>
              <w:noProof/>
              <w:webHidden/>
              <w:rPrChange w:id="623" w:author="Kumar Baral" w:date="2023-02-07T17:08:00Z">
                <w:rPr>
                  <w:noProof/>
                  <w:webHidden/>
                </w:rPr>
              </w:rPrChange>
            </w:rPr>
          </w:r>
          <w:r w:rsidR="0059272B" w:rsidRPr="00E837A2">
            <w:rPr>
              <w:noProof/>
              <w:webHidden/>
              <w:rPrChange w:id="624" w:author="Kumar Baral" w:date="2023-02-07T17:08:00Z">
                <w:rPr>
                  <w:noProof/>
                  <w:webHidden/>
                </w:rPr>
              </w:rPrChange>
            </w:rPr>
            <w:fldChar w:fldCharType="separate"/>
          </w:r>
          <w:r w:rsidR="0059272B" w:rsidRPr="00E837A2">
            <w:rPr>
              <w:noProof/>
              <w:webHidden/>
            </w:rPr>
            <w:t>27</w:t>
          </w:r>
          <w:r w:rsidR="0059272B" w:rsidRPr="00E837A2">
            <w:rPr>
              <w:noProof/>
              <w:webHidden/>
              <w:rPrChange w:id="625" w:author="Kumar Baral" w:date="2023-02-07T17:08:00Z">
                <w:rPr>
                  <w:noProof/>
                  <w:webHidden/>
                </w:rPr>
              </w:rPrChange>
            </w:rPr>
            <w:fldChar w:fldCharType="end"/>
          </w:r>
          <w:r w:rsidRPr="00E837A2">
            <w:rPr>
              <w:noProof/>
              <w:rPrChange w:id="626" w:author="Kumar Baral" w:date="2023-02-07T17:08:00Z">
                <w:rPr>
                  <w:noProof/>
                </w:rPr>
              </w:rPrChange>
            </w:rPr>
            <w:fldChar w:fldCharType="end"/>
          </w:r>
        </w:p>
        <w:p w14:paraId="69F275D2" w14:textId="55B6B265" w:rsidR="0059272B" w:rsidRPr="00E837A2" w:rsidRDefault="00F72045">
          <w:pPr>
            <w:pStyle w:val="TableofFigures"/>
            <w:tabs>
              <w:tab w:val="right" w:leader="dot" w:pos="9350"/>
            </w:tabs>
            <w:rPr>
              <w:rFonts w:eastAsiaTheme="minorEastAsia" w:cstheme="minorBidi"/>
              <w:noProof/>
              <w:sz w:val="22"/>
              <w:szCs w:val="20"/>
              <w:lang w:val="en-US" w:bidi="ne-NP"/>
              <w:rPrChange w:id="627" w:author="Kumar Baral" w:date="2023-02-07T17:08:00Z">
                <w:rPr>
                  <w:rFonts w:asciiTheme="minorHAnsi" w:eastAsiaTheme="minorEastAsia" w:hAnsiTheme="minorHAnsi" w:cstheme="minorBidi"/>
                  <w:noProof/>
                  <w:sz w:val="22"/>
                  <w:szCs w:val="20"/>
                  <w:lang w:val="en-US" w:bidi="ne-NP"/>
                </w:rPr>
              </w:rPrChange>
            </w:rPr>
          </w:pPr>
          <w:r w:rsidRPr="00E837A2">
            <w:rPr>
              <w:rPrChange w:id="628" w:author="Kumar Baral" w:date="2023-02-07T17:08:00Z">
                <w:rPr/>
              </w:rPrChange>
            </w:rPr>
            <w:fldChar w:fldCharType="begin"/>
          </w:r>
          <w:r w:rsidRPr="00E837A2">
            <w:instrText xml:space="preserve"> HYPERLINK \l "_Toc98928464" </w:instrText>
          </w:r>
          <w:r w:rsidRPr="00E837A2">
            <w:rPr>
              <w:rPrChange w:id="629" w:author="Kumar Baral" w:date="2023-02-07T17:08:00Z">
                <w:rPr>
                  <w:noProof/>
                </w:rPr>
              </w:rPrChange>
            </w:rPr>
            <w:fldChar w:fldCharType="separate"/>
          </w:r>
          <w:r w:rsidR="0059272B" w:rsidRPr="00E837A2">
            <w:rPr>
              <w:rStyle w:val="Hyperlink"/>
              <w:noProof/>
              <w:color w:val="auto"/>
              <w:rPrChange w:id="630" w:author="Kumar Baral" w:date="2023-02-07T17:08:00Z">
                <w:rPr>
                  <w:rStyle w:val="Hyperlink"/>
                  <w:noProof/>
                </w:rPr>
              </w:rPrChange>
            </w:rPr>
            <w:t>Figure 2</w:t>
          </w:r>
          <w:r w:rsidR="0059272B" w:rsidRPr="00E837A2">
            <w:rPr>
              <w:rStyle w:val="Hyperlink"/>
              <w:noProof/>
              <w:color w:val="auto"/>
              <w:rPrChange w:id="631" w:author="Kumar Baral" w:date="2023-02-07T17:08:00Z">
                <w:rPr>
                  <w:rStyle w:val="Hyperlink"/>
                  <w:noProof/>
                </w:rPr>
              </w:rPrChange>
            </w:rPr>
            <w:noBreakHyphen/>
            <w:t>18</w:t>
          </w:r>
          <w:r w:rsidR="0059272B" w:rsidRPr="00E837A2">
            <w:rPr>
              <w:rStyle w:val="Hyperlink"/>
              <w:noProof/>
              <w:color w:val="auto"/>
              <w:lang w:val="en-US"/>
              <w:rPrChange w:id="632" w:author="Kumar Baral" w:date="2023-02-07T17:08:00Z">
                <w:rPr>
                  <w:rStyle w:val="Hyperlink"/>
                  <w:noProof/>
                  <w:lang w:val="en-US"/>
                </w:rPr>
              </w:rPrChange>
            </w:rPr>
            <w:t xml:space="preserve"> Summary Table for PMF estimation with max precipitation recorded only in station Baglung</w:t>
          </w:r>
          <w:r w:rsidR="0059272B" w:rsidRPr="00E837A2">
            <w:rPr>
              <w:noProof/>
              <w:webHidden/>
            </w:rPr>
            <w:tab/>
          </w:r>
          <w:r w:rsidR="0059272B" w:rsidRPr="00E837A2">
            <w:rPr>
              <w:noProof/>
              <w:webHidden/>
              <w:rPrChange w:id="633" w:author="Kumar Baral" w:date="2023-02-07T17:08:00Z">
                <w:rPr>
                  <w:noProof/>
                  <w:webHidden/>
                </w:rPr>
              </w:rPrChange>
            </w:rPr>
            <w:fldChar w:fldCharType="begin"/>
          </w:r>
          <w:r w:rsidR="0059272B" w:rsidRPr="00E837A2">
            <w:rPr>
              <w:noProof/>
              <w:webHidden/>
            </w:rPr>
            <w:instrText xml:space="preserve"> PAGEREF _Toc98928464 \h </w:instrText>
          </w:r>
          <w:r w:rsidR="0059272B" w:rsidRPr="00E837A2">
            <w:rPr>
              <w:noProof/>
              <w:webHidden/>
              <w:rPrChange w:id="634" w:author="Kumar Baral" w:date="2023-02-07T17:08:00Z">
                <w:rPr>
                  <w:noProof/>
                  <w:webHidden/>
                </w:rPr>
              </w:rPrChange>
            </w:rPr>
          </w:r>
          <w:r w:rsidR="0059272B" w:rsidRPr="00E837A2">
            <w:rPr>
              <w:noProof/>
              <w:webHidden/>
              <w:rPrChange w:id="635" w:author="Kumar Baral" w:date="2023-02-07T17:08:00Z">
                <w:rPr>
                  <w:noProof/>
                  <w:webHidden/>
                </w:rPr>
              </w:rPrChange>
            </w:rPr>
            <w:fldChar w:fldCharType="separate"/>
          </w:r>
          <w:r w:rsidR="0059272B" w:rsidRPr="00E837A2">
            <w:rPr>
              <w:noProof/>
              <w:webHidden/>
            </w:rPr>
            <w:t>28</w:t>
          </w:r>
          <w:r w:rsidR="0059272B" w:rsidRPr="00E837A2">
            <w:rPr>
              <w:noProof/>
              <w:webHidden/>
              <w:rPrChange w:id="636" w:author="Kumar Baral" w:date="2023-02-07T17:08:00Z">
                <w:rPr>
                  <w:noProof/>
                  <w:webHidden/>
                </w:rPr>
              </w:rPrChange>
            </w:rPr>
            <w:fldChar w:fldCharType="end"/>
          </w:r>
          <w:r w:rsidRPr="00E837A2">
            <w:rPr>
              <w:noProof/>
              <w:rPrChange w:id="637" w:author="Kumar Baral" w:date="2023-02-07T17:08:00Z">
                <w:rPr>
                  <w:noProof/>
                </w:rPr>
              </w:rPrChange>
            </w:rPr>
            <w:fldChar w:fldCharType="end"/>
          </w:r>
        </w:p>
        <w:p w14:paraId="159ED8D3" w14:textId="6A9DDF8E" w:rsidR="0059272B" w:rsidRPr="00E837A2" w:rsidRDefault="00F72045">
          <w:pPr>
            <w:pStyle w:val="TableofFigures"/>
            <w:tabs>
              <w:tab w:val="right" w:leader="dot" w:pos="9350"/>
            </w:tabs>
            <w:rPr>
              <w:rFonts w:eastAsiaTheme="minorEastAsia" w:cstheme="minorBidi"/>
              <w:noProof/>
              <w:sz w:val="22"/>
              <w:szCs w:val="20"/>
              <w:lang w:val="en-US" w:bidi="ne-NP"/>
              <w:rPrChange w:id="638" w:author="Kumar Baral" w:date="2023-02-07T17:08:00Z">
                <w:rPr>
                  <w:rFonts w:asciiTheme="minorHAnsi" w:eastAsiaTheme="minorEastAsia" w:hAnsiTheme="minorHAnsi" w:cstheme="minorBidi"/>
                  <w:noProof/>
                  <w:sz w:val="22"/>
                  <w:szCs w:val="20"/>
                  <w:lang w:val="en-US" w:bidi="ne-NP"/>
                </w:rPr>
              </w:rPrChange>
            </w:rPr>
          </w:pPr>
          <w:r w:rsidRPr="00E837A2">
            <w:rPr>
              <w:rPrChange w:id="639" w:author="Kumar Baral" w:date="2023-02-07T17:08:00Z">
                <w:rPr/>
              </w:rPrChange>
            </w:rPr>
            <w:fldChar w:fldCharType="begin"/>
          </w:r>
          <w:r w:rsidRPr="00E837A2">
            <w:instrText xml:space="preserve"> HYPERLINK \l "_Toc98928465" </w:instrText>
          </w:r>
          <w:r w:rsidRPr="00E837A2">
            <w:rPr>
              <w:rPrChange w:id="640" w:author="Kumar Baral" w:date="2023-02-07T17:08:00Z">
                <w:rPr>
                  <w:noProof/>
                </w:rPr>
              </w:rPrChange>
            </w:rPr>
            <w:fldChar w:fldCharType="separate"/>
          </w:r>
          <w:r w:rsidR="0059272B" w:rsidRPr="00E837A2">
            <w:rPr>
              <w:rStyle w:val="Hyperlink"/>
              <w:noProof/>
              <w:color w:val="auto"/>
              <w:rPrChange w:id="641" w:author="Kumar Baral" w:date="2023-02-07T17:08:00Z">
                <w:rPr>
                  <w:rStyle w:val="Hyperlink"/>
                  <w:noProof/>
                </w:rPr>
              </w:rPrChange>
            </w:rPr>
            <w:t>Figure 2</w:t>
          </w:r>
          <w:r w:rsidR="0059272B" w:rsidRPr="00E837A2">
            <w:rPr>
              <w:rStyle w:val="Hyperlink"/>
              <w:noProof/>
              <w:color w:val="auto"/>
              <w:rPrChange w:id="642" w:author="Kumar Baral" w:date="2023-02-07T17:08:00Z">
                <w:rPr>
                  <w:rStyle w:val="Hyperlink"/>
                  <w:noProof/>
                </w:rPr>
              </w:rPrChange>
            </w:rPr>
            <w:noBreakHyphen/>
            <w:t>19 World’s Largest Floods Envelope Curves</w:t>
          </w:r>
          <w:r w:rsidR="0059272B" w:rsidRPr="00E837A2">
            <w:rPr>
              <w:noProof/>
              <w:webHidden/>
            </w:rPr>
            <w:tab/>
          </w:r>
          <w:r w:rsidR="0059272B" w:rsidRPr="00E837A2">
            <w:rPr>
              <w:noProof/>
              <w:webHidden/>
              <w:rPrChange w:id="643" w:author="Kumar Baral" w:date="2023-02-07T17:08:00Z">
                <w:rPr>
                  <w:noProof/>
                  <w:webHidden/>
                </w:rPr>
              </w:rPrChange>
            </w:rPr>
            <w:fldChar w:fldCharType="begin"/>
          </w:r>
          <w:r w:rsidR="0059272B" w:rsidRPr="00E837A2">
            <w:rPr>
              <w:noProof/>
              <w:webHidden/>
            </w:rPr>
            <w:instrText xml:space="preserve"> PAGEREF _Toc98928465 \h </w:instrText>
          </w:r>
          <w:r w:rsidR="0059272B" w:rsidRPr="00E837A2">
            <w:rPr>
              <w:noProof/>
              <w:webHidden/>
              <w:rPrChange w:id="644" w:author="Kumar Baral" w:date="2023-02-07T17:08:00Z">
                <w:rPr>
                  <w:noProof/>
                  <w:webHidden/>
                </w:rPr>
              </w:rPrChange>
            </w:rPr>
          </w:r>
          <w:r w:rsidR="0059272B" w:rsidRPr="00E837A2">
            <w:rPr>
              <w:noProof/>
              <w:webHidden/>
              <w:rPrChange w:id="645" w:author="Kumar Baral" w:date="2023-02-07T17:08:00Z">
                <w:rPr>
                  <w:noProof/>
                  <w:webHidden/>
                </w:rPr>
              </w:rPrChange>
            </w:rPr>
            <w:fldChar w:fldCharType="separate"/>
          </w:r>
          <w:r w:rsidR="0059272B" w:rsidRPr="00E837A2">
            <w:rPr>
              <w:noProof/>
              <w:webHidden/>
            </w:rPr>
            <w:t>29</w:t>
          </w:r>
          <w:r w:rsidR="0059272B" w:rsidRPr="00E837A2">
            <w:rPr>
              <w:noProof/>
              <w:webHidden/>
              <w:rPrChange w:id="646" w:author="Kumar Baral" w:date="2023-02-07T17:08:00Z">
                <w:rPr>
                  <w:noProof/>
                  <w:webHidden/>
                </w:rPr>
              </w:rPrChange>
            </w:rPr>
            <w:fldChar w:fldCharType="end"/>
          </w:r>
          <w:r w:rsidRPr="00E837A2">
            <w:rPr>
              <w:noProof/>
              <w:rPrChange w:id="647" w:author="Kumar Baral" w:date="2023-02-07T17:08:00Z">
                <w:rPr>
                  <w:noProof/>
                </w:rPr>
              </w:rPrChange>
            </w:rPr>
            <w:fldChar w:fldCharType="end"/>
          </w:r>
        </w:p>
        <w:p w14:paraId="7A39D136" w14:textId="77777777" w:rsidR="00414033" w:rsidRDefault="00414033">
          <w:r w:rsidRPr="00E837A2">
            <w:rPr>
              <w:rPrChange w:id="648" w:author="Kumar Baral" w:date="2023-02-07T17:08:00Z">
                <w:rPr/>
              </w:rPrChange>
            </w:rPr>
            <w:fldChar w:fldCharType="end"/>
          </w:r>
        </w:p>
      </w:sdtContent>
    </w:sdt>
    <w:p w14:paraId="171BEE58" w14:textId="77777777" w:rsidR="007962AB" w:rsidRDefault="007962AB" w:rsidP="002654F4">
      <w:pPr>
        <w:pStyle w:val="Heading1"/>
      </w:pPr>
      <w:bookmarkStart w:id="649" w:name="_Toc98928406"/>
      <w:r>
        <w:lastRenderedPageBreak/>
        <w:t>P</w:t>
      </w:r>
      <w:r w:rsidR="00E04E7E">
        <w:t xml:space="preserve">robable </w:t>
      </w:r>
      <w:r>
        <w:t>M</w:t>
      </w:r>
      <w:r w:rsidR="00E04E7E">
        <w:t xml:space="preserve">aximum </w:t>
      </w:r>
      <w:r>
        <w:t>P</w:t>
      </w:r>
      <w:r w:rsidR="00E04E7E">
        <w:t>recipitation</w:t>
      </w:r>
      <w:r w:rsidR="002654F4">
        <w:t xml:space="preserve"> E</w:t>
      </w:r>
      <w:r>
        <w:t>stimation</w:t>
      </w:r>
      <w:bookmarkEnd w:id="649"/>
      <w:r>
        <w:t xml:space="preserve"> </w:t>
      </w:r>
    </w:p>
    <w:p w14:paraId="259364D6" w14:textId="77777777" w:rsidR="007962AB" w:rsidRPr="00191BFC" w:rsidRDefault="007962AB" w:rsidP="007962AB">
      <w:pPr>
        <w:pStyle w:val="BodyText"/>
      </w:pPr>
      <w:r w:rsidRPr="00191BFC">
        <w:t>The objective of probable maximum precipitation</w:t>
      </w:r>
      <w:r w:rsidRPr="001E24EE">
        <w:t xml:space="preserve"> </w:t>
      </w:r>
      <w:r w:rsidRPr="00191BFC">
        <w:t>(PMP) estimate is to calculate the probable maximum</w:t>
      </w:r>
      <w:r w:rsidRPr="001E24EE">
        <w:t xml:space="preserve"> </w:t>
      </w:r>
      <w:r w:rsidRPr="00191BFC">
        <w:t>flood (PMF) used in the design of a given</w:t>
      </w:r>
      <w:r w:rsidRPr="001E24EE">
        <w:t xml:space="preserve"> </w:t>
      </w:r>
      <w:r w:rsidRPr="00191BFC">
        <w:t>project at a particular geographical location in a</w:t>
      </w:r>
      <w:r w:rsidRPr="001E24EE">
        <w:t xml:space="preserve"> </w:t>
      </w:r>
      <w:r w:rsidRPr="00191BFC">
        <w:t>given watershed and to further provide information</w:t>
      </w:r>
      <w:r w:rsidRPr="001E24EE">
        <w:t xml:space="preserve"> </w:t>
      </w:r>
      <w:r w:rsidRPr="00191BFC">
        <w:t>that could assist in designing the size (dam</w:t>
      </w:r>
      <w:r w:rsidRPr="001E24EE">
        <w:t xml:space="preserve"> </w:t>
      </w:r>
      <w:r w:rsidRPr="00191BFC">
        <w:t>height and re</w:t>
      </w:r>
      <w:bookmarkStart w:id="650" w:name="_GoBack"/>
      <w:bookmarkEnd w:id="650"/>
      <w:r w:rsidRPr="00191BFC">
        <w:t>servoir storage capacity) of the given</w:t>
      </w:r>
      <w:r w:rsidRPr="001E24EE">
        <w:t xml:space="preserve"> </w:t>
      </w:r>
      <w:r w:rsidRPr="00191BFC">
        <w:t>project and dimension of the flood-carrying structures</w:t>
      </w:r>
      <w:r w:rsidRPr="001E24EE">
        <w:t xml:space="preserve"> </w:t>
      </w:r>
      <w:r w:rsidRPr="00191BFC">
        <w:t>(spillway and flood</w:t>
      </w:r>
      <w:r w:rsidR="00384F12">
        <w:t>-</w:t>
      </w:r>
      <w:r w:rsidRPr="00191BFC">
        <w:t>carrying tunnel) of the</w:t>
      </w:r>
      <w:r w:rsidRPr="001E24EE">
        <w:t xml:space="preserve"> </w:t>
      </w:r>
      <w:r w:rsidRPr="00191BFC">
        <w:t>project. PMP is the theoretical maximum precipitation for a</w:t>
      </w:r>
      <w:r>
        <w:t xml:space="preserve"> </w:t>
      </w:r>
      <w:r w:rsidRPr="00191BFC">
        <w:t>given duration under modern meteorological</w:t>
      </w:r>
      <w:r>
        <w:t xml:space="preserve"> </w:t>
      </w:r>
      <w:r w:rsidRPr="00191BFC">
        <w:t>conditions.</w:t>
      </w:r>
      <w:r w:rsidRPr="001E24EE">
        <w:t xml:space="preserve"> </w:t>
      </w:r>
      <w:r w:rsidRPr="00191BFC">
        <w:t>PMP estimation</w:t>
      </w:r>
      <w:r>
        <w:t xml:space="preserve"> in this study has been carried out</w:t>
      </w:r>
      <w:r w:rsidRPr="001E24EE">
        <w:t xml:space="preserve"> using </w:t>
      </w:r>
      <w:r w:rsidR="00384F12">
        <w:t xml:space="preserve">the </w:t>
      </w:r>
      <w:r w:rsidRPr="001E24EE">
        <w:t>statistical procedure</w:t>
      </w:r>
      <w:r>
        <w:t xml:space="preserve"> as mentioned in the manual of WMO</w:t>
      </w:r>
      <w:r w:rsidRPr="001E24EE">
        <w:t>.</w:t>
      </w:r>
    </w:p>
    <w:p w14:paraId="2290286E" w14:textId="77777777" w:rsidR="007962AB" w:rsidRDefault="007962AB" w:rsidP="007962AB">
      <w:pPr>
        <w:pStyle w:val="BodyText"/>
      </w:pPr>
      <w:r>
        <w:t>Out of many rainfall stations available in the project area, the stations with more than 35 years of available rainfall daily data w</w:t>
      </w:r>
      <w:r w:rsidR="00384F12">
        <w:t>ere</w:t>
      </w:r>
      <w:r>
        <w:t xml:space="preserve"> adopted for the calculation of PMP in this study. The selected station for the study of PMP </w:t>
      </w:r>
      <w:r w:rsidR="00384F12">
        <w:t>is</w:t>
      </w:r>
      <w:r>
        <w:t xml:space="preserve"> 604, 605, 607, 609, 613, 817, 818</w:t>
      </w:r>
      <w:r w:rsidR="00384F12">
        <w:t>,</w:t>
      </w:r>
      <w:r>
        <w:t xml:space="preserve"> and 824. The stations above 5000 m masl elevation </w:t>
      </w:r>
      <w:r w:rsidR="00384F12">
        <w:t>are</w:t>
      </w:r>
      <w:r>
        <w:t xml:space="preserve"> not considered in the study as the precipitation above 5000 m masl generally occurs in the form of snow. The study is carried out by using the statistical estimation method for deriving the probable maximum precipitation value. While this method is a frequency analysis method, the procedure is only used when sufficient precipitation data is available.</w:t>
      </w:r>
    </w:p>
    <w:p w14:paraId="0F6BD0C4" w14:textId="77777777" w:rsidR="007962AB" w:rsidRDefault="007962AB" w:rsidP="007962AB">
      <w:pPr>
        <w:pStyle w:val="BodyText"/>
      </w:pPr>
      <w:r>
        <w:t>The procedure developed by Hershfield is based on the general frequency equation and follows the following procedure.</w:t>
      </w:r>
    </w:p>
    <w:p w14:paraId="3634A9A6" w14:textId="77777777" w:rsidR="007962AB" w:rsidRPr="00191BFC" w:rsidRDefault="0046212A" w:rsidP="007962AB">
      <w:pPr>
        <w:pStyle w:val="BodyText"/>
      </w:pPr>
      <m:oMathPara>
        <m:oMath>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r>
            <w:rPr>
              <w:rFonts w:ascii="Cambria Math" w:hAnsi="Cambria Math"/>
            </w:rPr>
            <m:t>Xn</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n</m:t>
              </m:r>
            </m:sub>
          </m:sSub>
        </m:oMath>
      </m:oMathPara>
    </w:p>
    <w:p w14:paraId="1D5D12DC" w14:textId="77777777" w:rsidR="007962AB" w:rsidRPr="00191BFC" w:rsidRDefault="007962AB" w:rsidP="007962AB">
      <w:pPr>
        <w:pStyle w:val="BodyText"/>
      </w:pPr>
      <w:r w:rsidRPr="00191BFC">
        <w:t xml:space="preserve">Where, </w:t>
      </w:r>
    </w:p>
    <w:p w14:paraId="16A93553" w14:textId="77777777" w:rsidR="007962AB" w:rsidRPr="00191BFC" w:rsidRDefault="0046212A" w:rsidP="007962AB">
      <w:pPr>
        <w:pStyle w:val="BodyText"/>
      </w:pPr>
      <m:oMath>
        <m:sSub>
          <m:sSubPr>
            <m:ctrlPr>
              <w:rPr>
                <w:rFonts w:ascii="Cambria Math" w:hAnsi="Cambria Math"/>
              </w:rPr>
            </m:ctrlPr>
          </m:sSubPr>
          <m:e>
            <m:r>
              <w:rPr>
                <w:rFonts w:ascii="Cambria Math" w:hAnsi="Cambria Math"/>
              </w:rPr>
              <m:t>X</m:t>
            </m:r>
          </m:e>
          <m:sub>
            <m:r>
              <w:rPr>
                <w:rFonts w:ascii="Cambria Math" w:hAnsi="Cambria Math"/>
              </w:rPr>
              <m:t>m</m:t>
            </m:r>
          </m:sub>
        </m:sSub>
      </m:oMath>
      <w:r w:rsidR="007962AB" w:rsidRPr="00191BFC">
        <w:t xml:space="preserve"> is the maximum observed rainfall for return period t, </w:t>
      </w:r>
      <m:oMath>
        <m:r>
          <w:rPr>
            <w:rFonts w:ascii="Cambria Math" w:hAnsi="Cambria Math"/>
          </w:rPr>
          <m:t>Xn</m:t>
        </m:r>
      </m:oMath>
      <w:r w:rsidR="007962AB"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7962AB" w:rsidRPr="00191BFC">
        <w:t xml:space="preserve"> is the mean and standard deviation of a series of n annual maxima and Km is a common statistical variable, that varies with the different frequency distribution fitting extreme value hydrological data.</w:t>
      </w:r>
    </w:p>
    <w:p w14:paraId="746F7BDA" w14:textId="78922FAC" w:rsidR="007962AB" w:rsidRPr="00191BFC" w:rsidRDefault="007962AB" w:rsidP="007962AB">
      <w:pPr>
        <w:pStyle w:val="BodyText"/>
      </w:pPr>
      <w:r w:rsidRPr="00191BFC">
        <w:t xml:space="preserve">The calculated </w:t>
      </w:r>
      <m:oMath>
        <m:r>
          <w:rPr>
            <w:rFonts w:ascii="Cambria Math" w:hAnsi="Cambria Math"/>
          </w:rPr>
          <m:t>Xn</m:t>
        </m:r>
      </m:oMath>
      <w:r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Pr="00191BFC">
        <w:t xml:space="preserve"> values for observed annual maximum series are adjusted by calculating </w:t>
      </w:r>
      <m:oMath>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m</m:t>
            </m:r>
          </m:sub>
        </m:sSub>
      </m:oMath>
      <w:r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r>
              <w:rPr>
                <w:rFonts w:ascii="Cambria Math" w:hAnsi="Cambria Math"/>
              </w:rPr>
              <m:t>m</m:t>
            </m:r>
          </m:sub>
        </m:sSub>
      </m:oMath>
      <w:r w:rsidRPr="00191BFC">
        <w:t xml:space="preserve"> which are the mean and standard deviation of the annual series computed after excluding the maximum item in the series considering the maximum value to be a rare event. A</w:t>
      </w:r>
      <w:r w:rsidR="00384F12">
        <w:t>n a</w:t>
      </w:r>
      <w:r w:rsidRPr="00191BFC">
        <w:t>djustment was a</w:t>
      </w:r>
      <w:r>
        <w:t>l</w:t>
      </w:r>
      <w:r w:rsidRPr="00191BFC">
        <w:t xml:space="preserve">so made for the length of the record. The calculated PMP value </w:t>
      </w:r>
      <w:r w:rsidR="00384F12">
        <w:t>i</w:t>
      </w:r>
      <w:r w:rsidRPr="00191BFC">
        <w:t xml:space="preserve">s also adjusted for the hourly duration and for the area to be affected by </w:t>
      </w:r>
      <w:r w:rsidR="00384F12">
        <w:t xml:space="preserve">the </w:t>
      </w:r>
      <w:r w:rsidRPr="00191BFC">
        <w:t>calculated probable maximum precipitation value. The graphs that ha</w:t>
      </w:r>
      <w:r w:rsidR="00384F12">
        <w:t>ve</w:t>
      </w:r>
      <w:r w:rsidRPr="00191BFC">
        <w:t xml:space="preserve"> been used for considering the adjustment factors </w:t>
      </w:r>
      <w:r w:rsidR="00384F12">
        <w:t>are</w:t>
      </w:r>
      <w:r w:rsidRPr="00191BFC">
        <w:t xml:space="preserve"> given in </w:t>
      </w:r>
      <w:r>
        <w:fldChar w:fldCharType="begin"/>
      </w:r>
      <w:r>
        <w:instrText xml:space="preserve"> REF _Ref75360535 \h </w:instrText>
      </w:r>
      <w:r>
        <w:fldChar w:fldCharType="separate"/>
      </w:r>
      <w:r w:rsidR="00CA7649">
        <w:t xml:space="preserve">Figure </w:t>
      </w:r>
      <w:r w:rsidR="00CA7649">
        <w:rPr>
          <w:noProof/>
        </w:rPr>
        <w:t>1</w:t>
      </w:r>
      <w:r w:rsidR="00CA7649">
        <w:noBreakHyphen/>
      </w:r>
      <w:r w:rsidR="00CA7649">
        <w:rPr>
          <w:noProof/>
        </w:rPr>
        <w:t>1</w:t>
      </w:r>
      <w:r>
        <w:fldChar w:fldCharType="end"/>
      </w:r>
      <w:r>
        <w:t xml:space="preserve">, </w:t>
      </w:r>
      <w:r>
        <w:fldChar w:fldCharType="begin"/>
      </w:r>
      <w:r>
        <w:instrText xml:space="preserve"> REF _Ref75360547 \h </w:instrText>
      </w:r>
      <w:r>
        <w:fldChar w:fldCharType="separate"/>
      </w:r>
      <w:r w:rsidR="00CA7649">
        <w:t xml:space="preserve">Figure </w:t>
      </w:r>
      <w:r w:rsidR="00CA7649">
        <w:rPr>
          <w:noProof/>
        </w:rPr>
        <w:t>1</w:t>
      </w:r>
      <w:r w:rsidR="00CA7649">
        <w:noBreakHyphen/>
      </w:r>
      <w:r w:rsidR="00CA7649">
        <w:rPr>
          <w:noProof/>
        </w:rPr>
        <w:t>2</w:t>
      </w:r>
      <w:r>
        <w:fldChar w:fldCharType="end"/>
      </w:r>
      <w:r>
        <w:t xml:space="preserve">, </w:t>
      </w:r>
      <w:r>
        <w:fldChar w:fldCharType="begin"/>
      </w:r>
      <w:r>
        <w:instrText xml:space="preserve"> REF _Ref75360544 \h </w:instrText>
      </w:r>
      <w:r>
        <w:fldChar w:fldCharType="separate"/>
      </w:r>
      <w:r w:rsidR="00CA7649">
        <w:t xml:space="preserve">Figure </w:t>
      </w:r>
      <w:r w:rsidR="00CA7649">
        <w:rPr>
          <w:noProof/>
        </w:rPr>
        <w:t>1</w:t>
      </w:r>
      <w:r w:rsidR="00CA7649">
        <w:noBreakHyphen/>
      </w:r>
      <w:r w:rsidR="00CA7649">
        <w:rPr>
          <w:noProof/>
        </w:rPr>
        <w:t>3</w:t>
      </w:r>
      <w:r>
        <w:fldChar w:fldCharType="end"/>
      </w:r>
      <w:r>
        <w:t xml:space="preserve">, </w:t>
      </w:r>
      <w:r>
        <w:fldChar w:fldCharType="begin"/>
      </w:r>
      <w:r>
        <w:instrText xml:space="preserve"> REF _Ref75360550 \h </w:instrText>
      </w:r>
      <w:r>
        <w:fldChar w:fldCharType="separate"/>
      </w:r>
      <w:r w:rsidR="00CA7649">
        <w:t xml:space="preserve">Figure </w:t>
      </w:r>
      <w:r w:rsidR="00CA7649">
        <w:rPr>
          <w:noProof/>
        </w:rPr>
        <w:t>1</w:t>
      </w:r>
      <w:r w:rsidR="00CA7649">
        <w:noBreakHyphen/>
      </w:r>
      <w:r w:rsidR="00CA7649">
        <w:rPr>
          <w:noProof/>
        </w:rPr>
        <w:t>4</w:t>
      </w:r>
      <w:r>
        <w:fldChar w:fldCharType="end"/>
      </w:r>
      <w:r w:rsidR="00384F12">
        <w:t>,</w:t>
      </w:r>
      <w:r>
        <w:t xml:space="preserve"> and </w:t>
      </w:r>
      <w:r>
        <w:fldChar w:fldCharType="begin"/>
      </w:r>
      <w:r>
        <w:instrText xml:space="preserve"> REF _Ref75360554 \h </w:instrText>
      </w:r>
      <w:r>
        <w:fldChar w:fldCharType="separate"/>
      </w:r>
      <w:r w:rsidR="00CA7649">
        <w:t xml:space="preserve">Figure </w:t>
      </w:r>
      <w:r w:rsidR="00CA7649">
        <w:rPr>
          <w:noProof/>
        </w:rPr>
        <w:t>1</w:t>
      </w:r>
      <w:r w:rsidR="00CA7649">
        <w:noBreakHyphen/>
      </w:r>
      <w:r w:rsidR="00CA7649">
        <w:rPr>
          <w:noProof/>
        </w:rPr>
        <w:t>5</w:t>
      </w:r>
      <w:r>
        <w:fldChar w:fldCharType="end"/>
      </w:r>
      <w:r>
        <w:t>.</w:t>
      </w:r>
    </w:p>
    <w:p w14:paraId="73EF5E11" w14:textId="77777777" w:rsidR="007962AB" w:rsidRPr="00191BFC" w:rsidRDefault="007962AB" w:rsidP="007962AB">
      <w:pPr>
        <w:pStyle w:val="BodyText"/>
      </w:pPr>
      <w:r w:rsidRPr="00191BFC">
        <w:t>The step</w:t>
      </w:r>
      <w:r w:rsidR="00384F12">
        <w:t>-by-</w:t>
      </w:r>
      <w:r w:rsidRPr="00191BFC">
        <w:t xml:space="preserve">step procedure is described in Chapter 4 of </w:t>
      </w:r>
      <w:r w:rsidR="00384F12">
        <w:t xml:space="preserve">the </w:t>
      </w:r>
      <w:r w:rsidRPr="00191BFC">
        <w:t xml:space="preserve">WMO manual on </w:t>
      </w:r>
      <w:r w:rsidR="00384F12">
        <w:t xml:space="preserve">the </w:t>
      </w:r>
      <w:r w:rsidRPr="00191BFC">
        <w:t>estimation of Probable Maximum Precipitation.</w:t>
      </w:r>
    </w:p>
    <w:p w14:paraId="40F8A664" w14:textId="77777777" w:rsidR="007962AB" w:rsidRDefault="007962AB" w:rsidP="007962AB">
      <w:pPr>
        <w:pStyle w:val="BodyText"/>
        <w:keepNext/>
        <w:jc w:val="center"/>
      </w:pPr>
      <w:r>
        <w:rPr>
          <w:noProof/>
          <w:lang w:val="en-US" w:bidi="ne-NP"/>
        </w:rPr>
        <w:lastRenderedPageBreak/>
        <w:drawing>
          <wp:inline distT="0" distB="0" distL="0" distR="0" wp14:anchorId="744BB9D9" wp14:editId="1825A655">
            <wp:extent cx="5021580" cy="3321746"/>
            <wp:effectExtent l="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srcRect l="3462" t="4766" r="3590"/>
                    <a:stretch/>
                  </pic:blipFill>
                  <pic:spPr bwMode="auto">
                    <a:xfrm>
                      <a:off x="0" y="0"/>
                      <a:ext cx="5028660" cy="3326429"/>
                    </a:xfrm>
                    <a:prstGeom prst="rect">
                      <a:avLst/>
                    </a:prstGeom>
                    <a:ln>
                      <a:noFill/>
                    </a:ln>
                    <a:extLst>
                      <a:ext uri="{53640926-AAD7-44D8-BBD7-CCE9431645EC}">
                        <a14:shadowObscured xmlns:a14="http://schemas.microsoft.com/office/drawing/2010/main"/>
                      </a:ext>
                    </a:extLst>
                  </pic:spPr>
                </pic:pic>
              </a:graphicData>
            </a:graphic>
          </wp:inline>
        </w:drawing>
      </w:r>
    </w:p>
    <w:p w14:paraId="1E1419AE" w14:textId="3D096159" w:rsidR="007962AB" w:rsidRDefault="007962AB" w:rsidP="007962AB">
      <w:pPr>
        <w:pStyle w:val="Caption"/>
      </w:pPr>
      <w:bookmarkStart w:id="651" w:name="_Ref75360535"/>
      <w:bookmarkStart w:id="652" w:name="_Toc81394523"/>
      <w:bookmarkStart w:id="653" w:name="_Toc98928440"/>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w:t>
      </w:r>
      <w:r w:rsidR="005B244E">
        <w:fldChar w:fldCharType="end"/>
      </w:r>
      <w:bookmarkEnd w:id="651"/>
      <w:r>
        <w:t xml:space="preserve"> K</w:t>
      </w:r>
      <w:r w:rsidRPr="00F83BC2">
        <w:rPr>
          <w:vertAlign w:val="subscript"/>
        </w:rPr>
        <w:t>m</w:t>
      </w:r>
      <w:r>
        <w:t xml:space="preserve"> value for </w:t>
      </w:r>
      <w:r w:rsidR="00384F12">
        <w:t xml:space="preserve">the </w:t>
      </w:r>
      <w:r>
        <w:t>mean value of maximum rainfall series.</w:t>
      </w:r>
      <w:bookmarkEnd w:id="652"/>
      <w:bookmarkEnd w:id="653"/>
    </w:p>
    <w:p w14:paraId="0429E967" w14:textId="77777777" w:rsidR="007962AB" w:rsidRDefault="007962AB" w:rsidP="00E04E7E">
      <w:pPr>
        <w:pStyle w:val="Caption"/>
        <w:jc w:val="center"/>
      </w:pPr>
      <w:r>
        <w:rPr>
          <w:noProof/>
          <w:lang w:val="en-US" w:bidi="ne-NP"/>
        </w:rPr>
        <w:drawing>
          <wp:inline distT="0" distB="0" distL="0" distR="0" wp14:anchorId="776ABEF3" wp14:editId="552C79B2">
            <wp:extent cx="3131820" cy="3943069"/>
            <wp:effectExtent l="0" t="0" r="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
                    <a:srcRect t="-4" r="16291" b="4"/>
                    <a:stretch/>
                  </pic:blipFill>
                  <pic:spPr bwMode="auto">
                    <a:xfrm>
                      <a:off x="0" y="0"/>
                      <a:ext cx="3142853" cy="3956960"/>
                    </a:xfrm>
                    <a:prstGeom prst="rect">
                      <a:avLst/>
                    </a:prstGeom>
                    <a:ln>
                      <a:noFill/>
                    </a:ln>
                    <a:extLst>
                      <a:ext uri="{53640926-AAD7-44D8-BBD7-CCE9431645EC}">
                        <a14:shadowObscured xmlns:a14="http://schemas.microsoft.com/office/drawing/2010/main"/>
                      </a:ext>
                    </a:extLst>
                  </pic:spPr>
                </pic:pic>
              </a:graphicData>
            </a:graphic>
          </wp:inline>
        </w:drawing>
      </w:r>
    </w:p>
    <w:p w14:paraId="56EBC8F1" w14:textId="62A0F674" w:rsidR="007962AB" w:rsidRDefault="007962AB" w:rsidP="007962AB">
      <w:pPr>
        <w:pStyle w:val="Caption"/>
      </w:pPr>
      <w:bookmarkStart w:id="654" w:name="_Ref75360547"/>
      <w:bookmarkStart w:id="655" w:name="_Toc81394524"/>
      <w:bookmarkStart w:id="656" w:name="_Toc98928441"/>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2</w:t>
      </w:r>
      <w:r w:rsidR="005B244E">
        <w:fldChar w:fldCharType="end"/>
      </w:r>
      <w:bookmarkEnd w:id="654"/>
      <w:r>
        <w:t xml:space="preserve"> </w:t>
      </w:r>
      <w:r w:rsidRPr="00191BFC">
        <w:t>Adjustment</w:t>
      </w:r>
      <w:r w:rsidRPr="00191BFC">
        <w:rPr>
          <w:rFonts w:asciiTheme="minorHAnsi" w:hAnsiTheme="minorHAnsi"/>
          <w:szCs w:val="24"/>
        </w:rPr>
        <w:t xml:space="preserve"> of </w:t>
      </w:r>
      <w:r w:rsidR="00384F12">
        <w:rPr>
          <w:rFonts w:asciiTheme="minorHAnsi" w:hAnsiTheme="minorHAnsi"/>
          <w:szCs w:val="24"/>
        </w:rPr>
        <w:t xml:space="preserve">the </w:t>
      </w:r>
      <w:r w:rsidRPr="00191BFC">
        <w:rPr>
          <w:rFonts w:asciiTheme="minorHAnsi" w:hAnsiTheme="minorHAnsi"/>
          <w:szCs w:val="24"/>
        </w:rPr>
        <w:t>mean of annual series for maximum observed rainfall</w:t>
      </w:r>
      <w:bookmarkEnd w:id="655"/>
      <w:bookmarkEnd w:id="656"/>
    </w:p>
    <w:p w14:paraId="2E88AC0E" w14:textId="77777777" w:rsidR="007962AB" w:rsidRDefault="007962AB" w:rsidP="00E04E7E">
      <w:pPr>
        <w:pStyle w:val="Caption"/>
        <w:jc w:val="center"/>
      </w:pPr>
      <w:r>
        <w:rPr>
          <w:noProof/>
          <w:lang w:val="en-US" w:bidi="ne-NP"/>
        </w:rPr>
        <w:lastRenderedPageBreak/>
        <w:drawing>
          <wp:inline distT="0" distB="0" distL="0" distR="0" wp14:anchorId="2645809A" wp14:editId="53634CBD">
            <wp:extent cx="3710002" cy="3870960"/>
            <wp:effectExtent l="0" t="0" r="508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496"/>
                    <a:stretch/>
                  </pic:blipFill>
                  <pic:spPr bwMode="auto">
                    <a:xfrm>
                      <a:off x="0" y="0"/>
                      <a:ext cx="3721050" cy="3882487"/>
                    </a:xfrm>
                    <a:prstGeom prst="rect">
                      <a:avLst/>
                    </a:prstGeom>
                    <a:noFill/>
                    <a:ln>
                      <a:noFill/>
                    </a:ln>
                    <a:extLst>
                      <a:ext uri="{53640926-AAD7-44D8-BBD7-CCE9431645EC}">
                        <a14:shadowObscured xmlns:a14="http://schemas.microsoft.com/office/drawing/2010/main"/>
                      </a:ext>
                    </a:extLst>
                  </pic:spPr>
                </pic:pic>
              </a:graphicData>
            </a:graphic>
          </wp:inline>
        </w:drawing>
      </w:r>
    </w:p>
    <w:p w14:paraId="4C3D5B25" w14:textId="76BBDF30" w:rsidR="007962AB" w:rsidRDefault="007962AB" w:rsidP="007962AB">
      <w:pPr>
        <w:pStyle w:val="Caption"/>
      </w:pPr>
      <w:bookmarkStart w:id="657" w:name="_Ref75360544"/>
      <w:bookmarkStart w:id="658" w:name="_Toc81394525"/>
      <w:bookmarkStart w:id="659" w:name="_Toc98928442"/>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3</w:t>
      </w:r>
      <w:r w:rsidR="005B244E">
        <w:fldChar w:fldCharType="end"/>
      </w:r>
      <w:bookmarkEnd w:id="657"/>
      <w:r>
        <w:t xml:space="preserve"> </w:t>
      </w:r>
      <w:r w:rsidRPr="00191BFC">
        <w:t xml:space="preserve">Adjustment of </w:t>
      </w:r>
      <w:r w:rsidR="00384F12">
        <w:t xml:space="preserve">the </w:t>
      </w:r>
      <w:r w:rsidRPr="00191BFC">
        <w:t>standard deviation of annual series for maximum observed rainfall</w:t>
      </w:r>
      <w:bookmarkEnd w:id="658"/>
      <w:bookmarkEnd w:id="659"/>
    </w:p>
    <w:p w14:paraId="68DE6DE9" w14:textId="77777777" w:rsidR="007962AB" w:rsidRDefault="007962AB" w:rsidP="00E04E7E">
      <w:pPr>
        <w:pStyle w:val="Caption"/>
        <w:jc w:val="center"/>
      </w:pPr>
      <w:r>
        <w:rPr>
          <w:noProof/>
          <w:lang w:val="en-US" w:bidi="ne-NP"/>
        </w:rPr>
        <w:drawing>
          <wp:inline distT="0" distB="0" distL="0" distR="0" wp14:anchorId="2383E2BA" wp14:editId="6ABD8BF9">
            <wp:extent cx="2607945" cy="3477939"/>
            <wp:effectExtent l="0" t="0" r="1905" b="825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14" b="3046"/>
                    <a:stretch/>
                  </pic:blipFill>
                  <pic:spPr bwMode="auto">
                    <a:xfrm>
                      <a:off x="0" y="0"/>
                      <a:ext cx="2623692" cy="3498939"/>
                    </a:xfrm>
                    <a:prstGeom prst="rect">
                      <a:avLst/>
                    </a:prstGeom>
                    <a:noFill/>
                    <a:ln>
                      <a:noFill/>
                    </a:ln>
                    <a:extLst>
                      <a:ext uri="{53640926-AAD7-44D8-BBD7-CCE9431645EC}">
                        <a14:shadowObscured xmlns:a14="http://schemas.microsoft.com/office/drawing/2010/main"/>
                      </a:ext>
                    </a:extLst>
                  </pic:spPr>
                </pic:pic>
              </a:graphicData>
            </a:graphic>
          </wp:inline>
        </w:drawing>
      </w:r>
    </w:p>
    <w:p w14:paraId="382B6AD2" w14:textId="1D4A46B9" w:rsidR="007962AB" w:rsidRDefault="007962AB" w:rsidP="007962AB">
      <w:pPr>
        <w:pStyle w:val="Caption"/>
      </w:pPr>
      <w:bookmarkStart w:id="660" w:name="_Ref75360550"/>
      <w:bookmarkStart w:id="661" w:name="_Toc81394526"/>
      <w:bookmarkStart w:id="662" w:name="_Toc98928443"/>
      <w:r>
        <w:lastRenderedPageBreak/>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4</w:t>
      </w:r>
      <w:r w:rsidR="005B244E">
        <w:fldChar w:fldCharType="end"/>
      </w:r>
      <w:bookmarkEnd w:id="660"/>
      <w:r>
        <w:t xml:space="preserve"> </w:t>
      </w:r>
      <w:r w:rsidRPr="00191BFC">
        <w:t xml:space="preserve">Adjustment of </w:t>
      </w:r>
      <w:r w:rsidR="00384F12">
        <w:t xml:space="preserve">the </w:t>
      </w:r>
      <w:r w:rsidRPr="00191BFC">
        <w:t xml:space="preserve">mean and standard deviation of annual series for length of </w:t>
      </w:r>
      <w:r w:rsidR="00384F12">
        <w:t xml:space="preserve">the </w:t>
      </w:r>
      <w:r w:rsidRPr="00191BFC">
        <w:t>record</w:t>
      </w:r>
      <w:bookmarkEnd w:id="661"/>
      <w:bookmarkEnd w:id="662"/>
    </w:p>
    <w:p w14:paraId="74ADD8B2" w14:textId="77777777" w:rsidR="007962AB" w:rsidRDefault="007962AB" w:rsidP="00E04E7E">
      <w:pPr>
        <w:pStyle w:val="Caption"/>
        <w:jc w:val="center"/>
      </w:pPr>
      <w:r>
        <w:rPr>
          <w:noProof/>
          <w:lang w:val="en-US" w:bidi="ne-NP"/>
        </w:rPr>
        <w:drawing>
          <wp:inline distT="0" distB="0" distL="0" distR="0" wp14:anchorId="5F183F1B" wp14:editId="4039CD12">
            <wp:extent cx="44577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3562350"/>
                    </a:xfrm>
                    <a:prstGeom prst="rect">
                      <a:avLst/>
                    </a:prstGeom>
                  </pic:spPr>
                </pic:pic>
              </a:graphicData>
            </a:graphic>
          </wp:inline>
        </w:drawing>
      </w:r>
    </w:p>
    <w:p w14:paraId="4C5F1FC5" w14:textId="1A870305" w:rsidR="007962AB" w:rsidRDefault="007962AB" w:rsidP="007962AB">
      <w:pPr>
        <w:pStyle w:val="Caption"/>
      </w:pPr>
      <w:bookmarkStart w:id="663" w:name="_Ref75360554"/>
      <w:bookmarkStart w:id="664" w:name="_Toc81394527"/>
      <w:bookmarkStart w:id="665" w:name="_Toc98928444"/>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5</w:t>
      </w:r>
      <w:r w:rsidR="005B244E">
        <w:fldChar w:fldCharType="end"/>
      </w:r>
      <w:bookmarkEnd w:id="663"/>
      <w:r>
        <w:t xml:space="preserve"> Depth-area or area-</w:t>
      </w:r>
      <w:r w:rsidRPr="00191BFC">
        <w:rPr>
          <w:rFonts w:asciiTheme="minorHAnsi" w:hAnsiTheme="minorHAnsi"/>
          <w:szCs w:val="24"/>
        </w:rPr>
        <w:t>reduction</w:t>
      </w:r>
      <w:r>
        <w:t xml:space="preserve"> curve</w:t>
      </w:r>
      <w:bookmarkEnd w:id="664"/>
      <w:bookmarkEnd w:id="665"/>
    </w:p>
    <w:p w14:paraId="7852B330" w14:textId="77777777" w:rsidR="007962AB" w:rsidRPr="00191BFC" w:rsidRDefault="007962AB" w:rsidP="007962AB">
      <w:pPr>
        <w:pStyle w:val="BodyText"/>
      </w:pPr>
      <w:r w:rsidRPr="00191BFC">
        <w:t xml:space="preserve">The adopted areal reduction factor has been used to reduce the calculated point PMP value to </w:t>
      </w:r>
      <w:r w:rsidR="00384F12">
        <w:t xml:space="preserve">the </w:t>
      </w:r>
      <w:r w:rsidRPr="00191BFC">
        <w:t>proper areal value for the size of the basin.</w:t>
      </w:r>
    </w:p>
    <w:p w14:paraId="17B1247D" w14:textId="05659467" w:rsidR="007962AB" w:rsidRDefault="007962AB" w:rsidP="007962AB">
      <w:pPr>
        <w:pStyle w:val="BodyText"/>
      </w:pPr>
      <w:r>
        <w:fldChar w:fldCharType="begin"/>
      </w:r>
      <w:r>
        <w:instrText xml:space="preserve"> REF _Ref75257694 \h </w:instrText>
      </w:r>
      <w:r>
        <w:fldChar w:fldCharType="separate"/>
      </w:r>
      <w:r w:rsidR="00CA7649">
        <w:t xml:space="preserve">Table </w:t>
      </w:r>
      <w:r w:rsidR="00CA7649">
        <w:rPr>
          <w:noProof/>
        </w:rPr>
        <w:t>1</w:t>
      </w:r>
      <w:r w:rsidR="00CA7649">
        <w:noBreakHyphen/>
      </w:r>
      <w:r w:rsidR="00CA7649">
        <w:rPr>
          <w:noProof/>
        </w:rPr>
        <w:t>1</w:t>
      </w:r>
      <w:r>
        <w:fldChar w:fldCharType="end"/>
      </w:r>
      <w:r>
        <w:t xml:space="preserve"> presents the PMP values obtained from WMO PMP estimation guidelines for provided eight stations. </w:t>
      </w:r>
      <w:r w:rsidR="00384F12">
        <w:t>The m</w:t>
      </w:r>
      <w:r>
        <w:t xml:space="preserve">aximum value of the PMP of 951.8 mm is seen to be obtained in station 817 located at Damauli Tanahun which is not within the catchment of hydrological station 410. The meteorological station 604 which lies within about </w:t>
      </w:r>
      <w:r w:rsidR="00384F12">
        <w:t xml:space="preserve">the </w:t>
      </w:r>
      <w:r w:rsidR="006D1411">
        <w:t>centre</w:t>
      </w:r>
      <w:r>
        <w:t xml:space="preserve"> of the basin is expected to receive PMP of value 434 mm. However, the maximum recorded precipitation val</w:t>
      </w:r>
      <w:r w:rsidR="00981249">
        <w:t>u</w:t>
      </w:r>
      <w:r>
        <w:t xml:space="preserve">e within 53 years of daily data is 86.6 mm. Therefore, the PMP value is considered to be over-estimated for the given station. The lowest difference between maximum precipitation value that has been received and calculated PMP is seen in station 605 located at Baglung for a period of 52 years, the station lies fairly close to the hydrological station 410 and dam site. Given these facts, the PMP value of this station which is 526.4 mm is selected as </w:t>
      </w:r>
      <w:r w:rsidR="00384F12">
        <w:t xml:space="preserve">the </w:t>
      </w:r>
      <w:r>
        <w:t>probable maximum precipitation value that can be received in the catchment with 24 hour</w:t>
      </w:r>
      <w:r w:rsidR="00384F12">
        <w:t>s</w:t>
      </w:r>
      <w:r>
        <w:t xml:space="preserve"> and thus when routed can cause probable maximum flood for the project components.</w:t>
      </w:r>
    </w:p>
    <w:p w14:paraId="01D18031" w14:textId="77777777" w:rsidR="007962AB" w:rsidRPr="00191BFC" w:rsidRDefault="007962AB" w:rsidP="007962AB">
      <w:pPr>
        <w:pStyle w:val="BodyText"/>
      </w:pPr>
    </w:p>
    <w:p w14:paraId="5D2F94CA" w14:textId="77777777" w:rsidR="007962AB" w:rsidRDefault="007962AB" w:rsidP="007962AB">
      <w:pPr>
        <w:rPr>
          <w:rFonts w:eastAsiaTheme="minorEastAsia"/>
        </w:rPr>
        <w:sectPr w:rsidR="007962AB">
          <w:headerReference w:type="default" r:id="rId13"/>
          <w:footerReference w:type="default" r:id="rId14"/>
          <w:pgSz w:w="12240" w:h="15840"/>
          <w:pgMar w:top="1440" w:right="1440" w:bottom="1440" w:left="1440" w:header="720" w:footer="720" w:gutter="0"/>
          <w:cols w:space="720"/>
          <w:docGrid w:linePitch="360"/>
        </w:sectPr>
      </w:pPr>
    </w:p>
    <w:p w14:paraId="056C040C" w14:textId="1A1D42C7" w:rsidR="007962AB" w:rsidRDefault="007962AB" w:rsidP="007962AB">
      <w:pPr>
        <w:pStyle w:val="Caption"/>
      </w:pPr>
      <w:bookmarkStart w:id="672" w:name="_Ref75257694"/>
      <w:bookmarkStart w:id="673" w:name="_Ref75257665"/>
      <w:bookmarkStart w:id="674" w:name="_Toc81394462"/>
      <w:bookmarkStart w:id="675" w:name="_Toc98928425"/>
      <w:r>
        <w:lastRenderedPageBreak/>
        <w:t xml:space="preserve">Table </w:t>
      </w:r>
      <w:r w:rsidR="008E7ED3">
        <w:fldChar w:fldCharType="begin"/>
      </w:r>
      <w:r w:rsidR="008E7ED3">
        <w:instrText xml:space="preserve"> STYLEREF 1 \s </w:instrText>
      </w:r>
      <w:r w:rsidR="008E7ED3">
        <w:fldChar w:fldCharType="separate"/>
      </w:r>
      <w:r w:rsidR="00CA7649">
        <w:rPr>
          <w:noProof/>
        </w:rPr>
        <w:t>1</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bookmarkEnd w:id="672"/>
      <w:r>
        <w:t xml:space="preserve"> 24-hr PMP computation using WMO statistical Hershfield method</w:t>
      </w:r>
      <w:bookmarkEnd w:id="673"/>
      <w:bookmarkEnd w:id="674"/>
      <w:bookmarkEnd w:id="675"/>
    </w:p>
    <w:tbl>
      <w:tblPr>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4340"/>
        <w:gridCol w:w="874"/>
        <w:gridCol w:w="874"/>
        <w:gridCol w:w="874"/>
        <w:gridCol w:w="874"/>
        <w:gridCol w:w="874"/>
        <w:gridCol w:w="874"/>
        <w:gridCol w:w="1024"/>
        <w:gridCol w:w="874"/>
        <w:gridCol w:w="874"/>
        <w:tblGridChange w:id="676">
          <w:tblGrid>
            <w:gridCol w:w="594"/>
            <w:gridCol w:w="4340"/>
            <w:gridCol w:w="874"/>
            <w:gridCol w:w="874"/>
            <w:gridCol w:w="874"/>
            <w:gridCol w:w="874"/>
            <w:gridCol w:w="874"/>
            <w:gridCol w:w="874"/>
            <w:gridCol w:w="1024"/>
            <w:gridCol w:w="874"/>
            <w:gridCol w:w="874"/>
          </w:tblGrid>
        </w:tblGridChange>
      </w:tblGrid>
      <w:tr w:rsidR="0073438D" w:rsidRPr="00191BFC" w14:paraId="11CA68F6" w14:textId="77777777" w:rsidTr="0046212A">
        <w:trPr>
          <w:trHeight w:val="288"/>
        </w:trPr>
        <w:tc>
          <w:tcPr>
            <w:tcW w:w="594" w:type="dxa"/>
            <w:vMerge w:val="restart"/>
            <w:shd w:val="clear" w:color="auto" w:fill="BFBFBF" w:themeFill="background1" w:themeFillShade="BF"/>
          </w:tcPr>
          <w:p w14:paraId="1BE3F1BD" w14:textId="5E50AFB0" w:rsidR="0073438D" w:rsidRPr="0073438D" w:rsidRDefault="0073438D" w:rsidP="00E04E7E">
            <w:pPr>
              <w:spacing w:after="0" w:line="240" w:lineRule="auto"/>
              <w:jc w:val="center"/>
              <w:rPr>
                <w:rFonts w:eastAsia="Times New Roman" w:cs="Calibri"/>
                <w:b/>
                <w:bCs/>
                <w:sz w:val="22"/>
                <w:szCs w:val="22"/>
                <w:rPrChange w:id="677"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78" w:author="Kumar Baral" w:date="2023-02-07T17:12:00Z">
                  <w:rPr>
                    <w:rFonts w:eastAsia="Times New Roman" w:cs="Calibri"/>
                    <w:b/>
                    <w:bCs/>
                    <w:color w:val="FFFFFF"/>
                    <w:sz w:val="22"/>
                    <w:szCs w:val="22"/>
                  </w:rPr>
                </w:rPrChange>
              </w:rPr>
              <w:t>S.N</w:t>
            </w:r>
          </w:p>
        </w:tc>
        <w:tc>
          <w:tcPr>
            <w:tcW w:w="12356" w:type="dxa"/>
            <w:gridSpan w:val="10"/>
            <w:shd w:val="clear" w:color="auto" w:fill="BFBFBF" w:themeFill="background1" w:themeFillShade="BF"/>
            <w:noWrap/>
            <w:vAlign w:val="center"/>
            <w:hideMark/>
          </w:tcPr>
          <w:p w14:paraId="12BDAE0A" w14:textId="77777777" w:rsidR="0073438D" w:rsidRPr="0073438D" w:rsidRDefault="0073438D" w:rsidP="00E04E7E">
            <w:pPr>
              <w:spacing w:after="0" w:line="240" w:lineRule="auto"/>
              <w:jc w:val="center"/>
              <w:rPr>
                <w:rFonts w:eastAsia="Times New Roman" w:cs="Calibri"/>
                <w:b/>
                <w:bCs/>
                <w:sz w:val="22"/>
                <w:szCs w:val="22"/>
                <w:rPrChange w:id="679"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80" w:author="Kumar Baral" w:date="2023-02-07T17:12:00Z">
                  <w:rPr>
                    <w:rFonts w:eastAsia="Times New Roman" w:cs="Calibri"/>
                    <w:b/>
                    <w:bCs/>
                    <w:color w:val="FFFFFF"/>
                    <w:sz w:val="22"/>
                    <w:szCs w:val="22"/>
                  </w:rPr>
                </w:rPrChange>
              </w:rPr>
              <w:t>Computation of Probable Maximum Precipitation</w:t>
            </w:r>
          </w:p>
        </w:tc>
      </w:tr>
      <w:tr w:rsidR="0073438D" w:rsidRPr="00191BFC" w14:paraId="772B4E1C" w14:textId="77777777" w:rsidTr="0046212A">
        <w:trPr>
          <w:trHeight w:val="288"/>
        </w:trPr>
        <w:tc>
          <w:tcPr>
            <w:tcW w:w="594" w:type="dxa"/>
            <w:vMerge/>
            <w:shd w:val="clear" w:color="auto" w:fill="BFBFBF" w:themeFill="background1" w:themeFillShade="BF"/>
            <w:noWrap/>
            <w:vAlign w:val="center"/>
            <w:hideMark/>
          </w:tcPr>
          <w:p w14:paraId="1D29691B" w14:textId="5F9B27BF" w:rsidR="0073438D" w:rsidRPr="0073438D" w:rsidRDefault="0073438D" w:rsidP="00E04E7E">
            <w:pPr>
              <w:spacing w:after="0" w:line="240" w:lineRule="auto"/>
              <w:jc w:val="center"/>
              <w:rPr>
                <w:rFonts w:eastAsia="Times New Roman" w:cs="Calibri"/>
                <w:b/>
                <w:bCs/>
                <w:sz w:val="22"/>
                <w:szCs w:val="22"/>
                <w:rPrChange w:id="681" w:author="Kumar Baral" w:date="2023-02-07T17:12:00Z">
                  <w:rPr>
                    <w:rFonts w:eastAsia="Times New Roman" w:cs="Calibri"/>
                    <w:b/>
                    <w:bCs/>
                    <w:color w:val="FFFFFF"/>
                    <w:sz w:val="22"/>
                    <w:szCs w:val="22"/>
                  </w:rPr>
                </w:rPrChange>
              </w:rPr>
            </w:pPr>
          </w:p>
        </w:tc>
        <w:tc>
          <w:tcPr>
            <w:tcW w:w="4340" w:type="dxa"/>
            <w:vMerge w:val="restart"/>
            <w:shd w:val="clear" w:color="auto" w:fill="BFBFBF" w:themeFill="background1" w:themeFillShade="BF"/>
            <w:noWrap/>
            <w:vAlign w:val="center"/>
            <w:hideMark/>
          </w:tcPr>
          <w:p w14:paraId="58B1EC13" w14:textId="77777777" w:rsidR="0073438D" w:rsidRPr="0073438D" w:rsidRDefault="0073438D" w:rsidP="00E04E7E">
            <w:pPr>
              <w:spacing w:after="0" w:line="240" w:lineRule="auto"/>
              <w:jc w:val="center"/>
              <w:rPr>
                <w:rFonts w:eastAsia="Times New Roman" w:cs="Calibri"/>
                <w:b/>
                <w:bCs/>
                <w:sz w:val="22"/>
                <w:szCs w:val="22"/>
                <w:rPrChange w:id="682"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83" w:author="Kumar Baral" w:date="2023-02-07T17:12:00Z">
                  <w:rPr>
                    <w:rFonts w:eastAsia="Times New Roman" w:cs="Calibri"/>
                    <w:b/>
                    <w:bCs/>
                    <w:color w:val="FFFFFF"/>
                    <w:sz w:val="22"/>
                    <w:szCs w:val="22"/>
                  </w:rPr>
                </w:rPrChange>
              </w:rPr>
              <w:t>Parameters</w:t>
            </w:r>
          </w:p>
        </w:tc>
        <w:tc>
          <w:tcPr>
            <w:tcW w:w="8016" w:type="dxa"/>
            <w:gridSpan w:val="9"/>
            <w:shd w:val="clear" w:color="auto" w:fill="BFBFBF" w:themeFill="background1" w:themeFillShade="BF"/>
          </w:tcPr>
          <w:p w14:paraId="5B1CB3D1" w14:textId="77777777" w:rsidR="0073438D" w:rsidRPr="0073438D" w:rsidRDefault="0073438D" w:rsidP="00E04E7E">
            <w:pPr>
              <w:spacing w:after="0" w:line="240" w:lineRule="auto"/>
              <w:jc w:val="center"/>
              <w:rPr>
                <w:rFonts w:eastAsia="Times New Roman" w:cs="Calibri"/>
                <w:b/>
                <w:bCs/>
                <w:sz w:val="22"/>
                <w:szCs w:val="22"/>
                <w:rPrChange w:id="684"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85" w:author="Kumar Baral" w:date="2023-02-07T17:12:00Z">
                  <w:rPr>
                    <w:rFonts w:eastAsia="Times New Roman" w:cs="Calibri"/>
                    <w:b/>
                    <w:bCs/>
                    <w:color w:val="FFFFFF"/>
                    <w:sz w:val="22"/>
                    <w:szCs w:val="22"/>
                  </w:rPr>
                </w:rPrChange>
              </w:rPr>
              <w:t>Station number</w:t>
            </w:r>
          </w:p>
        </w:tc>
      </w:tr>
      <w:tr w:rsidR="0073438D" w:rsidRPr="00191BFC" w14:paraId="09A3EA67" w14:textId="77777777" w:rsidTr="0046212A">
        <w:trPr>
          <w:trHeight w:val="288"/>
        </w:trPr>
        <w:tc>
          <w:tcPr>
            <w:tcW w:w="594" w:type="dxa"/>
            <w:vMerge/>
            <w:shd w:val="clear" w:color="auto" w:fill="BFBFBF" w:themeFill="background1" w:themeFillShade="BF"/>
            <w:vAlign w:val="center"/>
            <w:hideMark/>
          </w:tcPr>
          <w:p w14:paraId="53608BAC" w14:textId="77777777" w:rsidR="0073438D" w:rsidRPr="0073438D" w:rsidRDefault="0073438D" w:rsidP="00E04E7E">
            <w:pPr>
              <w:spacing w:after="0" w:line="240" w:lineRule="auto"/>
              <w:rPr>
                <w:rFonts w:eastAsia="Times New Roman" w:cs="Calibri"/>
                <w:b/>
                <w:bCs/>
                <w:sz w:val="22"/>
                <w:szCs w:val="22"/>
                <w:rPrChange w:id="686" w:author="Kumar Baral" w:date="2023-02-07T17:12:00Z">
                  <w:rPr>
                    <w:rFonts w:eastAsia="Times New Roman" w:cs="Calibri"/>
                    <w:b/>
                    <w:bCs/>
                    <w:color w:val="FFFFFF"/>
                    <w:sz w:val="22"/>
                    <w:szCs w:val="22"/>
                  </w:rPr>
                </w:rPrChange>
              </w:rPr>
            </w:pPr>
          </w:p>
        </w:tc>
        <w:tc>
          <w:tcPr>
            <w:tcW w:w="4340" w:type="dxa"/>
            <w:vMerge/>
            <w:shd w:val="clear" w:color="auto" w:fill="BFBFBF" w:themeFill="background1" w:themeFillShade="BF"/>
            <w:vAlign w:val="center"/>
            <w:hideMark/>
          </w:tcPr>
          <w:p w14:paraId="39DB16EF" w14:textId="77777777" w:rsidR="0073438D" w:rsidRPr="0073438D" w:rsidRDefault="0073438D" w:rsidP="00E04E7E">
            <w:pPr>
              <w:spacing w:after="0" w:line="240" w:lineRule="auto"/>
              <w:rPr>
                <w:rFonts w:eastAsia="Times New Roman" w:cs="Calibri"/>
                <w:b/>
                <w:bCs/>
                <w:sz w:val="22"/>
                <w:szCs w:val="22"/>
                <w:rPrChange w:id="687" w:author="Kumar Baral" w:date="2023-02-07T17:12:00Z">
                  <w:rPr>
                    <w:rFonts w:eastAsia="Times New Roman" w:cs="Calibri"/>
                    <w:b/>
                    <w:bCs/>
                    <w:color w:val="FFFFFF"/>
                    <w:sz w:val="22"/>
                    <w:szCs w:val="22"/>
                  </w:rPr>
                </w:rPrChange>
              </w:rPr>
            </w:pPr>
          </w:p>
        </w:tc>
        <w:tc>
          <w:tcPr>
            <w:tcW w:w="874" w:type="dxa"/>
            <w:shd w:val="clear" w:color="auto" w:fill="BFBFBF" w:themeFill="background1" w:themeFillShade="BF"/>
          </w:tcPr>
          <w:p w14:paraId="250B9350" w14:textId="77777777" w:rsidR="0073438D" w:rsidRPr="0073438D" w:rsidRDefault="0073438D" w:rsidP="00E04E7E">
            <w:pPr>
              <w:spacing w:after="0" w:line="240" w:lineRule="auto"/>
              <w:jc w:val="center"/>
              <w:rPr>
                <w:rFonts w:eastAsia="Times New Roman" w:cs="Calibri"/>
                <w:b/>
                <w:bCs/>
                <w:sz w:val="22"/>
                <w:szCs w:val="22"/>
                <w:rPrChange w:id="688"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89" w:author="Kumar Baral" w:date="2023-02-07T17:12:00Z">
                  <w:rPr>
                    <w:rFonts w:eastAsia="Times New Roman" w:cs="Calibri"/>
                    <w:b/>
                    <w:bCs/>
                    <w:color w:val="FFFFFF"/>
                    <w:sz w:val="22"/>
                    <w:szCs w:val="22"/>
                  </w:rPr>
                </w:rPrChange>
              </w:rPr>
              <w:t>601</w:t>
            </w:r>
          </w:p>
        </w:tc>
        <w:tc>
          <w:tcPr>
            <w:tcW w:w="874" w:type="dxa"/>
            <w:shd w:val="clear" w:color="auto" w:fill="BFBFBF" w:themeFill="background1" w:themeFillShade="BF"/>
            <w:noWrap/>
            <w:vAlign w:val="center"/>
            <w:hideMark/>
          </w:tcPr>
          <w:p w14:paraId="481F184A" w14:textId="77777777" w:rsidR="0073438D" w:rsidRPr="0073438D" w:rsidRDefault="0073438D" w:rsidP="00E04E7E">
            <w:pPr>
              <w:spacing w:after="0" w:line="240" w:lineRule="auto"/>
              <w:jc w:val="center"/>
              <w:rPr>
                <w:rFonts w:eastAsia="Times New Roman" w:cs="Calibri"/>
                <w:b/>
                <w:bCs/>
                <w:sz w:val="22"/>
                <w:szCs w:val="22"/>
                <w:rPrChange w:id="690"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91" w:author="Kumar Baral" w:date="2023-02-07T17:12:00Z">
                  <w:rPr>
                    <w:rFonts w:eastAsia="Times New Roman" w:cs="Calibri"/>
                    <w:b/>
                    <w:bCs/>
                    <w:color w:val="FFFFFF"/>
                    <w:sz w:val="22"/>
                    <w:szCs w:val="22"/>
                  </w:rPr>
                </w:rPrChange>
              </w:rPr>
              <w:t>604</w:t>
            </w:r>
          </w:p>
        </w:tc>
        <w:tc>
          <w:tcPr>
            <w:tcW w:w="874" w:type="dxa"/>
            <w:shd w:val="clear" w:color="auto" w:fill="BFBFBF" w:themeFill="background1" w:themeFillShade="BF"/>
            <w:noWrap/>
            <w:vAlign w:val="center"/>
            <w:hideMark/>
          </w:tcPr>
          <w:p w14:paraId="6BF39982" w14:textId="77777777" w:rsidR="0073438D" w:rsidRPr="0073438D" w:rsidRDefault="0073438D" w:rsidP="00E04E7E">
            <w:pPr>
              <w:spacing w:after="0" w:line="240" w:lineRule="auto"/>
              <w:jc w:val="center"/>
              <w:rPr>
                <w:rFonts w:eastAsia="Times New Roman" w:cs="Calibri"/>
                <w:b/>
                <w:bCs/>
                <w:sz w:val="22"/>
                <w:szCs w:val="22"/>
                <w:rPrChange w:id="692"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93" w:author="Kumar Baral" w:date="2023-02-07T17:12:00Z">
                  <w:rPr>
                    <w:rFonts w:eastAsia="Times New Roman" w:cs="Calibri"/>
                    <w:b/>
                    <w:bCs/>
                    <w:color w:val="FFFFFF"/>
                    <w:sz w:val="22"/>
                    <w:szCs w:val="22"/>
                  </w:rPr>
                </w:rPrChange>
              </w:rPr>
              <w:t>605</w:t>
            </w:r>
          </w:p>
        </w:tc>
        <w:tc>
          <w:tcPr>
            <w:tcW w:w="874" w:type="dxa"/>
            <w:shd w:val="clear" w:color="auto" w:fill="BFBFBF" w:themeFill="background1" w:themeFillShade="BF"/>
            <w:noWrap/>
            <w:vAlign w:val="center"/>
            <w:hideMark/>
          </w:tcPr>
          <w:p w14:paraId="7B550D21" w14:textId="77777777" w:rsidR="0073438D" w:rsidRPr="0073438D" w:rsidRDefault="0073438D" w:rsidP="00E04E7E">
            <w:pPr>
              <w:spacing w:after="0" w:line="240" w:lineRule="auto"/>
              <w:jc w:val="center"/>
              <w:rPr>
                <w:rFonts w:eastAsia="Times New Roman" w:cs="Calibri"/>
                <w:b/>
                <w:bCs/>
                <w:sz w:val="22"/>
                <w:szCs w:val="22"/>
                <w:rPrChange w:id="694"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95" w:author="Kumar Baral" w:date="2023-02-07T17:12:00Z">
                  <w:rPr>
                    <w:rFonts w:eastAsia="Times New Roman" w:cs="Calibri"/>
                    <w:b/>
                    <w:bCs/>
                    <w:color w:val="FFFFFF"/>
                    <w:sz w:val="22"/>
                    <w:szCs w:val="22"/>
                  </w:rPr>
                </w:rPrChange>
              </w:rPr>
              <w:t>607</w:t>
            </w:r>
          </w:p>
        </w:tc>
        <w:tc>
          <w:tcPr>
            <w:tcW w:w="874" w:type="dxa"/>
            <w:shd w:val="clear" w:color="auto" w:fill="BFBFBF" w:themeFill="background1" w:themeFillShade="BF"/>
            <w:noWrap/>
            <w:vAlign w:val="center"/>
            <w:hideMark/>
          </w:tcPr>
          <w:p w14:paraId="08E5A367" w14:textId="77777777" w:rsidR="0073438D" w:rsidRPr="0073438D" w:rsidRDefault="0073438D" w:rsidP="00E04E7E">
            <w:pPr>
              <w:spacing w:after="0" w:line="240" w:lineRule="auto"/>
              <w:jc w:val="center"/>
              <w:rPr>
                <w:rFonts w:eastAsia="Times New Roman" w:cs="Calibri"/>
                <w:b/>
                <w:bCs/>
                <w:sz w:val="22"/>
                <w:szCs w:val="22"/>
                <w:rPrChange w:id="696"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97" w:author="Kumar Baral" w:date="2023-02-07T17:12:00Z">
                  <w:rPr>
                    <w:rFonts w:eastAsia="Times New Roman" w:cs="Calibri"/>
                    <w:b/>
                    <w:bCs/>
                    <w:color w:val="FFFFFF"/>
                    <w:sz w:val="22"/>
                    <w:szCs w:val="22"/>
                  </w:rPr>
                </w:rPrChange>
              </w:rPr>
              <w:t>609</w:t>
            </w:r>
          </w:p>
        </w:tc>
        <w:tc>
          <w:tcPr>
            <w:tcW w:w="874" w:type="dxa"/>
            <w:shd w:val="clear" w:color="auto" w:fill="BFBFBF" w:themeFill="background1" w:themeFillShade="BF"/>
            <w:noWrap/>
            <w:vAlign w:val="center"/>
            <w:hideMark/>
          </w:tcPr>
          <w:p w14:paraId="6CBA55FF" w14:textId="77777777" w:rsidR="0073438D" w:rsidRPr="0073438D" w:rsidRDefault="0073438D" w:rsidP="00E04E7E">
            <w:pPr>
              <w:spacing w:after="0" w:line="240" w:lineRule="auto"/>
              <w:jc w:val="center"/>
              <w:rPr>
                <w:rFonts w:eastAsia="Times New Roman" w:cs="Calibri"/>
                <w:b/>
                <w:bCs/>
                <w:sz w:val="22"/>
                <w:szCs w:val="22"/>
                <w:rPrChange w:id="698"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699" w:author="Kumar Baral" w:date="2023-02-07T17:12:00Z">
                  <w:rPr>
                    <w:rFonts w:eastAsia="Times New Roman" w:cs="Calibri"/>
                    <w:b/>
                    <w:bCs/>
                    <w:color w:val="FFFFFF"/>
                    <w:sz w:val="22"/>
                    <w:szCs w:val="22"/>
                  </w:rPr>
                </w:rPrChange>
              </w:rPr>
              <w:t>613</w:t>
            </w:r>
          </w:p>
        </w:tc>
        <w:tc>
          <w:tcPr>
            <w:tcW w:w="1024" w:type="dxa"/>
            <w:shd w:val="clear" w:color="auto" w:fill="BFBFBF" w:themeFill="background1" w:themeFillShade="BF"/>
            <w:noWrap/>
            <w:vAlign w:val="center"/>
            <w:hideMark/>
          </w:tcPr>
          <w:p w14:paraId="4381FE97" w14:textId="77777777" w:rsidR="0073438D" w:rsidRPr="0073438D" w:rsidRDefault="0073438D" w:rsidP="00E04E7E">
            <w:pPr>
              <w:spacing w:after="0" w:line="240" w:lineRule="auto"/>
              <w:jc w:val="center"/>
              <w:rPr>
                <w:rFonts w:eastAsia="Times New Roman" w:cs="Calibri"/>
                <w:b/>
                <w:bCs/>
                <w:sz w:val="22"/>
                <w:szCs w:val="22"/>
                <w:rPrChange w:id="700"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01" w:author="Kumar Baral" w:date="2023-02-07T17:12:00Z">
                  <w:rPr>
                    <w:rFonts w:eastAsia="Times New Roman" w:cs="Calibri"/>
                    <w:b/>
                    <w:bCs/>
                    <w:color w:val="FFFFFF"/>
                    <w:sz w:val="22"/>
                    <w:szCs w:val="22"/>
                  </w:rPr>
                </w:rPrChange>
              </w:rPr>
              <w:t>817</w:t>
            </w:r>
          </w:p>
        </w:tc>
        <w:tc>
          <w:tcPr>
            <w:tcW w:w="874" w:type="dxa"/>
            <w:shd w:val="clear" w:color="auto" w:fill="BFBFBF" w:themeFill="background1" w:themeFillShade="BF"/>
            <w:noWrap/>
            <w:vAlign w:val="center"/>
            <w:hideMark/>
          </w:tcPr>
          <w:p w14:paraId="6D10B082" w14:textId="77777777" w:rsidR="0073438D" w:rsidRPr="0073438D" w:rsidRDefault="0073438D" w:rsidP="00E04E7E">
            <w:pPr>
              <w:spacing w:after="0" w:line="240" w:lineRule="auto"/>
              <w:jc w:val="center"/>
              <w:rPr>
                <w:rFonts w:eastAsia="Times New Roman" w:cs="Calibri"/>
                <w:b/>
                <w:bCs/>
                <w:sz w:val="22"/>
                <w:szCs w:val="22"/>
                <w:rPrChange w:id="702"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03" w:author="Kumar Baral" w:date="2023-02-07T17:12:00Z">
                  <w:rPr>
                    <w:rFonts w:eastAsia="Times New Roman" w:cs="Calibri"/>
                    <w:b/>
                    <w:bCs/>
                    <w:color w:val="FFFFFF"/>
                    <w:sz w:val="22"/>
                    <w:szCs w:val="22"/>
                  </w:rPr>
                </w:rPrChange>
              </w:rPr>
              <w:t>818</w:t>
            </w:r>
          </w:p>
        </w:tc>
        <w:tc>
          <w:tcPr>
            <w:tcW w:w="874" w:type="dxa"/>
            <w:shd w:val="clear" w:color="auto" w:fill="BFBFBF" w:themeFill="background1" w:themeFillShade="BF"/>
            <w:noWrap/>
            <w:vAlign w:val="center"/>
            <w:hideMark/>
          </w:tcPr>
          <w:p w14:paraId="34505A45" w14:textId="77777777" w:rsidR="0073438D" w:rsidRPr="0073438D" w:rsidRDefault="0073438D" w:rsidP="00E04E7E">
            <w:pPr>
              <w:spacing w:after="0" w:line="240" w:lineRule="auto"/>
              <w:jc w:val="center"/>
              <w:rPr>
                <w:rFonts w:eastAsia="Times New Roman" w:cs="Calibri"/>
                <w:b/>
                <w:bCs/>
                <w:sz w:val="22"/>
                <w:szCs w:val="22"/>
                <w:rPrChange w:id="704"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05" w:author="Kumar Baral" w:date="2023-02-07T17:12:00Z">
                  <w:rPr>
                    <w:rFonts w:eastAsia="Times New Roman" w:cs="Calibri"/>
                    <w:b/>
                    <w:bCs/>
                    <w:color w:val="FFFFFF"/>
                    <w:sz w:val="22"/>
                    <w:szCs w:val="22"/>
                  </w:rPr>
                </w:rPrChange>
              </w:rPr>
              <w:t>824</w:t>
            </w:r>
          </w:p>
        </w:tc>
      </w:tr>
      <w:tr w:rsidR="00D529D6" w:rsidRPr="00191BFC" w14:paraId="72A1F8CD"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06"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07" w:author="Kumar Baral" w:date="2023-02-07T17:12:00Z">
            <w:trPr>
              <w:trHeight w:val="288"/>
            </w:trPr>
          </w:trPrChange>
        </w:trPr>
        <w:tc>
          <w:tcPr>
            <w:tcW w:w="594" w:type="dxa"/>
            <w:shd w:val="clear" w:color="auto" w:fill="auto"/>
            <w:noWrap/>
            <w:vAlign w:val="center"/>
            <w:hideMark/>
            <w:tcPrChange w:id="708" w:author="Kumar Baral" w:date="2023-02-07T17:12:00Z">
              <w:tcPr>
                <w:tcW w:w="524" w:type="dxa"/>
                <w:shd w:val="clear" w:color="auto" w:fill="auto"/>
                <w:noWrap/>
                <w:vAlign w:val="center"/>
                <w:hideMark/>
              </w:tcPr>
            </w:tcPrChange>
          </w:tcPr>
          <w:p w14:paraId="70642305"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w:t>
            </w:r>
          </w:p>
        </w:tc>
        <w:tc>
          <w:tcPr>
            <w:tcW w:w="4340" w:type="dxa"/>
            <w:shd w:val="clear" w:color="auto" w:fill="auto"/>
            <w:noWrap/>
            <w:vAlign w:val="center"/>
            <w:hideMark/>
            <w:tcPrChange w:id="709" w:author="Kumar Baral" w:date="2023-02-07T17:12:00Z">
              <w:tcPr>
                <w:tcW w:w="4357" w:type="dxa"/>
                <w:shd w:val="clear" w:color="auto" w:fill="auto"/>
                <w:noWrap/>
                <w:vAlign w:val="center"/>
                <w:hideMark/>
              </w:tcPr>
            </w:tcPrChange>
          </w:tcPr>
          <w:p w14:paraId="4CA05A19"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Number of years (N)</w:t>
            </w:r>
          </w:p>
        </w:tc>
        <w:tc>
          <w:tcPr>
            <w:tcW w:w="874" w:type="dxa"/>
            <w:vAlign w:val="center"/>
            <w:tcPrChange w:id="710" w:author="Kumar Baral" w:date="2023-02-07T17:12:00Z">
              <w:tcPr>
                <w:tcW w:w="877" w:type="dxa"/>
                <w:vAlign w:val="center"/>
              </w:tcPr>
            </w:tcPrChange>
          </w:tcPr>
          <w:p w14:paraId="3EAD3E7C"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53</w:t>
            </w:r>
          </w:p>
        </w:tc>
        <w:tc>
          <w:tcPr>
            <w:tcW w:w="874" w:type="dxa"/>
            <w:shd w:val="clear" w:color="auto" w:fill="auto"/>
            <w:noWrap/>
            <w:vAlign w:val="center"/>
            <w:hideMark/>
            <w:tcPrChange w:id="711" w:author="Kumar Baral" w:date="2023-02-07T17:12:00Z">
              <w:tcPr>
                <w:tcW w:w="877" w:type="dxa"/>
                <w:shd w:val="clear" w:color="auto" w:fill="auto"/>
                <w:noWrap/>
                <w:vAlign w:val="center"/>
                <w:hideMark/>
              </w:tcPr>
            </w:tcPrChange>
          </w:tcPr>
          <w:p w14:paraId="1742E6E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w:t>
            </w:r>
          </w:p>
        </w:tc>
        <w:tc>
          <w:tcPr>
            <w:tcW w:w="874" w:type="dxa"/>
            <w:shd w:val="clear" w:color="auto" w:fill="auto"/>
            <w:noWrap/>
            <w:vAlign w:val="center"/>
            <w:hideMark/>
            <w:tcPrChange w:id="712" w:author="Kumar Baral" w:date="2023-02-07T17:12:00Z">
              <w:tcPr>
                <w:tcW w:w="877" w:type="dxa"/>
                <w:shd w:val="clear" w:color="auto" w:fill="auto"/>
                <w:noWrap/>
                <w:vAlign w:val="center"/>
                <w:hideMark/>
              </w:tcPr>
            </w:tcPrChange>
          </w:tcPr>
          <w:p w14:paraId="7C9FF25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50</w:t>
            </w:r>
          </w:p>
        </w:tc>
        <w:tc>
          <w:tcPr>
            <w:tcW w:w="874" w:type="dxa"/>
            <w:shd w:val="clear" w:color="auto" w:fill="auto"/>
            <w:noWrap/>
            <w:vAlign w:val="center"/>
            <w:hideMark/>
            <w:tcPrChange w:id="713" w:author="Kumar Baral" w:date="2023-02-07T17:12:00Z">
              <w:tcPr>
                <w:tcW w:w="877" w:type="dxa"/>
                <w:shd w:val="clear" w:color="auto" w:fill="auto"/>
                <w:noWrap/>
                <w:vAlign w:val="center"/>
                <w:hideMark/>
              </w:tcPr>
            </w:tcPrChange>
          </w:tcPr>
          <w:p w14:paraId="1F20108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52</w:t>
            </w:r>
          </w:p>
        </w:tc>
        <w:tc>
          <w:tcPr>
            <w:tcW w:w="874" w:type="dxa"/>
            <w:shd w:val="clear" w:color="auto" w:fill="auto"/>
            <w:noWrap/>
            <w:vAlign w:val="center"/>
            <w:hideMark/>
            <w:tcPrChange w:id="714" w:author="Kumar Baral" w:date="2023-02-07T17:12:00Z">
              <w:tcPr>
                <w:tcW w:w="877" w:type="dxa"/>
                <w:shd w:val="clear" w:color="auto" w:fill="auto"/>
                <w:noWrap/>
                <w:vAlign w:val="center"/>
                <w:hideMark/>
              </w:tcPr>
            </w:tcPrChange>
          </w:tcPr>
          <w:p w14:paraId="2C27C64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60</w:t>
            </w:r>
          </w:p>
        </w:tc>
        <w:tc>
          <w:tcPr>
            <w:tcW w:w="874" w:type="dxa"/>
            <w:shd w:val="clear" w:color="auto" w:fill="auto"/>
            <w:noWrap/>
            <w:vAlign w:val="center"/>
            <w:hideMark/>
            <w:tcPrChange w:id="715" w:author="Kumar Baral" w:date="2023-02-07T17:12:00Z">
              <w:tcPr>
                <w:tcW w:w="877" w:type="dxa"/>
                <w:shd w:val="clear" w:color="auto" w:fill="auto"/>
                <w:noWrap/>
                <w:vAlign w:val="center"/>
                <w:hideMark/>
              </w:tcPr>
            </w:tcPrChange>
          </w:tcPr>
          <w:p w14:paraId="0CEDFEC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44</w:t>
            </w:r>
          </w:p>
        </w:tc>
        <w:tc>
          <w:tcPr>
            <w:tcW w:w="1024" w:type="dxa"/>
            <w:shd w:val="clear" w:color="auto" w:fill="auto"/>
            <w:noWrap/>
            <w:vAlign w:val="center"/>
            <w:hideMark/>
            <w:tcPrChange w:id="716" w:author="Kumar Baral" w:date="2023-02-07T17:12:00Z">
              <w:tcPr>
                <w:tcW w:w="1028" w:type="dxa"/>
                <w:shd w:val="clear" w:color="auto" w:fill="auto"/>
                <w:noWrap/>
                <w:vAlign w:val="center"/>
                <w:hideMark/>
              </w:tcPr>
            </w:tcPrChange>
          </w:tcPr>
          <w:p w14:paraId="2153537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47</w:t>
            </w:r>
          </w:p>
        </w:tc>
        <w:tc>
          <w:tcPr>
            <w:tcW w:w="874" w:type="dxa"/>
            <w:shd w:val="clear" w:color="auto" w:fill="auto"/>
            <w:noWrap/>
            <w:vAlign w:val="center"/>
            <w:hideMark/>
            <w:tcPrChange w:id="717" w:author="Kumar Baral" w:date="2023-02-07T17:12:00Z">
              <w:tcPr>
                <w:tcW w:w="877" w:type="dxa"/>
                <w:shd w:val="clear" w:color="auto" w:fill="auto"/>
                <w:noWrap/>
                <w:vAlign w:val="center"/>
                <w:hideMark/>
              </w:tcPr>
            </w:tcPrChange>
          </w:tcPr>
          <w:p w14:paraId="14B4A5F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49</w:t>
            </w:r>
          </w:p>
        </w:tc>
        <w:tc>
          <w:tcPr>
            <w:tcW w:w="874" w:type="dxa"/>
            <w:shd w:val="clear" w:color="auto" w:fill="auto"/>
            <w:noWrap/>
            <w:vAlign w:val="center"/>
            <w:hideMark/>
            <w:tcPrChange w:id="718" w:author="Kumar Baral" w:date="2023-02-07T17:12:00Z">
              <w:tcPr>
                <w:tcW w:w="877" w:type="dxa"/>
                <w:shd w:val="clear" w:color="auto" w:fill="auto"/>
                <w:noWrap/>
                <w:vAlign w:val="center"/>
                <w:hideMark/>
              </w:tcPr>
            </w:tcPrChange>
          </w:tcPr>
          <w:p w14:paraId="714EAF2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44</w:t>
            </w:r>
          </w:p>
        </w:tc>
      </w:tr>
      <w:tr w:rsidR="00D529D6" w:rsidRPr="00191BFC" w14:paraId="119486AB"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19"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20" w:author="Kumar Baral" w:date="2023-02-07T17:12:00Z">
            <w:trPr>
              <w:trHeight w:val="288"/>
            </w:trPr>
          </w:trPrChange>
        </w:trPr>
        <w:tc>
          <w:tcPr>
            <w:tcW w:w="594" w:type="dxa"/>
            <w:shd w:val="clear" w:color="auto" w:fill="auto"/>
            <w:noWrap/>
            <w:vAlign w:val="center"/>
            <w:hideMark/>
            <w:tcPrChange w:id="721" w:author="Kumar Baral" w:date="2023-02-07T17:12:00Z">
              <w:tcPr>
                <w:tcW w:w="524" w:type="dxa"/>
                <w:shd w:val="clear" w:color="auto" w:fill="auto"/>
                <w:noWrap/>
                <w:vAlign w:val="center"/>
                <w:hideMark/>
              </w:tcPr>
            </w:tcPrChange>
          </w:tcPr>
          <w:p w14:paraId="4AD2D313"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2</w:t>
            </w:r>
          </w:p>
        </w:tc>
        <w:tc>
          <w:tcPr>
            <w:tcW w:w="4340" w:type="dxa"/>
            <w:shd w:val="clear" w:color="auto" w:fill="auto"/>
            <w:noWrap/>
            <w:vAlign w:val="center"/>
            <w:hideMark/>
            <w:tcPrChange w:id="722" w:author="Kumar Baral" w:date="2023-02-07T17:12:00Z">
              <w:tcPr>
                <w:tcW w:w="4357" w:type="dxa"/>
                <w:shd w:val="clear" w:color="auto" w:fill="auto"/>
                <w:noWrap/>
                <w:vAlign w:val="center"/>
                <w:hideMark/>
              </w:tcPr>
            </w:tcPrChange>
          </w:tcPr>
          <w:p w14:paraId="14F84A75"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Mean</w:t>
            </w:r>
          </w:p>
        </w:tc>
        <w:tc>
          <w:tcPr>
            <w:tcW w:w="874" w:type="dxa"/>
            <w:vAlign w:val="center"/>
            <w:tcPrChange w:id="723" w:author="Kumar Baral" w:date="2023-02-07T17:12:00Z">
              <w:tcPr>
                <w:tcW w:w="877" w:type="dxa"/>
                <w:vAlign w:val="center"/>
              </w:tcPr>
            </w:tcPrChange>
          </w:tcPr>
          <w:p w14:paraId="144D3A15" w14:textId="77777777" w:rsidR="00D529D6" w:rsidRPr="00191BFC" w:rsidRDefault="00D529D6" w:rsidP="00D529D6">
            <w:pPr>
              <w:spacing w:after="0" w:line="240" w:lineRule="auto"/>
              <w:rPr>
                <w:rFonts w:cs="Calibri"/>
                <w:color w:val="000000"/>
                <w:sz w:val="22"/>
                <w:szCs w:val="22"/>
              </w:rPr>
            </w:pPr>
            <w:r>
              <w:rPr>
                <w:rFonts w:cs="Calibri"/>
                <w:color w:val="000000"/>
                <w:sz w:val="22"/>
                <w:szCs w:val="22"/>
              </w:rPr>
              <w:t> </w:t>
            </w:r>
          </w:p>
        </w:tc>
        <w:tc>
          <w:tcPr>
            <w:tcW w:w="874" w:type="dxa"/>
            <w:shd w:val="clear" w:color="auto" w:fill="auto"/>
            <w:noWrap/>
            <w:vAlign w:val="center"/>
            <w:hideMark/>
            <w:tcPrChange w:id="724" w:author="Kumar Baral" w:date="2023-02-07T17:12:00Z">
              <w:tcPr>
                <w:tcW w:w="877" w:type="dxa"/>
                <w:shd w:val="clear" w:color="auto" w:fill="auto"/>
                <w:noWrap/>
                <w:vAlign w:val="center"/>
                <w:hideMark/>
              </w:tcPr>
            </w:tcPrChange>
          </w:tcPr>
          <w:p w14:paraId="71B9E75B"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25" w:author="Kumar Baral" w:date="2023-02-07T17:12:00Z">
              <w:tcPr>
                <w:tcW w:w="877" w:type="dxa"/>
                <w:shd w:val="clear" w:color="auto" w:fill="auto"/>
                <w:noWrap/>
                <w:vAlign w:val="center"/>
                <w:hideMark/>
              </w:tcPr>
            </w:tcPrChange>
          </w:tcPr>
          <w:p w14:paraId="03ED82F3"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26" w:author="Kumar Baral" w:date="2023-02-07T17:12:00Z">
              <w:tcPr>
                <w:tcW w:w="877" w:type="dxa"/>
                <w:shd w:val="clear" w:color="auto" w:fill="auto"/>
                <w:noWrap/>
                <w:vAlign w:val="center"/>
                <w:hideMark/>
              </w:tcPr>
            </w:tcPrChange>
          </w:tcPr>
          <w:p w14:paraId="49C5658A"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27" w:author="Kumar Baral" w:date="2023-02-07T17:12:00Z">
              <w:tcPr>
                <w:tcW w:w="877" w:type="dxa"/>
                <w:shd w:val="clear" w:color="auto" w:fill="auto"/>
                <w:noWrap/>
                <w:vAlign w:val="center"/>
                <w:hideMark/>
              </w:tcPr>
            </w:tcPrChange>
          </w:tcPr>
          <w:p w14:paraId="34D540FD"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28" w:author="Kumar Baral" w:date="2023-02-07T17:12:00Z">
              <w:tcPr>
                <w:tcW w:w="877" w:type="dxa"/>
                <w:shd w:val="clear" w:color="auto" w:fill="auto"/>
                <w:noWrap/>
                <w:vAlign w:val="center"/>
                <w:hideMark/>
              </w:tcPr>
            </w:tcPrChange>
          </w:tcPr>
          <w:p w14:paraId="742B0C4A"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1024" w:type="dxa"/>
            <w:shd w:val="clear" w:color="auto" w:fill="auto"/>
            <w:noWrap/>
            <w:vAlign w:val="center"/>
            <w:hideMark/>
            <w:tcPrChange w:id="729" w:author="Kumar Baral" w:date="2023-02-07T17:12:00Z">
              <w:tcPr>
                <w:tcW w:w="1028" w:type="dxa"/>
                <w:shd w:val="clear" w:color="auto" w:fill="auto"/>
                <w:noWrap/>
                <w:vAlign w:val="center"/>
                <w:hideMark/>
              </w:tcPr>
            </w:tcPrChange>
          </w:tcPr>
          <w:p w14:paraId="32835FAE"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30" w:author="Kumar Baral" w:date="2023-02-07T17:12:00Z">
              <w:tcPr>
                <w:tcW w:w="877" w:type="dxa"/>
                <w:shd w:val="clear" w:color="auto" w:fill="auto"/>
                <w:noWrap/>
                <w:vAlign w:val="center"/>
                <w:hideMark/>
              </w:tcPr>
            </w:tcPrChange>
          </w:tcPr>
          <w:p w14:paraId="74FA6628"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31" w:author="Kumar Baral" w:date="2023-02-07T17:12:00Z">
              <w:tcPr>
                <w:tcW w:w="877" w:type="dxa"/>
                <w:shd w:val="clear" w:color="auto" w:fill="auto"/>
                <w:noWrap/>
                <w:vAlign w:val="center"/>
                <w:hideMark/>
              </w:tcPr>
            </w:tcPrChange>
          </w:tcPr>
          <w:p w14:paraId="452E0577"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r>
      <w:tr w:rsidR="00D529D6" w:rsidRPr="00191BFC" w14:paraId="0F796F59"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32"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33" w:author="Kumar Baral" w:date="2023-02-07T17:12:00Z">
            <w:trPr>
              <w:trHeight w:val="288"/>
            </w:trPr>
          </w:trPrChange>
        </w:trPr>
        <w:tc>
          <w:tcPr>
            <w:tcW w:w="594" w:type="dxa"/>
            <w:shd w:val="clear" w:color="auto" w:fill="auto"/>
            <w:noWrap/>
            <w:vAlign w:val="center"/>
            <w:hideMark/>
            <w:tcPrChange w:id="734" w:author="Kumar Baral" w:date="2023-02-07T17:12:00Z">
              <w:tcPr>
                <w:tcW w:w="524" w:type="dxa"/>
                <w:shd w:val="clear" w:color="auto" w:fill="auto"/>
                <w:noWrap/>
                <w:vAlign w:val="center"/>
                <w:hideMark/>
              </w:tcPr>
            </w:tcPrChange>
          </w:tcPr>
          <w:p w14:paraId="09FEF8D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735" w:author="Kumar Baral" w:date="2023-02-07T17:12:00Z">
              <w:tcPr>
                <w:tcW w:w="4357" w:type="dxa"/>
                <w:shd w:val="clear" w:color="auto" w:fill="auto"/>
                <w:noWrap/>
                <w:vAlign w:val="center"/>
                <w:hideMark/>
              </w:tcPr>
            </w:tcPrChange>
          </w:tcPr>
          <w:p w14:paraId="159CCB63"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Including all values, Xn</w:t>
            </w:r>
          </w:p>
        </w:tc>
        <w:tc>
          <w:tcPr>
            <w:tcW w:w="874" w:type="dxa"/>
            <w:vAlign w:val="center"/>
            <w:tcPrChange w:id="736" w:author="Kumar Baral" w:date="2023-02-07T17:12:00Z">
              <w:tcPr>
                <w:tcW w:w="877" w:type="dxa"/>
                <w:vAlign w:val="center"/>
              </w:tcPr>
            </w:tcPrChange>
          </w:tcPr>
          <w:p w14:paraId="3B335DCC"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37.63</w:t>
            </w:r>
          </w:p>
        </w:tc>
        <w:tc>
          <w:tcPr>
            <w:tcW w:w="874" w:type="dxa"/>
            <w:shd w:val="clear" w:color="auto" w:fill="auto"/>
            <w:noWrap/>
            <w:vAlign w:val="center"/>
            <w:hideMark/>
            <w:tcPrChange w:id="737" w:author="Kumar Baral" w:date="2023-02-07T17:12:00Z">
              <w:tcPr>
                <w:tcW w:w="877" w:type="dxa"/>
                <w:shd w:val="clear" w:color="auto" w:fill="auto"/>
                <w:noWrap/>
                <w:vAlign w:val="center"/>
                <w:hideMark/>
              </w:tcPr>
            </w:tcPrChange>
          </w:tcPr>
          <w:p w14:paraId="3CA223D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39.12</w:t>
            </w:r>
          </w:p>
        </w:tc>
        <w:tc>
          <w:tcPr>
            <w:tcW w:w="874" w:type="dxa"/>
            <w:shd w:val="clear" w:color="auto" w:fill="auto"/>
            <w:noWrap/>
            <w:vAlign w:val="center"/>
            <w:hideMark/>
            <w:tcPrChange w:id="738" w:author="Kumar Baral" w:date="2023-02-07T17:12:00Z">
              <w:tcPr>
                <w:tcW w:w="877" w:type="dxa"/>
                <w:shd w:val="clear" w:color="auto" w:fill="auto"/>
                <w:noWrap/>
                <w:vAlign w:val="center"/>
                <w:hideMark/>
              </w:tcPr>
            </w:tcPrChange>
          </w:tcPr>
          <w:p w14:paraId="3346BD7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96.92</w:t>
            </w:r>
          </w:p>
        </w:tc>
        <w:tc>
          <w:tcPr>
            <w:tcW w:w="874" w:type="dxa"/>
            <w:shd w:val="clear" w:color="auto" w:fill="auto"/>
            <w:noWrap/>
            <w:vAlign w:val="center"/>
            <w:hideMark/>
            <w:tcPrChange w:id="739" w:author="Kumar Baral" w:date="2023-02-07T17:12:00Z">
              <w:tcPr>
                <w:tcW w:w="877" w:type="dxa"/>
                <w:shd w:val="clear" w:color="auto" w:fill="auto"/>
                <w:noWrap/>
                <w:vAlign w:val="center"/>
                <w:hideMark/>
              </w:tcPr>
            </w:tcPrChange>
          </w:tcPr>
          <w:p w14:paraId="3BDE37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64.88</w:t>
            </w:r>
          </w:p>
        </w:tc>
        <w:tc>
          <w:tcPr>
            <w:tcW w:w="874" w:type="dxa"/>
            <w:shd w:val="clear" w:color="auto" w:fill="auto"/>
            <w:noWrap/>
            <w:vAlign w:val="center"/>
            <w:hideMark/>
            <w:tcPrChange w:id="740" w:author="Kumar Baral" w:date="2023-02-07T17:12:00Z">
              <w:tcPr>
                <w:tcW w:w="877" w:type="dxa"/>
                <w:shd w:val="clear" w:color="auto" w:fill="auto"/>
                <w:noWrap/>
                <w:vAlign w:val="center"/>
                <w:hideMark/>
              </w:tcPr>
            </w:tcPrChange>
          </w:tcPr>
          <w:p w14:paraId="5707AE1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78.90</w:t>
            </w:r>
          </w:p>
        </w:tc>
        <w:tc>
          <w:tcPr>
            <w:tcW w:w="874" w:type="dxa"/>
            <w:shd w:val="clear" w:color="auto" w:fill="auto"/>
            <w:noWrap/>
            <w:vAlign w:val="center"/>
            <w:hideMark/>
            <w:tcPrChange w:id="741" w:author="Kumar Baral" w:date="2023-02-07T17:12:00Z">
              <w:tcPr>
                <w:tcW w:w="877" w:type="dxa"/>
                <w:shd w:val="clear" w:color="auto" w:fill="auto"/>
                <w:noWrap/>
                <w:vAlign w:val="center"/>
                <w:hideMark/>
              </w:tcPr>
            </w:tcPrChange>
          </w:tcPr>
          <w:p w14:paraId="5CAF7DF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117.20</w:t>
            </w:r>
          </w:p>
        </w:tc>
        <w:tc>
          <w:tcPr>
            <w:tcW w:w="1024" w:type="dxa"/>
            <w:shd w:val="clear" w:color="auto" w:fill="auto"/>
            <w:noWrap/>
            <w:vAlign w:val="center"/>
            <w:hideMark/>
            <w:tcPrChange w:id="742" w:author="Kumar Baral" w:date="2023-02-07T17:12:00Z">
              <w:tcPr>
                <w:tcW w:w="1028" w:type="dxa"/>
                <w:shd w:val="clear" w:color="auto" w:fill="auto"/>
                <w:noWrap/>
                <w:vAlign w:val="center"/>
                <w:hideMark/>
              </w:tcPr>
            </w:tcPrChange>
          </w:tcPr>
          <w:p w14:paraId="537FD74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122.37</w:t>
            </w:r>
          </w:p>
        </w:tc>
        <w:tc>
          <w:tcPr>
            <w:tcW w:w="874" w:type="dxa"/>
            <w:shd w:val="clear" w:color="auto" w:fill="auto"/>
            <w:noWrap/>
            <w:vAlign w:val="center"/>
            <w:hideMark/>
            <w:tcPrChange w:id="743" w:author="Kumar Baral" w:date="2023-02-07T17:12:00Z">
              <w:tcPr>
                <w:tcW w:w="877" w:type="dxa"/>
                <w:shd w:val="clear" w:color="auto" w:fill="auto"/>
                <w:noWrap/>
                <w:vAlign w:val="center"/>
                <w:hideMark/>
              </w:tcPr>
            </w:tcPrChange>
          </w:tcPr>
          <w:p w14:paraId="6A7380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177.82</w:t>
            </w:r>
          </w:p>
        </w:tc>
        <w:tc>
          <w:tcPr>
            <w:tcW w:w="874" w:type="dxa"/>
            <w:shd w:val="clear" w:color="auto" w:fill="auto"/>
            <w:noWrap/>
            <w:vAlign w:val="center"/>
            <w:hideMark/>
            <w:tcPrChange w:id="744" w:author="Kumar Baral" w:date="2023-02-07T17:12:00Z">
              <w:tcPr>
                <w:tcW w:w="877" w:type="dxa"/>
                <w:shd w:val="clear" w:color="auto" w:fill="auto"/>
                <w:noWrap/>
                <w:vAlign w:val="center"/>
                <w:hideMark/>
              </w:tcPr>
            </w:tcPrChange>
          </w:tcPr>
          <w:p w14:paraId="6C1F7FD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140.99</w:t>
            </w:r>
          </w:p>
        </w:tc>
      </w:tr>
      <w:tr w:rsidR="00D529D6" w:rsidRPr="00191BFC" w14:paraId="52B8F074"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45"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46" w:author="Kumar Baral" w:date="2023-02-07T17:12:00Z">
            <w:trPr>
              <w:trHeight w:val="288"/>
            </w:trPr>
          </w:trPrChange>
        </w:trPr>
        <w:tc>
          <w:tcPr>
            <w:tcW w:w="594" w:type="dxa"/>
            <w:shd w:val="clear" w:color="auto" w:fill="auto"/>
            <w:noWrap/>
            <w:vAlign w:val="center"/>
            <w:hideMark/>
            <w:tcPrChange w:id="747" w:author="Kumar Baral" w:date="2023-02-07T17:12:00Z">
              <w:tcPr>
                <w:tcW w:w="524" w:type="dxa"/>
                <w:shd w:val="clear" w:color="auto" w:fill="auto"/>
                <w:noWrap/>
                <w:vAlign w:val="center"/>
                <w:hideMark/>
              </w:tcPr>
            </w:tcPrChange>
          </w:tcPr>
          <w:p w14:paraId="40B15B0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748" w:author="Kumar Baral" w:date="2023-02-07T17:12:00Z">
              <w:tcPr>
                <w:tcW w:w="4357" w:type="dxa"/>
                <w:shd w:val="clear" w:color="auto" w:fill="auto"/>
                <w:noWrap/>
                <w:vAlign w:val="center"/>
                <w:hideMark/>
              </w:tcPr>
            </w:tcPrChange>
          </w:tcPr>
          <w:p w14:paraId="6EFD45F9"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Excluding maximum value, X(n-m)</w:t>
            </w:r>
          </w:p>
        </w:tc>
        <w:tc>
          <w:tcPr>
            <w:tcW w:w="874" w:type="dxa"/>
            <w:vAlign w:val="center"/>
            <w:tcPrChange w:id="749" w:author="Kumar Baral" w:date="2023-02-07T17:12:00Z">
              <w:tcPr>
                <w:tcW w:w="877" w:type="dxa"/>
                <w:vAlign w:val="center"/>
              </w:tcPr>
            </w:tcPrChange>
          </w:tcPr>
          <w:p w14:paraId="05725107"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36.65</w:t>
            </w:r>
          </w:p>
        </w:tc>
        <w:tc>
          <w:tcPr>
            <w:tcW w:w="874" w:type="dxa"/>
            <w:shd w:val="clear" w:color="auto" w:fill="auto"/>
            <w:noWrap/>
            <w:vAlign w:val="center"/>
            <w:hideMark/>
            <w:tcPrChange w:id="750" w:author="Kumar Baral" w:date="2023-02-07T17:12:00Z">
              <w:tcPr>
                <w:tcW w:w="877" w:type="dxa"/>
                <w:shd w:val="clear" w:color="auto" w:fill="auto"/>
                <w:noWrap/>
                <w:vAlign w:val="center"/>
                <w:hideMark/>
              </w:tcPr>
            </w:tcPrChange>
          </w:tcPr>
          <w:p w14:paraId="0D9B3ED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38.21</w:t>
            </w:r>
          </w:p>
        </w:tc>
        <w:tc>
          <w:tcPr>
            <w:tcW w:w="874" w:type="dxa"/>
            <w:shd w:val="clear" w:color="auto" w:fill="auto"/>
            <w:noWrap/>
            <w:vAlign w:val="center"/>
            <w:hideMark/>
            <w:tcPrChange w:id="751" w:author="Kumar Baral" w:date="2023-02-07T17:12:00Z">
              <w:tcPr>
                <w:tcW w:w="877" w:type="dxa"/>
                <w:shd w:val="clear" w:color="auto" w:fill="auto"/>
                <w:noWrap/>
                <w:vAlign w:val="center"/>
                <w:hideMark/>
              </w:tcPr>
            </w:tcPrChange>
          </w:tcPr>
          <w:p w14:paraId="17C70BB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94.64</w:t>
            </w:r>
          </w:p>
        </w:tc>
        <w:tc>
          <w:tcPr>
            <w:tcW w:w="874" w:type="dxa"/>
            <w:shd w:val="clear" w:color="auto" w:fill="auto"/>
            <w:noWrap/>
            <w:vAlign w:val="center"/>
            <w:hideMark/>
            <w:tcPrChange w:id="752" w:author="Kumar Baral" w:date="2023-02-07T17:12:00Z">
              <w:tcPr>
                <w:tcW w:w="877" w:type="dxa"/>
                <w:shd w:val="clear" w:color="auto" w:fill="auto"/>
                <w:noWrap/>
                <w:vAlign w:val="center"/>
                <w:hideMark/>
              </w:tcPr>
            </w:tcPrChange>
          </w:tcPr>
          <w:p w14:paraId="4A1908C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62.71</w:t>
            </w:r>
          </w:p>
        </w:tc>
        <w:tc>
          <w:tcPr>
            <w:tcW w:w="874" w:type="dxa"/>
            <w:shd w:val="clear" w:color="auto" w:fill="auto"/>
            <w:noWrap/>
            <w:vAlign w:val="center"/>
            <w:hideMark/>
            <w:tcPrChange w:id="753" w:author="Kumar Baral" w:date="2023-02-07T17:12:00Z">
              <w:tcPr>
                <w:tcW w:w="877" w:type="dxa"/>
                <w:shd w:val="clear" w:color="auto" w:fill="auto"/>
                <w:noWrap/>
                <w:vAlign w:val="center"/>
                <w:hideMark/>
              </w:tcPr>
            </w:tcPrChange>
          </w:tcPr>
          <w:p w14:paraId="3D7294F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76.64</w:t>
            </w:r>
          </w:p>
        </w:tc>
        <w:tc>
          <w:tcPr>
            <w:tcW w:w="874" w:type="dxa"/>
            <w:shd w:val="clear" w:color="auto" w:fill="auto"/>
            <w:noWrap/>
            <w:vAlign w:val="center"/>
            <w:hideMark/>
            <w:tcPrChange w:id="754" w:author="Kumar Baral" w:date="2023-02-07T17:12:00Z">
              <w:tcPr>
                <w:tcW w:w="877" w:type="dxa"/>
                <w:shd w:val="clear" w:color="auto" w:fill="auto"/>
                <w:noWrap/>
                <w:vAlign w:val="center"/>
                <w:hideMark/>
              </w:tcPr>
            </w:tcPrChange>
          </w:tcPr>
          <w:p w14:paraId="6FC94C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115.00</w:t>
            </w:r>
          </w:p>
        </w:tc>
        <w:tc>
          <w:tcPr>
            <w:tcW w:w="1024" w:type="dxa"/>
            <w:shd w:val="clear" w:color="auto" w:fill="auto"/>
            <w:noWrap/>
            <w:vAlign w:val="center"/>
            <w:hideMark/>
            <w:tcPrChange w:id="755" w:author="Kumar Baral" w:date="2023-02-07T17:12:00Z">
              <w:tcPr>
                <w:tcW w:w="1028" w:type="dxa"/>
                <w:shd w:val="clear" w:color="auto" w:fill="auto"/>
                <w:noWrap/>
                <w:vAlign w:val="center"/>
                <w:hideMark/>
              </w:tcPr>
            </w:tcPrChange>
          </w:tcPr>
          <w:p w14:paraId="188C825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116.67</w:t>
            </w:r>
          </w:p>
        </w:tc>
        <w:tc>
          <w:tcPr>
            <w:tcW w:w="874" w:type="dxa"/>
            <w:shd w:val="clear" w:color="auto" w:fill="auto"/>
            <w:noWrap/>
            <w:vAlign w:val="center"/>
            <w:hideMark/>
            <w:tcPrChange w:id="756" w:author="Kumar Baral" w:date="2023-02-07T17:12:00Z">
              <w:tcPr>
                <w:tcW w:w="877" w:type="dxa"/>
                <w:shd w:val="clear" w:color="auto" w:fill="auto"/>
                <w:noWrap/>
                <w:vAlign w:val="center"/>
                <w:hideMark/>
              </w:tcPr>
            </w:tcPrChange>
          </w:tcPr>
          <w:p w14:paraId="6172227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174.63</w:t>
            </w:r>
          </w:p>
        </w:tc>
        <w:tc>
          <w:tcPr>
            <w:tcW w:w="874" w:type="dxa"/>
            <w:shd w:val="clear" w:color="auto" w:fill="auto"/>
            <w:noWrap/>
            <w:vAlign w:val="center"/>
            <w:hideMark/>
            <w:tcPrChange w:id="757" w:author="Kumar Baral" w:date="2023-02-07T17:12:00Z">
              <w:tcPr>
                <w:tcW w:w="877" w:type="dxa"/>
                <w:shd w:val="clear" w:color="auto" w:fill="auto"/>
                <w:noWrap/>
                <w:vAlign w:val="center"/>
                <w:hideMark/>
              </w:tcPr>
            </w:tcPrChange>
          </w:tcPr>
          <w:p w14:paraId="72A22D8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138.52</w:t>
            </w:r>
          </w:p>
        </w:tc>
      </w:tr>
      <w:tr w:rsidR="00D529D6" w:rsidRPr="00191BFC" w14:paraId="59987E2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58"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59" w:author="Kumar Baral" w:date="2023-02-07T17:12:00Z">
            <w:trPr>
              <w:trHeight w:val="288"/>
            </w:trPr>
          </w:trPrChange>
        </w:trPr>
        <w:tc>
          <w:tcPr>
            <w:tcW w:w="594" w:type="dxa"/>
            <w:shd w:val="clear" w:color="auto" w:fill="auto"/>
            <w:noWrap/>
            <w:vAlign w:val="center"/>
            <w:hideMark/>
            <w:tcPrChange w:id="760" w:author="Kumar Baral" w:date="2023-02-07T17:12:00Z">
              <w:tcPr>
                <w:tcW w:w="524" w:type="dxa"/>
                <w:shd w:val="clear" w:color="auto" w:fill="auto"/>
                <w:noWrap/>
                <w:vAlign w:val="center"/>
                <w:hideMark/>
              </w:tcPr>
            </w:tcPrChange>
          </w:tcPr>
          <w:p w14:paraId="1BED615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3</w:t>
            </w:r>
          </w:p>
        </w:tc>
        <w:tc>
          <w:tcPr>
            <w:tcW w:w="4340" w:type="dxa"/>
            <w:shd w:val="clear" w:color="auto" w:fill="auto"/>
            <w:noWrap/>
            <w:vAlign w:val="center"/>
            <w:hideMark/>
            <w:tcPrChange w:id="761" w:author="Kumar Baral" w:date="2023-02-07T17:12:00Z">
              <w:tcPr>
                <w:tcW w:w="4357" w:type="dxa"/>
                <w:shd w:val="clear" w:color="auto" w:fill="auto"/>
                <w:noWrap/>
                <w:vAlign w:val="center"/>
                <w:hideMark/>
              </w:tcPr>
            </w:tcPrChange>
          </w:tcPr>
          <w:p w14:paraId="7CBC2037"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 xml:space="preserve">Standard Deviation </w:t>
            </w:r>
          </w:p>
        </w:tc>
        <w:tc>
          <w:tcPr>
            <w:tcW w:w="874" w:type="dxa"/>
            <w:vAlign w:val="center"/>
            <w:tcPrChange w:id="762" w:author="Kumar Baral" w:date="2023-02-07T17:12:00Z">
              <w:tcPr>
                <w:tcW w:w="877" w:type="dxa"/>
                <w:vAlign w:val="center"/>
              </w:tcPr>
            </w:tcPrChange>
          </w:tcPr>
          <w:p w14:paraId="582CE779"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 </w:t>
            </w:r>
          </w:p>
        </w:tc>
        <w:tc>
          <w:tcPr>
            <w:tcW w:w="874" w:type="dxa"/>
            <w:shd w:val="clear" w:color="auto" w:fill="auto"/>
            <w:noWrap/>
            <w:vAlign w:val="center"/>
            <w:hideMark/>
            <w:tcPrChange w:id="763" w:author="Kumar Baral" w:date="2023-02-07T17:12:00Z">
              <w:tcPr>
                <w:tcW w:w="877" w:type="dxa"/>
                <w:shd w:val="clear" w:color="auto" w:fill="auto"/>
                <w:noWrap/>
                <w:vAlign w:val="center"/>
                <w:hideMark/>
              </w:tcPr>
            </w:tcPrChange>
          </w:tcPr>
          <w:p w14:paraId="4DB8F2C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64" w:author="Kumar Baral" w:date="2023-02-07T17:12:00Z">
              <w:tcPr>
                <w:tcW w:w="877" w:type="dxa"/>
                <w:shd w:val="clear" w:color="auto" w:fill="auto"/>
                <w:noWrap/>
                <w:vAlign w:val="center"/>
                <w:hideMark/>
              </w:tcPr>
            </w:tcPrChange>
          </w:tcPr>
          <w:p w14:paraId="4B46DD1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65" w:author="Kumar Baral" w:date="2023-02-07T17:12:00Z">
              <w:tcPr>
                <w:tcW w:w="877" w:type="dxa"/>
                <w:shd w:val="clear" w:color="auto" w:fill="auto"/>
                <w:noWrap/>
                <w:vAlign w:val="center"/>
                <w:hideMark/>
              </w:tcPr>
            </w:tcPrChange>
          </w:tcPr>
          <w:p w14:paraId="789C8D8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66" w:author="Kumar Baral" w:date="2023-02-07T17:12:00Z">
              <w:tcPr>
                <w:tcW w:w="877" w:type="dxa"/>
                <w:shd w:val="clear" w:color="auto" w:fill="auto"/>
                <w:noWrap/>
                <w:vAlign w:val="center"/>
                <w:hideMark/>
              </w:tcPr>
            </w:tcPrChange>
          </w:tcPr>
          <w:p w14:paraId="28EF3E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67" w:author="Kumar Baral" w:date="2023-02-07T17:12:00Z">
              <w:tcPr>
                <w:tcW w:w="877" w:type="dxa"/>
                <w:shd w:val="clear" w:color="auto" w:fill="auto"/>
                <w:noWrap/>
                <w:vAlign w:val="center"/>
                <w:hideMark/>
              </w:tcPr>
            </w:tcPrChange>
          </w:tcPr>
          <w:p w14:paraId="7D2B6A4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1024" w:type="dxa"/>
            <w:shd w:val="clear" w:color="auto" w:fill="auto"/>
            <w:noWrap/>
            <w:vAlign w:val="center"/>
            <w:hideMark/>
            <w:tcPrChange w:id="768" w:author="Kumar Baral" w:date="2023-02-07T17:12:00Z">
              <w:tcPr>
                <w:tcW w:w="1028" w:type="dxa"/>
                <w:shd w:val="clear" w:color="auto" w:fill="auto"/>
                <w:noWrap/>
                <w:vAlign w:val="center"/>
                <w:hideMark/>
              </w:tcPr>
            </w:tcPrChange>
          </w:tcPr>
          <w:p w14:paraId="059940E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69" w:author="Kumar Baral" w:date="2023-02-07T17:12:00Z">
              <w:tcPr>
                <w:tcW w:w="877" w:type="dxa"/>
                <w:shd w:val="clear" w:color="auto" w:fill="auto"/>
                <w:noWrap/>
                <w:vAlign w:val="center"/>
                <w:hideMark/>
              </w:tcPr>
            </w:tcPrChange>
          </w:tcPr>
          <w:p w14:paraId="635B6B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770" w:author="Kumar Baral" w:date="2023-02-07T17:12:00Z">
              <w:tcPr>
                <w:tcW w:w="877" w:type="dxa"/>
                <w:shd w:val="clear" w:color="auto" w:fill="auto"/>
                <w:noWrap/>
                <w:vAlign w:val="center"/>
                <w:hideMark/>
              </w:tcPr>
            </w:tcPrChange>
          </w:tcPr>
          <w:p w14:paraId="4525E39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r>
      <w:tr w:rsidR="00D529D6" w:rsidRPr="00191BFC" w14:paraId="6E921E2F"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71"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72" w:author="Kumar Baral" w:date="2023-02-07T17:12:00Z">
            <w:trPr>
              <w:trHeight w:val="288"/>
            </w:trPr>
          </w:trPrChange>
        </w:trPr>
        <w:tc>
          <w:tcPr>
            <w:tcW w:w="594" w:type="dxa"/>
            <w:shd w:val="clear" w:color="auto" w:fill="auto"/>
            <w:noWrap/>
            <w:vAlign w:val="center"/>
            <w:hideMark/>
            <w:tcPrChange w:id="773" w:author="Kumar Baral" w:date="2023-02-07T17:12:00Z">
              <w:tcPr>
                <w:tcW w:w="524" w:type="dxa"/>
                <w:shd w:val="clear" w:color="auto" w:fill="auto"/>
                <w:noWrap/>
                <w:vAlign w:val="center"/>
                <w:hideMark/>
              </w:tcPr>
            </w:tcPrChange>
          </w:tcPr>
          <w:p w14:paraId="4A2C92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774" w:author="Kumar Baral" w:date="2023-02-07T17:12:00Z">
              <w:tcPr>
                <w:tcW w:w="4357" w:type="dxa"/>
                <w:shd w:val="clear" w:color="auto" w:fill="auto"/>
                <w:noWrap/>
                <w:vAlign w:val="center"/>
                <w:hideMark/>
              </w:tcPr>
            </w:tcPrChange>
          </w:tcPr>
          <w:p w14:paraId="2B06E83B"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Including all values, Sn</w:t>
            </w:r>
          </w:p>
        </w:tc>
        <w:tc>
          <w:tcPr>
            <w:tcW w:w="874" w:type="dxa"/>
            <w:vAlign w:val="center"/>
            <w:tcPrChange w:id="775" w:author="Kumar Baral" w:date="2023-02-07T17:12:00Z">
              <w:tcPr>
                <w:tcW w:w="877" w:type="dxa"/>
                <w:vAlign w:val="center"/>
              </w:tcPr>
            </w:tcPrChange>
          </w:tcPr>
          <w:p w14:paraId="4307EB69"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22.51</w:t>
            </w:r>
          </w:p>
        </w:tc>
        <w:tc>
          <w:tcPr>
            <w:tcW w:w="874" w:type="dxa"/>
            <w:shd w:val="clear" w:color="auto" w:fill="auto"/>
            <w:noWrap/>
            <w:vAlign w:val="center"/>
            <w:hideMark/>
            <w:tcPrChange w:id="776" w:author="Kumar Baral" w:date="2023-02-07T17:12:00Z">
              <w:tcPr>
                <w:tcW w:w="877" w:type="dxa"/>
                <w:shd w:val="clear" w:color="auto" w:fill="auto"/>
                <w:noWrap/>
                <w:vAlign w:val="center"/>
                <w:hideMark/>
              </w:tcPr>
            </w:tcPrChange>
          </w:tcPr>
          <w:p w14:paraId="21DEFC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19.99</w:t>
            </w:r>
          </w:p>
        </w:tc>
        <w:tc>
          <w:tcPr>
            <w:tcW w:w="874" w:type="dxa"/>
            <w:shd w:val="clear" w:color="auto" w:fill="auto"/>
            <w:noWrap/>
            <w:vAlign w:val="center"/>
            <w:hideMark/>
            <w:tcPrChange w:id="777" w:author="Kumar Baral" w:date="2023-02-07T17:12:00Z">
              <w:tcPr>
                <w:tcW w:w="877" w:type="dxa"/>
                <w:shd w:val="clear" w:color="auto" w:fill="auto"/>
                <w:noWrap/>
                <w:vAlign w:val="center"/>
                <w:hideMark/>
              </w:tcPr>
            </w:tcPrChange>
          </w:tcPr>
          <w:p w14:paraId="02776D1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30.75</w:t>
            </w:r>
          </w:p>
        </w:tc>
        <w:tc>
          <w:tcPr>
            <w:tcW w:w="874" w:type="dxa"/>
            <w:shd w:val="clear" w:color="auto" w:fill="auto"/>
            <w:noWrap/>
            <w:vAlign w:val="center"/>
            <w:hideMark/>
            <w:tcPrChange w:id="778" w:author="Kumar Baral" w:date="2023-02-07T17:12:00Z">
              <w:tcPr>
                <w:tcW w:w="877" w:type="dxa"/>
                <w:shd w:val="clear" w:color="auto" w:fill="auto"/>
                <w:noWrap/>
                <w:vAlign w:val="center"/>
                <w:hideMark/>
              </w:tcPr>
            </w:tcPrChange>
          </w:tcPr>
          <w:p w14:paraId="3A9FD47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27.93</w:t>
            </w:r>
          </w:p>
        </w:tc>
        <w:tc>
          <w:tcPr>
            <w:tcW w:w="874" w:type="dxa"/>
            <w:shd w:val="clear" w:color="auto" w:fill="auto"/>
            <w:noWrap/>
            <w:vAlign w:val="center"/>
            <w:hideMark/>
            <w:tcPrChange w:id="779" w:author="Kumar Baral" w:date="2023-02-07T17:12:00Z">
              <w:tcPr>
                <w:tcW w:w="877" w:type="dxa"/>
                <w:shd w:val="clear" w:color="auto" w:fill="auto"/>
                <w:noWrap/>
                <w:vAlign w:val="center"/>
                <w:hideMark/>
              </w:tcPr>
            </w:tcPrChange>
          </w:tcPr>
          <w:p w14:paraId="20A6579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34.70</w:t>
            </w:r>
          </w:p>
        </w:tc>
        <w:tc>
          <w:tcPr>
            <w:tcW w:w="874" w:type="dxa"/>
            <w:shd w:val="clear" w:color="auto" w:fill="auto"/>
            <w:noWrap/>
            <w:vAlign w:val="center"/>
            <w:hideMark/>
            <w:tcPrChange w:id="780" w:author="Kumar Baral" w:date="2023-02-07T17:12:00Z">
              <w:tcPr>
                <w:tcW w:w="877" w:type="dxa"/>
                <w:shd w:val="clear" w:color="auto" w:fill="auto"/>
                <w:noWrap/>
                <w:vAlign w:val="center"/>
                <w:hideMark/>
              </w:tcPr>
            </w:tcPrChange>
          </w:tcPr>
          <w:p w14:paraId="287AE01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31.61</w:t>
            </w:r>
          </w:p>
        </w:tc>
        <w:tc>
          <w:tcPr>
            <w:tcW w:w="1024" w:type="dxa"/>
            <w:shd w:val="clear" w:color="auto" w:fill="auto"/>
            <w:noWrap/>
            <w:vAlign w:val="center"/>
            <w:hideMark/>
            <w:tcPrChange w:id="781" w:author="Kumar Baral" w:date="2023-02-07T17:12:00Z">
              <w:tcPr>
                <w:tcW w:w="1028" w:type="dxa"/>
                <w:shd w:val="clear" w:color="auto" w:fill="auto"/>
                <w:noWrap/>
                <w:vAlign w:val="center"/>
                <w:hideMark/>
              </w:tcPr>
            </w:tcPrChange>
          </w:tcPr>
          <w:p w14:paraId="0CF4DBC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56.80</w:t>
            </w:r>
          </w:p>
        </w:tc>
        <w:tc>
          <w:tcPr>
            <w:tcW w:w="874" w:type="dxa"/>
            <w:shd w:val="clear" w:color="auto" w:fill="auto"/>
            <w:noWrap/>
            <w:vAlign w:val="center"/>
            <w:hideMark/>
            <w:tcPrChange w:id="782" w:author="Kumar Baral" w:date="2023-02-07T17:12:00Z">
              <w:tcPr>
                <w:tcW w:w="877" w:type="dxa"/>
                <w:shd w:val="clear" w:color="auto" w:fill="auto"/>
                <w:noWrap/>
                <w:vAlign w:val="center"/>
                <w:hideMark/>
              </w:tcPr>
            </w:tcPrChange>
          </w:tcPr>
          <w:p w14:paraId="28A13FC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53.30</w:t>
            </w:r>
          </w:p>
        </w:tc>
        <w:tc>
          <w:tcPr>
            <w:tcW w:w="874" w:type="dxa"/>
            <w:shd w:val="clear" w:color="auto" w:fill="auto"/>
            <w:noWrap/>
            <w:vAlign w:val="center"/>
            <w:hideMark/>
            <w:tcPrChange w:id="783" w:author="Kumar Baral" w:date="2023-02-07T17:12:00Z">
              <w:tcPr>
                <w:tcW w:w="877" w:type="dxa"/>
                <w:shd w:val="clear" w:color="auto" w:fill="auto"/>
                <w:noWrap/>
                <w:vAlign w:val="center"/>
                <w:hideMark/>
              </w:tcPr>
            </w:tcPrChange>
          </w:tcPr>
          <w:p w14:paraId="4D19B71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39.02</w:t>
            </w:r>
          </w:p>
        </w:tc>
      </w:tr>
      <w:tr w:rsidR="00D529D6" w:rsidRPr="00191BFC" w14:paraId="7A631575"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84"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85" w:author="Kumar Baral" w:date="2023-02-07T17:12:00Z">
            <w:trPr>
              <w:trHeight w:val="288"/>
            </w:trPr>
          </w:trPrChange>
        </w:trPr>
        <w:tc>
          <w:tcPr>
            <w:tcW w:w="594" w:type="dxa"/>
            <w:shd w:val="clear" w:color="auto" w:fill="auto"/>
            <w:noWrap/>
            <w:vAlign w:val="center"/>
            <w:hideMark/>
            <w:tcPrChange w:id="786" w:author="Kumar Baral" w:date="2023-02-07T17:12:00Z">
              <w:tcPr>
                <w:tcW w:w="524" w:type="dxa"/>
                <w:shd w:val="clear" w:color="auto" w:fill="auto"/>
                <w:noWrap/>
                <w:vAlign w:val="center"/>
                <w:hideMark/>
              </w:tcPr>
            </w:tcPrChange>
          </w:tcPr>
          <w:p w14:paraId="769CE4B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787" w:author="Kumar Baral" w:date="2023-02-07T17:12:00Z">
              <w:tcPr>
                <w:tcW w:w="4357" w:type="dxa"/>
                <w:shd w:val="clear" w:color="auto" w:fill="auto"/>
                <w:noWrap/>
                <w:vAlign w:val="center"/>
                <w:hideMark/>
              </w:tcPr>
            </w:tcPrChange>
          </w:tcPr>
          <w:p w14:paraId="7BFE1843"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 xml:space="preserve"> Excluding maximum value, Sn-m</w:t>
            </w:r>
          </w:p>
        </w:tc>
        <w:tc>
          <w:tcPr>
            <w:tcW w:w="874" w:type="dxa"/>
            <w:vAlign w:val="center"/>
            <w:tcPrChange w:id="788" w:author="Kumar Baral" w:date="2023-02-07T17:12:00Z">
              <w:tcPr>
                <w:tcW w:w="877" w:type="dxa"/>
                <w:vAlign w:val="center"/>
              </w:tcPr>
            </w:tcPrChange>
          </w:tcPr>
          <w:p w14:paraId="5DF5CAEF"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21.57</w:t>
            </w:r>
          </w:p>
        </w:tc>
        <w:tc>
          <w:tcPr>
            <w:tcW w:w="874" w:type="dxa"/>
            <w:shd w:val="clear" w:color="auto" w:fill="auto"/>
            <w:noWrap/>
            <w:vAlign w:val="center"/>
            <w:hideMark/>
            <w:tcPrChange w:id="789" w:author="Kumar Baral" w:date="2023-02-07T17:12:00Z">
              <w:tcPr>
                <w:tcW w:w="877" w:type="dxa"/>
                <w:shd w:val="clear" w:color="auto" w:fill="auto"/>
                <w:noWrap/>
                <w:vAlign w:val="center"/>
                <w:hideMark/>
              </w:tcPr>
            </w:tcPrChange>
          </w:tcPr>
          <w:p w14:paraId="397711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19.05</w:t>
            </w:r>
          </w:p>
        </w:tc>
        <w:tc>
          <w:tcPr>
            <w:tcW w:w="874" w:type="dxa"/>
            <w:shd w:val="clear" w:color="auto" w:fill="auto"/>
            <w:noWrap/>
            <w:vAlign w:val="center"/>
            <w:hideMark/>
            <w:tcPrChange w:id="790" w:author="Kumar Baral" w:date="2023-02-07T17:12:00Z">
              <w:tcPr>
                <w:tcW w:w="877" w:type="dxa"/>
                <w:shd w:val="clear" w:color="auto" w:fill="auto"/>
                <w:noWrap/>
                <w:vAlign w:val="center"/>
                <w:hideMark/>
              </w:tcPr>
            </w:tcPrChange>
          </w:tcPr>
          <w:p w14:paraId="27F11EA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26.56</w:t>
            </w:r>
          </w:p>
        </w:tc>
        <w:tc>
          <w:tcPr>
            <w:tcW w:w="874" w:type="dxa"/>
            <w:shd w:val="clear" w:color="auto" w:fill="auto"/>
            <w:noWrap/>
            <w:vAlign w:val="center"/>
            <w:hideMark/>
            <w:tcPrChange w:id="791" w:author="Kumar Baral" w:date="2023-02-07T17:12:00Z">
              <w:tcPr>
                <w:tcW w:w="877" w:type="dxa"/>
                <w:shd w:val="clear" w:color="auto" w:fill="auto"/>
                <w:noWrap/>
                <w:vAlign w:val="center"/>
                <w:hideMark/>
              </w:tcPr>
            </w:tcPrChange>
          </w:tcPr>
          <w:p w14:paraId="683120E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23.14</w:t>
            </w:r>
          </w:p>
        </w:tc>
        <w:tc>
          <w:tcPr>
            <w:tcW w:w="874" w:type="dxa"/>
            <w:shd w:val="clear" w:color="auto" w:fill="auto"/>
            <w:noWrap/>
            <w:vAlign w:val="center"/>
            <w:hideMark/>
            <w:tcPrChange w:id="792" w:author="Kumar Baral" w:date="2023-02-07T17:12:00Z">
              <w:tcPr>
                <w:tcW w:w="877" w:type="dxa"/>
                <w:shd w:val="clear" w:color="auto" w:fill="auto"/>
                <w:noWrap/>
                <w:vAlign w:val="center"/>
                <w:hideMark/>
              </w:tcPr>
            </w:tcPrChange>
          </w:tcPr>
          <w:p w14:paraId="3FC898B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30.30</w:t>
            </w:r>
          </w:p>
        </w:tc>
        <w:tc>
          <w:tcPr>
            <w:tcW w:w="874" w:type="dxa"/>
            <w:shd w:val="clear" w:color="auto" w:fill="auto"/>
            <w:noWrap/>
            <w:vAlign w:val="center"/>
            <w:hideMark/>
            <w:tcPrChange w:id="793" w:author="Kumar Baral" w:date="2023-02-07T17:12:00Z">
              <w:tcPr>
                <w:tcW w:w="877" w:type="dxa"/>
                <w:shd w:val="clear" w:color="auto" w:fill="auto"/>
                <w:noWrap/>
                <w:vAlign w:val="center"/>
                <w:hideMark/>
              </w:tcPr>
            </w:tcPrChange>
          </w:tcPr>
          <w:p w14:paraId="0D97409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28.44</w:t>
            </w:r>
          </w:p>
        </w:tc>
        <w:tc>
          <w:tcPr>
            <w:tcW w:w="1024" w:type="dxa"/>
            <w:shd w:val="clear" w:color="auto" w:fill="auto"/>
            <w:noWrap/>
            <w:vAlign w:val="center"/>
            <w:hideMark/>
            <w:tcPrChange w:id="794" w:author="Kumar Baral" w:date="2023-02-07T17:12:00Z">
              <w:tcPr>
                <w:tcW w:w="1028" w:type="dxa"/>
                <w:shd w:val="clear" w:color="auto" w:fill="auto"/>
                <w:noWrap/>
                <w:vAlign w:val="center"/>
                <w:hideMark/>
              </w:tcPr>
            </w:tcPrChange>
          </w:tcPr>
          <w:p w14:paraId="7E954C0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42.11</w:t>
            </w:r>
          </w:p>
        </w:tc>
        <w:tc>
          <w:tcPr>
            <w:tcW w:w="874" w:type="dxa"/>
            <w:shd w:val="clear" w:color="auto" w:fill="auto"/>
            <w:noWrap/>
            <w:vAlign w:val="center"/>
            <w:hideMark/>
            <w:tcPrChange w:id="795" w:author="Kumar Baral" w:date="2023-02-07T17:12:00Z">
              <w:tcPr>
                <w:tcW w:w="877" w:type="dxa"/>
                <w:shd w:val="clear" w:color="auto" w:fill="auto"/>
                <w:noWrap/>
                <w:vAlign w:val="center"/>
                <w:hideMark/>
              </w:tcPr>
            </w:tcPrChange>
          </w:tcPr>
          <w:p w14:paraId="40926F5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48.40</w:t>
            </w:r>
          </w:p>
        </w:tc>
        <w:tc>
          <w:tcPr>
            <w:tcW w:w="874" w:type="dxa"/>
            <w:shd w:val="clear" w:color="auto" w:fill="auto"/>
            <w:noWrap/>
            <w:vAlign w:val="center"/>
            <w:hideMark/>
            <w:tcPrChange w:id="796" w:author="Kumar Baral" w:date="2023-02-07T17:12:00Z">
              <w:tcPr>
                <w:tcW w:w="877" w:type="dxa"/>
                <w:shd w:val="clear" w:color="auto" w:fill="auto"/>
                <w:noWrap/>
                <w:vAlign w:val="center"/>
                <w:hideMark/>
              </w:tcPr>
            </w:tcPrChange>
          </w:tcPr>
          <w:p w14:paraId="4CC69C3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35.41</w:t>
            </w:r>
          </w:p>
        </w:tc>
      </w:tr>
      <w:tr w:rsidR="00D529D6" w:rsidRPr="00191BFC" w14:paraId="332E895D"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7"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98" w:author="Kumar Baral" w:date="2023-02-07T17:12:00Z">
            <w:trPr>
              <w:trHeight w:val="288"/>
            </w:trPr>
          </w:trPrChange>
        </w:trPr>
        <w:tc>
          <w:tcPr>
            <w:tcW w:w="594" w:type="dxa"/>
            <w:shd w:val="clear" w:color="auto" w:fill="auto"/>
            <w:noWrap/>
            <w:vAlign w:val="center"/>
            <w:hideMark/>
            <w:tcPrChange w:id="799" w:author="Kumar Baral" w:date="2023-02-07T17:12:00Z">
              <w:tcPr>
                <w:tcW w:w="524" w:type="dxa"/>
                <w:shd w:val="clear" w:color="auto" w:fill="auto"/>
                <w:noWrap/>
                <w:vAlign w:val="center"/>
                <w:hideMark/>
              </w:tcPr>
            </w:tcPrChange>
          </w:tcPr>
          <w:p w14:paraId="463B2DE7"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4</w:t>
            </w:r>
          </w:p>
        </w:tc>
        <w:tc>
          <w:tcPr>
            <w:tcW w:w="4340" w:type="dxa"/>
            <w:shd w:val="clear" w:color="auto" w:fill="auto"/>
            <w:noWrap/>
            <w:vAlign w:val="center"/>
            <w:hideMark/>
            <w:tcPrChange w:id="800" w:author="Kumar Baral" w:date="2023-02-07T17:12:00Z">
              <w:tcPr>
                <w:tcW w:w="4357" w:type="dxa"/>
                <w:shd w:val="clear" w:color="auto" w:fill="auto"/>
                <w:noWrap/>
                <w:vAlign w:val="center"/>
                <w:hideMark/>
              </w:tcPr>
            </w:tcPrChange>
          </w:tcPr>
          <w:p w14:paraId="675CCF42"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Km</w:t>
            </w:r>
          </w:p>
        </w:tc>
        <w:tc>
          <w:tcPr>
            <w:tcW w:w="874" w:type="dxa"/>
            <w:vAlign w:val="center"/>
            <w:tcPrChange w:id="801" w:author="Kumar Baral" w:date="2023-02-07T17:12:00Z">
              <w:tcPr>
                <w:tcW w:w="877" w:type="dxa"/>
                <w:vAlign w:val="center"/>
              </w:tcPr>
            </w:tcPrChange>
          </w:tcPr>
          <w:p w14:paraId="6E87F6BB"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18.50</w:t>
            </w:r>
          </w:p>
        </w:tc>
        <w:tc>
          <w:tcPr>
            <w:tcW w:w="874" w:type="dxa"/>
            <w:shd w:val="clear" w:color="auto" w:fill="auto"/>
            <w:noWrap/>
            <w:vAlign w:val="center"/>
            <w:hideMark/>
            <w:tcPrChange w:id="802" w:author="Kumar Baral" w:date="2023-02-07T17:12:00Z">
              <w:tcPr>
                <w:tcW w:w="877" w:type="dxa"/>
                <w:shd w:val="clear" w:color="auto" w:fill="auto"/>
                <w:noWrap/>
                <w:vAlign w:val="center"/>
                <w:hideMark/>
              </w:tcPr>
            </w:tcPrChange>
          </w:tcPr>
          <w:p w14:paraId="7111696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18.5</w:t>
            </w:r>
          </w:p>
        </w:tc>
        <w:tc>
          <w:tcPr>
            <w:tcW w:w="874" w:type="dxa"/>
            <w:shd w:val="clear" w:color="auto" w:fill="auto"/>
            <w:noWrap/>
            <w:vAlign w:val="center"/>
            <w:hideMark/>
            <w:tcPrChange w:id="803" w:author="Kumar Baral" w:date="2023-02-07T17:12:00Z">
              <w:tcPr>
                <w:tcW w:w="877" w:type="dxa"/>
                <w:shd w:val="clear" w:color="auto" w:fill="auto"/>
                <w:noWrap/>
                <w:vAlign w:val="center"/>
                <w:hideMark/>
              </w:tcPr>
            </w:tcPrChange>
          </w:tcPr>
          <w:p w14:paraId="44049B6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15.2</w:t>
            </w:r>
          </w:p>
        </w:tc>
        <w:tc>
          <w:tcPr>
            <w:tcW w:w="874" w:type="dxa"/>
            <w:shd w:val="clear" w:color="auto" w:fill="auto"/>
            <w:noWrap/>
            <w:vAlign w:val="center"/>
            <w:hideMark/>
            <w:tcPrChange w:id="804" w:author="Kumar Baral" w:date="2023-02-07T17:12:00Z">
              <w:tcPr>
                <w:tcW w:w="877" w:type="dxa"/>
                <w:shd w:val="clear" w:color="auto" w:fill="auto"/>
                <w:noWrap/>
                <w:vAlign w:val="center"/>
                <w:hideMark/>
              </w:tcPr>
            </w:tcPrChange>
          </w:tcPr>
          <w:p w14:paraId="7FCAD7A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17.0</w:t>
            </w:r>
          </w:p>
        </w:tc>
        <w:tc>
          <w:tcPr>
            <w:tcW w:w="874" w:type="dxa"/>
            <w:shd w:val="clear" w:color="auto" w:fill="auto"/>
            <w:noWrap/>
            <w:vAlign w:val="center"/>
            <w:hideMark/>
            <w:tcPrChange w:id="805" w:author="Kumar Baral" w:date="2023-02-07T17:12:00Z">
              <w:tcPr>
                <w:tcW w:w="877" w:type="dxa"/>
                <w:shd w:val="clear" w:color="auto" w:fill="auto"/>
                <w:noWrap/>
                <w:vAlign w:val="center"/>
                <w:hideMark/>
              </w:tcPr>
            </w:tcPrChange>
          </w:tcPr>
          <w:p w14:paraId="23BFC03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16.5</w:t>
            </w:r>
          </w:p>
        </w:tc>
        <w:tc>
          <w:tcPr>
            <w:tcW w:w="874" w:type="dxa"/>
            <w:shd w:val="clear" w:color="auto" w:fill="auto"/>
            <w:noWrap/>
            <w:vAlign w:val="center"/>
            <w:hideMark/>
            <w:tcPrChange w:id="806" w:author="Kumar Baral" w:date="2023-02-07T17:12:00Z">
              <w:tcPr>
                <w:tcW w:w="877" w:type="dxa"/>
                <w:shd w:val="clear" w:color="auto" w:fill="auto"/>
                <w:noWrap/>
                <w:vAlign w:val="center"/>
                <w:hideMark/>
              </w:tcPr>
            </w:tcPrChange>
          </w:tcPr>
          <w:p w14:paraId="0E3EC23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14.5</w:t>
            </w:r>
          </w:p>
        </w:tc>
        <w:tc>
          <w:tcPr>
            <w:tcW w:w="1024" w:type="dxa"/>
            <w:shd w:val="clear" w:color="auto" w:fill="auto"/>
            <w:noWrap/>
            <w:vAlign w:val="center"/>
            <w:hideMark/>
            <w:tcPrChange w:id="807" w:author="Kumar Baral" w:date="2023-02-07T17:12:00Z">
              <w:tcPr>
                <w:tcW w:w="1028" w:type="dxa"/>
                <w:shd w:val="clear" w:color="auto" w:fill="auto"/>
                <w:noWrap/>
                <w:vAlign w:val="center"/>
                <w:hideMark/>
              </w:tcPr>
            </w:tcPrChange>
          </w:tcPr>
          <w:p w14:paraId="18ACD06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14.0</w:t>
            </w:r>
          </w:p>
        </w:tc>
        <w:tc>
          <w:tcPr>
            <w:tcW w:w="874" w:type="dxa"/>
            <w:shd w:val="clear" w:color="auto" w:fill="auto"/>
            <w:noWrap/>
            <w:vAlign w:val="center"/>
            <w:hideMark/>
            <w:tcPrChange w:id="808" w:author="Kumar Baral" w:date="2023-02-07T17:12:00Z">
              <w:tcPr>
                <w:tcW w:w="877" w:type="dxa"/>
                <w:shd w:val="clear" w:color="auto" w:fill="auto"/>
                <w:noWrap/>
                <w:vAlign w:val="center"/>
                <w:hideMark/>
              </w:tcPr>
            </w:tcPrChange>
          </w:tcPr>
          <w:p w14:paraId="38C4E4C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13.0</w:t>
            </w:r>
          </w:p>
        </w:tc>
        <w:tc>
          <w:tcPr>
            <w:tcW w:w="874" w:type="dxa"/>
            <w:shd w:val="clear" w:color="auto" w:fill="auto"/>
            <w:noWrap/>
            <w:vAlign w:val="center"/>
            <w:hideMark/>
            <w:tcPrChange w:id="809" w:author="Kumar Baral" w:date="2023-02-07T17:12:00Z">
              <w:tcPr>
                <w:tcW w:w="877" w:type="dxa"/>
                <w:shd w:val="clear" w:color="auto" w:fill="auto"/>
                <w:noWrap/>
                <w:vAlign w:val="center"/>
                <w:hideMark/>
              </w:tcPr>
            </w:tcPrChange>
          </w:tcPr>
          <w:p w14:paraId="74887CF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13.5</w:t>
            </w:r>
          </w:p>
        </w:tc>
      </w:tr>
      <w:tr w:rsidR="00D529D6" w:rsidRPr="00191BFC" w14:paraId="3DC1869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10"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11" w:author="Kumar Baral" w:date="2023-02-07T17:12:00Z">
            <w:trPr>
              <w:trHeight w:val="288"/>
            </w:trPr>
          </w:trPrChange>
        </w:trPr>
        <w:tc>
          <w:tcPr>
            <w:tcW w:w="594" w:type="dxa"/>
            <w:shd w:val="clear" w:color="auto" w:fill="auto"/>
            <w:noWrap/>
            <w:vAlign w:val="center"/>
            <w:hideMark/>
            <w:tcPrChange w:id="812" w:author="Kumar Baral" w:date="2023-02-07T17:12:00Z">
              <w:tcPr>
                <w:tcW w:w="524" w:type="dxa"/>
                <w:shd w:val="clear" w:color="auto" w:fill="auto"/>
                <w:noWrap/>
                <w:vAlign w:val="center"/>
                <w:hideMark/>
              </w:tcPr>
            </w:tcPrChange>
          </w:tcPr>
          <w:p w14:paraId="1B587DD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5</w:t>
            </w:r>
          </w:p>
        </w:tc>
        <w:tc>
          <w:tcPr>
            <w:tcW w:w="4340" w:type="dxa"/>
            <w:shd w:val="clear" w:color="auto" w:fill="auto"/>
            <w:noWrap/>
            <w:vAlign w:val="center"/>
            <w:hideMark/>
            <w:tcPrChange w:id="813" w:author="Kumar Baral" w:date="2023-02-07T17:12:00Z">
              <w:tcPr>
                <w:tcW w:w="4357" w:type="dxa"/>
                <w:shd w:val="clear" w:color="auto" w:fill="auto"/>
                <w:noWrap/>
                <w:vAlign w:val="center"/>
                <w:hideMark/>
              </w:tcPr>
            </w:tcPrChange>
          </w:tcPr>
          <w:p w14:paraId="2CE07EC4"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X(n-m) /Xn</w:t>
            </w:r>
          </w:p>
        </w:tc>
        <w:tc>
          <w:tcPr>
            <w:tcW w:w="874" w:type="dxa"/>
            <w:vAlign w:val="center"/>
            <w:tcPrChange w:id="814" w:author="Kumar Baral" w:date="2023-02-07T17:12:00Z">
              <w:tcPr>
                <w:tcW w:w="877" w:type="dxa"/>
                <w:vAlign w:val="center"/>
              </w:tcPr>
            </w:tcPrChange>
          </w:tcPr>
          <w:p w14:paraId="3B6C00FE"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0.97</w:t>
            </w:r>
          </w:p>
        </w:tc>
        <w:tc>
          <w:tcPr>
            <w:tcW w:w="874" w:type="dxa"/>
            <w:shd w:val="clear" w:color="auto" w:fill="auto"/>
            <w:noWrap/>
            <w:vAlign w:val="center"/>
            <w:hideMark/>
            <w:tcPrChange w:id="815" w:author="Kumar Baral" w:date="2023-02-07T17:12:00Z">
              <w:tcPr>
                <w:tcW w:w="877" w:type="dxa"/>
                <w:shd w:val="clear" w:color="auto" w:fill="auto"/>
                <w:noWrap/>
                <w:vAlign w:val="center"/>
                <w:hideMark/>
              </w:tcPr>
            </w:tcPrChange>
          </w:tcPr>
          <w:p w14:paraId="396ED74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816" w:author="Kumar Baral" w:date="2023-02-07T17:12:00Z">
              <w:tcPr>
                <w:tcW w:w="877" w:type="dxa"/>
                <w:shd w:val="clear" w:color="auto" w:fill="auto"/>
                <w:noWrap/>
                <w:vAlign w:val="center"/>
                <w:hideMark/>
              </w:tcPr>
            </w:tcPrChange>
          </w:tcPr>
          <w:p w14:paraId="6C46ACA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817" w:author="Kumar Baral" w:date="2023-02-07T17:12:00Z">
              <w:tcPr>
                <w:tcW w:w="877" w:type="dxa"/>
                <w:shd w:val="clear" w:color="auto" w:fill="auto"/>
                <w:noWrap/>
                <w:vAlign w:val="center"/>
                <w:hideMark/>
              </w:tcPr>
            </w:tcPrChange>
          </w:tcPr>
          <w:p w14:paraId="6E5AF41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0.97</w:t>
            </w:r>
          </w:p>
        </w:tc>
        <w:tc>
          <w:tcPr>
            <w:tcW w:w="874" w:type="dxa"/>
            <w:shd w:val="clear" w:color="auto" w:fill="auto"/>
            <w:noWrap/>
            <w:vAlign w:val="center"/>
            <w:hideMark/>
            <w:tcPrChange w:id="818" w:author="Kumar Baral" w:date="2023-02-07T17:12:00Z">
              <w:tcPr>
                <w:tcW w:w="877" w:type="dxa"/>
                <w:shd w:val="clear" w:color="auto" w:fill="auto"/>
                <w:noWrap/>
                <w:vAlign w:val="center"/>
                <w:hideMark/>
              </w:tcPr>
            </w:tcPrChange>
          </w:tcPr>
          <w:p w14:paraId="3252D36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0.97</w:t>
            </w:r>
          </w:p>
        </w:tc>
        <w:tc>
          <w:tcPr>
            <w:tcW w:w="874" w:type="dxa"/>
            <w:shd w:val="clear" w:color="auto" w:fill="auto"/>
            <w:noWrap/>
            <w:vAlign w:val="center"/>
            <w:hideMark/>
            <w:tcPrChange w:id="819" w:author="Kumar Baral" w:date="2023-02-07T17:12:00Z">
              <w:tcPr>
                <w:tcW w:w="877" w:type="dxa"/>
                <w:shd w:val="clear" w:color="auto" w:fill="auto"/>
                <w:noWrap/>
                <w:vAlign w:val="center"/>
                <w:hideMark/>
              </w:tcPr>
            </w:tcPrChange>
          </w:tcPr>
          <w:p w14:paraId="2E85B19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1024" w:type="dxa"/>
            <w:shd w:val="clear" w:color="auto" w:fill="auto"/>
            <w:noWrap/>
            <w:vAlign w:val="center"/>
            <w:hideMark/>
            <w:tcPrChange w:id="820" w:author="Kumar Baral" w:date="2023-02-07T17:12:00Z">
              <w:tcPr>
                <w:tcW w:w="1028" w:type="dxa"/>
                <w:shd w:val="clear" w:color="auto" w:fill="auto"/>
                <w:noWrap/>
                <w:vAlign w:val="center"/>
                <w:hideMark/>
              </w:tcPr>
            </w:tcPrChange>
          </w:tcPr>
          <w:p w14:paraId="59FA17F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821" w:author="Kumar Baral" w:date="2023-02-07T17:12:00Z">
              <w:tcPr>
                <w:tcW w:w="877" w:type="dxa"/>
                <w:shd w:val="clear" w:color="auto" w:fill="auto"/>
                <w:noWrap/>
                <w:vAlign w:val="center"/>
                <w:hideMark/>
              </w:tcPr>
            </w:tcPrChange>
          </w:tcPr>
          <w:p w14:paraId="6A77189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822" w:author="Kumar Baral" w:date="2023-02-07T17:12:00Z">
              <w:tcPr>
                <w:tcW w:w="877" w:type="dxa"/>
                <w:shd w:val="clear" w:color="auto" w:fill="auto"/>
                <w:noWrap/>
                <w:vAlign w:val="center"/>
                <w:hideMark/>
              </w:tcPr>
            </w:tcPrChange>
          </w:tcPr>
          <w:p w14:paraId="75F7C80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r>
      <w:tr w:rsidR="00D529D6" w:rsidRPr="00191BFC" w14:paraId="7D8149A3"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23"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24" w:author="Kumar Baral" w:date="2023-02-07T17:12:00Z">
            <w:trPr>
              <w:trHeight w:val="288"/>
            </w:trPr>
          </w:trPrChange>
        </w:trPr>
        <w:tc>
          <w:tcPr>
            <w:tcW w:w="594" w:type="dxa"/>
            <w:shd w:val="clear" w:color="auto" w:fill="auto"/>
            <w:noWrap/>
            <w:vAlign w:val="center"/>
            <w:hideMark/>
            <w:tcPrChange w:id="825" w:author="Kumar Baral" w:date="2023-02-07T17:12:00Z">
              <w:tcPr>
                <w:tcW w:w="524" w:type="dxa"/>
                <w:shd w:val="clear" w:color="auto" w:fill="auto"/>
                <w:noWrap/>
                <w:vAlign w:val="center"/>
                <w:hideMark/>
              </w:tcPr>
            </w:tcPrChange>
          </w:tcPr>
          <w:p w14:paraId="445524CC"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6</w:t>
            </w:r>
          </w:p>
        </w:tc>
        <w:tc>
          <w:tcPr>
            <w:tcW w:w="4340" w:type="dxa"/>
            <w:shd w:val="clear" w:color="auto" w:fill="auto"/>
            <w:noWrap/>
            <w:vAlign w:val="center"/>
            <w:hideMark/>
            <w:tcPrChange w:id="826" w:author="Kumar Baral" w:date="2023-02-07T17:12:00Z">
              <w:tcPr>
                <w:tcW w:w="4357" w:type="dxa"/>
                <w:shd w:val="clear" w:color="auto" w:fill="auto"/>
                <w:noWrap/>
                <w:vAlign w:val="center"/>
                <w:hideMark/>
              </w:tcPr>
            </w:tcPrChange>
          </w:tcPr>
          <w:p w14:paraId="11718D10"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S(n-m)/Sn</w:t>
            </w:r>
          </w:p>
        </w:tc>
        <w:tc>
          <w:tcPr>
            <w:tcW w:w="874" w:type="dxa"/>
            <w:vAlign w:val="center"/>
            <w:tcPrChange w:id="827" w:author="Kumar Baral" w:date="2023-02-07T17:12:00Z">
              <w:tcPr>
                <w:tcW w:w="877" w:type="dxa"/>
                <w:vAlign w:val="center"/>
              </w:tcPr>
            </w:tcPrChange>
          </w:tcPr>
          <w:p w14:paraId="4C3D685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0.96</w:t>
            </w:r>
          </w:p>
        </w:tc>
        <w:tc>
          <w:tcPr>
            <w:tcW w:w="874" w:type="dxa"/>
            <w:shd w:val="clear" w:color="auto" w:fill="auto"/>
            <w:noWrap/>
            <w:vAlign w:val="center"/>
            <w:hideMark/>
            <w:tcPrChange w:id="828" w:author="Kumar Baral" w:date="2023-02-07T17:12:00Z">
              <w:tcPr>
                <w:tcW w:w="877" w:type="dxa"/>
                <w:shd w:val="clear" w:color="auto" w:fill="auto"/>
                <w:noWrap/>
                <w:vAlign w:val="center"/>
                <w:hideMark/>
              </w:tcPr>
            </w:tcPrChange>
          </w:tcPr>
          <w:p w14:paraId="6AD7CC8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829" w:author="Kumar Baral" w:date="2023-02-07T17:12:00Z">
              <w:tcPr>
                <w:tcW w:w="877" w:type="dxa"/>
                <w:shd w:val="clear" w:color="auto" w:fill="auto"/>
                <w:noWrap/>
                <w:vAlign w:val="center"/>
                <w:hideMark/>
              </w:tcPr>
            </w:tcPrChange>
          </w:tcPr>
          <w:p w14:paraId="73CE66D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0.86</w:t>
            </w:r>
          </w:p>
        </w:tc>
        <w:tc>
          <w:tcPr>
            <w:tcW w:w="874" w:type="dxa"/>
            <w:shd w:val="clear" w:color="auto" w:fill="auto"/>
            <w:noWrap/>
            <w:vAlign w:val="center"/>
            <w:hideMark/>
            <w:tcPrChange w:id="830" w:author="Kumar Baral" w:date="2023-02-07T17:12:00Z">
              <w:tcPr>
                <w:tcW w:w="877" w:type="dxa"/>
                <w:shd w:val="clear" w:color="auto" w:fill="auto"/>
                <w:noWrap/>
                <w:vAlign w:val="center"/>
                <w:hideMark/>
              </w:tcPr>
            </w:tcPrChange>
          </w:tcPr>
          <w:p w14:paraId="504BC2B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0.83</w:t>
            </w:r>
          </w:p>
        </w:tc>
        <w:tc>
          <w:tcPr>
            <w:tcW w:w="874" w:type="dxa"/>
            <w:shd w:val="clear" w:color="auto" w:fill="auto"/>
            <w:noWrap/>
            <w:vAlign w:val="center"/>
            <w:hideMark/>
            <w:tcPrChange w:id="831" w:author="Kumar Baral" w:date="2023-02-07T17:12:00Z">
              <w:tcPr>
                <w:tcW w:w="877" w:type="dxa"/>
                <w:shd w:val="clear" w:color="auto" w:fill="auto"/>
                <w:noWrap/>
                <w:vAlign w:val="center"/>
                <w:hideMark/>
              </w:tcPr>
            </w:tcPrChange>
          </w:tcPr>
          <w:p w14:paraId="057A798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0.87</w:t>
            </w:r>
          </w:p>
        </w:tc>
        <w:tc>
          <w:tcPr>
            <w:tcW w:w="874" w:type="dxa"/>
            <w:shd w:val="clear" w:color="auto" w:fill="auto"/>
            <w:noWrap/>
            <w:vAlign w:val="center"/>
            <w:hideMark/>
            <w:tcPrChange w:id="832" w:author="Kumar Baral" w:date="2023-02-07T17:12:00Z">
              <w:tcPr>
                <w:tcW w:w="877" w:type="dxa"/>
                <w:shd w:val="clear" w:color="auto" w:fill="auto"/>
                <w:noWrap/>
                <w:vAlign w:val="center"/>
                <w:hideMark/>
              </w:tcPr>
            </w:tcPrChange>
          </w:tcPr>
          <w:p w14:paraId="46959BC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0.90</w:t>
            </w:r>
          </w:p>
        </w:tc>
        <w:tc>
          <w:tcPr>
            <w:tcW w:w="1024" w:type="dxa"/>
            <w:shd w:val="clear" w:color="auto" w:fill="auto"/>
            <w:noWrap/>
            <w:vAlign w:val="center"/>
            <w:hideMark/>
            <w:tcPrChange w:id="833" w:author="Kumar Baral" w:date="2023-02-07T17:12:00Z">
              <w:tcPr>
                <w:tcW w:w="1028" w:type="dxa"/>
                <w:shd w:val="clear" w:color="auto" w:fill="auto"/>
                <w:noWrap/>
                <w:vAlign w:val="center"/>
                <w:hideMark/>
              </w:tcPr>
            </w:tcPrChange>
          </w:tcPr>
          <w:p w14:paraId="748598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834" w:author="Kumar Baral" w:date="2023-02-07T17:12:00Z">
              <w:tcPr>
                <w:tcW w:w="877" w:type="dxa"/>
                <w:shd w:val="clear" w:color="auto" w:fill="auto"/>
                <w:noWrap/>
                <w:vAlign w:val="center"/>
                <w:hideMark/>
              </w:tcPr>
            </w:tcPrChange>
          </w:tcPr>
          <w:p w14:paraId="444A827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0.91</w:t>
            </w:r>
          </w:p>
        </w:tc>
        <w:tc>
          <w:tcPr>
            <w:tcW w:w="874" w:type="dxa"/>
            <w:shd w:val="clear" w:color="auto" w:fill="auto"/>
            <w:noWrap/>
            <w:vAlign w:val="center"/>
            <w:hideMark/>
            <w:tcPrChange w:id="835" w:author="Kumar Baral" w:date="2023-02-07T17:12:00Z">
              <w:tcPr>
                <w:tcW w:w="877" w:type="dxa"/>
                <w:shd w:val="clear" w:color="auto" w:fill="auto"/>
                <w:noWrap/>
                <w:vAlign w:val="center"/>
                <w:hideMark/>
              </w:tcPr>
            </w:tcPrChange>
          </w:tcPr>
          <w:p w14:paraId="797AF7C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0.91</w:t>
            </w:r>
          </w:p>
        </w:tc>
      </w:tr>
      <w:tr w:rsidR="00D529D6" w:rsidRPr="00191BFC" w14:paraId="22CB484B"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36"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37" w:author="Kumar Baral" w:date="2023-02-07T17:12:00Z">
            <w:trPr>
              <w:trHeight w:val="288"/>
            </w:trPr>
          </w:trPrChange>
        </w:trPr>
        <w:tc>
          <w:tcPr>
            <w:tcW w:w="594" w:type="dxa"/>
            <w:shd w:val="clear" w:color="auto" w:fill="auto"/>
            <w:noWrap/>
            <w:vAlign w:val="center"/>
            <w:hideMark/>
            <w:tcPrChange w:id="838" w:author="Kumar Baral" w:date="2023-02-07T17:12:00Z">
              <w:tcPr>
                <w:tcW w:w="524" w:type="dxa"/>
                <w:shd w:val="clear" w:color="auto" w:fill="auto"/>
                <w:noWrap/>
                <w:vAlign w:val="center"/>
                <w:hideMark/>
              </w:tcPr>
            </w:tcPrChange>
          </w:tcPr>
          <w:p w14:paraId="63F2EE3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7</w:t>
            </w:r>
          </w:p>
        </w:tc>
        <w:tc>
          <w:tcPr>
            <w:tcW w:w="4340" w:type="dxa"/>
            <w:shd w:val="clear" w:color="auto" w:fill="auto"/>
            <w:noWrap/>
            <w:vAlign w:val="center"/>
            <w:hideMark/>
            <w:tcPrChange w:id="839" w:author="Kumar Baral" w:date="2023-02-07T17:12:00Z">
              <w:tcPr>
                <w:tcW w:w="4357" w:type="dxa"/>
                <w:shd w:val="clear" w:color="auto" w:fill="auto"/>
                <w:noWrap/>
                <w:vAlign w:val="center"/>
                <w:hideMark/>
              </w:tcPr>
            </w:tcPrChange>
          </w:tcPr>
          <w:p w14:paraId="79A9CBDB"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Adjustement factor for Xn</w:t>
            </w:r>
          </w:p>
        </w:tc>
        <w:tc>
          <w:tcPr>
            <w:tcW w:w="874" w:type="dxa"/>
            <w:vAlign w:val="center"/>
            <w:tcPrChange w:id="840" w:author="Kumar Baral" w:date="2023-02-07T17:12:00Z">
              <w:tcPr>
                <w:tcW w:w="877" w:type="dxa"/>
                <w:vAlign w:val="center"/>
              </w:tcPr>
            </w:tcPrChange>
          </w:tcPr>
          <w:p w14:paraId="01FE97E2"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1.00</w:t>
            </w:r>
          </w:p>
        </w:tc>
        <w:tc>
          <w:tcPr>
            <w:tcW w:w="874" w:type="dxa"/>
            <w:shd w:val="clear" w:color="auto" w:fill="auto"/>
            <w:noWrap/>
            <w:vAlign w:val="center"/>
            <w:hideMark/>
            <w:tcPrChange w:id="841" w:author="Kumar Baral" w:date="2023-02-07T17:12:00Z">
              <w:tcPr>
                <w:tcW w:w="877" w:type="dxa"/>
                <w:shd w:val="clear" w:color="auto" w:fill="auto"/>
                <w:noWrap/>
                <w:vAlign w:val="center"/>
                <w:hideMark/>
              </w:tcPr>
            </w:tcPrChange>
          </w:tcPr>
          <w:p w14:paraId="1F156E6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842" w:author="Kumar Baral" w:date="2023-02-07T17:12:00Z">
              <w:tcPr>
                <w:tcW w:w="877" w:type="dxa"/>
                <w:shd w:val="clear" w:color="auto" w:fill="auto"/>
                <w:noWrap/>
                <w:vAlign w:val="center"/>
                <w:hideMark/>
              </w:tcPr>
            </w:tcPrChange>
          </w:tcPr>
          <w:p w14:paraId="1438385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843" w:author="Kumar Baral" w:date="2023-02-07T17:12:00Z">
              <w:tcPr>
                <w:tcW w:w="877" w:type="dxa"/>
                <w:shd w:val="clear" w:color="auto" w:fill="auto"/>
                <w:noWrap/>
                <w:vAlign w:val="center"/>
                <w:hideMark/>
              </w:tcPr>
            </w:tcPrChange>
          </w:tcPr>
          <w:p w14:paraId="4BD6157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0.92</w:t>
            </w:r>
          </w:p>
        </w:tc>
        <w:tc>
          <w:tcPr>
            <w:tcW w:w="874" w:type="dxa"/>
            <w:shd w:val="clear" w:color="auto" w:fill="auto"/>
            <w:noWrap/>
            <w:vAlign w:val="center"/>
            <w:hideMark/>
            <w:tcPrChange w:id="844" w:author="Kumar Baral" w:date="2023-02-07T17:12:00Z">
              <w:tcPr>
                <w:tcW w:w="877" w:type="dxa"/>
                <w:shd w:val="clear" w:color="auto" w:fill="auto"/>
                <w:noWrap/>
                <w:vAlign w:val="center"/>
                <w:hideMark/>
              </w:tcPr>
            </w:tcPrChange>
          </w:tcPr>
          <w:p w14:paraId="6F01F7A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845" w:author="Kumar Baral" w:date="2023-02-07T17:12:00Z">
              <w:tcPr>
                <w:tcW w:w="877" w:type="dxa"/>
                <w:shd w:val="clear" w:color="auto" w:fill="auto"/>
                <w:noWrap/>
                <w:vAlign w:val="center"/>
                <w:hideMark/>
              </w:tcPr>
            </w:tcPrChange>
          </w:tcPr>
          <w:p w14:paraId="3986ACD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1024" w:type="dxa"/>
            <w:shd w:val="clear" w:color="auto" w:fill="auto"/>
            <w:noWrap/>
            <w:vAlign w:val="center"/>
            <w:hideMark/>
            <w:tcPrChange w:id="846" w:author="Kumar Baral" w:date="2023-02-07T17:12:00Z">
              <w:tcPr>
                <w:tcW w:w="1028" w:type="dxa"/>
                <w:shd w:val="clear" w:color="auto" w:fill="auto"/>
                <w:noWrap/>
                <w:vAlign w:val="center"/>
                <w:hideMark/>
              </w:tcPr>
            </w:tcPrChange>
          </w:tcPr>
          <w:p w14:paraId="7EA09E2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847" w:author="Kumar Baral" w:date="2023-02-07T17:12:00Z">
              <w:tcPr>
                <w:tcW w:w="877" w:type="dxa"/>
                <w:shd w:val="clear" w:color="auto" w:fill="auto"/>
                <w:noWrap/>
                <w:vAlign w:val="center"/>
                <w:hideMark/>
              </w:tcPr>
            </w:tcPrChange>
          </w:tcPr>
          <w:p w14:paraId="72E0EC6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848" w:author="Kumar Baral" w:date="2023-02-07T17:12:00Z">
              <w:tcPr>
                <w:tcW w:w="877" w:type="dxa"/>
                <w:shd w:val="clear" w:color="auto" w:fill="auto"/>
                <w:noWrap/>
                <w:vAlign w:val="center"/>
                <w:hideMark/>
              </w:tcPr>
            </w:tcPrChange>
          </w:tcPr>
          <w:p w14:paraId="39DB07E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r>
      <w:tr w:rsidR="00D529D6" w:rsidRPr="00191BFC" w14:paraId="6A77F95A"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49"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50" w:author="Kumar Baral" w:date="2023-02-07T17:12:00Z">
            <w:trPr>
              <w:trHeight w:val="288"/>
            </w:trPr>
          </w:trPrChange>
        </w:trPr>
        <w:tc>
          <w:tcPr>
            <w:tcW w:w="594" w:type="dxa"/>
            <w:shd w:val="clear" w:color="auto" w:fill="auto"/>
            <w:noWrap/>
            <w:vAlign w:val="center"/>
            <w:hideMark/>
            <w:tcPrChange w:id="851" w:author="Kumar Baral" w:date="2023-02-07T17:12:00Z">
              <w:tcPr>
                <w:tcW w:w="524" w:type="dxa"/>
                <w:shd w:val="clear" w:color="auto" w:fill="auto"/>
                <w:noWrap/>
                <w:vAlign w:val="center"/>
                <w:hideMark/>
              </w:tcPr>
            </w:tcPrChange>
          </w:tcPr>
          <w:p w14:paraId="6BA12622"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8</w:t>
            </w:r>
          </w:p>
        </w:tc>
        <w:tc>
          <w:tcPr>
            <w:tcW w:w="4340" w:type="dxa"/>
            <w:shd w:val="clear" w:color="auto" w:fill="auto"/>
            <w:noWrap/>
            <w:vAlign w:val="center"/>
            <w:hideMark/>
            <w:tcPrChange w:id="852" w:author="Kumar Baral" w:date="2023-02-07T17:12:00Z">
              <w:tcPr>
                <w:tcW w:w="4357" w:type="dxa"/>
                <w:shd w:val="clear" w:color="auto" w:fill="auto"/>
                <w:noWrap/>
                <w:vAlign w:val="center"/>
                <w:hideMark/>
              </w:tcPr>
            </w:tcPrChange>
          </w:tcPr>
          <w:p w14:paraId="2040CBBB"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Adjustment factor for Sn</w:t>
            </w:r>
          </w:p>
        </w:tc>
        <w:tc>
          <w:tcPr>
            <w:tcW w:w="874" w:type="dxa"/>
            <w:vAlign w:val="center"/>
            <w:tcPrChange w:id="853" w:author="Kumar Baral" w:date="2023-02-07T17:12:00Z">
              <w:tcPr>
                <w:tcW w:w="877" w:type="dxa"/>
                <w:vAlign w:val="center"/>
              </w:tcPr>
            </w:tcPrChange>
          </w:tcPr>
          <w:p w14:paraId="70D495A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1.10</w:t>
            </w:r>
          </w:p>
        </w:tc>
        <w:tc>
          <w:tcPr>
            <w:tcW w:w="874" w:type="dxa"/>
            <w:shd w:val="clear" w:color="auto" w:fill="auto"/>
            <w:noWrap/>
            <w:vAlign w:val="center"/>
            <w:hideMark/>
            <w:tcPrChange w:id="854" w:author="Kumar Baral" w:date="2023-02-07T17:12:00Z">
              <w:tcPr>
                <w:tcW w:w="877" w:type="dxa"/>
                <w:shd w:val="clear" w:color="auto" w:fill="auto"/>
                <w:noWrap/>
                <w:vAlign w:val="center"/>
                <w:hideMark/>
              </w:tcPr>
            </w:tcPrChange>
          </w:tcPr>
          <w:p w14:paraId="267D336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c>
          <w:tcPr>
            <w:tcW w:w="874" w:type="dxa"/>
            <w:shd w:val="clear" w:color="auto" w:fill="auto"/>
            <w:noWrap/>
            <w:vAlign w:val="center"/>
            <w:hideMark/>
            <w:tcPrChange w:id="855" w:author="Kumar Baral" w:date="2023-02-07T17:12:00Z">
              <w:tcPr>
                <w:tcW w:w="877" w:type="dxa"/>
                <w:shd w:val="clear" w:color="auto" w:fill="auto"/>
                <w:noWrap/>
                <w:vAlign w:val="center"/>
                <w:hideMark/>
              </w:tcPr>
            </w:tcPrChange>
          </w:tcPr>
          <w:p w14:paraId="2C28EDA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0.90</w:t>
            </w:r>
          </w:p>
        </w:tc>
        <w:tc>
          <w:tcPr>
            <w:tcW w:w="874" w:type="dxa"/>
            <w:shd w:val="clear" w:color="auto" w:fill="auto"/>
            <w:noWrap/>
            <w:vAlign w:val="center"/>
            <w:hideMark/>
            <w:tcPrChange w:id="856" w:author="Kumar Baral" w:date="2023-02-07T17:12:00Z">
              <w:tcPr>
                <w:tcW w:w="877" w:type="dxa"/>
                <w:shd w:val="clear" w:color="auto" w:fill="auto"/>
                <w:noWrap/>
                <w:vAlign w:val="center"/>
                <w:hideMark/>
              </w:tcPr>
            </w:tcPrChange>
          </w:tcPr>
          <w:p w14:paraId="3932CCB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1.10</w:t>
            </w:r>
          </w:p>
        </w:tc>
        <w:tc>
          <w:tcPr>
            <w:tcW w:w="874" w:type="dxa"/>
            <w:shd w:val="clear" w:color="auto" w:fill="auto"/>
            <w:noWrap/>
            <w:vAlign w:val="center"/>
            <w:hideMark/>
            <w:tcPrChange w:id="857" w:author="Kumar Baral" w:date="2023-02-07T17:12:00Z">
              <w:tcPr>
                <w:tcW w:w="877" w:type="dxa"/>
                <w:shd w:val="clear" w:color="auto" w:fill="auto"/>
                <w:noWrap/>
                <w:vAlign w:val="center"/>
                <w:hideMark/>
              </w:tcPr>
            </w:tcPrChange>
          </w:tcPr>
          <w:p w14:paraId="6CE4F55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c>
          <w:tcPr>
            <w:tcW w:w="874" w:type="dxa"/>
            <w:shd w:val="clear" w:color="auto" w:fill="auto"/>
            <w:noWrap/>
            <w:vAlign w:val="center"/>
            <w:hideMark/>
            <w:tcPrChange w:id="858" w:author="Kumar Baral" w:date="2023-02-07T17:12:00Z">
              <w:tcPr>
                <w:tcW w:w="877" w:type="dxa"/>
                <w:shd w:val="clear" w:color="auto" w:fill="auto"/>
                <w:noWrap/>
                <w:vAlign w:val="center"/>
                <w:hideMark/>
              </w:tcPr>
            </w:tcPrChange>
          </w:tcPr>
          <w:p w14:paraId="26A477B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1024" w:type="dxa"/>
            <w:shd w:val="clear" w:color="auto" w:fill="auto"/>
            <w:noWrap/>
            <w:vAlign w:val="center"/>
            <w:hideMark/>
            <w:tcPrChange w:id="859" w:author="Kumar Baral" w:date="2023-02-07T17:12:00Z">
              <w:tcPr>
                <w:tcW w:w="1028" w:type="dxa"/>
                <w:shd w:val="clear" w:color="auto" w:fill="auto"/>
                <w:noWrap/>
                <w:vAlign w:val="center"/>
                <w:hideMark/>
              </w:tcPr>
            </w:tcPrChange>
          </w:tcPr>
          <w:p w14:paraId="0E91D6B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860" w:author="Kumar Baral" w:date="2023-02-07T17:12:00Z">
              <w:tcPr>
                <w:tcW w:w="877" w:type="dxa"/>
                <w:shd w:val="clear" w:color="auto" w:fill="auto"/>
                <w:noWrap/>
                <w:vAlign w:val="center"/>
                <w:hideMark/>
              </w:tcPr>
            </w:tcPrChange>
          </w:tcPr>
          <w:p w14:paraId="0BE7E50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861" w:author="Kumar Baral" w:date="2023-02-07T17:12:00Z">
              <w:tcPr>
                <w:tcW w:w="877" w:type="dxa"/>
                <w:shd w:val="clear" w:color="auto" w:fill="auto"/>
                <w:noWrap/>
                <w:vAlign w:val="center"/>
                <w:hideMark/>
              </w:tcPr>
            </w:tcPrChange>
          </w:tcPr>
          <w:p w14:paraId="5A4A2B9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r>
      <w:tr w:rsidR="00D529D6" w:rsidRPr="00191BFC" w14:paraId="49AD0169"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62"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63" w:author="Kumar Baral" w:date="2023-02-07T17:12:00Z">
            <w:trPr>
              <w:trHeight w:val="288"/>
            </w:trPr>
          </w:trPrChange>
        </w:trPr>
        <w:tc>
          <w:tcPr>
            <w:tcW w:w="594" w:type="dxa"/>
            <w:shd w:val="clear" w:color="auto" w:fill="auto"/>
            <w:noWrap/>
            <w:vAlign w:val="center"/>
            <w:hideMark/>
            <w:tcPrChange w:id="864" w:author="Kumar Baral" w:date="2023-02-07T17:12:00Z">
              <w:tcPr>
                <w:tcW w:w="524" w:type="dxa"/>
                <w:shd w:val="clear" w:color="auto" w:fill="auto"/>
                <w:noWrap/>
                <w:vAlign w:val="center"/>
                <w:hideMark/>
              </w:tcPr>
            </w:tcPrChange>
          </w:tcPr>
          <w:p w14:paraId="17A5F14D"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9</w:t>
            </w:r>
          </w:p>
        </w:tc>
        <w:tc>
          <w:tcPr>
            <w:tcW w:w="4340" w:type="dxa"/>
            <w:shd w:val="clear" w:color="auto" w:fill="auto"/>
            <w:noWrap/>
            <w:vAlign w:val="center"/>
            <w:hideMark/>
            <w:tcPrChange w:id="865" w:author="Kumar Baral" w:date="2023-02-07T17:12:00Z">
              <w:tcPr>
                <w:tcW w:w="4357" w:type="dxa"/>
                <w:shd w:val="clear" w:color="auto" w:fill="auto"/>
                <w:noWrap/>
                <w:vAlign w:val="center"/>
                <w:hideMark/>
              </w:tcPr>
            </w:tcPrChange>
          </w:tcPr>
          <w:p w14:paraId="5426D743"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 xml:space="preserve">Adjusted mean </w:t>
            </w:r>
          </w:p>
        </w:tc>
        <w:tc>
          <w:tcPr>
            <w:tcW w:w="874" w:type="dxa"/>
            <w:vAlign w:val="center"/>
            <w:tcPrChange w:id="866" w:author="Kumar Baral" w:date="2023-02-07T17:12:00Z">
              <w:tcPr>
                <w:tcW w:w="877" w:type="dxa"/>
                <w:vAlign w:val="center"/>
              </w:tcPr>
            </w:tcPrChange>
          </w:tcPr>
          <w:p w14:paraId="711CF955"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37.63</w:t>
            </w:r>
          </w:p>
        </w:tc>
        <w:tc>
          <w:tcPr>
            <w:tcW w:w="874" w:type="dxa"/>
            <w:shd w:val="clear" w:color="auto" w:fill="auto"/>
            <w:noWrap/>
            <w:vAlign w:val="center"/>
            <w:hideMark/>
            <w:tcPrChange w:id="867" w:author="Kumar Baral" w:date="2023-02-07T17:12:00Z">
              <w:tcPr>
                <w:tcW w:w="877" w:type="dxa"/>
                <w:shd w:val="clear" w:color="auto" w:fill="auto"/>
                <w:noWrap/>
                <w:vAlign w:val="center"/>
                <w:hideMark/>
              </w:tcPr>
            </w:tcPrChange>
          </w:tcPr>
          <w:p w14:paraId="7F96237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39.12</w:t>
            </w:r>
          </w:p>
        </w:tc>
        <w:tc>
          <w:tcPr>
            <w:tcW w:w="874" w:type="dxa"/>
            <w:shd w:val="clear" w:color="auto" w:fill="auto"/>
            <w:noWrap/>
            <w:vAlign w:val="center"/>
            <w:hideMark/>
            <w:tcPrChange w:id="868" w:author="Kumar Baral" w:date="2023-02-07T17:12:00Z">
              <w:tcPr>
                <w:tcW w:w="877" w:type="dxa"/>
                <w:shd w:val="clear" w:color="auto" w:fill="auto"/>
                <w:noWrap/>
                <w:vAlign w:val="center"/>
                <w:hideMark/>
              </w:tcPr>
            </w:tcPrChange>
          </w:tcPr>
          <w:p w14:paraId="3DDB9A8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96.92</w:t>
            </w:r>
          </w:p>
        </w:tc>
        <w:tc>
          <w:tcPr>
            <w:tcW w:w="874" w:type="dxa"/>
            <w:shd w:val="clear" w:color="auto" w:fill="auto"/>
            <w:noWrap/>
            <w:vAlign w:val="center"/>
            <w:hideMark/>
            <w:tcPrChange w:id="869" w:author="Kumar Baral" w:date="2023-02-07T17:12:00Z">
              <w:tcPr>
                <w:tcW w:w="877" w:type="dxa"/>
                <w:shd w:val="clear" w:color="auto" w:fill="auto"/>
                <w:noWrap/>
                <w:vAlign w:val="center"/>
                <w:hideMark/>
              </w:tcPr>
            </w:tcPrChange>
          </w:tcPr>
          <w:p w14:paraId="2CC3B7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59.69</w:t>
            </w:r>
          </w:p>
        </w:tc>
        <w:tc>
          <w:tcPr>
            <w:tcW w:w="874" w:type="dxa"/>
            <w:shd w:val="clear" w:color="auto" w:fill="auto"/>
            <w:noWrap/>
            <w:vAlign w:val="center"/>
            <w:hideMark/>
            <w:tcPrChange w:id="870" w:author="Kumar Baral" w:date="2023-02-07T17:12:00Z">
              <w:tcPr>
                <w:tcW w:w="877" w:type="dxa"/>
                <w:shd w:val="clear" w:color="auto" w:fill="auto"/>
                <w:noWrap/>
                <w:vAlign w:val="center"/>
                <w:hideMark/>
              </w:tcPr>
            </w:tcPrChange>
          </w:tcPr>
          <w:p w14:paraId="6B6D665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80.48</w:t>
            </w:r>
          </w:p>
        </w:tc>
        <w:tc>
          <w:tcPr>
            <w:tcW w:w="874" w:type="dxa"/>
            <w:shd w:val="clear" w:color="auto" w:fill="auto"/>
            <w:noWrap/>
            <w:vAlign w:val="center"/>
            <w:hideMark/>
            <w:tcPrChange w:id="871" w:author="Kumar Baral" w:date="2023-02-07T17:12:00Z">
              <w:tcPr>
                <w:tcW w:w="877" w:type="dxa"/>
                <w:shd w:val="clear" w:color="auto" w:fill="auto"/>
                <w:noWrap/>
                <w:vAlign w:val="center"/>
                <w:hideMark/>
              </w:tcPr>
            </w:tcPrChange>
          </w:tcPr>
          <w:p w14:paraId="5EFC01C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119.54</w:t>
            </w:r>
          </w:p>
        </w:tc>
        <w:tc>
          <w:tcPr>
            <w:tcW w:w="1024" w:type="dxa"/>
            <w:shd w:val="clear" w:color="auto" w:fill="auto"/>
            <w:noWrap/>
            <w:vAlign w:val="center"/>
            <w:hideMark/>
            <w:tcPrChange w:id="872" w:author="Kumar Baral" w:date="2023-02-07T17:12:00Z">
              <w:tcPr>
                <w:tcW w:w="1028" w:type="dxa"/>
                <w:shd w:val="clear" w:color="auto" w:fill="auto"/>
                <w:noWrap/>
                <w:vAlign w:val="center"/>
                <w:hideMark/>
              </w:tcPr>
            </w:tcPrChange>
          </w:tcPr>
          <w:p w14:paraId="04DD17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124.81</w:t>
            </w:r>
          </w:p>
        </w:tc>
        <w:tc>
          <w:tcPr>
            <w:tcW w:w="874" w:type="dxa"/>
            <w:shd w:val="clear" w:color="auto" w:fill="auto"/>
            <w:noWrap/>
            <w:vAlign w:val="center"/>
            <w:hideMark/>
            <w:tcPrChange w:id="873" w:author="Kumar Baral" w:date="2023-02-07T17:12:00Z">
              <w:tcPr>
                <w:tcW w:w="877" w:type="dxa"/>
                <w:shd w:val="clear" w:color="auto" w:fill="auto"/>
                <w:noWrap/>
                <w:vAlign w:val="center"/>
                <w:hideMark/>
              </w:tcPr>
            </w:tcPrChange>
          </w:tcPr>
          <w:p w14:paraId="30ED556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181.37</w:t>
            </w:r>
          </w:p>
        </w:tc>
        <w:tc>
          <w:tcPr>
            <w:tcW w:w="874" w:type="dxa"/>
            <w:shd w:val="clear" w:color="auto" w:fill="auto"/>
            <w:noWrap/>
            <w:vAlign w:val="center"/>
            <w:hideMark/>
            <w:tcPrChange w:id="874" w:author="Kumar Baral" w:date="2023-02-07T17:12:00Z">
              <w:tcPr>
                <w:tcW w:w="877" w:type="dxa"/>
                <w:shd w:val="clear" w:color="auto" w:fill="auto"/>
                <w:noWrap/>
                <w:vAlign w:val="center"/>
                <w:hideMark/>
              </w:tcPr>
            </w:tcPrChange>
          </w:tcPr>
          <w:p w14:paraId="1BF2B8E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143.81</w:t>
            </w:r>
          </w:p>
        </w:tc>
      </w:tr>
      <w:tr w:rsidR="00D529D6" w:rsidRPr="00191BFC" w14:paraId="761CBA03"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75"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76" w:author="Kumar Baral" w:date="2023-02-07T17:12:00Z">
            <w:trPr>
              <w:trHeight w:val="288"/>
            </w:trPr>
          </w:trPrChange>
        </w:trPr>
        <w:tc>
          <w:tcPr>
            <w:tcW w:w="594" w:type="dxa"/>
            <w:shd w:val="clear" w:color="auto" w:fill="auto"/>
            <w:noWrap/>
            <w:vAlign w:val="center"/>
            <w:hideMark/>
            <w:tcPrChange w:id="877" w:author="Kumar Baral" w:date="2023-02-07T17:12:00Z">
              <w:tcPr>
                <w:tcW w:w="524" w:type="dxa"/>
                <w:shd w:val="clear" w:color="auto" w:fill="auto"/>
                <w:noWrap/>
                <w:vAlign w:val="center"/>
                <w:hideMark/>
              </w:tcPr>
            </w:tcPrChange>
          </w:tcPr>
          <w:p w14:paraId="0D1C0485"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10</w:t>
            </w:r>
          </w:p>
        </w:tc>
        <w:tc>
          <w:tcPr>
            <w:tcW w:w="4340" w:type="dxa"/>
            <w:shd w:val="clear" w:color="auto" w:fill="auto"/>
            <w:noWrap/>
            <w:vAlign w:val="center"/>
            <w:hideMark/>
            <w:tcPrChange w:id="878" w:author="Kumar Baral" w:date="2023-02-07T17:12:00Z">
              <w:tcPr>
                <w:tcW w:w="4357" w:type="dxa"/>
                <w:shd w:val="clear" w:color="auto" w:fill="auto"/>
                <w:noWrap/>
                <w:vAlign w:val="center"/>
                <w:hideMark/>
              </w:tcPr>
            </w:tcPrChange>
          </w:tcPr>
          <w:p w14:paraId="06E620F6"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Adjusted Standard Deviation</w:t>
            </w:r>
          </w:p>
        </w:tc>
        <w:tc>
          <w:tcPr>
            <w:tcW w:w="874" w:type="dxa"/>
            <w:vAlign w:val="center"/>
            <w:tcPrChange w:id="879" w:author="Kumar Baral" w:date="2023-02-07T17:12:00Z">
              <w:tcPr>
                <w:tcW w:w="877" w:type="dxa"/>
                <w:vAlign w:val="center"/>
              </w:tcPr>
            </w:tcPrChange>
          </w:tcPr>
          <w:p w14:paraId="458B2B26"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24.76</w:t>
            </w:r>
          </w:p>
        </w:tc>
        <w:tc>
          <w:tcPr>
            <w:tcW w:w="874" w:type="dxa"/>
            <w:shd w:val="clear" w:color="auto" w:fill="auto"/>
            <w:noWrap/>
            <w:vAlign w:val="center"/>
            <w:hideMark/>
            <w:tcPrChange w:id="880" w:author="Kumar Baral" w:date="2023-02-07T17:12:00Z">
              <w:tcPr>
                <w:tcW w:w="877" w:type="dxa"/>
                <w:shd w:val="clear" w:color="auto" w:fill="auto"/>
                <w:noWrap/>
                <w:vAlign w:val="center"/>
                <w:hideMark/>
              </w:tcPr>
            </w:tcPrChange>
          </w:tcPr>
          <w:p w14:paraId="070329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20.99</w:t>
            </w:r>
          </w:p>
        </w:tc>
        <w:tc>
          <w:tcPr>
            <w:tcW w:w="874" w:type="dxa"/>
            <w:shd w:val="clear" w:color="auto" w:fill="auto"/>
            <w:noWrap/>
            <w:vAlign w:val="center"/>
            <w:hideMark/>
            <w:tcPrChange w:id="881" w:author="Kumar Baral" w:date="2023-02-07T17:12:00Z">
              <w:tcPr>
                <w:tcW w:w="877" w:type="dxa"/>
                <w:shd w:val="clear" w:color="auto" w:fill="auto"/>
                <w:noWrap/>
                <w:vAlign w:val="center"/>
                <w:hideMark/>
              </w:tcPr>
            </w:tcPrChange>
          </w:tcPr>
          <w:p w14:paraId="1F6DEEC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27.68</w:t>
            </w:r>
          </w:p>
        </w:tc>
        <w:tc>
          <w:tcPr>
            <w:tcW w:w="874" w:type="dxa"/>
            <w:shd w:val="clear" w:color="auto" w:fill="auto"/>
            <w:noWrap/>
            <w:vAlign w:val="center"/>
            <w:hideMark/>
            <w:tcPrChange w:id="882" w:author="Kumar Baral" w:date="2023-02-07T17:12:00Z">
              <w:tcPr>
                <w:tcW w:w="877" w:type="dxa"/>
                <w:shd w:val="clear" w:color="auto" w:fill="auto"/>
                <w:noWrap/>
                <w:vAlign w:val="center"/>
                <w:hideMark/>
              </w:tcPr>
            </w:tcPrChange>
          </w:tcPr>
          <w:p w14:paraId="576E206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30.72</w:t>
            </w:r>
          </w:p>
        </w:tc>
        <w:tc>
          <w:tcPr>
            <w:tcW w:w="874" w:type="dxa"/>
            <w:shd w:val="clear" w:color="auto" w:fill="auto"/>
            <w:noWrap/>
            <w:vAlign w:val="center"/>
            <w:hideMark/>
            <w:tcPrChange w:id="883" w:author="Kumar Baral" w:date="2023-02-07T17:12:00Z">
              <w:tcPr>
                <w:tcW w:w="877" w:type="dxa"/>
                <w:shd w:val="clear" w:color="auto" w:fill="auto"/>
                <w:noWrap/>
                <w:vAlign w:val="center"/>
                <w:hideMark/>
              </w:tcPr>
            </w:tcPrChange>
          </w:tcPr>
          <w:p w14:paraId="36DE270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36.44</w:t>
            </w:r>
          </w:p>
        </w:tc>
        <w:tc>
          <w:tcPr>
            <w:tcW w:w="874" w:type="dxa"/>
            <w:shd w:val="clear" w:color="auto" w:fill="auto"/>
            <w:noWrap/>
            <w:vAlign w:val="center"/>
            <w:hideMark/>
            <w:tcPrChange w:id="884" w:author="Kumar Baral" w:date="2023-02-07T17:12:00Z">
              <w:tcPr>
                <w:tcW w:w="877" w:type="dxa"/>
                <w:shd w:val="clear" w:color="auto" w:fill="auto"/>
                <w:noWrap/>
                <w:vAlign w:val="center"/>
                <w:hideMark/>
              </w:tcPr>
            </w:tcPrChange>
          </w:tcPr>
          <w:p w14:paraId="038AF01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31.61</w:t>
            </w:r>
          </w:p>
        </w:tc>
        <w:tc>
          <w:tcPr>
            <w:tcW w:w="1024" w:type="dxa"/>
            <w:shd w:val="clear" w:color="auto" w:fill="auto"/>
            <w:noWrap/>
            <w:vAlign w:val="center"/>
            <w:hideMark/>
            <w:tcPrChange w:id="885" w:author="Kumar Baral" w:date="2023-02-07T17:12:00Z">
              <w:tcPr>
                <w:tcW w:w="1028" w:type="dxa"/>
                <w:shd w:val="clear" w:color="auto" w:fill="auto"/>
                <w:noWrap/>
                <w:vAlign w:val="center"/>
                <w:hideMark/>
              </w:tcPr>
            </w:tcPrChange>
          </w:tcPr>
          <w:p w14:paraId="0429419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57.93</w:t>
            </w:r>
          </w:p>
        </w:tc>
        <w:tc>
          <w:tcPr>
            <w:tcW w:w="874" w:type="dxa"/>
            <w:shd w:val="clear" w:color="auto" w:fill="auto"/>
            <w:noWrap/>
            <w:vAlign w:val="center"/>
            <w:hideMark/>
            <w:tcPrChange w:id="886" w:author="Kumar Baral" w:date="2023-02-07T17:12:00Z">
              <w:tcPr>
                <w:tcW w:w="877" w:type="dxa"/>
                <w:shd w:val="clear" w:color="auto" w:fill="auto"/>
                <w:noWrap/>
                <w:vAlign w:val="center"/>
                <w:hideMark/>
              </w:tcPr>
            </w:tcPrChange>
          </w:tcPr>
          <w:p w14:paraId="3DC680F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53.30</w:t>
            </w:r>
          </w:p>
        </w:tc>
        <w:tc>
          <w:tcPr>
            <w:tcW w:w="874" w:type="dxa"/>
            <w:shd w:val="clear" w:color="auto" w:fill="auto"/>
            <w:noWrap/>
            <w:vAlign w:val="center"/>
            <w:hideMark/>
            <w:tcPrChange w:id="887" w:author="Kumar Baral" w:date="2023-02-07T17:12:00Z">
              <w:tcPr>
                <w:tcW w:w="877" w:type="dxa"/>
                <w:shd w:val="clear" w:color="auto" w:fill="auto"/>
                <w:noWrap/>
                <w:vAlign w:val="center"/>
                <w:hideMark/>
              </w:tcPr>
            </w:tcPrChange>
          </w:tcPr>
          <w:p w14:paraId="034E83A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40.97</w:t>
            </w:r>
          </w:p>
        </w:tc>
      </w:tr>
      <w:tr w:rsidR="00D529D6" w:rsidRPr="00191BFC" w14:paraId="486808F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88"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89" w:author="Kumar Baral" w:date="2023-02-07T17:12:00Z">
            <w:trPr>
              <w:trHeight w:val="288"/>
            </w:trPr>
          </w:trPrChange>
        </w:trPr>
        <w:tc>
          <w:tcPr>
            <w:tcW w:w="594" w:type="dxa"/>
            <w:shd w:val="clear" w:color="auto" w:fill="auto"/>
            <w:noWrap/>
            <w:vAlign w:val="center"/>
            <w:hideMark/>
            <w:tcPrChange w:id="890" w:author="Kumar Baral" w:date="2023-02-07T17:12:00Z">
              <w:tcPr>
                <w:tcW w:w="524" w:type="dxa"/>
                <w:shd w:val="clear" w:color="auto" w:fill="auto"/>
                <w:noWrap/>
                <w:vAlign w:val="center"/>
                <w:hideMark/>
              </w:tcPr>
            </w:tcPrChange>
          </w:tcPr>
          <w:p w14:paraId="4718EEF7"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11</w:t>
            </w:r>
          </w:p>
        </w:tc>
        <w:tc>
          <w:tcPr>
            <w:tcW w:w="4340" w:type="dxa"/>
            <w:shd w:val="clear" w:color="auto" w:fill="auto"/>
            <w:noWrap/>
            <w:vAlign w:val="center"/>
            <w:hideMark/>
            <w:tcPrChange w:id="891" w:author="Kumar Baral" w:date="2023-02-07T17:12:00Z">
              <w:tcPr>
                <w:tcW w:w="4357" w:type="dxa"/>
                <w:shd w:val="clear" w:color="auto" w:fill="auto"/>
                <w:noWrap/>
                <w:vAlign w:val="center"/>
                <w:hideMark/>
              </w:tcPr>
            </w:tcPrChange>
          </w:tcPr>
          <w:p w14:paraId="22945D76"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24-hr PMP value</w:t>
            </w:r>
          </w:p>
        </w:tc>
        <w:tc>
          <w:tcPr>
            <w:tcW w:w="874" w:type="dxa"/>
            <w:vAlign w:val="center"/>
            <w:tcPrChange w:id="892" w:author="Kumar Baral" w:date="2023-02-07T17:12:00Z">
              <w:tcPr>
                <w:tcW w:w="877" w:type="dxa"/>
                <w:vAlign w:val="center"/>
              </w:tcPr>
            </w:tcPrChange>
          </w:tcPr>
          <w:p w14:paraId="30D248A4"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495.71</w:t>
            </w:r>
          </w:p>
        </w:tc>
        <w:tc>
          <w:tcPr>
            <w:tcW w:w="874" w:type="dxa"/>
            <w:shd w:val="clear" w:color="auto" w:fill="auto"/>
            <w:noWrap/>
            <w:vAlign w:val="center"/>
            <w:hideMark/>
            <w:tcPrChange w:id="893" w:author="Kumar Baral" w:date="2023-02-07T17:12:00Z">
              <w:tcPr>
                <w:tcW w:w="877" w:type="dxa"/>
                <w:shd w:val="clear" w:color="auto" w:fill="auto"/>
                <w:noWrap/>
                <w:vAlign w:val="center"/>
                <w:hideMark/>
              </w:tcPr>
            </w:tcPrChange>
          </w:tcPr>
          <w:p w14:paraId="0E398E1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427.40</w:t>
            </w:r>
          </w:p>
        </w:tc>
        <w:tc>
          <w:tcPr>
            <w:tcW w:w="874" w:type="dxa"/>
            <w:shd w:val="clear" w:color="auto" w:fill="auto"/>
            <w:noWrap/>
            <w:vAlign w:val="center"/>
            <w:hideMark/>
            <w:tcPrChange w:id="894" w:author="Kumar Baral" w:date="2023-02-07T17:12:00Z">
              <w:tcPr>
                <w:tcW w:w="877" w:type="dxa"/>
                <w:shd w:val="clear" w:color="auto" w:fill="auto"/>
                <w:noWrap/>
                <w:vAlign w:val="center"/>
                <w:hideMark/>
              </w:tcPr>
            </w:tcPrChange>
          </w:tcPr>
          <w:p w14:paraId="510C483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517.58</w:t>
            </w:r>
          </w:p>
        </w:tc>
        <w:tc>
          <w:tcPr>
            <w:tcW w:w="874" w:type="dxa"/>
            <w:shd w:val="clear" w:color="auto" w:fill="auto"/>
            <w:noWrap/>
            <w:vAlign w:val="center"/>
            <w:hideMark/>
            <w:tcPrChange w:id="895" w:author="Kumar Baral" w:date="2023-02-07T17:12:00Z">
              <w:tcPr>
                <w:tcW w:w="877" w:type="dxa"/>
                <w:shd w:val="clear" w:color="auto" w:fill="auto"/>
                <w:noWrap/>
                <w:vAlign w:val="center"/>
                <w:hideMark/>
              </w:tcPr>
            </w:tcPrChange>
          </w:tcPr>
          <w:p w14:paraId="5F3B53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581.95</w:t>
            </w:r>
          </w:p>
        </w:tc>
        <w:tc>
          <w:tcPr>
            <w:tcW w:w="874" w:type="dxa"/>
            <w:shd w:val="clear" w:color="auto" w:fill="auto"/>
            <w:noWrap/>
            <w:vAlign w:val="center"/>
            <w:hideMark/>
            <w:tcPrChange w:id="896" w:author="Kumar Baral" w:date="2023-02-07T17:12:00Z">
              <w:tcPr>
                <w:tcW w:w="877" w:type="dxa"/>
                <w:shd w:val="clear" w:color="auto" w:fill="auto"/>
                <w:noWrap/>
                <w:vAlign w:val="center"/>
                <w:hideMark/>
              </w:tcPr>
            </w:tcPrChange>
          </w:tcPr>
          <w:p w14:paraId="02030AD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681.67</w:t>
            </w:r>
          </w:p>
        </w:tc>
        <w:tc>
          <w:tcPr>
            <w:tcW w:w="874" w:type="dxa"/>
            <w:shd w:val="clear" w:color="auto" w:fill="auto"/>
            <w:noWrap/>
            <w:vAlign w:val="center"/>
            <w:hideMark/>
            <w:tcPrChange w:id="897" w:author="Kumar Baral" w:date="2023-02-07T17:12:00Z">
              <w:tcPr>
                <w:tcW w:w="877" w:type="dxa"/>
                <w:shd w:val="clear" w:color="auto" w:fill="auto"/>
                <w:noWrap/>
                <w:vAlign w:val="center"/>
                <w:hideMark/>
              </w:tcPr>
            </w:tcPrChange>
          </w:tcPr>
          <w:p w14:paraId="49C2E5E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577.90</w:t>
            </w:r>
          </w:p>
        </w:tc>
        <w:tc>
          <w:tcPr>
            <w:tcW w:w="1024" w:type="dxa"/>
            <w:shd w:val="clear" w:color="auto" w:fill="auto"/>
            <w:noWrap/>
            <w:vAlign w:val="center"/>
            <w:hideMark/>
            <w:tcPrChange w:id="898" w:author="Kumar Baral" w:date="2023-02-07T17:12:00Z">
              <w:tcPr>
                <w:tcW w:w="1028" w:type="dxa"/>
                <w:shd w:val="clear" w:color="auto" w:fill="auto"/>
                <w:noWrap/>
                <w:vAlign w:val="center"/>
                <w:hideMark/>
              </w:tcPr>
            </w:tcPrChange>
          </w:tcPr>
          <w:p w14:paraId="54FA403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935.86</w:t>
            </w:r>
          </w:p>
        </w:tc>
        <w:tc>
          <w:tcPr>
            <w:tcW w:w="874" w:type="dxa"/>
            <w:shd w:val="clear" w:color="auto" w:fill="auto"/>
            <w:noWrap/>
            <w:vAlign w:val="center"/>
            <w:hideMark/>
            <w:tcPrChange w:id="899" w:author="Kumar Baral" w:date="2023-02-07T17:12:00Z">
              <w:tcPr>
                <w:tcW w:w="877" w:type="dxa"/>
                <w:shd w:val="clear" w:color="auto" w:fill="auto"/>
                <w:noWrap/>
                <w:vAlign w:val="center"/>
                <w:hideMark/>
              </w:tcPr>
            </w:tcPrChange>
          </w:tcPr>
          <w:p w14:paraId="1F7F179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874.31</w:t>
            </w:r>
          </w:p>
        </w:tc>
        <w:tc>
          <w:tcPr>
            <w:tcW w:w="874" w:type="dxa"/>
            <w:shd w:val="clear" w:color="auto" w:fill="auto"/>
            <w:noWrap/>
            <w:vAlign w:val="center"/>
            <w:hideMark/>
            <w:tcPrChange w:id="900" w:author="Kumar Baral" w:date="2023-02-07T17:12:00Z">
              <w:tcPr>
                <w:tcW w:w="877" w:type="dxa"/>
                <w:shd w:val="clear" w:color="auto" w:fill="auto"/>
                <w:noWrap/>
                <w:vAlign w:val="center"/>
                <w:hideMark/>
              </w:tcPr>
            </w:tcPrChange>
          </w:tcPr>
          <w:p w14:paraId="69B7BA0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696.93</w:t>
            </w:r>
          </w:p>
        </w:tc>
      </w:tr>
      <w:tr w:rsidR="00D529D6" w:rsidRPr="00191BFC" w14:paraId="2D0052EF"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01"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576"/>
          <w:trPrChange w:id="902" w:author="Kumar Baral" w:date="2023-02-07T17:12:00Z">
            <w:trPr>
              <w:trHeight w:val="576"/>
            </w:trPr>
          </w:trPrChange>
        </w:trPr>
        <w:tc>
          <w:tcPr>
            <w:tcW w:w="594" w:type="dxa"/>
            <w:shd w:val="clear" w:color="auto" w:fill="auto"/>
            <w:noWrap/>
            <w:vAlign w:val="center"/>
            <w:hideMark/>
            <w:tcPrChange w:id="903" w:author="Kumar Baral" w:date="2023-02-07T17:12:00Z">
              <w:tcPr>
                <w:tcW w:w="524" w:type="dxa"/>
                <w:shd w:val="clear" w:color="auto" w:fill="auto"/>
                <w:noWrap/>
                <w:vAlign w:val="center"/>
                <w:hideMark/>
              </w:tcPr>
            </w:tcPrChange>
          </w:tcPr>
          <w:p w14:paraId="5A2CB994"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12</w:t>
            </w:r>
          </w:p>
        </w:tc>
        <w:tc>
          <w:tcPr>
            <w:tcW w:w="4340" w:type="dxa"/>
            <w:shd w:val="clear" w:color="auto" w:fill="auto"/>
            <w:vAlign w:val="center"/>
            <w:hideMark/>
            <w:tcPrChange w:id="904" w:author="Kumar Baral" w:date="2023-02-07T17:12:00Z">
              <w:tcPr>
                <w:tcW w:w="4357" w:type="dxa"/>
                <w:shd w:val="clear" w:color="auto" w:fill="auto"/>
                <w:vAlign w:val="center"/>
                <w:hideMark/>
              </w:tcPr>
            </w:tcPrChange>
          </w:tcPr>
          <w:p w14:paraId="00D85868"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Adjustment factor for hourly data to 24 hr true maximum</w:t>
            </w:r>
          </w:p>
        </w:tc>
        <w:tc>
          <w:tcPr>
            <w:tcW w:w="874" w:type="dxa"/>
            <w:vAlign w:val="center"/>
            <w:tcPrChange w:id="905" w:author="Kumar Baral" w:date="2023-02-07T17:12:00Z">
              <w:tcPr>
                <w:tcW w:w="877" w:type="dxa"/>
                <w:vAlign w:val="center"/>
              </w:tcPr>
            </w:tcPrChange>
          </w:tcPr>
          <w:p w14:paraId="06C4480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1.13</w:t>
            </w:r>
          </w:p>
        </w:tc>
        <w:tc>
          <w:tcPr>
            <w:tcW w:w="874" w:type="dxa"/>
            <w:shd w:val="clear" w:color="auto" w:fill="auto"/>
            <w:noWrap/>
            <w:vAlign w:val="center"/>
            <w:hideMark/>
            <w:tcPrChange w:id="906" w:author="Kumar Baral" w:date="2023-02-07T17:12:00Z">
              <w:tcPr>
                <w:tcW w:w="877" w:type="dxa"/>
                <w:shd w:val="clear" w:color="auto" w:fill="auto"/>
                <w:noWrap/>
                <w:vAlign w:val="center"/>
                <w:hideMark/>
              </w:tcPr>
            </w:tcPrChange>
          </w:tcPr>
          <w:p w14:paraId="330B070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07" w:author="Kumar Baral" w:date="2023-02-07T17:12:00Z">
              <w:tcPr>
                <w:tcW w:w="877" w:type="dxa"/>
                <w:shd w:val="clear" w:color="auto" w:fill="auto"/>
                <w:noWrap/>
                <w:vAlign w:val="center"/>
                <w:hideMark/>
              </w:tcPr>
            </w:tcPrChange>
          </w:tcPr>
          <w:p w14:paraId="4918C95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08" w:author="Kumar Baral" w:date="2023-02-07T17:12:00Z">
              <w:tcPr>
                <w:tcW w:w="877" w:type="dxa"/>
                <w:shd w:val="clear" w:color="auto" w:fill="auto"/>
                <w:noWrap/>
                <w:vAlign w:val="center"/>
                <w:hideMark/>
              </w:tcPr>
            </w:tcPrChange>
          </w:tcPr>
          <w:p w14:paraId="56F1804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09" w:author="Kumar Baral" w:date="2023-02-07T17:12:00Z">
              <w:tcPr>
                <w:tcW w:w="877" w:type="dxa"/>
                <w:shd w:val="clear" w:color="auto" w:fill="auto"/>
                <w:noWrap/>
                <w:vAlign w:val="center"/>
                <w:hideMark/>
              </w:tcPr>
            </w:tcPrChange>
          </w:tcPr>
          <w:p w14:paraId="09D358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10" w:author="Kumar Baral" w:date="2023-02-07T17:12:00Z">
              <w:tcPr>
                <w:tcW w:w="877" w:type="dxa"/>
                <w:shd w:val="clear" w:color="auto" w:fill="auto"/>
                <w:noWrap/>
                <w:vAlign w:val="center"/>
                <w:hideMark/>
              </w:tcPr>
            </w:tcPrChange>
          </w:tcPr>
          <w:p w14:paraId="0C0903E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1024" w:type="dxa"/>
            <w:shd w:val="clear" w:color="auto" w:fill="auto"/>
            <w:noWrap/>
            <w:vAlign w:val="center"/>
            <w:hideMark/>
            <w:tcPrChange w:id="911" w:author="Kumar Baral" w:date="2023-02-07T17:12:00Z">
              <w:tcPr>
                <w:tcW w:w="1028" w:type="dxa"/>
                <w:shd w:val="clear" w:color="auto" w:fill="auto"/>
                <w:noWrap/>
                <w:vAlign w:val="center"/>
                <w:hideMark/>
              </w:tcPr>
            </w:tcPrChange>
          </w:tcPr>
          <w:p w14:paraId="50E683C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12" w:author="Kumar Baral" w:date="2023-02-07T17:12:00Z">
              <w:tcPr>
                <w:tcW w:w="877" w:type="dxa"/>
                <w:shd w:val="clear" w:color="auto" w:fill="auto"/>
                <w:noWrap/>
                <w:vAlign w:val="center"/>
                <w:hideMark/>
              </w:tcPr>
            </w:tcPrChange>
          </w:tcPr>
          <w:p w14:paraId="365AA6F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13" w:author="Kumar Baral" w:date="2023-02-07T17:12:00Z">
              <w:tcPr>
                <w:tcW w:w="877" w:type="dxa"/>
                <w:shd w:val="clear" w:color="auto" w:fill="auto"/>
                <w:noWrap/>
                <w:vAlign w:val="center"/>
                <w:hideMark/>
              </w:tcPr>
            </w:tcPrChange>
          </w:tcPr>
          <w:p w14:paraId="4EC314C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r>
      <w:tr w:rsidR="00D863F8" w:rsidRPr="00191BFC" w14:paraId="75474AB1"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14"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576"/>
          <w:trPrChange w:id="915" w:author="Kumar Baral" w:date="2023-02-07T17:12:00Z">
            <w:trPr>
              <w:trHeight w:val="576"/>
            </w:trPr>
          </w:trPrChange>
        </w:trPr>
        <w:tc>
          <w:tcPr>
            <w:tcW w:w="594" w:type="dxa"/>
            <w:shd w:val="clear" w:color="auto" w:fill="auto"/>
            <w:noWrap/>
            <w:vAlign w:val="center"/>
            <w:hideMark/>
            <w:tcPrChange w:id="916" w:author="Kumar Baral" w:date="2023-02-07T17:12:00Z">
              <w:tcPr>
                <w:tcW w:w="524" w:type="dxa"/>
                <w:shd w:val="clear" w:color="auto" w:fill="auto"/>
                <w:noWrap/>
                <w:vAlign w:val="center"/>
                <w:hideMark/>
              </w:tcPr>
            </w:tcPrChange>
          </w:tcPr>
          <w:p w14:paraId="007A695A"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13</w:t>
            </w:r>
          </w:p>
        </w:tc>
        <w:tc>
          <w:tcPr>
            <w:tcW w:w="4340" w:type="dxa"/>
            <w:shd w:val="clear" w:color="auto" w:fill="auto"/>
            <w:vAlign w:val="center"/>
            <w:hideMark/>
            <w:tcPrChange w:id="917" w:author="Kumar Baral" w:date="2023-02-07T17:12:00Z">
              <w:tcPr>
                <w:tcW w:w="4357" w:type="dxa"/>
                <w:shd w:val="clear" w:color="auto" w:fill="auto"/>
                <w:vAlign w:val="center"/>
                <w:hideMark/>
              </w:tcPr>
            </w:tcPrChange>
          </w:tcPr>
          <w:p w14:paraId="732862F4"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Area Reduction Factor for adjustment of point PMP</w:t>
            </w:r>
          </w:p>
        </w:tc>
        <w:tc>
          <w:tcPr>
            <w:tcW w:w="874" w:type="dxa"/>
            <w:vAlign w:val="center"/>
            <w:tcPrChange w:id="918" w:author="Kumar Baral" w:date="2023-02-07T17:12:00Z">
              <w:tcPr>
                <w:tcW w:w="877" w:type="dxa"/>
                <w:vAlign w:val="center"/>
              </w:tcPr>
            </w:tcPrChange>
          </w:tcPr>
          <w:p w14:paraId="6F6932DC"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0.8</w:t>
            </w:r>
          </w:p>
        </w:tc>
        <w:tc>
          <w:tcPr>
            <w:tcW w:w="874" w:type="dxa"/>
            <w:shd w:val="clear" w:color="auto" w:fill="auto"/>
            <w:noWrap/>
            <w:vAlign w:val="center"/>
            <w:hideMark/>
            <w:tcPrChange w:id="919" w:author="Kumar Baral" w:date="2023-02-07T17:12:00Z">
              <w:tcPr>
                <w:tcW w:w="877" w:type="dxa"/>
                <w:shd w:val="clear" w:color="auto" w:fill="auto"/>
                <w:noWrap/>
                <w:vAlign w:val="center"/>
                <w:hideMark/>
              </w:tcPr>
            </w:tcPrChange>
          </w:tcPr>
          <w:p w14:paraId="31D10FD8"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0" w:author="Kumar Baral" w:date="2023-02-07T17:12:00Z">
              <w:tcPr>
                <w:tcW w:w="877" w:type="dxa"/>
                <w:shd w:val="clear" w:color="auto" w:fill="auto"/>
                <w:noWrap/>
                <w:vAlign w:val="center"/>
                <w:hideMark/>
              </w:tcPr>
            </w:tcPrChange>
          </w:tcPr>
          <w:p w14:paraId="3C5996EE"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1" w:author="Kumar Baral" w:date="2023-02-07T17:12:00Z">
              <w:tcPr>
                <w:tcW w:w="877" w:type="dxa"/>
                <w:shd w:val="clear" w:color="auto" w:fill="auto"/>
                <w:noWrap/>
                <w:vAlign w:val="center"/>
                <w:hideMark/>
              </w:tcPr>
            </w:tcPrChange>
          </w:tcPr>
          <w:p w14:paraId="53FFEA8C"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2" w:author="Kumar Baral" w:date="2023-02-07T17:12:00Z">
              <w:tcPr>
                <w:tcW w:w="877" w:type="dxa"/>
                <w:shd w:val="clear" w:color="auto" w:fill="auto"/>
                <w:noWrap/>
                <w:vAlign w:val="center"/>
                <w:hideMark/>
              </w:tcPr>
            </w:tcPrChange>
          </w:tcPr>
          <w:p w14:paraId="1BD5DEA5"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3" w:author="Kumar Baral" w:date="2023-02-07T17:12:00Z">
              <w:tcPr>
                <w:tcW w:w="877" w:type="dxa"/>
                <w:shd w:val="clear" w:color="auto" w:fill="auto"/>
                <w:noWrap/>
                <w:vAlign w:val="center"/>
                <w:hideMark/>
              </w:tcPr>
            </w:tcPrChange>
          </w:tcPr>
          <w:p w14:paraId="76CB14FD"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1024" w:type="dxa"/>
            <w:shd w:val="clear" w:color="auto" w:fill="auto"/>
            <w:noWrap/>
            <w:vAlign w:val="center"/>
            <w:hideMark/>
            <w:tcPrChange w:id="924" w:author="Kumar Baral" w:date="2023-02-07T17:12:00Z">
              <w:tcPr>
                <w:tcW w:w="1028" w:type="dxa"/>
                <w:shd w:val="clear" w:color="auto" w:fill="auto"/>
                <w:noWrap/>
                <w:vAlign w:val="center"/>
                <w:hideMark/>
              </w:tcPr>
            </w:tcPrChange>
          </w:tcPr>
          <w:p w14:paraId="67F11ED3"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5" w:author="Kumar Baral" w:date="2023-02-07T17:12:00Z">
              <w:tcPr>
                <w:tcW w:w="877" w:type="dxa"/>
                <w:shd w:val="clear" w:color="auto" w:fill="auto"/>
                <w:noWrap/>
                <w:vAlign w:val="center"/>
                <w:hideMark/>
              </w:tcPr>
            </w:tcPrChange>
          </w:tcPr>
          <w:p w14:paraId="28387AAB"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926" w:author="Kumar Baral" w:date="2023-02-07T17:12:00Z">
              <w:tcPr>
                <w:tcW w:w="877" w:type="dxa"/>
                <w:shd w:val="clear" w:color="auto" w:fill="auto"/>
                <w:noWrap/>
                <w:vAlign w:val="center"/>
                <w:hideMark/>
              </w:tcPr>
            </w:tcPrChange>
          </w:tcPr>
          <w:p w14:paraId="19C6A8D2"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r>
      <w:tr w:rsidR="00D863F8" w:rsidRPr="00191BFC" w14:paraId="5B8067B8"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27"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28" w:author="Kumar Baral" w:date="2023-02-07T17:12:00Z">
            <w:trPr>
              <w:trHeight w:val="288"/>
            </w:trPr>
          </w:trPrChange>
        </w:trPr>
        <w:tc>
          <w:tcPr>
            <w:tcW w:w="594" w:type="dxa"/>
            <w:shd w:val="clear" w:color="auto" w:fill="auto"/>
            <w:noWrap/>
            <w:vAlign w:val="center"/>
            <w:hideMark/>
            <w:tcPrChange w:id="929" w:author="Kumar Baral" w:date="2023-02-07T17:12:00Z">
              <w:tcPr>
                <w:tcW w:w="524" w:type="dxa"/>
                <w:shd w:val="clear" w:color="auto" w:fill="auto"/>
                <w:noWrap/>
                <w:vAlign w:val="center"/>
                <w:hideMark/>
              </w:tcPr>
            </w:tcPrChange>
          </w:tcPr>
          <w:p w14:paraId="4B09504D"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14</w:t>
            </w:r>
          </w:p>
        </w:tc>
        <w:tc>
          <w:tcPr>
            <w:tcW w:w="4340" w:type="dxa"/>
            <w:shd w:val="clear" w:color="auto" w:fill="auto"/>
            <w:vAlign w:val="center"/>
            <w:hideMark/>
            <w:tcPrChange w:id="930" w:author="Kumar Baral" w:date="2023-02-07T17:12:00Z">
              <w:tcPr>
                <w:tcW w:w="4357" w:type="dxa"/>
                <w:shd w:val="clear" w:color="auto" w:fill="auto"/>
                <w:vAlign w:val="center"/>
                <w:hideMark/>
              </w:tcPr>
            </w:tcPrChange>
          </w:tcPr>
          <w:p w14:paraId="3F5A784F"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24-hr PMP adjusted</w:t>
            </w:r>
          </w:p>
        </w:tc>
        <w:tc>
          <w:tcPr>
            <w:tcW w:w="874" w:type="dxa"/>
            <w:vAlign w:val="center"/>
            <w:tcPrChange w:id="931" w:author="Kumar Baral" w:date="2023-02-07T17:12:00Z">
              <w:tcPr>
                <w:tcW w:w="877" w:type="dxa"/>
                <w:vAlign w:val="center"/>
              </w:tcPr>
            </w:tcPrChange>
          </w:tcPr>
          <w:p w14:paraId="0CC63C7A"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448.1</w:t>
            </w:r>
          </w:p>
        </w:tc>
        <w:tc>
          <w:tcPr>
            <w:tcW w:w="874" w:type="dxa"/>
            <w:shd w:val="clear" w:color="auto" w:fill="auto"/>
            <w:noWrap/>
            <w:vAlign w:val="center"/>
            <w:hideMark/>
            <w:tcPrChange w:id="932" w:author="Kumar Baral" w:date="2023-02-07T17:12:00Z">
              <w:tcPr>
                <w:tcW w:w="877" w:type="dxa"/>
                <w:shd w:val="clear" w:color="auto" w:fill="auto"/>
                <w:noWrap/>
                <w:vAlign w:val="center"/>
                <w:hideMark/>
              </w:tcPr>
            </w:tcPrChange>
          </w:tcPr>
          <w:p w14:paraId="2C0ADCA1"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386.4</w:t>
            </w:r>
          </w:p>
        </w:tc>
        <w:tc>
          <w:tcPr>
            <w:tcW w:w="874" w:type="dxa"/>
            <w:shd w:val="clear" w:color="auto" w:fill="auto"/>
            <w:noWrap/>
            <w:vAlign w:val="center"/>
            <w:hideMark/>
            <w:tcPrChange w:id="933" w:author="Kumar Baral" w:date="2023-02-07T17:12:00Z">
              <w:tcPr>
                <w:tcW w:w="877" w:type="dxa"/>
                <w:shd w:val="clear" w:color="auto" w:fill="auto"/>
                <w:noWrap/>
                <w:vAlign w:val="center"/>
                <w:hideMark/>
              </w:tcPr>
            </w:tcPrChange>
          </w:tcPr>
          <w:p w14:paraId="37BECAD4"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467.9</w:t>
            </w:r>
          </w:p>
        </w:tc>
        <w:tc>
          <w:tcPr>
            <w:tcW w:w="874" w:type="dxa"/>
            <w:shd w:val="clear" w:color="auto" w:fill="auto"/>
            <w:noWrap/>
            <w:vAlign w:val="center"/>
            <w:hideMark/>
            <w:tcPrChange w:id="934" w:author="Kumar Baral" w:date="2023-02-07T17:12:00Z">
              <w:tcPr>
                <w:tcW w:w="877" w:type="dxa"/>
                <w:shd w:val="clear" w:color="auto" w:fill="auto"/>
                <w:noWrap/>
                <w:vAlign w:val="center"/>
                <w:hideMark/>
              </w:tcPr>
            </w:tcPrChange>
          </w:tcPr>
          <w:p w14:paraId="2D7805A7"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526.1</w:t>
            </w:r>
          </w:p>
        </w:tc>
        <w:tc>
          <w:tcPr>
            <w:tcW w:w="874" w:type="dxa"/>
            <w:shd w:val="clear" w:color="auto" w:fill="auto"/>
            <w:noWrap/>
            <w:vAlign w:val="center"/>
            <w:hideMark/>
            <w:tcPrChange w:id="935" w:author="Kumar Baral" w:date="2023-02-07T17:12:00Z">
              <w:tcPr>
                <w:tcW w:w="877" w:type="dxa"/>
                <w:shd w:val="clear" w:color="auto" w:fill="auto"/>
                <w:noWrap/>
                <w:vAlign w:val="center"/>
                <w:hideMark/>
              </w:tcPr>
            </w:tcPrChange>
          </w:tcPr>
          <w:p w14:paraId="707D9AF3"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616.2</w:t>
            </w:r>
          </w:p>
        </w:tc>
        <w:tc>
          <w:tcPr>
            <w:tcW w:w="874" w:type="dxa"/>
            <w:shd w:val="clear" w:color="auto" w:fill="auto"/>
            <w:noWrap/>
            <w:vAlign w:val="center"/>
            <w:hideMark/>
            <w:tcPrChange w:id="936" w:author="Kumar Baral" w:date="2023-02-07T17:12:00Z">
              <w:tcPr>
                <w:tcW w:w="877" w:type="dxa"/>
                <w:shd w:val="clear" w:color="auto" w:fill="auto"/>
                <w:noWrap/>
                <w:vAlign w:val="center"/>
                <w:hideMark/>
              </w:tcPr>
            </w:tcPrChange>
          </w:tcPr>
          <w:p w14:paraId="1DAE60D4"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522.4</w:t>
            </w:r>
          </w:p>
        </w:tc>
        <w:tc>
          <w:tcPr>
            <w:tcW w:w="1024" w:type="dxa"/>
            <w:shd w:val="clear" w:color="auto" w:fill="auto"/>
            <w:noWrap/>
            <w:vAlign w:val="center"/>
            <w:hideMark/>
            <w:tcPrChange w:id="937" w:author="Kumar Baral" w:date="2023-02-07T17:12:00Z">
              <w:tcPr>
                <w:tcW w:w="1028" w:type="dxa"/>
                <w:shd w:val="clear" w:color="auto" w:fill="auto"/>
                <w:noWrap/>
                <w:vAlign w:val="center"/>
                <w:hideMark/>
              </w:tcPr>
            </w:tcPrChange>
          </w:tcPr>
          <w:p w14:paraId="45C564EE"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846.0</w:t>
            </w:r>
          </w:p>
        </w:tc>
        <w:tc>
          <w:tcPr>
            <w:tcW w:w="874" w:type="dxa"/>
            <w:shd w:val="clear" w:color="auto" w:fill="auto"/>
            <w:noWrap/>
            <w:vAlign w:val="center"/>
            <w:hideMark/>
            <w:tcPrChange w:id="938" w:author="Kumar Baral" w:date="2023-02-07T17:12:00Z">
              <w:tcPr>
                <w:tcW w:w="877" w:type="dxa"/>
                <w:shd w:val="clear" w:color="auto" w:fill="auto"/>
                <w:noWrap/>
                <w:vAlign w:val="center"/>
                <w:hideMark/>
              </w:tcPr>
            </w:tcPrChange>
          </w:tcPr>
          <w:p w14:paraId="40BDD5FA"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790.4</w:t>
            </w:r>
          </w:p>
        </w:tc>
        <w:tc>
          <w:tcPr>
            <w:tcW w:w="874" w:type="dxa"/>
            <w:shd w:val="clear" w:color="auto" w:fill="auto"/>
            <w:noWrap/>
            <w:vAlign w:val="center"/>
            <w:hideMark/>
            <w:tcPrChange w:id="939" w:author="Kumar Baral" w:date="2023-02-07T17:12:00Z">
              <w:tcPr>
                <w:tcW w:w="877" w:type="dxa"/>
                <w:shd w:val="clear" w:color="auto" w:fill="auto"/>
                <w:noWrap/>
                <w:vAlign w:val="center"/>
                <w:hideMark/>
              </w:tcPr>
            </w:tcPrChange>
          </w:tcPr>
          <w:p w14:paraId="4DC6B7A7"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630.0</w:t>
            </w:r>
          </w:p>
        </w:tc>
      </w:tr>
      <w:tr w:rsidR="00D863F8" w:rsidRPr="00191BFC" w14:paraId="63539C8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40"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41" w:author="Kumar Baral" w:date="2023-02-07T17:12:00Z">
            <w:trPr>
              <w:trHeight w:val="288"/>
            </w:trPr>
          </w:trPrChange>
        </w:trPr>
        <w:tc>
          <w:tcPr>
            <w:tcW w:w="594" w:type="dxa"/>
            <w:shd w:val="clear" w:color="auto" w:fill="auto"/>
            <w:noWrap/>
            <w:vAlign w:val="center"/>
            <w:tcPrChange w:id="942" w:author="Kumar Baral" w:date="2023-02-07T17:12:00Z">
              <w:tcPr>
                <w:tcW w:w="524" w:type="dxa"/>
                <w:shd w:val="clear" w:color="auto" w:fill="auto"/>
                <w:noWrap/>
                <w:vAlign w:val="center"/>
              </w:tcPr>
            </w:tcPrChange>
          </w:tcPr>
          <w:p w14:paraId="6817E6D1"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15</w:t>
            </w:r>
          </w:p>
        </w:tc>
        <w:tc>
          <w:tcPr>
            <w:tcW w:w="4340" w:type="dxa"/>
            <w:shd w:val="clear" w:color="auto" w:fill="auto"/>
            <w:vAlign w:val="center"/>
            <w:tcPrChange w:id="943" w:author="Kumar Baral" w:date="2023-02-07T17:12:00Z">
              <w:tcPr>
                <w:tcW w:w="4357" w:type="dxa"/>
                <w:shd w:val="clear" w:color="auto" w:fill="auto"/>
                <w:vAlign w:val="center"/>
              </w:tcPr>
            </w:tcPrChange>
          </w:tcPr>
          <w:p w14:paraId="77FECC1F"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Maximum recorded</w:t>
            </w:r>
            <w:r>
              <w:rPr>
                <w:rFonts w:eastAsia="Times New Roman" w:cs="Calibri"/>
                <w:b/>
                <w:bCs/>
                <w:color w:val="000000"/>
                <w:sz w:val="22"/>
                <w:szCs w:val="22"/>
              </w:rPr>
              <w:t xml:space="preserve"> daily</w:t>
            </w:r>
            <w:r w:rsidRPr="00191BFC">
              <w:rPr>
                <w:rFonts w:eastAsia="Times New Roman" w:cs="Calibri"/>
                <w:b/>
                <w:bCs/>
                <w:color w:val="000000"/>
                <w:sz w:val="22"/>
                <w:szCs w:val="22"/>
              </w:rPr>
              <w:t xml:space="preserve"> </w:t>
            </w:r>
            <w:r>
              <w:rPr>
                <w:rFonts w:eastAsia="Times New Roman" w:cs="Calibri"/>
                <w:b/>
                <w:bCs/>
                <w:color w:val="000000"/>
                <w:sz w:val="22"/>
                <w:szCs w:val="22"/>
              </w:rPr>
              <w:t xml:space="preserve">precipitation </w:t>
            </w:r>
            <w:r w:rsidRPr="00191BFC">
              <w:rPr>
                <w:rFonts w:eastAsia="Times New Roman" w:cs="Calibri"/>
                <w:b/>
                <w:bCs/>
                <w:color w:val="000000"/>
                <w:sz w:val="22"/>
                <w:szCs w:val="22"/>
              </w:rPr>
              <w:t>value</w:t>
            </w:r>
          </w:p>
        </w:tc>
        <w:tc>
          <w:tcPr>
            <w:tcW w:w="874" w:type="dxa"/>
            <w:vAlign w:val="bottom"/>
            <w:tcPrChange w:id="944" w:author="Kumar Baral" w:date="2023-02-07T17:12:00Z">
              <w:tcPr>
                <w:tcW w:w="877" w:type="dxa"/>
                <w:vAlign w:val="bottom"/>
              </w:tcPr>
            </w:tcPrChange>
          </w:tcPr>
          <w:p w14:paraId="04E9A632"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88.8</w:t>
            </w:r>
          </w:p>
        </w:tc>
        <w:tc>
          <w:tcPr>
            <w:tcW w:w="874" w:type="dxa"/>
            <w:shd w:val="clear" w:color="auto" w:fill="auto"/>
            <w:noWrap/>
            <w:vAlign w:val="bottom"/>
            <w:tcPrChange w:id="945" w:author="Kumar Baral" w:date="2023-02-07T17:12:00Z">
              <w:tcPr>
                <w:tcW w:w="877" w:type="dxa"/>
                <w:shd w:val="clear" w:color="auto" w:fill="auto"/>
                <w:noWrap/>
                <w:vAlign w:val="bottom"/>
              </w:tcPr>
            </w:tcPrChange>
          </w:tcPr>
          <w:p w14:paraId="1299730E"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86.6</w:t>
            </w:r>
          </w:p>
        </w:tc>
        <w:tc>
          <w:tcPr>
            <w:tcW w:w="874" w:type="dxa"/>
            <w:shd w:val="clear" w:color="auto" w:fill="auto"/>
            <w:noWrap/>
            <w:vAlign w:val="bottom"/>
            <w:tcPrChange w:id="946" w:author="Kumar Baral" w:date="2023-02-07T17:12:00Z">
              <w:tcPr>
                <w:tcW w:w="877" w:type="dxa"/>
                <w:shd w:val="clear" w:color="auto" w:fill="auto"/>
                <w:noWrap/>
                <w:vAlign w:val="bottom"/>
              </w:tcPr>
            </w:tcPrChange>
          </w:tcPr>
          <w:p w14:paraId="23DF9DFB"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208.5</w:t>
            </w:r>
          </w:p>
        </w:tc>
        <w:tc>
          <w:tcPr>
            <w:tcW w:w="874" w:type="dxa"/>
            <w:shd w:val="clear" w:color="auto" w:fill="auto"/>
            <w:noWrap/>
            <w:vAlign w:val="bottom"/>
            <w:tcPrChange w:id="947" w:author="Kumar Baral" w:date="2023-02-07T17:12:00Z">
              <w:tcPr>
                <w:tcW w:w="877" w:type="dxa"/>
                <w:shd w:val="clear" w:color="auto" w:fill="auto"/>
                <w:noWrap/>
                <w:vAlign w:val="bottom"/>
              </w:tcPr>
            </w:tcPrChange>
          </w:tcPr>
          <w:p w14:paraId="54BC5B02"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175.5</w:t>
            </w:r>
          </w:p>
        </w:tc>
        <w:tc>
          <w:tcPr>
            <w:tcW w:w="874" w:type="dxa"/>
            <w:shd w:val="clear" w:color="auto" w:fill="auto"/>
            <w:noWrap/>
            <w:vAlign w:val="bottom"/>
            <w:tcPrChange w:id="948" w:author="Kumar Baral" w:date="2023-02-07T17:12:00Z">
              <w:tcPr>
                <w:tcW w:w="877" w:type="dxa"/>
                <w:shd w:val="clear" w:color="auto" w:fill="auto"/>
                <w:noWrap/>
                <w:vAlign w:val="bottom"/>
              </w:tcPr>
            </w:tcPrChange>
          </w:tcPr>
          <w:p w14:paraId="58FC37BD"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212.2</w:t>
            </w:r>
          </w:p>
        </w:tc>
        <w:tc>
          <w:tcPr>
            <w:tcW w:w="874" w:type="dxa"/>
            <w:shd w:val="clear" w:color="auto" w:fill="auto"/>
            <w:noWrap/>
            <w:vAlign w:val="center"/>
            <w:tcPrChange w:id="949" w:author="Kumar Baral" w:date="2023-02-07T17:12:00Z">
              <w:tcPr>
                <w:tcW w:w="877" w:type="dxa"/>
                <w:shd w:val="clear" w:color="auto" w:fill="auto"/>
                <w:noWrap/>
                <w:vAlign w:val="center"/>
              </w:tcPr>
            </w:tcPrChange>
          </w:tcPr>
          <w:p w14:paraId="5EF32998"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211.90</w:t>
            </w:r>
          </w:p>
        </w:tc>
        <w:tc>
          <w:tcPr>
            <w:tcW w:w="1024" w:type="dxa"/>
            <w:shd w:val="clear" w:color="auto" w:fill="auto"/>
            <w:noWrap/>
            <w:vAlign w:val="center"/>
            <w:tcPrChange w:id="950" w:author="Kumar Baral" w:date="2023-02-07T17:12:00Z">
              <w:tcPr>
                <w:tcW w:w="1028" w:type="dxa"/>
                <w:shd w:val="clear" w:color="auto" w:fill="auto"/>
                <w:noWrap/>
                <w:vAlign w:val="center"/>
              </w:tcPr>
            </w:tcPrChange>
          </w:tcPr>
          <w:p w14:paraId="318FA78D"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384.20</w:t>
            </w:r>
          </w:p>
        </w:tc>
        <w:tc>
          <w:tcPr>
            <w:tcW w:w="874" w:type="dxa"/>
            <w:shd w:val="clear" w:color="auto" w:fill="auto"/>
            <w:noWrap/>
            <w:vAlign w:val="center"/>
            <w:tcPrChange w:id="951" w:author="Kumar Baral" w:date="2023-02-07T17:12:00Z">
              <w:tcPr>
                <w:tcW w:w="877" w:type="dxa"/>
                <w:shd w:val="clear" w:color="auto" w:fill="auto"/>
                <w:noWrap/>
                <w:vAlign w:val="center"/>
              </w:tcPr>
            </w:tcPrChange>
          </w:tcPr>
          <w:p w14:paraId="6F1BA54F"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331.00</w:t>
            </w:r>
          </w:p>
        </w:tc>
        <w:tc>
          <w:tcPr>
            <w:tcW w:w="874" w:type="dxa"/>
            <w:shd w:val="clear" w:color="auto" w:fill="auto"/>
            <w:noWrap/>
            <w:vAlign w:val="center"/>
            <w:tcPrChange w:id="952" w:author="Kumar Baral" w:date="2023-02-07T17:12:00Z">
              <w:tcPr>
                <w:tcW w:w="877" w:type="dxa"/>
                <w:shd w:val="clear" w:color="auto" w:fill="auto"/>
                <w:noWrap/>
                <w:vAlign w:val="center"/>
              </w:tcPr>
            </w:tcPrChange>
          </w:tcPr>
          <w:p w14:paraId="12A1C6C8"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247.20</w:t>
            </w:r>
          </w:p>
        </w:tc>
      </w:tr>
    </w:tbl>
    <w:p w14:paraId="19A8D7E3" w14:textId="77777777" w:rsidR="007962AB" w:rsidRDefault="007962AB" w:rsidP="007962AB">
      <w:pPr>
        <w:rPr>
          <w:rFonts w:eastAsiaTheme="minorEastAsia"/>
        </w:rPr>
      </w:pPr>
    </w:p>
    <w:p w14:paraId="7D6EE811" w14:textId="408BE5F7" w:rsidR="007962AB" w:rsidRDefault="007962AB" w:rsidP="007962AB">
      <w:pPr>
        <w:pStyle w:val="BodyText"/>
      </w:pPr>
      <w:r>
        <w:t xml:space="preserve">The isolines for the 24-hr PMP values estimated in the project location </w:t>
      </w:r>
      <w:r w:rsidR="00384F12">
        <w:t>are</w:t>
      </w:r>
      <w:r>
        <w:t xml:space="preserve"> given in </w:t>
      </w:r>
      <w:r>
        <w:fldChar w:fldCharType="begin"/>
      </w:r>
      <w:r>
        <w:instrText xml:space="preserve"> REF _Ref75260908 \h </w:instrText>
      </w:r>
      <w:r>
        <w:fldChar w:fldCharType="separate"/>
      </w:r>
      <w:r w:rsidR="00CA7649">
        <w:t xml:space="preserve">Figure </w:t>
      </w:r>
      <w:r w:rsidR="00CA7649">
        <w:rPr>
          <w:noProof/>
        </w:rPr>
        <w:t>1</w:t>
      </w:r>
      <w:r w:rsidR="00CA7649">
        <w:noBreakHyphen/>
      </w:r>
      <w:r w:rsidR="00CA7649">
        <w:rPr>
          <w:noProof/>
        </w:rPr>
        <w:t>6</w:t>
      </w:r>
      <w:r>
        <w:fldChar w:fldCharType="end"/>
      </w:r>
      <w:r>
        <w:t>.</w:t>
      </w:r>
    </w:p>
    <w:p w14:paraId="22C9D4C1" w14:textId="77777777" w:rsidR="007962AB" w:rsidRDefault="007962AB" w:rsidP="007962AB">
      <w:pPr>
        <w:rPr>
          <w:rFonts w:eastAsiaTheme="minorEastAsia"/>
        </w:rPr>
        <w:sectPr w:rsidR="007962AB" w:rsidSect="00E04E7E">
          <w:headerReference w:type="default" r:id="rId15"/>
          <w:footerReference w:type="default" r:id="rId16"/>
          <w:pgSz w:w="15840" w:h="12240" w:orient="landscape"/>
          <w:pgMar w:top="1440" w:right="1440" w:bottom="1440" w:left="1440" w:header="720" w:footer="720" w:gutter="0"/>
          <w:cols w:space="720"/>
          <w:docGrid w:linePitch="360"/>
        </w:sectPr>
      </w:pPr>
    </w:p>
    <w:p w14:paraId="33F3BE44" w14:textId="001D402E" w:rsidR="007962AB" w:rsidRDefault="00EA1667" w:rsidP="007962AB">
      <w:pPr>
        <w:pStyle w:val="Caption"/>
      </w:pPr>
      <w:r w:rsidRPr="00EA1667">
        <w:rPr>
          <w:noProof/>
          <w:lang w:val="en-US" w:bidi="ne-NP"/>
        </w:rPr>
        <w:lastRenderedPageBreak/>
        <w:drawing>
          <wp:inline distT="0" distB="0" distL="0" distR="0" wp14:anchorId="4A6920BE" wp14:editId="55305D54">
            <wp:extent cx="5731510" cy="7417248"/>
            <wp:effectExtent l="0" t="0" r="2540" b="0"/>
            <wp:docPr id="23" name="Picture 23" descr="D:\02 Projects\02 KGSHPP\03 Maps\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2 Projects\02 KGSHPP\03 Maps\P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417248"/>
                    </a:xfrm>
                    <a:prstGeom prst="rect">
                      <a:avLst/>
                    </a:prstGeom>
                    <a:noFill/>
                    <a:ln>
                      <a:noFill/>
                    </a:ln>
                  </pic:spPr>
                </pic:pic>
              </a:graphicData>
            </a:graphic>
          </wp:inline>
        </w:drawing>
      </w:r>
    </w:p>
    <w:p w14:paraId="28D6FB7D" w14:textId="4550453F" w:rsidR="007962AB" w:rsidRDefault="007962AB" w:rsidP="007962AB">
      <w:pPr>
        <w:pStyle w:val="Caption"/>
      </w:pPr>
      <w:bookmarkStart w:id="957" w:name="_Ref75260908"/>
      <w:bookmarkStart w:id="958" w:name="_Toc81394528"/>
      <w:bookmarkStart w:id="959" w:name="_Toc98928445"/>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6</w:t>
      </w:r>
      <w:r w:rsidR="005B244E">
        <w:fldChar w:fldCharType="end"/>
      </w:r>
      <w:bookmarkEnd w:id="957"/>
      <w:r>
        <w:t xml:space="preserve"> 24-hour PMP distribution map in the project location.</w:t>
      </w:r>
      <w:bookmarkEnd w:id="958"/>
      <w:bookmarkEnd w:id="959"/>
      <w:r>
        <w:t xml:space="preserve"> </w:t>
      </w:r>
    </w:p>
    <w:p w14:paraId="5A7ABA82" w14:textId="77777777" w:rsidR="007962AB" w:rsidRDefault="007962AB" w:rsidP="007962AB">
      <w:pPr>
        <w:pStyle w:val="BodyText"/>
      </w:pPr>
      <w:r>
        <w:t xml:space="preserve">The PMP values derived from the procedure contained in </w:t>
      </w:r>
      <w:r w:rsidR="00384F12">
        <w:t xml:space="preserve">the </w:t>
      </w:r>
      <w:r>
        <w:t xml:space="preserve">WMO manual are regionalized by preparing isolines using </w:t>
      </w:r>
      <w:r w:rsidR="00384F12">
        <w:t xml:space="preserve">the </w:t>
      </w:r>
      <w:r>
        <w:t xml:space="preserve">isohyetal method. The isolines of 24-hr PMP are given on a map as shown in </w:t>
      </w:r>
      <w:r w:rsidR="00384F12">
        <w:t xml:space="preserve">the </w:t>
      </w:r>
      <w:r>
        <w:t xml:space="preserve">figure allows </w:t>
      </w:r>
      <w:r w:rsidR="00384F12">
        <w:t xml:space="preserve">the </w:t>
      </w:r>
      <w:r>
        <w:t>determination of storm</w:t>
      </w:r>
      <w:r w:rsidR="00384F12">
        <w:t>-</w:t>
      </w:r>
      <w:r>
        <w:t xml:space="preserve">related PMP over a region within the limits set on area and duration. DHM has recorded </w:t>
      </w:r>
      <w:r w:rsidR="00384F12">
        <w:t xml:space="preserve">a </w:t>
      </w:r>
      <w:r>
        <w:t xml:space="preserve">maximum </w:t>
      </w:r>
      <w:r w:rsidR="00384F12">
        <w:t xml:space="preserve">of </w:t>
      </w:r>
      <w:r>
        <w:t xml:space="preserve">24 hr rainfall in the project area thus the estimated PMP value </w:t>
      </w:r>
      <w:r w:rsidR="00384F12">
        <w:t>is</w:t>
      </w:r>
      <w:r>
        <w:t xml:space="preserve"> of 24 hr recorded major storms.</w:t>
      </w:r>
    </w:p>
    <w:p w14:paraId="3151EDBC" w14:textId="77777777" w:rsidR="007962AB" w:rsidRDefault="007962AB" w:rsidP="007962AB">
      <w:pPr>
        <w:pStyle w:val="BodyText"/>
      </w:pPr>
      <w:r>
        <w:lastRenderedPageBreak/>
        <w:t xml:space="preserve">Rainfall data in Nepal are generally collected by simple non-recording rain gauges thus hourly intensities are not available. The hourly rainfall values can be determined as </w:t>
      </w:r>
    </w:p>
    <w:p w14:paraId="2F1A1D57" w14:textId="77777777" w:rsidR="007962AB" w:rsidRPr="00E34682" w:rsidRDefault="0046212A" w:rsidP="007962AB">
      <w:pPr>
        <w:jc w:val="both"/>
        <w:rPr>
          <w:rFonts w:eastAsiaTheme="minorEastAsia"/>
        </w:rPr>
      </w:pPr>
      <m:oMathPara>
        <m:oMath>
          <m:sSub>
            <m:sSubPr>
              <m:ctrlPr>
                <w:rPr>
                  <w:rFonts w:ascii="Cambria Math" w:eastAsiaTheme="minorHAnsi" w:hAnsi="Cambria Math" w:cstheme="minorBidi"/>
                  <w:i/>
                  <w:sz w:val="22"/>
                  <w:szCs w:val="22"/>
                  <w:lang w:val="en-US"/>
                </w:rPr>
              </m:ctrlPr>
            </m:sSubPr>
            <m:e>
              <m:r>
                <w:rPr>
                  <w:rFonts w:ascii="Cambria Math" w:hAnsi="Cambria Math"/>
                </w:rPr>
                <m:t>H</m:t>
              </m:r>
            </m:e>
            <m:sub>
              <m:r>
                <w:rPr>
                  <w:rFonts w:ascii="Cambria Math" w:hAnsi="Cambria Math"/>
                </w:rPr>
                <m:t>hr</m:t>
              </m:r>
            </m:sub>
          </m:sSub>
          <m:r>
            <w:rPr>
              <w:rFonts w:ascii="Cambria Math" w:hAnsi="Cambria Math"/>
            </w:rPr>
            <m:t xml:space="preserve">= </m:t>
          </m:r>
          <m:sSub>
            <m:sSubPr>
              <m:ctrlPr>
                <w:rPr>
                  <w:rFonts w:ascii="Cambria Math" w:eastAsiaTheme="minorHAnsi" w:hAnsi="Cambria Math" w:cstheme="minorBidi"/>
                  <w:i/>
                  <w:sz w:val="22"/>
                  <w:szCs w:val="22"/>
                  <w:lang w:val="en-US"/>
                </w:rPr>
              </m:ctrlPr>
            </m:sSubPr>
            <m:e>
              <m:r>
                <w:rPr>
                  <w:rFonts w:ascii="Cambria Math" w:hAnsi="Cambria Math"/>
                </w:rPr>
                <m:t>K</m:t>
              </m:r>
            </m:e>
            <m:sub>
              <m:r>
                <w:rPr>
                  <w:rFonts w:ascii="Cambria Math" w:hAnsi="Cambria Math"/>
                </w:rPr>
                <m:t>hr</m:t>
              </m:r>
            </m:sub>
          </m:sSub>
          <m:r>
            <w:rPr>
              <w:rFonts w:ascii="Cambria Math" w:hAnsi="Cambria Math"/>
            </w:rPr>
            <m:t>×</m:t>
          </m:r>
          <m:sSub>
            <m:sSubPr>
              <m:ctrlPr>
                <w:rPr>
                  <w:rFonts w:ascii="Cambria Math" w:eastAsiaTheme="minorHAnsi" w:hAnsi="Cambria Math" w:cstheme="minorBidi"/>
                  <w:i/>
                  <w:sz w:val="22"/>
                  <w:szCs w:val="22"/>
                  <w:lang w:val="en-US"/>
                </w:rPr>
              </m:ctrlPr>
            </m:sSubPr>
            <m:e>
              <m:r>
                <w:rPr>
                  <w:rFonts w:ascii="Cambria Math" w:hAnsi="Cambria Math"/>
                </w:rPr>
                <m:t>H</m:t>
              </m:r>
            </m:e>
            <m:sub>
              <m:r>
                <w:rPr>
                  <w:rFonts w:ascii="Cambria Math" w:hAnsi="Cambria Math"/>
                </w:rPr>
                <m:t>24-</m:t>
              </m:r>
              <m:r>
                <w:rPr>
                  <w:rFonts w:ascii="Cambria Math" w:hAnsi="Cambria Math"/>
                </w:rPr>
                <m:t>hr max</m:t>
              </m:r>
            </m:sub>
          </m:sSub>
        </m:oMath>
      </m:oMathPara>
    </w:p>
    <w:p w14:paraId="17E4567E" w14:textId="77777777" w:rsidR="007962AB" w:rsidRPr="00162EF0" w:rsidRDefault="007962AB" w:rsidP="007962AB">
      <w:pPr>
        <w:pStyle w:val="BodyText"/>
      </w:pPr>
      <w:r w:rsidRPr="00162EF0">
        <w:t>Where, K</w:t>
      </w:r>
      <w:r w:rsidRPr="008E7ED3">
        <w:rPr>
          <w:vertAlign w:val="subscript"/>
        </w:rPr>
        <w:t>hr</w:t>
      </w:r>
      <w:r w:rsidRPr="00162EF0">
        <w:t xml:space="preserve"> is the transfer coefficient from 24-hour maximum rainfall to 1- hour maximum rainfall</w:t>
      </w:r>
    </w:p>
    <w:p w14:paraId="2DD6E8FB" w14:textId="77777777" w:rsidR="007962AB" w:rsidRPr="00162EF0" w:rsidRDefault="007962AB" w:rsidP="007962AB">
      <w:pPr>
        <w:pStyle w:val="BodyText"/>
      </w:pPr>
      <w:r w:rsidRPr="00162EF0">
        <w:t>This coefficient can be estimated properly if the data is available on both 24-hr maximum and hourly maximum rainfall.</w:t>
      </w:r>
    </w:p>
    <w:p w14:paraId="28B4AA6B" w14:textId="77777777" w:rsidR="007962AB" w:rsidRPr="00162EF0" w:rsidRDefault="007962AB" w:rsidP="007962AB">
      <w:pPr>
        <w:pStyle w:val="BodyText"/>
      </w:pPr>
      <w:r w:rsidRPr="00162EF0">
        <w:t>Shakya (2002) has developed the relationship between 24 hours and lower</w:t>
      </w:r>
      <w:r w:rsidR="00384F12">
        <w:t>-</w:t>
      </w:r>
      <w:r w:rsidRPr="00162EF0">
        <w:t>duration precipitation depths developed from hourly rainfall data for specified storm period</w:t>
      </w:r>
      <w:r w:rsidR="00384F12">
        <w:t>s</w:t>
      </w:r>
      <w:r w:rsidRPr="00162EF0">
        <w:t xml:space="preserve"> using the data from the few automatic stations within Nepal. The best</w:t>
      </w:r>
      <w:r w:rsidR="00384F12">
        <w:t>-</w:t>
      </w:r>
      <w:r w:rsidRPr="00162EF0">
        <w:t xml:space="preserve">fitted equation is </w:t>
      </w:r>
    </w:p>
    <w:p w14:paraId="35FA9E6B" w14:textId="77777777" w:rsidR="007962AB" w:rsidRPr="00EC590A" w:rsidRDefault="0046212A" w:rsidP="007962AB">
      <w:pPr>
        <w:spacing w:before="240" w:after="240"/>
        <w:jc w:val="both"/>
        <w:rPr>
          <w:rFonts w:eastAsiaTheme="minorEastAsia"/>
          <w:sz w:val="22"/>
        </w:rPr>
      </w:pPr>
      <m:oMathPara>
        <m:oMath>
          <m:f>
            <m:fPr>
              <m:ctrlPr>
                <w:rPr>
                  <w:rFonts w:ascii="Cambria Math" w:eastAsiaTheme="minorEastAsia" w:hAnsi="Cambria Math" w:cstheme="minorBidi"/>
                  <w:i/>
                  <w:sz w:val="22"/>
                  <w:szCs w:val="22"/>
                  <w:lang w:val="en-US"/>
                </w:rPr>
              </m:ctrlPr>
            </m:fPr>
            <m:num>
              <m:sSub>
                <m:sSubPr>
                  <m:ctrlPr>
                    <w:rPr>
                      <w:rFonts w:ascii="Cambria Math" w:eastAsiaTheme="minorEastAsia" w:hAnsi="Cambria Math" w:cstheme="minorBidi"/>
                      <w:i/>
                      <w:sz w:val="22"/>
                      <w:szCs w:val="22"/>
                      <w:lang w:val="en-US"/>
                    </w:rPr>
                  </m:ctrlPr>
                </m:sSubPr>
                <m:e>
                  <m:r>
                    <w:rPr>
                      <w:rFonts w:ascii="Cambria Math" w:eastAsiaTheme="minorEastAsia" w:hAnsi="Cambria Math"/>
                      <w:sz w:val="22"/>
                    </w:rPr>
                    <m:t>P</m:t>
                  </m:r>
                </m:e>
                <m:sub>
                  <m:r>
                    <w:rPr>
                      <w:rFonts w:ascii="Cambria Math" w:eastAsiaTheme="minorEastAsia" w:hAnsi="Cambria Math"/>
                      <w:sz w:val="22"/>
                    </w:rPr>
                    <m:t>t</m:t>
                  </m:r>
                </m:sub>
              </m:sSub>
            </m:num>
            <m:den>
              <m:sSub>
                <m:sSubPr>
                  <m:ctrlPr>
                    <w:rPr>
                      <w:rFonts w:ascii="Cambria Math" w:eastAsiaTheme="minorEastAsia" w:hAnsi="Cambria Math" w:cstheme="minorBidi"/>
                      <w:i/>
                      <w:sz w:val="22"/>
                      <w:szCs w:val="22"/>
                      <w:lang w:val="en-US"/>
                    </w:rPr>
                  </m:ctrlPr>
                </m:sSubPr>
                <m:e>
                  <m:r>
                    <w:rPr>
                      <w:rFonts w:ascii="Cambria Math" w:eastAsiaTheme="minorEastAsia" w:hAnsi="Cambria Math"/>
                      <w:sz w:val="22"/>
                    </w:rPr>
                    <m:t>P</m:t>
                  </m:r>
                </m:e>
                <m:sub>
                  <m:r>
                    <w:rPr>
                      <w:rFonts w:ascii="Cambria Math" w:eastAsiaTheme="minorEastAsia" w:hAnsi="Cambria Math"/>
                      <w:sz w:val="22"/>
                    </w:rPr>
                    <m:t>24</m:t>
                  </m:r>
                </m:sub>
              </m:sSub>
            </m:den>
          </m:f>
          <m:r>
            <w:rPr>
              <w:rFonts w:ascii="Cambria Math" w:eastAsiaTheme="minorEastAsia" w:hAnsi="Cambria Math"/>
              <w:sz w:val="22"/>
            </w:rPr>
            <m:t>=</m:t>
          </m:r>
          <m:r>
            <w:rPr>
              <w:rFonts w:ascii="Cambria Math" w:eastAsiaTheme="minorEastAsia" w:hAnsi="Cambria Math"/>
            </w:rPr>
            <m:t>Sin</m:t>
          </m:r>
          <m:sSup>
            <m:sSupPr>
              <m:ctrlPr>
                <w:rPr>
                  <w:rFonts w:ascii="Cambria Math" w:eastAsiaTheme="minorEastAsia" w:hAnsi="Cambria Math" w:cstheme="minorBidi"/>
                  <w:i/>
                  <w:sz w:val="22"/>
                  <w:szCs w:val="22"/>
                  <w:lang w:val="en-US"/>
                </w:rPr>
              </m:ctrlPr>
            </m:sSupPr>
            <m:e>
              <m:r>
                <w:rPr>
                  <w:rFonts w:ascii="Cambria Math" w:eastAsiaTheme="minorEastAsia" w:hAnsi="Cambria Math"/>
                  <w:sz w:val="22"/>
                </w:rPr>
                <m:t>(</m:t>
              </m:r>
              <m:f>
                <m:fPr>
                  <m:ctrlPr>
                    <w:rPr>
                      <w:rFonts w:ascii="Cambria Math" w:eastAsiaTheme="minorEastAsia" w:hAnsi="Cambria Math" w:cstheme="minorBidi"/>
                      <w:i/>
                      <w:sz w:val="22"/>
                      <w:szCs w:val="22"/>
                      <w:lang w:val="en-US"/>
                    </w:rPr>
                  </m:ctrlPr>
                </m:fPr>
                <m:num>
                  <m:r>
                    <w:rPr>
                      <w:rFonts w:ascii="Cambria Math" w:eastAsiaTheme="minorEastAsia" w:hAnsi="Cambria Math"/>
                      <w:sz w:val="22"/>
                    </w:rPr>
                    <m:t>π. t</m:t>
                  </m:r>
                </m:num>
                <m:den>
                  <m:r>
                    <w:rPr>
                      <w:rFonts w:ascii="Cambria Math" w:eastAsiaTheme="minorEastAsia" w:hAnsi="Cambria Math"/>
                      <w:sz w:val="22"/>
                    </w:rPr>
                    <m:t>48</m:t>
                  </m:r>
                </m:den>
              </m:f>
              <m:r>
                <w:rPr>
                  <w:rFonts w:ascii="Cambria Math" w:eastAsiaTheme="minorEastAsia" w:hAnsi="Cambria Math"/>
                  <w:sz w:val="22"/>
                </w:rPr>
                <m:t>)</m:t>
              </m:r>
            </m:e>
            <m:sup>
              <m:r>
                <w:rPr>
                  <w:rFonts w:ascii="Cambria Math" w:eastAsiaTheme="minorEastAsia" w:hAnsi="Cambria Math"/>
                  <w:sz w:val="22"/>
                </w:rPr>
                <m:t>0.4727</m:t>
              </m:r>
            </m:sup>
          </m:sSup>
        </m:oMath>
      </m:oMathPara>
    </w:p>
    <w:p w14:paraId="6A9C36A6" w14:textId="77777777" w:rsidR="007962AB" w:rsidRPr="00A07AC6" w:rsidRDefault="007962AB" w:rsidP="007962AB">
      <w:pPr>
        <w:pStyle w:val="BodyText"/>
        <w:rPr>
          <w:rFonts w:eastAsiaTheme="minorEastAsia"/>
        </w:rPr>
      </w:pPr>
      <w:r w:rsidRPr="00A07AC6">
        <w:rPr>
          <w:rFonts w:eastAsiaTheme="minorEastAsia"/>
          <w:sz w:val="24"/>
        </w:rPr>
        <w:t xml:space="preserve"> </w:t>
      </w:r>
      <w:r w:rsidRPr="00162EF0">
        <w:t>Where Pt is rainfall amount in t hours, P24 is the total rainfall amount in 24 hours.</w:t>
      </w:r>
    </w:p>
    <w:p w14:paraId="05E97EF6" w14:textId="77777777" w:rsidR="007962AB" w:rsidRDefault="007962AB" w:rsidP="007962AB">
      <w:pPr>
        <w:pStyle w:val="Body"/>
        <w:jc w:val="center"/>
      </w:pPr>
      <w:r>
        <w:rPr>
          <w:noProof/>
          <w:lang w:bidi="ne-NP"/>
        </w:rPr>
        <w:drawing>
          <wp:inline distT="0" distB="0" distL="0" distR="0" wp14:anchorId="277852CF" wp14:editId="4E0D8AFE">
            <wp:extent cx="2416597" cy="223266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0" r="6951" b="3221"/>
                    <a:stretch/>
                  </pic:blipFill>
                  <pic:spPr bwMode="auto">
                    <a:xfrm>
                      <a:off x="0" y="0"/>
                      <a:ext cx="2435943" cy="2250533"/>
                    </a:xfrm>
                    <a:prstGeom prst="rect">
                      <a:avLst/>
                    </a:prstGeom>
                    <a:ln>
                      <a:noFill/>
                    </a:ln>
                    <a:extLst>
                      <a:ext uri="{53640926-AAD7-44D8-BBD7-CCE9431645EC}">
                        <a14:shadowObscured xmlns:a14="http://schemas.microsoft.com/office/drawing/2010/main"/>
                      </a:ext>
                    </a:extLst>
                  </pic:spPr>
                </pic:pic>
              </a:graphicData>
            </a:graphic>
          </wp:inline>
        </w:drawing>
      </w:r>
    </w:p>
    <w:p w14:paraId="69B8521F" w14:textId="49E7D837" w:rsidR="007962AB" w:rsidRDefault="007962AB" w:rsidP="007962AB">
      <w:pPr>
        <w:pStyle w:val="Caption"/>
      </w:pPr>
      <w:bookmarkStart w:id="960" w:name="_Toc81394529"/>
      <w:bookmarkStart w:id="961" w:name="_Toc98928446"/>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7</w:t>
      </w:r>
      <w:r w:rsidR="005B244E">
        <w:fldChar w:fldCharType="end"/>
      </w:r>
      <w:r>
        <w:t xml:space="preserve"> Relationship between rain intensity and duration (Shakya, 2002)</w:t>
      </w:r>
      <w:bookmarkEnd w:id="960"/>
      <w:bookmarkEnd w:id="961"/>
    </w:p>
    <w:p w14:paraId="5F335649" w14:textId="6943B975" w:rsidR="007962AB" w:rsidRDefault="007962AB" w:rsidP="00E04E7E">
      <w:pPr>
        <w:pStyle w:val="BodyText"/>
        <w:spacing w:after="240"/>
      </w:pPr>
      <w:r w:rsidRPr="00162EF0">
        <w:t xml:space="preserve">Using the above equation, the hourly distribution of rainfall is calculated. The rainfall has been arranged such that the rainfall follows an increasing trend until it reaches </w:t>
      </w:r>
      <w:r w:rsidR="00384F12">
        <w:t xml:space="preserve">a </w:t>
      </w:r>
      <w:r w:rsidRPr="00162EF0">
        <w:t xml:space="preserve">maximum at the middle of the storm period and thus decreases after </w:t>
      </w:r>
      <w:r w:rsidR="00384F12">
        <w:t xml:space="preserve">the </w:t>
      </w:r>
      <w:r w:rsidRPr="00D71381">
        <w:t>maximum occurrence.</w:t>
      </w:r>
      <w:r w:rsidR="00D71381">
        <w:t xml:space="preserve"> </w:t>
      </w:r>
      <w:r w:rsidRPr="00D71381">
        <w:t>Asserting that</w:t>
      </w:r>
      <w:r w:rsidRPr="00162EF0">
        <w:t xml:space="preserve"> PMP is an unusually large event, it is unnecessary to adopt extreme initial conditions for the calculation of PMF.</w:t>
      </w:r>
      <w:r>
        <w:t xml:space="preserve"> Given that the flood/storm that result</w:t>
      </w:r>
      <w:r w:rsidR="00384F12">
        <w:t>s</w:t>
      </w:r>
      <w:r>
        <w:t xml:space="preserve"> in PMF/PMP is very large, antecedent rainfall and base flow have less effect on PMF values. Thus, retention loss of 1 mm/hr is only assumed to determine the effective precipitation value.</w:t>
      </w:r>
    </w:p>
    <w:p w14:paraId="4F82255B" w14:textId="24C667FC" w:rsidR="007962AB" w:rsidRDefault="007962AB" w:rsidP="007962AB">
      <w:pPr>
        <w:pStyle w:val="Caption"/>
      </w:pPr>
      <w:bookmarkStart w:id="962" w:name="_Ref84250545"/>
      <w:bookmarkStart w:id="963" w:name="_Toc81394463"/>
      <w:bookmarkStart w:id="964" w:name="_Toc98928426"/>
      <w:r>
        <w:t xml:space="preserve">Table </w:t>
      </w:r>
      <w:r w:rsidR="008E7ED3">
        <w:fldChar w:fldCharType="begin"/>
      </w:r>
      <w:r w:rsidR="008E7ED3">
        <w:instrText xml:space="preserve"> STYLEREF 1 \s </w:instrText>
      </w:r>
      <w:r w:rsidR="008E7ED3">
        <w:fldChar w:fldCharType="separate"/>
      </w:r>
      <w:r w:rsidR="00CA7649">
        <w:rPr>
          <w:noProof/>
        </w:rPr>
        <w:t>1</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bookmarkEnd w:id="962"/>
      <w:r w:rsidR="00607132">
        <w:t xml:space="preserve">: </w:t>
      </w:r>
      <w:r>
        <w:t>Hourly distribution of rainfall using 24 hr maximum rainfall value</w:t>
      </w:r>
      <w:r w:rsidR="008E7ED3">
        <w:t xml:space="preserve"> using (Shakya, 2002)</w:t>
      </w:r>
      <w:r>
        <w:t>.</w:t>
      </w:r>
      <w:bookmarkEnd w:id="963"/>
      <w:bookmarkEnd w:id="964"/>
    </w:p>
    <w:tbl>
      <w:tblPr>
        <w:tblStyle w:val="GridTable4-Accent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65" w:author="Kumar Baral" w:date="2023-02-07T17:13:00Z">
          <w:tblPr>
            <w:tblStyle w:val="GridTable4-Accent2"/>
            <w:tblW w:w="9026"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PrChange>
      </w:tblPr>
      <w:tblGrid>
        <w:gridCol w:w="806"/>
        <w:gridCol w:w="1536"/>
        <w:gridCol w:w="1037"/>
        <w:gridCol w:w="1257"/>
        <w:gridCol w:w="856"/>
        <w:gridCol w:w="1552"/>
        <w:gridCol w:w="1234"/>
        <w:gridCol w:w="1536"/>
        <w:tblGridChange w:id="966">
          <w:tblGrid>
            <w:gridCol w:w="806"/>
            <w:gridCol w:w="1536"/>
            <w:gridCol w:w="1037"/>
            <w:gridCol w:w="1257"/>
            <w:gridCol w:w="856"/>
            <w:gridCol w:w="1552"/>
            <w:gridCol w:w="1234"/>
            <w:gridCol w:w="1536"/>
          </w:tblGrid>
        </w:tblGridChange>
      </w:tblGrid>
      <w:tr w:rsidR="00E04E7E" w:rsidRPr="00C35E0F" w14:paraId="30D9C80F" w14:textId="77777777" w:rsidTr="0073438D">
        <w:trPr>
          <w:cnfStyle w:val="100000000000" w:firstRow="1" w:lastRow="0" w:firstColumn="0" w:lastColumn="0" w:oddVBand="0" w:evenVBand="0" w:oddHBand="0" w:evenHBand="0" w:firstRowFirstColumn="0" w:firstRowLastColumn="0" w:lastRowFirstColumn="0" w:lastRowLastColumn="0"/>
          <w:trHeight w:val="1008"/>
          <w:tblHeader/>
          <w:trPrChange w:id="967" w:author="Kumar Baral" w:date="2023-02-07T17:13:00Z">
            <w:trPr>
              <w:trHeight w:val="1008"/>
              <w:tblHeader/>
            </w:trPr>
          </w:trPrChange>
        </w:trPr>
        <w:tc>
          <w:tcPr>
            <w:cnfStyle w:val="001000000000" w:firstRow="0" w:lastRow="0" w:firstColumn="1" w:lastColumn="0" w:oddVBand="0" w:evenVBand="0" w:oddHBand="0" w:evenHBand="0" w:firstRowFirstColumn="0" w:firstRowLastColumn="0" w:lastRowFirstColumn="0" w:lastRowLastColumn="0"/>
            <w:tcW w:w="806"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968" w:author="Kumar Baral" w:date="2023-02-07T17:13:00Z">
              <w:tcPr>
                <w:tcW w:w="806" w:type="dxa"/>
                <w:tcBorders>
                  <w:top w:val="none" w:sz="0" w:space="0" w:color="auto"/>
                  <w:left w:val="none" w:sz="0" w:space="0" w:color="auto"/>
                  <w:bottom w:val="none" w:sz="0" w:space="0" w:color="auto"/>
                  <w:right w:val="none" w:sz="0" w:space="0" w:color="auto"/>
                </w:tcBorders>
                <w:noWrap/>
                <w:hideMark/>
              </w:tcPr>
            </w:tcPrChange>
          </w:tcPr>
          <w:p w14:paraId="4EDFF10B" w14:textId="77777777" w:rsidR="007962AB" w:rsidRPr="0073438D" w:rsidRDefault="007962AB" w:rsidP="00E04E7E">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69"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970" w:author="Kumar Baral" w:date="2023-02-07T17:13:00Z">
                  <w:rPr>
                    <w:rFonts w:eastAsia="Times New Roman" w:cs="Calibri"/>
                    <w:color w:val="FFFFFF"/>
                    <w:sz w:val="22"/>
                    <w:szCs w:val="22"/>
                    <w:lang w:val="en-US"/>
                  </w:rPr>
                </w:rPrChange>
              </w:rPr>
              <w:t>Time in hours</w:t>
            </w:r>
          </w:p>
        </w:tc>
        <w:tc>
          <w:tcPr>
            <w:tcW w:w="1393" w:type="dxa"/>
            <w:tcBorders>
              <w:top w:val="none" w:sz="0" w:space="0" w:color="auto"/>
              <w:left w:val="none" w:sz="0" w:space="0" w:color="auto"/>
              <w:bottom w:val="none" w:sz="0" w:space="0" w:color="auto"/>
              <w:right w:val="none" w:sz="0" w:space="0" w:color="auto"/>
            </w:tcBorders>
            <w:shd w:val="clear" w:color="auto" w:fill="BFBFBF" w:themeFill="background1" w:themeFillShade="BF"/>
            <w:hideMark/>
            <w:tcPrChange w:id="971" w:author="Kumar Baral" w:date="2023-02-07T17:13:00Z">
              <w:tcPr>
                <w:tcW w:w="1393" w:type="dxa"/>
                <w:tcBorders>
                  <w:top w:val="none" w:sz="0" w:space="0" w:color="auto"/>
                  <w:left w:val="none" w:sz="0" w:space="0" w:color="auto"/>
                  <w:bottom w:val="none" w:sz="0" w:space="0" w:color="auto"/>
                  <w:right w:val="none" w:sz="0" w:space="0" w:color="auto"/>
                </w:tcBorders>
                <w:hideMark/>
              </w:tcPr>
            </w:tcPrChange>
          </w:tcPr>
          <w:p w14:paraId="002F1CCD"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72"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973" w:author="Kumar Baral" w:date="2023-02-07T17:13:00Z">
                  <w:rPr>
                    <w:rFonts w:eastAsia="Times New Roman" w:cs="Calibri"/>
                    <w:color w:val="FFFFFF"/>
                    <w:sz w:val="22"/>
                    <w:szCs w:val="22"/>
                    <w:lang w:val="en-US"/>
                  </w:rPr>
                </w:rPrChange>
              </w:rPr>
              <w:t>Percentage of maximum precipitation (Pt/P24)</w:t>
            </w:r>
          </w:p>
        </w:tc>
        <w:tc>
          <w:tcPr>
            <w:tcW w:w="1037"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974" w:author="Kumar Baral" w:date="2023-02-07T17:13:00Z">
              <w:tcPr>
                <w:tcW w:w="1037" w:type="dxa"/>
                <w:tcBorders>
                  <w:top w:val="none" w:sz="0" w:space="0" w:color="auto"/>
                  <w:left w:val="none" w:sz="0" w:space="0" w:color="auto"/>
                  <w:bottom w:val="none" w:sz="0" w:space="0" w:color="auto"/>
                  <w:right w:val="none" w:sz="0" w:space="0" w:color="auto"/>
                </w:tcBorders>
                <w:noWrap/>
                <w:hideMark/>
              </w:tcPr>
            </w:tcPrChange>
          </w:tcPr>
          <w:p w14:paraId="2A7083DF"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75"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976" w:author="Kumar Baral" w:date="2023-02-07T17:13:00Z">
                  <w:rPr>
                    <w:rFonts w:eastAsia="Times New Roman" w:cs="Calibri"/>
                    <w:color w:val="FFFFFF"/>
                    <w:sz w:val="22"/>
                    <w:szCs w:val="22"/>
                    <w:lang w:val="en-US"/>
                  </w:rPr>
                </w:rPrChange>
              </w:rPr>
              <w:t>p(t)</w:t>
            </w:r>
          </w:p>
        </w:tc>
        <w:tc>
          <w:tcPr>
            <w:tcW w:w="1114"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977" w:author="Kumar Baral" w:date="2023-02-07T17:13:00Z">
              <w:tcPr>
                <w:tcW w:w="1114" w:type="dxa"/>
                <w:tcBorders>
                  <w:top w:val="none" w:sz="0" w:space="0" w:color="auto"/>
                  <w:left w:val="none" w:sz="0" w:space="0" w:color="auto"/>
                  <w:bottom w:val="none" w:sz="0" w:space="0" w:color="auto"/>
                  <w:right w:val="none" w:sz="0" w:space="0" w:color="auto"/>
                </w:tcBorders>
                <w:noWrap/>
                <w:hideMark/>
              </w:tcPr>
            </w:tcPrChange>
          </w:tcPr>
          <w:p w14:paraId="397FB99C"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78"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979" w:author="Kumar Baral" w:date="2023-02-07T17:13:00Z">
                  <w:rPr>
                    <w:rFonts w:eastAsia="Times New Roman" w:cs="Calibri"/>
                    <w:color w:val="FFFFFF"/>
                    <w:sz w:val="22"/>
                    <w:szCs w:val="22"/>
                    <w:lang w:val="en-US"/>
                  </w:rPr>
                </w:rPrChange>
              </w:rPr>
              <w:t>Arranging</w:t>
            </w:r>
          </w:p>
        </w:tc>
        <w:tc>
          <w:tcPr>
            <w:tcW w:w="775"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980" w:author="Kumar Baral" w:date="2023-02-07T17:13:00Z">
              <w:tcPr>
                <w:tcW w:w="775" w:type="dxa"/>
                <w:tcBorders>
                  <w:top w:val="none" w:sz="0" w:space="0" w:color="auto"/>
                  <w:left w:val="none" w:sz="0" w:space="0" w:color="auto"/>
                  <w:bottom w:val="none" w:sz="0" w:space="0" w:color="auto"/>
                  <w:right w:val="none" w:sz="0" w:space="0" w:color="auto"/>
                </w:tcBorders>
                <w:noWrap/>
                <w:hideMark/>
              </w:tcPr>
            </w:tcPrChange>
          </w:tcPr>
          <w:p w14:paraId="7400755A"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81"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982" w:author="Kumar Baral" w:date="2023-02-07T17:13:00Z">
                  <w:rPr>
                    <w:rFonts w:eastAsia="Times New Roman" w:cs="Calibri"/>
                    <w:color w:val="FFFFFF"/>
                    <w:sz w:val="22"/>
                    <w:szCs w:val="22"/>
                    <w:lang w:val="en-US"/>
                  </w:rPr>
                </w:rPrChange>
              </w:rPr>
              <w:t>Order</w:t>
            </w:r>
          </w:p>
        </w:tc>
        <w:tc>
          <w:tcPr>
            <w:tcW w:w="1392"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983" w:author="Kumar Baral" w:date="2023-02-07T17:13:00Z">
              <w:tcPr>
                <w:tcW w:w="1392" w:type="dxa"/>
                <w:tcBorders>
                  <w:top w:val="none" w:sz="0" w:space="0" w:color="auto"/>
                  <w:left w:val="none" w:sz="0" w:space="0" w:color="auto"/>
                  <w:bottom w:val="none" w:sz="0" w:space="0" w:color="auto"/>
                  <w:right w:val="none" w:sz="0" w:space="0" w:color="auto"/>
                </w:tcBorders>
              </w:tcPr>
            </w:tcPrChange>
          </w:tcPr>
          <w:p w14:paraId="50A2FC2C"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84"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985" w:author="Kumar Baral" w:date="2023-02-07T17:13:00Z">
                  <w:rPr>
                    <w:rFonts w:cs="Calibri"/>
                    <w:color w:val="FFFFFF"/>
                    <w:sz w:val="22"/>
                    <w:szCs w:val="22"/>
                  </w:rPr>
                </w:rPrChange>
              </w:rPr>
              <w:t>Hourly Precipitation (mm)</w:t>
            </w:r>
          </w:p>
        </w:tc>
        <w:tc>
          <w:tcPr>
            <w:tcW w:w="1123"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986" w:author="Kumar Baral" w:date="2023-02-07T17:13:00Z">
              <w:tcPr>
                <w:tcW w:w="1123" w:type="dxa"/>
                <w:tcBorders>
                  <w:top w:val="none" w:sz="0" w:space="0" w:color="auto"/>
                  <w:left w:val="none" w:sz="0" w:space="0" w:color="auto"/>
                  <w:bottom w:val="none" w:sz="0" w:space="0" w:color="auto"/>
                  <w:right w:val="none" w:sz="0" w:space="0" w:color="auto"/>
                </w:tcBorders>
              </w:tcPr>
            </w:tcPrChange>
          </w:tcPr>
          <w:p w14:paraId="17B11534"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2"/>
                <w:szCs w:val="22"/>
                <w:rPrChange w:id="987" w:author="Kumar Baral" w:date="2023-02-07T17:13:00Z">
                  <w:rPr>
                    <w:rFonts w:cs="Calibri"/>
                    <w:b w:val="0"/>
                    <w:bCs w:val="0"/>
                    <w:color w:val="FFFFFF"/>
                    <w:sz w:val="22"/>
                    <w:szCs w:val="22"/>
                  </w:rPr>
                </w:rPrChange>
              </w:rPr>
            </w:pPr>
            <w:r w:rsidRPr="0073438D">
              <w:rPr>
                <w:rFonts w:cs="Calibri"/>
                <w:color w:val="auto"/>
                <w:sz w:val="22"/>
                <w:szCs w:val="22"/>
                <w:rPrChange w:id="988" w:author="Kumar Baral" w:date="2023-02-07T17:13:00Z">
                  <w:rPr>
                    <w:rFonts w:cs="Calibri"/>
                    <w:color w:val="FFFFFF"/>
                    <w:sz w:val="22"/>
                    <w:szCs w:val="22"/>
                  </w:rPr>
                </w:rPrChange>
              </w:rPr>
              <w:t>Retention loss</w:t>
            </w:r>
          </w:p>
          <w:p w14:paraId="7F8730F9"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89"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990" w:author="Kumar Baral" w:date="2023-02-07T17:13:00Z">
                  <w:rPr>
                    <w:rFonts w:cs="Calibri"/>
                    <w:color w:val="FFFFFF"/>
                    <w:sz w:val="22"/>
                    <w:szCs w:val="22"/>
                  </w:rPr>
                </w:rPrChange>
              </w:rPr>
              <w:t>(mm/hr)</w:t>
            </w:r>
          </w:p>
        </w:tc>
        <w:tc>
          <w:tcPr>
            <w:tcW w:w="1386"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991" w:author="Kumar Baral" w:date="2023-02-07T17:13:00Z">
              <w:tcPr>
                <w:tcW w:w="1386" w:type="dxa"/>
                <w:tcBorders>
                  <w:top w:val="none" w:sz="0" w:space="0" w:color="auto"/>
                  <w:left w:val="none" w:sz="0" w:space="0" w:color="auto"/>
                  <w:bottom w:val="none" w:sz="0" w:space="0" w:color="auto"/>
                  <w:right w:val="none" w:sz="0" w:space="0" w:color="auto"/>
                </w:tcBorders>
              </w:tcPr>
            </w:tcPrChange>
          </w:tcPr>
          <w:p w14:paraId="006EAC6F"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992"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993" w:author="Kumar Baral" w:date="2023-02-07T17:13:00Z">
                  <w:rPr>
                    <w:rFonts w:cs="Calibri"/>
                    <w:color w:val="FFFFFF"/>
                    <w:sz w:val="22"/>
                    <w:szCs w:val="22"/>
                  </w:rPr>
                </w:rPrChange>
              </w:rPr>
              <w:t>Effective precipitation</w:t>
            </w:r>
          </w:p>
        </w:tc>
      </w:tr>
      <w:tr w:rsidR="00E04E7E" w:rsidRPr="00C35E0F" w14:paraId="6F334359" w14:textId="77777777" w:rsidTr="0073438D">
        <w:trPr>
          <w:cnfStyle w:val="000000100000" w:firstRow="0" w:lastRow="0" w:firstColumn="0" w:lastColumn="0" w:oddVBand="0" w:evenVBand="0" w:oddHBand="1" w:evenHBand="0" w:firstRowFirstColumn="0" w:firstRowLastColumn="0" w:lastRowFirstColumn="0" w:lastRowLastColumn="0"/>
          <w:trHeight w:val="288"/>
          <w:trPrChange w:id="99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995" w:author="Kumar Baral" w:date="2023-02-07T17:13:00Z">
              <w:tcPr>
                <w:tcW w:w="806" w:type="dxa"/>
                <w:shd w:val="clear" w:color="auto" w:fill="auto"/>
                <w:noWrap/>
                <w:hideMark/>
              </w:tcPr>
            </w:tcPrChange>
          </w:tcPr>
          <w:p w14:paraId="2DDCC7F6"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w:t>
            </w:r>
          </w:p>
        </w:tc>
        <w:tc>
          <w:tcPr>
            <w:tcW w:w="1393" w:type="dxa"/>
            <w:shd w:val="clear" w:color="auto" w:fill="auto"/>
            <w:noWrap/>
            <w:hideMark/>
            <w:tcPrChange w:id="996" w:author="Kumar Baral" w:date="2023-02-07T17:13:00Z">
              <w:tcPr>
                <w:tcW w:w="1393" w:type="dxa"/>
                <w:shd w:val="clear" w:color="auto" w:fill="auto"/>
                <w:noWrap/>
                <w:hideMark/>
              </w:tcPr>
            </w:tcPrChange>
          </w:tcPr>
          <w:p w14:paraId="09EFE58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0.28</w:t>
            </w:r>
          </w:p>
        </w:tc>
        <w:tc>
          <w:tcPr>
            <w:tcW w:w="1037" w:type="dxa"/>
            <w:shd w:val="clear" w:color="auto" w:fill="auto"/>
            <w:noWrap/>
            <w:hideMark/>
            <w:tcPrChange w:id="997" w:author="Kumar Baral" w:date="2023-02-07T17:13:00Z">
              <w:tcPr>
                <w:tcW w:w="1037" w:type="dxa"/>
                <w:shd w:val="clear" w:color="auto" w:fill="auto"/>
                <w:noWrap/>
                <w:hideMark/>
              </w:tcPr>
            </w:tcPrChange>
          </w:tcPr>
          <w:p w14:paraId="5345FE6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27.55%</w:t>
            </w:r>
          </w:p>
        </w:tc>
        <w:tc>
          <w:tcPr>
            <w:tcW w:w="1114" w:type="dxa"/>
            <w:shd w:val="clear" w:color="auto" w:fill="auto"/>
            <w:noWrap/>
            <w:hideMark/>
            <w:tcPrChange w:id="998" w:author="Kumar Baral" w:date="2023-02-07T17:13:00Z">
              <w:tcPr>
                <w:tcW w:w="1114" w:type="dxa"/>
                <w:shd w:val="clear" w:color="auto" w:fill="auto"/>
                <w:noWrap/>
                <w:hideMark/>
              </w:tcPr>
            </w:tcPrChange>
          </w:tcPr>
          <w:p w14:paraId="3F3D324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0.51%</w:t>
            </w:r>
          </w:p>
        </w:tc>
        <w:tc>
          <w:tcPr>
            <w:tcW w:w="775" w:type="dxa"/>
            <w:shd w:val="clear" w:color="auto" w:fill="auto"/>
            <w:noWrap/>
            <w:hideMark/>
            <w:tcPrChange w:id="999" w:author="Kumar Baral" w:date="2023-02-07T17:13:00Z">
              <w:tcPr>
                <w:tcW w:w="775" w:type="dxa"/>
                <w:shd w:val="clear" w:color="auto" w:fill="auto"/>
                <w:noWrap/>
                <w:hideMark/>
              </w:tcPr>
            </w:tcPrChange>
          </w:tcPr>
          <w:p w14:paraId="29BFD91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w:t>
            </w:r>
          </w:p>
        </w:tc>
        <w:tc>
          <w:tcPr>
            <w:tcW w:w="1392" w:type="dxa"/>
            <w:shd w:val="clear" w:color="auto" w:fill="auto"/>
            <w:tcPrChange w:id="1000" w:author="Kumar Baral" w:date="2023-02-07T17:13:00Z">
              <w:tcPr>
                <w:tcW w:w="1392" w:type="dxa"/>
                <w:shd w:val="clear" w:color="auto" w:fill="auto"/>
              </w:tcPr>
            </w:tcPrChange>
          </w:tcPr>
          <w:p w14:paraId="3FF9144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2.67</w:t>
            </w:r>
          </w:p>
        </w:tc>
        <w:tc>
          <w:tcPr>
            <w:tcW w:w="1123" w:type="dxa"/>
            <w:shd w:val="clear" w:color="auto" w:fill="auto"/>
            <w:tcPrChange w:id="1001" w:author="Kumar Baral" w:date="2023-02-07T17:13:00Z">
              <w:tcPr>
                <w:tcW w:w="1123" w:type="dxa"/>
                <w:shd w:val="clear" w:color="auto" w:fill="auto"/>
              </w:tcPr>
            </w:tcPrChange>
          </w:tcPr>
          <w:p w14:paraId="518B294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02" w:author="Kumar Baral" w:date="2023-02-07T17:13:00Z">
              <w:tcPr>
                <w:tcW w:w="1386" w:type="dxa"/>
                <w:shd w:val="clear" w:color="auto" w:fill="auto"/>
              </w:tcPr>
            </w:tcPrChange>
          </w:tcPr>
          <w:p w14:paraId="62BC5C7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1.67</w:t>
            </w:r>
          </w:p>
        </w:tc>
      </w:tr>
      <w:tr w:rsidR="007962AB" w:rsidRPr="00C35E0F" w14:paraId="62B8E387" w14:textId="77777777" w:rsidTr="0073438D">
        <w:trPr>
          <w:trHeight w:val="288"/>
          <w:trPrChange w:id="1003"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04" w:author="Kumar Baral" w:date="2023-02-07T17:13:00Z">
              <w:tcPr>
                <w:tcW w:w="806" w:type="dxa"/>
                <w:shd w:val="clear" w:color="auto" w:fill="auto"/>
                <w:noWrap/>
                <w:hideMark/>
              </w:tcPr>
            </w:tcPrChange>
          </w:tcPr>
          <w:p w14:paraId="1CABA78B"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w:t>
            </w:r>
          </w:p>
        </w:tc>
        <w:tc>
          <w:tcPr>
            <w:tcW w:w="1393" w:type="dxa"/>
            <w:shd w:val="clear" w:color="auto" w:fill="auto"/>
            <w:noWrap/>
            <w:hideMark/>
            <w:tcPrChange w:id="1005" w:author="Kumar Baral" w:date="2023-02-07T17:13:00Z">
              <w:tcPr>
                <w:tcW w:w="1393" w:type="dxa"/>
                <w:shd w:val="clear" w:color="auto" w:fill="auto"/>
                <w:noWrap/>
                <w:hideMark/>
              </w:tcPr>
            </w:tcPrChange>
          </w:tcPr>
          <w:p w14:paraId="00473CD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0.38</w:t>
            </w:r>
          </w:p>
        </w:tc>
        <w:tc>
          <w:tcPr>
            <w:tcW w:w="1037" w:type="dxa"/>
            <w:shd w:val="clear" w:color="auto" w:fill="auto"/>
            <w:noWrap/>
            <w:hideMark/>
            <w:tcPrChange w:id="1006" w:author="Kumar Baral" w:date="2023-02-07T17:13:00Z">
              <w:tcPr>
                <w:tcW w:w="1037" w:type="dxa"/>
                <w:shd w:val="clear" w:color="auto" w:fill="auto"/>
                <w:noWrap/>
                <w:hideMark/>
              </w:tcPr>
            </w:tcPrChange>
          </w:tcPr>
          <w:p w14:paraId="47F6BB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10.64%</w:t>
            </w:r>
          </w:p>
        </w:tc>
        <w:tc>
          <w:tcPr>
            <w:tcW w:w="1114" w:type="dxa"/>
            <w:shd w:val="clear" w:color="auto" w:fill="auto"/>
            <w:noWrap/>
            <w:hideMark/>
            <w:tcPrChange w:id="1007" w:author="Kumar Baral" w:date="2023-02-07T17:13:00Z">
              <w:tcPr>
                <w:tcW w:w="1114" w:type="dxa"/>
                <w:shd w:val="clear" w:color="auto" w:fill="auto"/>
                <w:noWrap/>
                <w:hideMark/>
              </w:tcPr>
            </w:tcPrChange>
          </w:tcPr>
          <w:p w14:paraId="5F7300F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775" w:type="dxa"/>
            <w:shd w:val="clear" w:color="auto" w:fill="auto"/>
            <w:noWrap/>
            <w:hideMark/>
            <w:tcPrChange w:id="1008" w:author="Kumar Baral" w:date="2023-02-07T17:13:00Z">
              <w:tcPr>
                <w:tcW w:w="775" w:type="dxa"/>
                <w:shd w:val="clear" w:color="auto" w:fill="auto"/>
                <w:noWrap/>
                <w:hideMark/>
              </w:tcPr>
            </w:tcPrChange>
          </w:tcPr>
          <w:p w14:paraId="59F82B9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w:t>
            </w:r>
          </w:p>
        </w:tc>
        <w:tc>
          <w:tcPr>
            <w:tcW w:w="1392" w:type="dxa"/>
            <w:shd w:val="clear" w:color="auto" w:fill="auto"/>
            <w:tcPrChange w:id="1009" w:author="Kumar Baral" w:date="2023-02-07T17:13:00Z">
              <w:tcPr>
                <w:tcW w:w="1392" w:type="dxa"/>
                <w:shd w:val="clear" w:color="auto" w:fill="auto"/>
              </w:tcPr>
            </w:tcPrChange>
          </w:tcPr>
          <w:p w14:paraId="20AE0ED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4.84</w:t>
            </w:r>
          </w:p>
        </w:tc>
        <w:tc>
          <w:tcPr>
            <w:tcW w:w="1123" w:type="dxa"/>
            <w:shd w:val="clear" w:color="auto" w:fill="auto"/>
            <w:tcPrChange w:id="1010" w:author="Kumar Baral" w:date="2023-02-07T17:13:00Z">
              <w:tcPr>
                <w:tcW w:w="1123" w:type="dxa"/>
                <w:shd w:val="clear" w:color="auto" w:fill="auto"/>
              </w:tcPr>
            </w:tcPrChange>
          </w:tcPr>
          <w:p w14:paraId="507CEC2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11" w:author="Kumar Baral" w:date="2023-02-07T17:13:00Z">
              <w:tcPr>
                <w:tcW w:w="1386" w:type="dxa"/>
                <w:shd w:val="clear" w:color="auto" w:fill="auto"/>
              </w:tcPr>
            </w:tcPrChange>
          </w:tcPr>
          <w:p w14:paraId="637D8DE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3.84</w:t>
            </w:r>
          </w:p>
        </w:tc>
      </w:tr>
      <w:tr w:rsidR="00E04E7E" w:rsidRPr="00C35E0F" w14:paraId="56E6194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12"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13" w:author="Kumar Baral" w:date="2023-02-07T17:13:00Z">
              <w:tcPr>
                <w:tcW w:w="806" w:type="dxa"/>
                <w:shd w:val="clear" w:color="auto" w:fill="auto"/>
                <w:noWrap/>
                <w:hideMark/>
              </w:tcPr>
            </w:tcPrChange>
          </w:tcPr>
          <w:p w14:paraId="69FD965F"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w:t>
            </w:r>
          </w:p>
        </w:tc>
        <w:tc>
          <w:tcPr>
            <w:tcW w:w="1393" w:type="dxa"/>
            <w:shd w:val="clear" w:color="auto" w:fill="auto"/>
            <w:noWrap/>
            <w:hideMark/>
            <w:tcPrChange w:id="1014" w:author="Kumar Baral" w:date="2023-02-07T17:13:00Z">
              <w:tcPr>
                <w:tcW w:w="1393" w:type="dxa"/>
                <w:shd w:val="clear" w:color="auto" w:fill="auto"/>
                <w:noWrap/>
                <w:hideMark/>
              </w:tcPr>
            </w:tcPrChange>
          </w:tcPr>
          <w:p w14:paraId="407E9CA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0.46</w:t>
            </w:r>
          </w:p>
        </w:tc>
        <w:tc>
          <w:tcPr>
            <w:tcW w:w="1037" w:type="dxa"/>
            <w:shd w:val="clear" w:color="auto" w:fill="auto"/>
            <w:noWrap/>
            <w:hideMark/>
            <w:tcPrChange w:id="1015" w:author="Kumar Baral" w:date="2023-02-07T17:13:00Z">
              <w:tcPr>
                <w:tcW w:w="1037" w:type="dxa"/>
                <w:shd w:val="clear" w:color="auto" w:fill="auto"/>
                <w:noWrap/>
                <w:hideMark/>
              </w:tcPr>
            </w:tcPrChange>
          </w:tcPr>
          <w:p w14:paraId="544D240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7.99%</w:t>
            </w:r>
          </w:p>
        </w:tc>
        <w:tc>
          <w:tcPr>
            <w:tcW w:w="1114" w:type="dxa"/>
            <w:shd w:val="clear" w:color="auto" w:fill="auto"/>
            <w:noWrap/>
            <w:hideMark/>
            <w:tcPrChange w:id="1016" w:author="Kumar Baral" w:date="2023-02-07T17:13:00Z">
              <w:tcPr>
                <w:tcW w:w="1114" w:type="dxa"/>
                <w:shd w:val="clear" w:color="auto" w:fill="auto"/>
                <w:noWrap/>
                <w:hideMark/>
              </w:tcPr>
            </w:tcPrChange>
          </w:tcPr>
          <w:p w14:paraId="2E6B636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1.34%</w:t>
            </w:r>
          </w:p>
        </w:tc>
        <w:tc>
          <w:tcPr>
            <w:tcW w:w="775" w:type="dxa"/>
            <w:shd w:val="clear" w:color="auto" w:fill="auto"/>
            <w:noWrap/>
            <w:hideMark/>
            <w:tcPrChange w:id="1017" w:author="Kumar Baral" w:date="2023-02-07T17:13:00Z">
              <w:tcPr>
                <w:tcW w:w="775" w:type="dxa"/>
                <w:shd w:val="clear" w:color="auto" w:fill="auto"/>
                <w:noWrap/>
                <w:hideMark/>
              </w:tcPr>
            </w:tcPrChange>
          </w:tcPr>
          <w:p w14:paraId="68D137D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18</w:t>
            </w:r>
          </w:p>
        </w:tc>
        <w:tc>
          <w:tcPr>
            <w:tcW w:w="1392" w:type="dxa"/>
            <w:shd w:val="clear" w:color="auto" w:fill="auto"/>
            <w:tcPrChange w:id="1018" w:author="Kumar Baral" w:date="2023-02-07T17:13:00Z">
              <w:tcPr>
                <w:tcW w:w="1392" w:type="dxa"/>
                <w:shd w:val="clear" w:color="auto" w:fill="auto"/>
              </w:tcPr>
            </w:tcPrChange>
          </w:tcPr>
          <w:p w14:paraId="3D59042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7.06</w:t>
            </w:r>
          </w:p>
        </w:tc>
        <w:tc>
          <w:tcPr>
            <w:tcW w:w="1123" w:type="dxa"/>
            <w:shd w:val="clear" w:color="auto" w:fill="auto"/>
            <w:tcPrChange w:id="1019" w:author="Kumar Baral" w:date="2023-02-07T17:13:00Z">
              <w:tcPr>
                <w:tcW w:w="1123" w:type="dxa"/>
                <w:shd w:val="clear" w:color="auto" w:fill="auto"/>
              </w:tcPr>
            </w:tcPrChange>
          </w:tcPr>
          <w:p w14:paraId="1B0066F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20" w:author="Kumar Baral" w:date="2023-02-07T17:13:00Z">
              <w:tcPr>
                <w:tcW w:w="1386" w:type="dxa"/>
                <w:shd w:val="clear" w:color="auto" w:fill="auto"/>
              </w:tcPr>
            </w:tcPrChange>
          </w:tcPr>
          <w:p w14:paraId="7979F62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6.06</w:t>
            </w:r>
          </w:p>
        </w:tc>
      </w:tr>
      <w:tr w:rsidR="007962AB" w:rsidRPr="00C35E0F" w14:paraId="34D59E5A" w14:textId="77777777" w:rsidTr="0073438D">
        <w:trPr>
          <w:trHeight w:val="288"/>
          <w:trPrChange w:id="1021"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22" w:author="Kumar Baral" w:date="2023-02-07T17:13:00Z">
              <w:tcPr>
                <w:tcW w:w="806" w:type="dxa"/>
                <w:shd w:val="clear" w:color="auto" w:fill="auto"/>
                <w:noWrap/>
                <w:hideMark/>
              </w:tcPr>
            </w:tcPrChange>
          </w:tcPr>
          <w:p w14:paraId="5463A4A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4</w:t>
            </w:r>
          </w:p>
        </w:tc>
        <w:tc>
          <w:tcPr>
            <w:tcW w:w="1393" w:type="dxa"/>
            <w:shd w:val="clear" w:color="auto" w:fill="auto"/>
            <w:noWrap/>
            <w:hideMark/>
            <w:tcPrChange w:id="1023" w:author="Kumar Baral" w:date="2023-02-07T17:13:00Z">
              <w:tcPr>
                <w:tcW w:w="1393" w:type="dxa"/>
                <w:shd w:val="clear" w:color="auto" w:fill="auto"/>
                <w:noWrap/>
                <w:hideMark/>
              </w:tcPr>
            </w:tcPrChange>
          </w:tcPr>
          <w:p w14:paraId="0DB0BD44"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0.53</w:t>
            </w:r>
          </w:p>
        </w:tc>
        <w:tc>
          <w:tcPr>
            <w:tcW w:w="1037" w:type="dxa"/>
            <w:shd w:val="clear" w:color="auto" w:fill="auto"/>
            <w:noWrap/>
            <w:hideMark/>
            <w:tcPrChange w:id="1024" w:author="Kumar Baral" w:date="2023-02-07T17:13:00Z">
              <w:tcPr>
                <w:tcW w:w="1037" w:type="dxa"/>
                <w:shd w:val="clear" w:color="auto" w:fill="auto"/>
                <w:noWrap/>
                <w:hideMark/>
              </w:tcPr>
            </w:tcPrChange>
          </w:tcPr>
          <w:p w14:paraId="5059935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6.60%</w:t>
            </w:r>
          </w:p>
        </w:tc>
        <w:tc>
          <w:tcPr>
            <w:tcW w:w="1114" w:type="dxa"/>
            <w:shd w:val="clear" w:color="auto" w:fill="auto"/>
            <w:noWrap/>
            <w:hideMark/>
            <w:tcPrChange w:id="1025" w:author="Kumar Baral" w:date="2023-02-07T17:13:00Z">
              <w:tcPr>
                <w:tcW w:w="1114" w:type="dxa"/>
                <w:shd w:val="clear" w:color="auto" w:fill="auto"/>
                <w:noWrap/>
                <w:hideMark/>
              </w:tcPr>
            </w:tcPrChange>
          </w:tcPr>
          <w:p w14:paraId="1775A4C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1.78%</w:t>
            </w:r>
          </w:p>
        </w:tc>
        <w:tc>
          <w:tcPr>
            <w:tcW w:w="775" w:type="dxa"/>
            <w:shd w:val="clear" w:color="auto" w:fill="auto"/>
            <w:noWrap/>
            <w:hideMark/>
            <w:tcPrChange w:id="1026" w:author="Kumar Baral" w:date="2023-02-07T17:13:00Z">
              <w:tcPr>
                <w:tcW w:w="775" w:type="dxa"/>
                <w:shd w:val="clear" w:color="auto" w:fill="auto"/>
                <w:noWrap/>
                <w:hideMark/>
              </w:tcPr>
            </w:tcPrChange>
          </w:tcPr>
          <w:p w14:paraId="173F470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16</w:t>
            </w:r>
          </w:p>
        </w:tc>
        <w:tc>
          <w:tcPr>
            <w:tcW w:w="1392" w:type="dxa"/>
            <w:shd w:val="clear" w:color="auto" w:fill="auto"/>
            <w:tcPrChange w:id="1027" w:author="Kumar Baral" w:date="2023-02-07T17:13:00Z">
              <w:tcPr>
                <w:tcW w:w="1392" w:type="dxa"/>
                <w:shd w:val="clear" w:color="auto" w:fill="auto"/>
              </w:tcPr>
            </w:tcPrChange>
          </w:tcPr>
          <w:p w14:paraId="71949E1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9.38</w:t>
            </w:r>
          </w:p>
        </w:tc>
        <w:tc>
          <w:tcPr>
            <w:tcW w:w="1123" w:type="dxa"/>
            <w:shd w:val="clear" w:color="auto" w:fill="auto"/>
            <w:tcPrChange w:id="1028" w:author="Kumar Baral" w:date="2023-02-07T17:13:00Z">
              <w:tcPr>
                <w:tcW w:w="1123" w:type="dxa"/>
                <w:shd w:val="clear" w:color="auto" w:fill="auto"/>
              </w:tcPr>
            </w:tcPrChange>
          </w:tcPr>
          <w:p w14:paraId="6D830F8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29" w:author="Kumar Baral" w:date="2023-02-07T17:13:00Z">
              <w:tcPr>
                <w:tcW w:w="1386" w:type="dxa"/>
                <w:shd w:val="clear" w:color="auto" w:fill="auto"/>
              </w:tcPr>
            </w:tcPrChange>
          </w:tcPr>
          <w:p w14:paraId="57F6DEF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8.38</w:t>
            </w:r>
          </w:p>
        </w:tc>
      </w:tr>
      <w:tr w:rsidR="00E04E7E" w:rsidRPr="00C35E0F" w14:paraId="3C202C6C"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30"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31" w:author="Kumar Baral" w:date="2023-02-07T17:13:00Z">
              <w:tcPr>
                <w:tcW w:w="806" w:type="dxa"/>
                <w:shd w:val="clear" w:color="auto" w:fill="auto"/>
                <w:noWrap/>
                <w:hideMark/>
              </w:tcPr>
            </w:tcPrChange>
          </w:tcPr>
          <w:p w14:paraId="0228A1A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w:t>
            </w:r>
          </w:p>
        </w:tc>
        <w:tc>
          <w:tcPr>
            <w:tcW w:w="1393" w:type="dxa"/>
            <w:shd w:val="clear" w:color="auto" w:fill="auto"/>
            <w:noWrap/>
            <w:hideMark/>
            <w:tcPrChange w:id="1032" w:author="Kumar Baral" w:date="2023-02-07T17:13:00Z">
              <w:tcPr>
                <w:tcW w:w="1393" w:type="dxa"/>
                <w:shd w:val="clear" w:color="auto" w:fill="auto"/>
                <w:noWrap/>
                <w:hideMark/>
              </w:tcPr>
            </w:tcPrChange>
          </w:tcPr>
          <w:p w14:paraId="6BCDB3D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0.58</w:t>
            </w:r>
          </w:p>
        </w:tc>
        <w:tc>
          <w:tcPr>
            <w:tcW w:w="1037" w:type="dxa"/>
            <w:shd w:val="clear" w:color="auto" w:fill="auto"/>
            <w:noWrap/>
            <w:hideMark/>
            <w:tcPrChange w:id="1033" w:author="Kumar Baral" w:date="2023-02-07T17:13:00Z">
              <w:tcPr>
                <w:tcW w:w="1037" w:type="dxa"/>
                <w:shd w:val="clear" w:color="auto" w:fill="auto"/>
                <w:noWrap/>
                <w:hideMark/>
              </w:tcPr>
            </w:tcPrChange>
          </w:tcPr>
          <w:p w14:paraId="4D7A3AB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5.69%</w:t>
            </w:r>
          </w:p>
        </w:tc>
        <w:tc>
          <w:tcPr>
            <w:tcW w:w="1114" w:type="dxa"/>
            <w:shd w:val="clear" w:color="auto" w:fill="auto"/>
            <w:noWrap/>
            <w:hideMark/>
            <w:tcPrChange w:id="1034" w:author="Kumar Baral" w:date="2023-02-07T17:13:00Z">
              <w:tcPr>
                <w:tcW w:w="1114" w:type="dxa"/>
                <w:shd w:val="clear" w:color="auto" w:fill="auto"/>
                <w:noWrap/>
                <w:hideMark/>
              </w:tcPr>
            </w:tcPrChange>
          </w:tcPr>
          <w:p w14:paraId="652A90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2.25%</w:t>
            </w:r>
          </w:p>
        </w:tc>
        <w:tc>
          <w:tcPr>
            <w:tcW w:w="775" w:type="dxa"/>
            <w:shd w:val="clear" w:color="auto" w:fill="auto"/>
            <w:noWrap/>
            <w:hideMark/>
            <w:tcPrChange w:id="1035" w:author="Kumar Baral" w:date="2023-02-07T17:13:00Z">
              <w:tcPr>
                <w:tcW w:w="775" w:type="dxa"/>
                <w:shd w:val="clear" w:color="auto" w:fill="auto"/>
                <w:noWrap/>
                <w:hideMark/>
              </w:tcPr>
            </w:tcPrChange>
          </w:tcPr>
          <w:p w14:paraId="2CF8AC3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14</w:t>
            </w:r>
          </w:p>
        </w:tc>
        <w:tc>
          <w:tcPr>
            <w:tcW w:w="1392" w:type="dxa"/>
            <w:shd w:val="clear" w:color="auto" w:fill="auto"/>
            <w:tcPrChange w:id="1036" w:author="Kumar Baral" w:date="2023-02-07T17:13:00Z">
              <w:tcPr>
                <w:tcW w:w="1392" w:type="dxa"/>
                <w:shd w:val="clear" w:color="auto" w:fill="auto"/>
              </w:tcPr>
            </w:tcPrChange>
          </w:tcPr>
          <w:p w14:paraId="5AF4AEB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11.84</w:t>
            </w:r>
          </w:p>
        </w:tc>
        <w:tc>
          <w:tcPr>
            <w:tcW w:w="1123" w:type="dxa"/>
            <w:shd w:val="clear" w:color="auto" w:fill="auto"/>
            <w:tcPrChange w:id="1037" w:author="Kumar Baral" w:date="2023-02-07T17:13:00Z">
              <w:tcPr>
                <w:tcW w:w="1123" w:type="dxa"/>
                <w:shd w:val="clear" w:color="auto" w:fill="auto"/>
              </w:tcPr>
            </w:tcPrChange>
          </w:tcPr>
          <w:p w14:paraId="77E0C8A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38" w:author="Kumar Baral" w:date="2023-02-07T17:13:00Z">
              <w:tcPr>
                <w:tcW w:w="1386" w:type="dxa"/>
                <w:shd w:val="clear" w:color="auto" w:fill="auto"/>
              </w:tcPr>
            </w:tcPrChange>
          </w:tcPr>
          <w:p w14:paraId="057D89E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10.84</w:t>
            </w:r>
          </w:p>
        </w:tc>
      </w:tr>
      <w:tr w:rsidR="007962AB" w:rsidRPr="00C35E0F" w14:paraId="04990FC4" w14:textId="77777777" w:rsidTr="0073438D">
        <w:trPr>
          <w:trHeight w:val="288"/>
          <w:trPrChange w:id="1039"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40" w:author="Kumar Baral" w:date="2023-02-07T17:13:00Z">
              <w:tcPr>
                <w:tcW w:w="806" w:type="dxa"/>
                <w:shd w:val="clear" w:color="auto" w:fill="auto"/>
                <w:noWrap/>
                <w:hideMark/>
              </w:tcPr>
            </w:tcPrChange>
          </w:tcPr>
          <w:p w14:paraId="39550C58"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6</w:t>
            </w:r>
          </w:p>
        </w:tc>
        <w:tc>
          <w:tcPr>
            <w:tcW w:w="1393" w:type="dxa"/>
            <w:shd w:val="clear" w:color="auto" w:fill="auto"/>
            <w:noWrap/>
            <w:hideMark/>
            <w:tcPrChange w:id="1041" w:author="Kumar Baral" w:date="2023-02-07T17:13:00Z">
              <w:tcPr>
                <w:tcW w:w="1393" w:type="dxa"/>
                <w:shd w:val="clear" w:color="auto" w:fill="auto"/>
                <w:noWrap/>
                <w:hideMark/>
              </w:tcPr>
            </w:tcPrChange>
          </w:tcPr>
          <w:p w14:paraId="0EC74F0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0.64</w:t>
            </w:r>
          </w:p>
        </w:tc>
        <w:tc>
          <w:tcPr>
            <w:tcW w:w="1037" w:type="dxa"/>
            <w:shd w:val="clear" w:color="auto" w:fill="auto"/>
            <w:noWrap/>
            <w:hideMark/>
            <w:tcPrChange w:id="1042" w:author="Kumar Baral" w:date="2023-02-07T17:13:00Z">
              <w:tcPr>
                <w:tcW w:w="1037" w:type="dxa"/>
                <w:shd w:val="clear" w:color="auto" w:fill="auto"/>
                <w:noWrap/>
                <w:hideMark/>
              </w:tcPr>
            </w:tcPrChange>
          </w:tcPr>
          <w:p w14:paraId="0F2FAF3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5.03%</w:t>
            </w:r>
          </w:p>
        </w:tc>
        <w:tc>
          <w:tcPr>
            <w:tcW w:w="1114" w:type="dxa"/>
            <w:shd w:val="clear" w:color="auto" w:fill="auto"/>
            <w:noWrap/>
            <w:hideMark/>
            <w:tcPrChange w:id="1043" w:author="Kumar Baral" w:date="2023-02-07T17:13:00Z">
              <w:tcPr>
                <w:tcW w:w="1114" w:type="dxa"/>
                <w:shd w:val="clear" w:color="auto" w:fill="auto"/>
                <w:noWrap/>
                <w:hideMark/>
              </w:tcPr>
            </w:tcPrChange>
          </w:tcPr>
          <w:p w14:paraId="336090A4"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2.76%</w:t>
            </w:r>
          </w:p>
        </w:tc>
        <w:tc>
          <w:tcPr>
            <w:tcW w:w="775" w:type="dxa"/>
            <w:shd w:val="clear" w:color="auto" w:fill="auto"/>
            <w:noWrap/>
            <w:hideMark/>
            <w:tcPrChange w:id="1044" w:author="Kumar Baral" w:date="2023-02-07T17:13:00Z">
              <w:tcPr>
                <w:tcW w:w="775" w:type="dxa"/>
                <w:shd w:val="clear" w:color="auto" w:fill="auto"/>
                <w:noWrap/>
                <w:hideMark/>
              </w:tcPr>
            </w:tcPrChange>
          </w:tcPr>
          <w:p w14:paraId="1A99B30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12</w:t>
            </w:r>
          </w:p>
        </w:tc>
        <w:tc>
          <w:tcPr>
            <w:tcW w:w="1392" w:type="dxa"/>
            <w:shd w:val="clear" w:color="auto" w:fill="auto"/>
            <w:tcPrChange w:id="1045" w:author="Kumar Baral" w:date="2023-02-07T17:13:00Z">
              <w:tcPr>
                <w:tcW w:w="1392" w:type="dxa"/>
                <w:shd w:val="clear" w:color="auto" w:fill="auto"/>
              </w:tcPr>
            </w:tcPrChange>
          </w:tcPr>
          <w:p w14:paraId="1574F5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14.53</w:t>
            </w:r>
          </w:p>
        </w:tc>
        <w:tc>
          <w:tcPr>
            <w:tcW w:w="1123" w:type="dxa"/>
            <w:shd w:val="clear" w:color="auto" w:fill="auto"/>
            <w:tcPrChange w:id="1046" w:author="Kumar Baral" w:date="2023-02-07T17:13:00Z">
              <w:tcPr>
                <w:tcW w:w="1123" w:type="dxa"/>
                <w:shd w:val="clear" w:color="auto" w:fill="auto"/>
              </w:tcPr>
            </w:tcPrChange>
          </w:tcPr>
          <w:p w14:paraId="42FBC61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47" w:author="Kumar Baral" w:date="2023-02-07T17:13:00Z">
              <w:tcPr>
                <w:tcW w:w="1386" w:type="dxa"/>
                <w:shd w:val="clear" w:color="auto" w:fill="auto"/>
              </w:tcPr>
            </w:tcPrChange>
          </w:tcPr>
          <w:p w14:paraId="4FEAFA8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13.53</w:t>
            </w:r>
          </w:p>
        </w:tc>
      </w:tr>
      <w:tr w:rsidR="00E04E7E" w:rsidRPr="00C35E0F" w14:paraId="0903E8A4"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48"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49" w:author="Kumar Baral" w:date="2023-02-07T17:13:00Z">
              <w:tcPr>
                <w:tcW w:w="806" w:type="dxa"/>
                <w:shd w:val="clear" w:color="auto" w:fill="auto"/>
                <w:noWrap/>
                <w:hideMark/>
              </w:tcPr>
            </w:tcPrChange>
          </w:tcPr>
          <w:p w14:paraId="7EFE9110"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w:t>
            </w:r>
          </w:p>
        </w:tc>
        <w:tc>
          <w:tcPr>
            <w:tcW w:w="1393" w:type="dxa"/>
            <w:shd w:val="clear" w:color="auto" w:fill="auto"/>
            <w:noWrap/>
            <w:hideMark/>
            <w:tcPrChange w:id="1050" w:author="Kumar Baral" w:date="2023-02-07T17:13:00Z">
              <w:tcPr>
                <w:tcW w:w="1393" w:type="dxa"/>
                <w:shd w:val="clear" w:color="auto" w:fill="auto"/>
                <w:noWrap/>
                <w:hideMark/>
              </w:tcPr>
            </w:tcPrChange>
          </w:tcPr>
          <w:p w14:paraId="0710223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0.68</w:t>
            </w:r>
          </w:p>
        </w:tc>
        <w:tc>
          <w:tcPr>
            <w:tcW w:w="1037" w:type="dxa"/>
            <w:shd w:val="clear" w:color="auto" w:fill="auto"/>
            <w:noWrap/>
            <w:hideMark/>
            <w:tcPrChange w:id="1051" w:author="Kumar Baral" w:date="2023-02-07T17:13:00Z">
              <w:tcPr>
                <w:tcW w:w="1037" w:type="dxa"/>
                <w:shd w:val="clear" w:color="auto" w:fill="auto"/>
                <w:noWrap/>
                <w:hideMark/>
              </w:tcPr>
            </w:tcPrChange>
          </w:tcPr>
          <w:p w14:paraId="10FDD80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4.50%</w:t>
            </w:r>
          </w:p>
        </w:tc>
        <w:tc>
          <w:tcPr>
            <w:tcW w:w="1114" w:type="dxa"/>
            <w:shd w:val="clear" w:color="auto" w:fill="auto"/>
            <w:noWrap/>
            <w:hideMark/>
            <w:tcPrChange w:id="1052" w:author="Kumar Baral" w:date="2023-02-07T17:13:00Z">
              <w:tcPr>
                <w:tcW w:w="1114" w:type="dxa"/>
                <w:shd w:val="clear" w:color="auto" w:fill="auto"/>
                <w:noWrap/>
                <w:hideMark/>
              </w:tcPr>
            </w:tcPrChange>
          </w:tcPr>
          <w:p w14:paraId="755526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3.35%</w:t>
            </w:r>
          </w:p>
        </w:tc>
        <w:tc>
          <w:tcPr>
            <w:tcW w:w="775" w:type="dxa"/>
            <w:shd w:val="clear" w:color="auto" w:fill="auto"/>
            <w:noWrap/>
            <w:hideMark/>
            <w:tcPrChange w:id="1053" w:author="Kumar Baral" w:date="2023-02-07T17:13:00Z">
              <w:tcPr>
                <w:tcW w:w="775" w:type="dxa"/>
                <w:shd w:val="clear" w:color="auto" w:fill="auto"/>
                <w:noWrap/>
                <w:hideMark/>
              </w:tcPr>
            </w:tcPrChange>
          </w:tcPr>
          <w:p w14:paraId="5EB5279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w:t>
            </w:r>
          </w:p>
        </w:tc>
        <w:tc>
          <w:tcPr>
            <w:tcW w:w="1392" w:type="dxa"/>
            <w:shd w:val="clear" w:color="auto" w:fill="auto"/>
            <w:tcPrChange w:id="1054" w:author="Kumar Baral" w:date="2023-02-07T17:13:00Z">
              <w:tcPr>
                <w:tcW w:w="1392" w:type="dxa"/>
                <w:shd w:val="clear" w:color="auto" w:fill="auto"/>
              </w:tcPr>
            </w:tcPrChange>
          </w:tcPr>
          <w:p w14:paraId="66BDD959"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17.61</w:t>
            </w:r>
          </w:p>
        </w:tc>
        <w:tc>
          <w:tcPr>
            <w:tcW w:w="1123" w:type="dxa"/>
            <w:shd w:val="clear" w:color="auto" w:fill="auto"/>
            <w:tcPrChange w:id="1055" w:author="Kumar Baral" w:date="2023-02-07T17:13:00Z">
              <w:tcPr>
                <w:tcW w:w="1123" w:type="dxa"/>
                <w:shd w:val="clear" w:color="auto" w:fill="auto"/>
              </w:tcPr>
            </w:tcPrChange>
          </w:tcPr>
          <w:p w14:paraId="1C481C5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56" w:author="Kumar Baral" w:date="2023-02-07T17:13:00Z">
              <w:tcPr>
                <w:tcW w:w="1386" w:type="dxa"/>
                <w:shd w:val="clear" w:color="auto" w:fill="auto"/>
              </w:tcPr>
            </w:tcPrChange>
          </w:tcPr>
          <w:p w14:paraId="157372B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16.61</w:t>
            </w:r>
          </w:p>
        </w:tc>
      </w:tr>
      <w:tr w:rsidR="007962AB" w:rsidRPr="00C35E0F" w14:paraId="1A7FAC13" w14:textId="77777777" w:rsidTr="0073438D">
        <w:trPr>
          <w:trHeight w:val="288"/>
          <w:trPrChange w:id="1057"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58" w:author="Kumar Baral" w:date="2023-02-07T17:13:00Z">
              <w:tcPr>
                <w:tcW w:w="806" w:type="dxa"/>
                <w:shd w:val="clear" w:color="auto" w:fill="auto"/>
                <w:noWrap/>
                <w:hideMark/>
              </w:tcPr>
            </w:tcPrChange>
          </w:tcPr>
          <w:p w14:paraId="7600841D"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lastRenderedPageBreak/>
              <w:t>8</w:t>
            </w:r>
          </w:p>
        </w:tc>
        <w:tc>
          <w:tcPr>
            <w:tcW w:w="1393" w:type="dxa"/>
            <w:shd w:val="clear" w:color="auto" w:fill="auto"/>
            <w:noWrap/>
            <w:hideMark/>
            <w:tcPrChange w:id="1059" w:author="Kumar Baral" w:date="2023-02-07T17:13:00Z">
              <w:tcPr>
                <w:tcW w:w="1393" w:type="dxa"/>
                <w:shd w:val="clear" w:color="auto" w:fill="auto"/>
                <w:noWrap/>
                <w:hideMark/>
              </w:tcPr>
            </w:tcPrChange>
          </w:tcPr>
          <w:p w14:paraId="0CD930A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0.72</w:t>
            </w:r>
          </w:p>
        </w:tc>
        <w:tc>
          <w:tcPr>
            <w:tcW w:w="1037" w:type="dxa"/>
            <w:shd w:val="clear" w:color="auto" w:fill="auto"/>
            <w:noWrap/>
            <w:hideMark/>
            <w:tcPrChange w:id="1060" w:author="Kumar Baral" w:date="2023-02-07T17:13:00Z">
              <w:tcPr>
                <w:tcW w:w="1037" w:type="dxa"/>
                <w:shd w:val="clear" w:color="auto" w:fill="auto"/>
                <w:noWrap/>
                <w:hideMark/>
              </w:tcPr>
            </w:tcPrChange>
          </w:tcPr>
          <w:p w14:paraId="032BD0D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4.06%</w:t>
            </w:r>
          </w:p>
        </w:tc>
        <w:tc>
          <w:tcPr>
            <w:tcW w:w="1114" w:type="dxa"/>
            <w:shd w:val="clear" w:color="auto" w:fill="auto"/>
            <w:noWrap/>
            <w:hideMark/>
            <w:tcPrChange w:id="1061" w:author="Kumar Baral" w:date="2023-02-07T17:13:00Z">
              <w:tcPr>
                <w:tcW w:w="1114" w:type="dxa"/>
                <w:shd w:val="clear" w:color="auto" w:fill="auto"/>
                <w:noWrap/>
                <w:hideMark/>
              </w:tcPr>
            </w:tcPrChange>
          </w:tcPr>
          <w:p w14:paraId="42F7394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4.06%</w:t>
            </w:r>
          </w:p>
        </w:tc>
        <w:tc>
          <w:tcPr>
            <w:tcW w:w="775" w:type="dxa"/>
            <w:shd w:val="clear" w:color="auto" w:fill="auto"/>
            <w:noWrap/>
            <w:hideMark/>
            <w:tcPrChange w:id="1062" w:author="Kumar Baral" w:date="2023-02-07T17:13:00Z">
              <w:tcPr>
                <w:tcW w:w="775" w:type="dxa"/>
                <w:shd w:val="clear" w:color="auto" w:fill="auto"/>
                <w:noWrap/>
                <w:hideMark/>
              </w:tcPr>
            </w:tcPrChange>
          </w:tcPr>
          <w:p w14:paraId="215CE74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8</w:t>
            </w:r>
          </w:p>
        </w:tc>
        <w:tc>
          <w:tcPr>
            <w:tcW w:w="1392" w:type="dxa"/>
            <w:shd w:val="clear" w:color="auto" w:fill="auto"/>
            <w:tcPrChange w:id="1063" w:author="Kumar Baral" w:date="2023-02-07T17:13:00Z">
              <w:tcPr>
                <w:tcW w:w="1392" w:type="dxa"/>
                <w:shd w:val="clear" w:color="auto" w:fill="auto"/>
              </w:tcPr>
            </w:tcPrChange>
          </w:tcPr>
          <w:p w14:paraId="04209BA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21.37</w:t>
            </w:r>
          </w:p>
        </w:tc>
        <w:tc>
          <w:tcPr>
            <w:tcW w:w="1123" w:type="dxa"/>
            <w:shd w:val="clear" w:color="auto" w:fill="auto"/>
            <w:tcPrChange w:id="1064" w:author="Kumar Baral" w:date="2023-02-07T17:13:00Z">
              <w:tcPr>
                <w:tcW w:w="1123" w:type="dxa"/>
                <w:shd w:val="clear" w:color="auto" w:fill="auto"/>
              </w:tcPr>
            </w:tcPrChange>
          </w:tcPr>
          <w:p w14:paraId="71FF425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65" w:author="Kumar Baral" w:date="2023-02-07T17:13:00Z">
              <w:tcPr>
                <w:tcW w:w="1386" w:type="dxa"/>
                <w:shd w:val="clear" w:color="auto" w:fill="auto"/>
              </w:tcPr>
            </w:tcPrChange>
          </w:tcPr>
          <w:p w14:paraId="68A1993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20.37</w:t>
            </w:r>
          </w:p>
        </w:tc>
      </w:tr>
      <w:tr w:rsidR="00E04E7E" w:rsidRPr="00C35E0F" w14:paraId="53026A76"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66"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67" w:author="Kumar Baral" w:date="2023-02-07T17:13:00Z">
              <w:tcPr>
                <w:tcW w:w="806" w:type="dxa"/>
                <w:shd w:val="clear" w:color="auto" w:fill="auto"/>
                <w:noWrap/>
                <w:hideMark/>
              </w:tcPr>
            </w:tcPrChange>
          </w:tcPr>
          <w:p w14:paraId="2EF90741"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9</w:t>
            </w:r>
          </w:p>
        </w:tc>
        <w:tc>
          <w:tcPr>
            <w:tcW w:w="1393" w:type="dxa"/>
            <w:shd w:val="clear" w:color="auto" w:fill="auto"/>
            <w:noWrap/>
            <w:hideMark/>
            <w:tcPrChange w:id="1068" w:author="Kumar Baral" w:date="2023-02-07T17:13:00Z">
              <w:tcPr>
                <w:tcW w:w="1393" w:type="dxa"/>
                <w:shd w:val="clear" w:color="auto" w:fill="auto"/>
                <w:noWrap/>
                <w:hideMark/>
              </w:tcPr>
            </w:tcPrChange>
          </w:tcPr>
          <w:p w14:paraId="229824D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0.76</w:t>
            </w:r>
          </w:p>
        </w:tc>
        <w:tc>
          <w:tcPr>
            <w:tcW w:w="1037" w:type="dxa"/>
            <w:shd w:val="clear" w:color="auto" w:fill="auto"/>
            <w:noWrap/>
            <w:hideMark/>
            <w:tcPrChange w:id="1069" w:author="Kumar Baral" w:date="2023-02-07T17:13:00Z">
              <w:tcPr>
                <w:tcW w:w="1037" w:type="dxa"/>
                <w:shd w:val="clear" w:color="auto" w:fill="auto"/>
                <w:noWrap/>
                <w:hideMark/>
              </w:tcPr>
            </w:tcPrChange>
          </w:tcPr>
          <w:p w14:paraId="41CA89A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3.68%</w:t>
            </w:r>
          </w:p>
        </w:tc>
        <w:tc>
          <w:tcPr>
            <w:tcW w:w="1114" w:type="dxa"/>
            <w:shd w:val="clear" w:color="auto" w:fill="auto"/>
            <w:noWrap/>
            <w:hideMark/>
            <w:tcPrChange w:id="1070" w:author="Kumar Baral" w:date="2023-02-07T17:13:00Z">
              <w:tcPr>
                <w:tcW w:w="1114" w:type="dxa"/>
                <w:shd w:val="clear" w:color="auto" w:fill="auto"/>
                <w:noWrap/>
                <w:hideMark/>
              </w:tcPr>
            </w:tcPrChange>
          </w:tcPr>
          <w:p w14:paraId="12107A7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5.03%</w:t>
            </w:r>
          </w:p>
        </w:tc>
        <w:tc>
          <w:tcPr>
            <w:tcW w:w="775" w:type="dxa"/>
            <w:shd w:val="clear" w:color="auto" w:fill="auto"/>
            <w:noWrap/>
            <w:hideMark/>
            <w:tcPrChange w:id="1071" w:author="Kumar Baral" w:date="2023-02-07T17:13:00Z">
              <w:tcPr>
                <w:tcW w:w="775" w:type="dxa"/>
                <w:shd w:val="clear" w:color="auto" w:fill="auto"/>
                <w:noWrap/>
                <w:hideMark/>
              </w:tcPr>
            </w:tcPrChange>
          </w:tcPr>
          <w:p w14:paraId="1D368E5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w:t>
            </w:r>
          </w:p>
        </w:tc>
        <w:tc>
          <w:tcPr>
            <w:tcW w:w="1392" w:type="dxa"/>
            <w:shd w:val="clear" w:color="auto" w:fill="auto"/>
            <w:tcPrChange w:id="1072" w:author="Kumar Baral" w:date="2023-02-07T17:13:00Z">
              <w:tcPr>
                <w:tcW w:w="1392" w:type="dxa"/>
                <w:shd w:val="clear" w:color="auto" w:fill="auto"/>
              </w:tcPr>
            </w:tcPrChange>
          </w:tcPr>
          <w:p w14:paraId="5100073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26.45</w:t>
            </w:r>
          </w:p>
        </w:tc>
        <w:tc>
          <w:tcPr>
            <w:tcW w:w="1123" w:type="dxa"/>
            <w:shd w:val="clear" w:color="auto" w:fill="auto"/>
            <w:tcPrChange w:id="1073" w:author="Kumar Baral" w:date="2023-02-07T17:13:00Z">
              <w:tcPr>
                <w:tcW w:w="1123" w:type="dxa"/>
                <w:shd w:val="clear" w:color="auto" w:fill="auto"/>
              </w:tcPr>
            </w:tcPrChange>
          </w:tcPr>
          <w:p w14:paraId="0921676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74" w:author="Kumar Baral" w:date="2023-02-07T17:13:00Z">
              <w:tcPr>
                <w:tcW w:w="1386" w:type="dxa"/>
                <w:shd w:val="clear" w:color="auto" w:fill="auto"/>
              </w:tcPr>
            </w:tcPrChange>
          </w:tcPr>
          <w:p w14:paraId="6188AA8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25.45</w:t>
            </w:r>
          </w:p>
        </w:tc>
      </w:tr>
      <w:tr w:rsidR="007962AB" w:rsidRPr="00C35E0F" w14:paraId="715F2567" w14:textId="77777777" w:rsidTr="0073438D">
        <w:trPr>
          <w:trHeight w:val="288"/>
          <w:trPrChange w:id="1075"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76" w:author="Kumar Baral" w:date="2023-02-07T17:13:00Z">
              <w:tcPr>
                <w:tcW w:w="806" w:type="dxa"/>
                <w:shd w:val="clear" w:color="auto" w:fill="auto"/>
                <w:noWrap/>
                <w:hideMark/>
              </w:tcPr>
            </w:tcPrChange>
          </w:tcPr>
          <w:p w14:paraId="1EBB08E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10</w:t>
            </w:r>
          </w:p>
        </w:tc>
        <w:tc>
          <w:tcPr>
            <w:tcW w:w="1393" w:type="dxa"/>
            <w:shd w:val="clear" w:color="auto" w:fill="auto"/>
            <w:noWrap/>
            <w:hideMark/>
            <w:tcPrChange w:id="1077" w:author="Kumar Baral" w:date="2023-02-07T17:13:00Z">
              <w:tcPr>
                <w:tcW w:w="1393" w:type="dxa"/>
                <w:shd w:val="clear" w:color="auto" w:fill="auto"/>
                <w:noWrap/>
                <w:hideMark/>
              </w:tcPr>
            </w:tcPrChange>
          </w:tcPr>
          <w:p w14:paraId="08519689"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0.79</w:t>
            </w:r>
          </w:p>
        </w:tc>
        <w:tc>
          <w:tcPr>
            <w:tcW w:w="1037" w:type="dxa"/>
            <w:shd w:val="clear" w:color="auto" w:fill="auto"/>
            <w:noWrap/>
            <w:hideMark/>
            <w:tcPrChange w:id="1078" w:author="Kumar Baral" w:date="2023-02-07T17:13:00Z">
              <w:tcPr>
                <w:tcW w:w="1037" w:type="dxa"/>
                <w:shd w:val="clear" w:color="auto" w:fill="auto"/>
                <w:noWrap/>
                <w:hideMark/>
              </w:tcPr>
            </w:tcPrChange>
          </w:tcPr>
          <w:p w14:paraId="3D08A89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3.35%</w:t>
            </w:r>
          </w:p>
        </w:tc>
        <w:tc>
          <w:tcPr>
            <w:tcW w:w="1114" w:type="dxa"/>
            <w:shd w:val="clear" w:color="auto" w:fill="auto"/>
            <w:noWrap/>
            <w:hideMark/>
            <w:tcPrChange w:id="1079" w:author="Kumar Baral" w:date="2023-02-07T17:13:00Z">
              <w:tcPr>
                <w:tcW w:w="1114" w:type="dxa"/>
                <w:shd w:val="clear" w:color="auto" w:fill="auto"/>
                <w:noWrap/>
                <w:hideMark/>
              </w:tcPr>
            </w:tcPrChange>
          </w:tcPr>
          <w:p w14:paraId="1039544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6.60%</w:t>
            </w:r>
          </w:p>
        </w:tc>
        <w:tc>
          <w:tcPr>
            <w:tcW w:w="775" w:type="dxa"/>
            <w:shd w:val="clear" w:color="auto" w:fill="auto"/>
            <w:noWrap/>
            <w:hideMark/>
            <w:tcPrChange w:id="1080" w:author="Kumar Baral" w:date="2023-02-07T17:13:00Z">
              <w:tcPr>
                <w:tcW w:w="775" w:type="dxa"/>
                <w:shd w:val="clear" w:color="auto" w:fill="auto"/>
                <w:noWrap/>
                <w:hideMark/>
              </w:tcPr>
            </w:tcPrChange>
          </w:tcPr>
          <w:p w14:paraId="0262AE9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w:t>
            </w:r>
          </w:p>
        </w:tc>
        <w:tc>
          <w:tcPr>
            <w:tcW w:w="1392" w:type="dxa"/>
            <w:shd w:val="clear" w:color="auto" w:fill="auto"/>
            <w:tcPrChange w:id="1081" w:author="Kumar Baral" w:date="2023-02-07T17:13:00Z">
              <w:tcPr>
                <w:tcW w:w="1392" w:type="dxa"/>
                <w:shd w:val="clear" w:color="auto" w:fill="auto"/>
              </w:tcPr>
            </w:tcPrChange>
          </w:tcPr>
          <w:p w14:paraId="1ED184D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34.75</w:t>
            </w:r>
          </w:p>
        </w:tc>
        <w:tc>
          <w:tcPr>
            <w:tcW w:w="1123" w:type="dxa"/>
            <w:shd w:val="clear" w:color="auto" w:fill="auto"/>
            <w:tcPrChange w:id="1082" w:author="Kumar Baral" w:date="2023-02-07T17:13:00Z">
              <w:tcPr>
                <w:tcW w:w="1123" w:type="dxa"/>
                <w:shd w:val="clear" w:color="auto" w:fill="auto"/>
              </w:tcPr>
            </w:tcPrChange>
          </w:tcPr>
          <w:p w14:paraId="66E1203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83" w:author="Kumar Baral" w:date="2023-02-07T17:13:00Z">
              <w:tcPr>
                <w:tcW w:w="1386" w:type="dxa"/>
                <w:shd w:val="clear" w:color="auto" w:fill="auto"/>
              </w:tcPr>
            </w:tcPrChange>
          </w:tcPr>
          <w:p w14:paraId="659DCA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33.75</w:t>
            </w:r>
          </w:p>
        </w:tc>
      </w:tr>
      <w:tr w:rsidR="00E04E7E" w:rsidRPr="00C35E0F" w14:paraId="34736FB5"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8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85" w:author="Kumar Baral" w:date="2023-02-07T17:13:00Z">
              <w:tcPr>
                <w:tcW w:w="806" w:type="dxa"/>
                <w:shd w:val="clear" w:color="auto" w:fill="auto"/>
                <w:noWrap/>
                <w:hideMark/>
              </w:tcPr>
            </w:tcPrChange>
          </w:tcPr>
          <w:p w14:paraId="6A2AD81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w:t>
            </w:r>
          </w:p>
        </w:tc>
        <w:tc>
          <w:tcPr>
            <w:tcW w:w="1393" w:type="dxa"/>
            <w:shd w:val="clear" w:color="auto" w:fill="auto"/>
            <w:noWrap/>
            <w:hideMark/>
            <w:tcPrChange w:id="1086" w:author="Kumar Baral" w:date="2023-02-07T17:13:00Z">
              <w:tcPr>
                <w:tcW w:w="1393" w:type="dxa"/>
                <w:shd w:val="clear" w:color="auto" w:fill="auto"/>
                <w:noWrap/>
                <w:hideMark/>
              </w:tcPr>
            </w:tcPrChange>
          </w:tcPr>
          <w:p w14:paraId="08B0544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0.82</w:t>
            </w:r>
          </w:p>
        </w:tc>
        <w:tc>
          <w:tcPr>
            <w:tcW w:w="1037" w:type="dxa"/>
            <w:shd w:val="clear" w:color="auto" w:fill="auto"/>
            <w:noWrap/>
            <w:hideMark/>
            <w:tcPrChange w:id="1087" w:author="Kumar Baral" w:date="2023-02-07T17:13:00Z">
              <w:tcPr>
                <w:tcW w:w="1037" w:type="dxa"/>
                <w:shd w:val="clear" w:color="auto" w:fill="auto"/>
                <w:noWrap/>
                <w:hideMark/>
              </w:tcPr>
            </w:tcPrChange>
          </w:tcPr>
          <w:p w14:paraId="6F9D050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3.04%</w:t>
            </w:r>
          </w:p>
        </w:tc>
        <w:tc>
          <w:tcPr>
            <w:tcW w:w="1114" w:type="dxa"/>
            <w:shd w:val="clear" w:color="auto" w:fill="auto"/>
            <w:noWrap/>
            <w:hideMark/>
            <w:tcPrChange w:id="1088" w:author="Kumar Baral" w:date="2023-02-07T17:13:00Z">
              <w:tcPr>
                <w:tcW w:w="1114" w:type="dxa"/>
                <w:shd w:val="clear" w:color="auto" w:fill="auto"/>
                <w:noWrap/>
                <w:hideMark/>
              </w:tcPr>
            </w:tcPrChange>
          </w:tcPr>
          <w:p w14:paraId="75D7897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10.64%</w:t>
            </w:r>
          </w:p>
        </w:tc>
        <w:tc>
          <w:tcPr>
            <w:tcW w:w="775" w:type="dxa"/>
            <w:shd w:val="clear" w:color="auto" w:fill="auto"/>
            <w:noWrap/>
            <w:hideMark/>
            <w:tcPrChange w:id="1089" w:author="Kumar Baral" w:date="2023-02-07T17:13:00Z">
              <w:tcPr>
                <w:tcW w:w="775" w:type="dxa"/>
                <w:shd w:val="clear" w:color="auto" w:fill="auto"/>
                <w:noWrap/>
                <w:hideMark/>
              </w:tcPr>
            </w:tcPrChange>
          </w:tcPr>
          <w:p w14:paraId="68C211B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w:t>
            </w:r>
          </w:p>
        </w:tc>
        <w:tc>
          <w:tcPr>
            <w:tcW w:w="1392" w:type="dxa"/>
            <w:shd w:val="clear" w:color="auto" w:fill="auto"/>
            <w:tcPrChange w:id="1090" w:author="Kumar Baral" w:date="2023-02-07T17:13:00Z">
              <w:tcPr>
                <w:tcW w:w="1392" w:type="dxa"/>
                <w:shd w:val="clear" w:color="auto" w:fill="auto"/>
              </w:tcPr>
            </w:tcPrChange>
          </w:tcPr>
          <w:p w14:paraId="782E982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56.02</w:t>
            </w:r>
          </w:p>
        </w:tc>
        <w:tc>
          <w:tcPr>
            <w:tcW w:w="1123" w:type="dxa"/>
            <w:shd w:val="clear" w:color="auto" w:fill="auto"/>
            <w:tcPrChange w:id="1091" w:author="Kumar Baral" w:date="2023-02-07T17:13:00Z">
              <w:tcPr>
                <w:tcW w:w="1123" w:type="dxa"/>
                <w:shd w:val="clear" w:color="auto" w:fill="auto"/>
              </w:tcPr>
            </w:tcPrChange>
          </w:tcPr>
          <w:p w14:paraId="2E9122D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092" w:author="Kumar Baral" w:date="2023-02-07T17:13:00Z">
              <w:tcPr>
                <w:tcW w:w="1386" w:type="dxa"/>
                <w:shd w:val="clear" w:color="auto" w:fill="auto"/>
              </w:tcPr>
            </w:tcPrChange>
          </w:tcPr>
          <w:p w14:paraId="10F2249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55.02</w:t>
            </w:r>
          </w:p>
        </w:tc>
      </w:tr>
      <w:tr w:rsidR="007962AB" w:rsidRPr="00C35E0F" w14:paraId="78F9D8B4" w14:textId="77777777" w:rsidTr="0073438D">
        <w:trPr>
          <w:trHeight w:val="288"/>
          <w:trPrChange w:id="1093"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94" w:author="Kumar Baral" w:date="2023-02-07T17:13:00Z">
              <w:tcPr>
                <w:tcW w:w="806" w:type="dxa"/>
                <w:shd w:val="clear" w:color="auto" w:fill="auto"/>
                <w:noWrap/>
                <w:hideMark/>
              </w:tcPr>
            </w:tcPrChange>
          </w:tcPr>
          <w:p w14:paraId="4B912FF8"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12</w:t>
            </w:r>
          </w:p>
        </w:tc>
        <w:tc>
          <w:tcPr>
            <w:tcW w:w="1393" w:type="dxa"/>
            <w:shd w:val="clear" w:color="auto" w:fill="auto"/>
            <w:noWrap/>
            <w:hideMark/>
            <w:tcPrChange w:id="1095" w:author="Kumar Baral" w:date="2023-02-07T17:13:00Z">
              <w:tcPr>
                <w:tcW w:w="1393" w:type="dxa"/>
                <w:shd w:val="clear" w:color="auto" w:fill="auto"/>
                <w:noWrap/>
                <w:hideMark/>
              </w:tcPr>
            </w:tcPrChange>
          </w:tcPr>
          <w:p w14:paraId="1BEA264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0.85</w:t>
            </w:r>
          </w:p>
        </w:tc>
        <w:tc>
          <w:tcPr>
            <w:tcW w:w="1037" w:type="dxa"/>
            <w:shd w:val="clear" w:color="auto" w:fill="auto"/>
            <w:noWrap/>
            <w:hideMark/>
            <w:tcPrChange w:id="1096" w:author="Kumar Baral" w:date="2023-02-07T17:13:00Z">
              <w:tcPr>
                <w:tcW w:w="1037" w:type="dxa"/>
                <w:shd w:val="clear" w:color="auto" w:fill="auto"/>
                <w:noWrap/>
                <w:hideMark/>
              </w:tcPr>
            </w:tcPrChange>
          </w:tcPr>
          <w:p w14:paraId="00CBE5F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2.76%</w:t>
            </w:r>
          </w:p>
        </w:tc>
        <w:tc>
          <w:tcPr>
            <w:tcW w:w="1114" w:type="dxa"/>
            <w:shd w:val="clear" w:color="auto" w:fill="auto"/>
            <w:noWrap/>
            <w:hideMark/>
            <w:tcPrChange w:id="1097" w:author="Kumar Baral" w:date="2023-02-07T17:13:00Z">
              <w:tcPr>
                <w:tcW w:w="1114" w:type="dxa"/>
                <w:shd w:val="clear" w:color="auto" w:fill="auto"/>
                <w:noWrap/>
                <w:hideMark/>
              </w:tcPr>
            </w:tcPrChange>
          </w:tcPr>
          <w:p w14:paraId="2942CD1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27.55%</w:t>
            </w:r>
          </w:p>
        </w:tc>
        <w:tc>
          <w:tcPr>
            <w:tcW w:w="775" w:type="dxa"/>
            <w:shd w:val="clear" w:color="auto" w:fill="auto"/>
            <w:noWrap/>
            <w:hideMark/>
            <w:tcPrChange w:id="1098" w:author="Kumar Baral" w:date="2023-02-07T17:13:00Z">
              <w:tcPr>
                <w:tcW w:w="775" w:type="dxa"/>
                <w:shd w:val="clear" w:color="auto" w:fill="auto"/>
                <w:noWrap/>
                <w:hideMark/>
              </w:tcPr>
            </w:tcPrChange>
          </w:tcPr>
          <w:p w14:paraId="02C39FD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w:t>
            </w:r>
          </w:p>
        </w:tc>
        <w:tc>
          <w:tcPr>
            <w:tcW w:w="1392" w:type="dxa"/>
            <w:shd w:val="clear" w:color="auto" w:fill="auto"/>
            <w:tcPrChange w:id="1099" w:author="Kumar Baral" w:date="2023-02-07T17:13:00Z">
              <w:tcPr>
                <w:tcW w:w="1392" w:type="dxa"/>
                <w:shd w:val="clear" w:color="auto" w:fill="auto"/>
              </w:tcPr>
            </w:tcPrChange>
          </w:tcPr>
          <w:p w14:paraId="25D7B2F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145.02</w:t>
            </w:r>
          </w:p>
        </w:tc>
        <w:tc>
          <w:tcPr>
            <w:tcW w:w="1123" w:type="dxa"/>
            <w:shd w:val="clear" w:color="auto" w:fill="auto"/>
            <w:tcPrChange w:id="1100" w:author="Kumar Baral" w:date="2023-02-07T17:13:00Z">
              <w:tcPr>
                <w:tcW w:w="1123" w:type="dxa"/>
                <w:shd w:val="clear" w:color="auto" w:fill="auto"/>
              </w:tcPr>
            </w:tcPrChange>
          </w:tcPr>
          <w:p w14:paraId="5EF9843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01" w:author="Kumar Baral" w:date="2023-02-07T17:13:00Z">
              <w:tcPr>
                <w:tcW w:w="1386" w:type="dxa"/>
                <w:shd w:val="clear" w:color="auto" w:fill="auto"/>
              </w:tcPr>
            </w:tcPrChange>
          </w:tcPr>
          <w:p w14:paraId="2552EA79"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144.02</w:t>
            </w:r>
          </w:p>
        </w:tc>
      </w:tr>
      <w:tr w:rsidR="00E04E7E" w:rsidRPr="00C35E0F" w14:paraId="618034B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02"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03" w:author="Kumar Baral" w:date="2023-02-07T17:13:00Z">
              <w:tcPr>
                <w:tcW w:w="806" w:type="dxa"/>
                <w:shd w:val="clear" w:color="auto" w:fill="auto"/>
                <w:noWrap/>
                <w:hideMark/>
              </w:tcPr>
            </w:tcPrChange>
          </w:tcPr>
          <w:p w14:paraId="23FB6CCD"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w:t>
            </w:r>
          </w:p>
        </w:tc>
        <w:tc>
          <w:tcPr>
            <w:tcW w:w="1393" w:type="dxa"/>
            <w:shd w:val="clear" w:color="auto" w:fill="auto"/>
            <w:noWrap/>
            <w:hideMark/>
            <w:tcPrChange w:id="1104" w:author="Kumar Baral" w:date="2023-02-07T17:13:00Z">
              <w:tcPr>
                <w:tcW w:w="1393" w:type="dxa"/>
                <w:shd w:val="clear" w:color="auto" w:fill="auto"/>
                <w:noWrap/>
                <w:hideMark/>
              </w:tcPr>
            </w:tcPrChange>
          </w:tcPr>
          <w:p w14:paraId="7F89AE3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0.87</w:t>
            </w:r>
          </w:p>
        </w:tc>
        <w:tc>
          <w:tcPr>
            <w:tcW w:w="1037" w:type="dxa"/>
            <w:shd w:val="clear" w:color="auto" w:fill="auto"/>
            <w:noWrap/>
            <w:hideMark/>
            <w:tcPrChange w:id="1105" w:author="Kumar Baral" w:date="2023-02-07T17:13:00Z">
              <w:tcPr>
                <w:tcW w:w="1037" w:type="dxa"/>
                <w:shd w:val="clear" w:color="auto" w:fill="auto"/>
                <w:noWrap/>
                <w:hideMark/>
              </w:tcPr>
            </w:tcPrChange>
          </w:tcPr>
          <w:p w14:paraId="5FEE5C1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2.50%</w:t>
            </w:r>
          </w:p>
        </w:tc>
        <w:tc>
          <w:tcPr>
            <w:tcW w:w="1114" w:type="dxa"/>
            <w:shd w:val="clear" w:color="auto" w:fill="auto"/>
            <w:noWrap/>
            <w:hideMark/>
            <w:tcPrChange w:id="1106" w:author="Kumar Baral" w:date="2023-02-07T17:13:00Z">
              <w:tcPr>
                <w:tcW w:w="1114" w:type="dxa"/>
                <w:shd w:val="clear" w:color="auto" w:fill="auto"/>
                <w:noWrap/>
                <w:hideMark/>
              </w:tcPr>
            </w:tcPrChange>
          </w:tcPr>
          <w:p w14:paraId="564F90A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7.99%</w:t>
            </w:r>
          </w:p>
        </w:tc>
        <w:tc>
          <w:tcPr>
            <w:tcW w:w="775" w:type="dxa"/>
            <w:shd w:val="clear" w:color="auto" w:fill="auto"/>
            <w:noWrap/>
            <w:hideMark/>
            <w:tcPrChange w:id="1107" w:author="Kumar Baral" w:date="2023-02-07T17:13:00Z">
              <w:tcPr>
                <w:tcW w:w="775" w:type="dxa"/>
                <w:shd w:val="clear" w:color="auto" w:fill="auto"/>
                <w:noWrap/>
                <w:hideMark/>
              </w:tcPr>
            </w:tcPrChange>
          </w:tcPr>
          <w:p w14:paraId="456C6C1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w:t>
            </w:r>
          </w:p>
        </w:tc>
        <w:tc>
          <w:tcPr>
            <w:tcW w:w="1392" w:type="dxa"/>
            <w:shd w:val="clear" w:color="auto" w:fill="auto"/>
            <w:tcPrChange w:id="1108" w:author="Kumar Baral" w:date="2023-02-07T17:13:00Z">
              <w:tcPr>
                <w:tcW w:w="1392" w:type="dxa"/>
                <w:shd w:val="clear" w:color="auto" w:fill="auto"/>
              </w:tcPr>
            </w:tcPrChange>
          </w:tcPr>
          <w:p w14:paraId="6B7CAFD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42.06</w:t>
            </w:r>
          </w:p>
        </w:tc>
        <w:tc>
          <w:tcPr>
            <w:tcW w:w="1123" w:type="dxa"/>
            <w:shd w:val="clear" w:color="auto" w:fill="auto"/>
            <w:tcPrChange w:id="1109" w:author="Kumar Baral" w:date="2023-02-07T17:13:00Z">
              <w:tcPr>
                <w:tcW w:w="1123" w:type="dxa"/>
                <w:shd w:val="clear" w:color="auto" w:fill="auto"/>
              </w:tcPr>
            </w:tcPrChange>
          </w:tcPr>
          <w:p w14:paraId="2973798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10" w:author="Kumar Baral" w:date="2023-02-07T17:13:00Z">
              <w:tcPr>
                <w:tcW w:w="1386" w:type="dxa"/>
                <w:shd w:val="clear" w:color="auto" w:fill="auto"/>
              </w:tcPr>
            </w:tcPrChange>
          </w:tcPr>
          <w:p w14:paraId="4E099AB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41.06</w:t>
            </w:r>
          </w:p>
        </w:tc>
      </w:tr>
      <w:tr w:rsidR="007962AB" w:rsidRPr="00C35E0F" w14:paraId="14AAE96C" w14:textId="77777777" w:rsidTr="0073438D">
        <w:trPr>
          <w:trHeight w:val="288"/>
          <w:trPrChange w:id="1111"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12" w:author="Kumar Baral" w:date="2023-02-07T17:13:00Z">
              <w:tcPr>
                <w:tcW w:w="806" w:type="dxa"/>
                <w:shd w:val="clear" w:color="auto" w:fill="auto"/>
                <w:noWrap/>
                <w:hideMark/>
              </w:tcPr>
            </w:tcPrChange>
          </w:tcPr>
          <w:p w14:paraId="0E725394"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14</w:t>
            </w:r>
          </w:p>
        </w:tc>
        <w:tc>
          <w:tcPr>
            <w:tcW w:w="1393" w:type="dxa"/>
            <w:shd w:val="clear" w:color="auto" w:fill="auto"/>
            <w:noWrap/>
            <w:hideMark/>
            <w:tcPrChange w:id="1113" w:author="Kumar Baral" w:date="2023-02-07T17:13:00Z">
              <w:tcPr>
                <w:tcW w:w="1393" w:type="dxa"/>
                <w:shd w:val="clear" w:color="auto" w:fill="auto"/>
                <w:noWrap/>
                <w:hideMark/>
              </w:tcPr>
            </w:tcPrChange>
          </w:tcPr>
          <w:p w14:paraId="52FD101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0.90</w:t>
            </w:r>
          </w:p>
        </w:tc>
        <w:tc>
          <w:tcPr>
            <w:tcW w:w="1037" w:type="dxa"/>
            <w:shd w:val="clear" w:color="auto" w:fill="auto"/>
            <w:noWrap/>
            <w:hideMark/>
            <w:tcPrChange w:id="1114" w:author="Kumar Baral" w:date="2023-02-07T17:13:00Z">
              <w:tcPr>
                <w:tcW w:w="1037" w:type="dxa"/>
                <w:shd w:val="clear" w:color="auto" w:fill="auto"/>
                <w:noWrap/>
                <w:hideMark/>
              </w:tcPr>
            </w:tcPrChange>
          </w:tcPr>
          <w:p w14:paraId="515FD69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2.25%</w:t>
            </w:r>
          </w:p>
        </w:tc>
        <w:tc>
          <w:tcPr>
            <w:tcW w:w="1114" w:type="dxa"/>
            <w:shd w:val="clear" w:color="auto" w:fill="auto"/>
            <w:noWrap/>
            <w:hideMark/>
            <w:tcPrChange w:id="1115" w:author="Kumar Baral" w:date="2023-02-07T17:13:00Z">
              <w:tcPr>
                <w:tcW w:w="1114" w:type="dxa"/>
                <w:shd w:val="clear" w:color="auto" w:fill="auto"/>
                <w:noWrap/>
                <w:hideMark/>
              </w:tcPr>
            </w:tcPrChange>
          </w:tcPr>
          <w:p w14:paraId="64B93A1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5.69%</w:t>
            </w:r>
          </w:p>
        </w:tc>
        <w:tc>
          <w:tcPr>
            <w:tcW w:w="775" w:type="dxa"/>
            <w:shd w:val="clear" w:color="auto" w:fill="auto"/>
            <w:noWrap/>
            <w:hideMark/>
            <w:tcPrChange w:id="1116" w:author="Kumar Baral" w:date="2023-02-07T17:13:00Z">
              <w:tcPr>
                <w:tcW w:w="775" w:type="dxa"/>
                <w:shd w:val="clear" w:color="auto" w:fill="auto"/>
                <w:noWrap/>
                <w:hideMark/>
              </w:tcPr>
            </w:tcPrChange>
          </w:tcPr>
          <w:p w14:paraId="30F5BA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w:t>
            </w:r>
          </w:p>
        </w:tc>
        <w:tc>
          <w:tcPr>
            <w:tcW w:w="1392" w:type="dxa"/>
            <w:shd w:val="clear" w:color="auto" w:fill="auto"/>
            <w:tcPrChange w:id="1117" w:author="Kumar Baral" w:date="2023-02-07T17:13:00Z">
              <w:tcPr>
                <w:tcW w:w="1392" w:type="dxa"/>
                <w:shd w:val="clear" w:color="auto" w:fill="auto"/>
              </w:tcPr>
            </w:tcPrChange>
          </w:tcPr>
          <w:p w14:paraId="5DF151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29.97</w:t>
            </w:r>
          </w:p>
        </w:tc>
        <w:tc>
          <w:tcPr>
            <w:tcW w:w="1123" w:type="dxa"/>
            <w:shd w:val="clear" w:color="auto" w:fill="auto"/>
            <w:tcPrChange w:id="1118" w:author="Kumar Baral" w:date="2023-02-07T17:13:00Z">
              <w:tcPr>
                <w:tcW w:w="1123" w:type="dxa"/>
                <w:shd w:val="clear" w:color="auto" w:fill="auto"/>
              </w:tcPr>
            </w:tcPrChange>
          </w:tcPr>
          <w:p w14:paraId="0DBF8F9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19" w:author="Kumar Baral" w:date="2023-02-07T17:13:00Z">
              <w:tcPr>
                <w:tcW w:w="1386" w:type="dxa"/>
                <w:shd w:val="clear" w:color="auto" w:fill="auto"/>
              </w:tcPr>
            </w:tcPrChange>
          </w:tcPr>
          <w:p w14:paraId="08F406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28.97</w:t>
            </w:r>
          </w:p>
        </w:tc>
      </w:tr>
      <w:tr w:rsidR="00E04E7E" w:rsidRPr="00C35E0F" w14:paraId="5B9620ED"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20"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21" w:author="Kumar Baral" w:date="2023-02-07T17:13:00Z">
              <w:tcPr>
                <w:tcW w:w="806" w:type="dxa"/>
                <w:shd w:val="clear" w:color="auto" w:fill="auto"/>
                <w:noWrap/>
                <w:hideMark/>
              </w:tcPr>
            </w:tcPrChange>
          </w:tcPr>
          <w:p w14:paraId="7BC9842F"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w:t>
            </w:r>
          </w:p>
        </w:tc>
        <w:tc>
          <w:tcPr>
            <w:tcW w:w="1393" w:type="dxa"/>
            <w:shd w:val="clear" w:color="auto" w:fill="auto"/>
            <w:noWrap/>
            <w:hideMark/>
            <w:tcPrChange w:id="1122" w:author="Kumar Baral" w:date="2023-02-07T17:13:00Z">
              <w:tcPr>
                <w:tcW w:w="1393" w:type="dxa"/>
                <w:shd w:val="clear" w:color="auto" w:fill="auto"/>
                <w:noWrap/>
                <w:hideMark/>
              </w:tcPr>
            </w:tcPrChange>
          </w:tcPr>
          <w:p w14:paraId="7CE108D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1037" w:type="dxa"/>
            <w:shd w:val="clear" w:color="auto" w:fill="auto"/>
            <w:noWrap/>
            <w:hideMark/>
            <w:tcPrChange w:id="1123" w:author="Kumar Baral" w:date="2023-02-07T17:13:00Z">
              <w:tcPr>
                <w:tcW w:w="1037" w:type="dxa"/>
                <w:shd w:val="clear" w:color="auto" w:fill="auto"/>
                <w:noWrap/>
                <w:hideMark/>
              </w:tcPr>
            </w:tcPrChange>
          </w:tcPr>
          <w:p w14:paraId="601E07F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2.01%</w:t>
            </w:r>
          </w:p>
        </w:tc>
        <w:tc>
          <w:tcPr>
            <w:tcW w:w="1114" w:type="dxa"/>
            <w:shd w:val="clear" w:color="auto" w:fill="auto"/>
            <w:noWrap/>
            <w:hideMark/>
            <w:tcPrChange w:id="1124" w:author="Kumar Baral" w:date="2023-02-07T17:13:00Z">
              <w:tcPr>
                <w:tcW w:w="1114" w:type="dxa"/>
                <w:shd w:val="clear" w:color="auto" w:fill="auto"/>
                <w:noWrap/>
                <w:hideMark/>
              </w:tcPr>
            </w:tcPrChange>
          </w:tcPr>
          <w:p w14:paraId="7B25389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4.50%</w:t>
            </w:r>
          </w:p>
        </w:tc>
        <w:tc>
          <w:tcPr>
            <w:tcW w:w="775" w:type="dxa"/>
            <w:shd w:val="clear" w:color="auto" w:fill="auto"/>
            <w:noWrap/>
            <w:hideMark/>
            <w:tcPrChange w:id="1125" w:author="Kumar Baral" w:date="2023-02-07T17:13:00Z">
              <w:tcPr>
                <w:tcW w:w="775" w:type="dxa"/>
                <w:shd w:val="clear" w:color="auto" w:fill="auto"/>
                <w:noWrap/>
                <w:hideMark/>
              </w:tcPr>
            </w:tcPrChange>
          </w:tcPr>
          <w:p w14:paraId="5DF813B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w:t>
            </w:r>
          </w:p>
        </w:tc>
        <w:tc>
          <w:tcPr>
            <w:tcW w:w="1392" w:type="dxa"/>
            <w:shd w:val="clear" w:color="auto" w:fill="auto"/>
            <w:tcPrChange w:id="1126" w:author="Kumar Baral" w:date="2023-02-07T17:13:00Z">
              <w:tcPr>
                <w:tcW w:w="1392" w:type="dxa"/>
                <w:shd w:val="clear" w:color="auto" w:fill="auto"/>
              </w:tcPr>
            </w:tcPrChange>
          </w:tcPr>
          <w:p w14:paraId="1118B22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23.67</w:t>
            </w:r>
          </w:p>
        </w:tc>
        <w:tc>
          <w:tcPr>
            <w:tcW w:w="1123" w:type="dxa"/>
            <w:shd w:val="clear" w:color="auto" w:fill="auto"/>
            <w:tcPrChange w:id="1127" w:author="Kumar Baral" w:date="2023-02-07T17:13:00Z">
              <w:tcPr>
                <w:tcW w:w="1123" w:type="dxa"/>
                <w:shd w:val="clear" w:color="auto" w:fill="auto"/>
              </w:tcPr>
            </w:tcPrChange>
          </w:tcPr>
          <w:p w14:paraId="7B76C91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28" w:author="Kumar Baral" w:date="2023-02-07T17:13:00Z">
              <w:tcPr>
                <w:tcW w:w="1386" w:type="dxa"/>
                <w:shd w:val="clear" w:color="auto" w:fill="auto"/>
              </w:tcPr>
            </w:tcPrChange>
          </w:tcPr>
          <w:p w14:paraId="170CA80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22.67</w:t>
            </w:r>
          </w:p>
        </w:tc>
      </w:tr>
      <w:tr w:rsidR="007962AB" w:rsidRPr="00C35E0F" w14:paraId="381734D8" w14:textId="77777777" w:rsidTr="0073438D">
        <w:trPr>
          <w:trHeight w:val="288"/>
          <w:trPrChange w:id="1129"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30" w:author="Kumar Baral" w:date="2023-02-07T17:13:00Z">
              <w:tcPr>
                <w:tcW w:w="806" w:type="dxa"/>
                <w:shd w:val="clear" w:color="auto" w:fill="auto"/>
                <w:noWrap/>
                <w:hideMark/>
              </w:tcPr>
            </w:tcPrChange>
          </w:tcPr>
          <w:p w14:paraId="297A19E3"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16</w:t>
            </w:r>
          </w:p>
        </w:tc>
        <w:tc>
          <w:tcPr>
            <w:tcW w:w="1393" w:type="dxa"/>
            <w:shd w:val="clear" w:color="auto" w:fill="auto"/>
            <w:noWrap/>
            <w:hideMark/>
            <w:tcPrChange w:id="1131" w:author="Kumar Baral" w:date="2023-02-07T17:13:00Z">
              <w:tcPr>
                <w:tcW w:w="1393" w:type="dxa"/>
                <w:shd w:val="clear" w:color="auto" w:fill="auto"/>
                <w:noWrap/>
                <w:hideMark/>
              </w:tcPr>
            </w:tcPrChange>
          </w:tcPr>
          <w:p w14:paraId="4C3FE19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0.93</w:t>
            </w:r>
          </w:p>
        </w:tc>
        <w:tc>
          <w:tcPr>
            <w:tcW w:w="1037" w:type="dxa"/>
            <w:shd w:val="clear" w:color="auto" w:fill="auto"/>
            <w:noWrap/>
            <w:hideMark/>
            <w:tcPrChange w:id="1132" w:author="Kumar Baral" w:date="2023-02-07T17:13:00Z">
              <w:tcPr>
                <w:tcW w:w="1037" w:type="dxa"/>
                <w:shd w:val="clear" w:color="auto" w:fill="auto"/>
                <w:noWrap/>
                <w:hideMark/>
              </w:tcPr>
            </w:tcPrChange>
          </w:tcPr>
          <w:p w14:paraId="49BF678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1.78%</w:t>
            </w:r>
          </w:p>
        </w:tc>
        <w:tc>
          <w:tcPr>
            <w:tcW w:w="1114" w:type="dxa"/>
            <w:shd w:val="clear" w:color="auto" w:fill="auto"/>
            <w:noWrap/>
            <w:hideMark/>
            <w:tcPrChange w:id="1133" w:author="Kumar Baral" w:date="2023-02-07T17:13:00Z">
              <w:tcPr>
                <w:tcW w:w="1114" w:type="dxa"/>
                <w:shd w:val="clear" w:color="auto" w:fill="auto"/>
                <w:noWrap/>
                <w:hideMark/>
              </w:tcPr>
            </w:tcPrChange>
          </w:tcPr>
          <w:p w14:paraId="4EF38CE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3.68%</w:t>
            </w:r>
          </w:p>
        </w:tc>
        <w:tc>
          <w:tcPr>
            <w:tcW w:w="775" w:type="dxa"/>
            <w:shd w:val="clear" w:color="auto" w:fill="auto"/>
            <w:noWrap/>
            <w:hideMark/>
            <w:tcPrChange w:id="1134" w:author="Kumar Baral" w:date="2023-02-07T17:13:00Z">
              <w:tcPr>
                <w:tcW w:w="775" w:type="dxa"/>
                <w:shd w:val="clear" w:color="auto" w:fill="auto"/>
                <w:noWrap/>
                <w:hideMark/>
              </w:tcPr>
            </w:tcPrChange>
          </w:tcPr>
          <w:p w14:paraId="7071FC4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9</w:t>
            </w:r>
          </w:p>
        </w:tc>
        <w:tc>
          <w:tcPr>
            <w:tcW w:w="1392" w:type="dxa"/>
            <w:shd w:val="clear" w:color="auto" w:fill="auto"/>
            <w:tcPrChange w:id="1135" w:author="Kumar Baral" w:date="2023-02-07T17:13:00Z">
              <w:tcPr>
                <w:tcW w:w="1392" w:type="dxa"/>
                <w:shd w:val="clear" w:color="auto" w:fill="auto"/>
              </w:tcPr>
            </w:tcPrChange>
          </w:tcPr>
          <w:p w14:paraId="5FE7C84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19.37</w:t>
            </w:r>
          </w:p>
        </w:tc>
        <w:tc>
          <w:tcPr>
            <w:tcW w:w="1123" w:type="dxa"/>
            <w:shd w:val="clear" w:color="auto" w:fill="auto"/>
            <w:tcPrChange w:id="1136" w:author="Kumar Baral" w:date="2023-02-07T17:13:00Z">
              <w:tcPr>
                <w:tcW w:w="1123" w:type="dxa"/>
                <w:shd w:val="clear" w:color="auto" w:fill="auto"/>
              </w:tcPr>
            </w:tcPrChange>
          </w:tcPr>
          <w:p w14:paraId="59FBCE5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37" w:author="Kumar Baral" w:date="2023-02-07T17:13:00Z">
              <w:tcPr>
                <w:tcW w:w="1386" w:type="dxa"/>
                <w:shd w:val="clear" w:color="auto" w:fill="auto"/>
              </w:tcPr>
            </w:tcPrChange>
          </w:tcPr>
          <w:p w14:paraId="2C28E64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18.37</w:t>
            </w:r>
          </w:p>
        </w:tc>
      </w:tr>
      <w:tr w:rsidR="00E04E7E" w:rsidRPr="00C35E0F" w14:paraId="110E2048"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38"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39" w:author="Kumar Baral" w:date="2023-02-07T17:13:00Z">
              <w:tcPr>
                <w:tcW w:w="806" w:type="dxa"/>
                <w:shd w:val="clear" w:color="auto" w:fill="auto"/>
                <w:noWrap/>
                <w:hideMark/>
              </w:tcPr>
            </w:tcPrChange>
          </w:tcPr>
          <w:p w14:paraId="6D53106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w:t>
            </w:r>
          </w:p>
        </w:tc>
        <w:tc>
          <w:tcPr>
            <w:tcW w:w="1393" w:type="dxa"/>
            <w:shd w:val="clear" w:color="auto" w:fill="auto"/>
            <w:noWrap/>
            <w:hideMark/>
            <w:tcPrChange w:id="1140" w:author="Kumar Baral" w:date="2023-02-07T17:13:00Z">
              <w:tcPr>
                <w:tcW w:w="1393" w:type="dxa"/>
                <w:shd w:val="clear" w:color="auto" w:fill="auto"/>
                <w:noWrap/>
                <w:hideMark/>
              </w:tcPr>
            </w:tcPrChange>
          </w:tcPr>
          <w:p w14:paraId="26A8C8F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0.95</w:t>
            </w:r>
          </w:p>
        </w:tc>
        <w:tc>
          <w:tcPr>
            <w:tcW w:w="1037" w:type="dxa"/>
            <w:shd w:val="clear" w:color="auto" w:fill="auto"/>
            <w:noWrap/>
            <w:hideMark/>
            <w:tcPrChange w:id="1141" w:author="Kumar Baral" w:date="2023-02-07T17:13:00Z">
              <w:tcPr>
                <w:tcW w:w="1037" w:type="dxa"/>
                <w:shd w:val="clear" w:color="auto" w:fill="auto"/>
                <w:noWrap/>
                <w:hideMark/>
              </w:tcPr>
            </w:tcPrChange>
          </w:tcPr>
          <w:p w14:paraId="3431555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1.56%</w:t>
            </w:r>
          </w:p>
        </w:tc>
        <w:tc>
          <w:tcPr>
            <w:tcW w:w="1114" w:type="dxa"/>
            <w:shd w:val="clear" w:color="auto" w:fill="auto"/>
            <w:noWrap/>
            <w:hideMark/>
            <w:tcPrChange w:id="1142" w:author="Kumar Baral" w:date="2023-02-07T17:13:00Z">
              <w:tcPr>
                <w:tcW w:w="1114" w:type="dxa"/>
                <w:shd w:val="clear" w:color="auto" w:fill="auto"/>
                <w:noWrap/>
                <w:hideMark/>
              </w:tcPr>
            </w:tcPrChange>
          </w:tcPr>
          <w:p w14:paraId="63A490C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3.04%</w:t>
            </w:r>
          </w:p>
        </w:tc>
        <w:tc>
          <w:tcPr>
            <w:tcW w:w="775" w:type="dxa"/>
            <w:shd w:val="clear" w:color="auto" w:fill="auto"/>
            <w:noWrap/>
            <w:hideMark/>
            <w:tcPrChange w:id="1143" w:author="Kumar Baral" w:date="2023-02-07T17:13:00Z">
              <w:tcPr>
                <w:tcW w:w="775" w:type="dxa"/>
                <w:shd w:val="clear" w:color="auto" w:fill="auto"/>
                <w:noWrap/>
                <w:hideMark/>
              </w:tcPr>
            </w:tcPrChange>
          </w:tcPr>
          <w:p w14:paraId="3B52DA6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w:t>
            </w:r>
          </w:p>
        </w:tc>
        <w:tc>
          <w:tcPr>
            <w:tcW w:w="1392" w:type="dxa"/>
            <w:shd w:val="clear" w:color="auto" w:fill="auto"/>
            <w:tcPrChange w:id="1144" w:author="Kumar Baral" w:date="2023-02-07T17:13:00Z">
              <w:tcPr>
                <w:tcW w:w="1392" w:type="dxa"/>
                <w:shd w:val="clear" w:color="auto" w:fill="auto"/>
              </w:tcPr>
            </w:tcPrChange>
          </w:tcPr>
          <w:p w14:paraId="7491F03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16.01</w:t>
            </w:r>
          </w:p>
        </w:tc>
        <w:tc>
          <w:tcPr>
            <w:tcW w:w="1123" w:type="dxa"/>
            <w:shd w:val="clear" w:color="auto" w:fill="auto"/>
            <w:tcPrChange w:id="1145" w:author="Kumar Baral" w:date="2023-02-07T17:13:00Z">
              <w:tcPr>
                <w:tcW w:w="1123" w:type="dxa"/>
                <w:shd w:val="clear" w:color="auto" w:fill="auto"/>
              </w:tcPr>
            </w:tcPrChange>
          </w:tcPr>
          <w:p w14:paraId="1DB97AC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46" w:author="Kumar Baral" w:date="2023-02-07T17:13:00Z">
              <w:tcPr>
                <w:tcW w:w="1386" w:type="dxa"/>
                <w:shd w:val="clear" w:color="auto" w:fill="auto"/>
              </w:tcPr>
            </w:tcPrChange>
          </w:tcPr>
          <w:p w14:paraId="6FA7BD1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15.01</w:t>
            </w:r>
          </w:p>
        </w:tc>
      </w:tr>
      <w:tr w:rsidR="007962AB" w:rsidRPr="00C35E0F" w14:paraId="742482B2" w14:textId="77777777" w:rsidTr="0073438D">
        <w:trPr>
          <w:trHeight w:val="288"/>
          <w:trPrChange w:id="1147"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48" w:author="Kumar Baral" w:date="2023-02-07T17:13:00Z">
              <w:tcPr>
                <w:tcW w:w="806" w:type="dxa"/>
                <w:shd w:val="clear" w:color="auto" w:fill="auto"/>
                <w:noWrap/>
                <w:hideMark/>
              </w:tcPr>
            </w:tcPrChange>
          </w:tcPr>
          <w:p w14:paraId="65F9269F"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18</w:t>
            </w:r>
          </w:p>
        </w:tc>
        <w:tc>
          <w:tcPr>
            <w:tcW w:w="1393" w:type="dxa"/>
            <w:shd w:val="clear" w:color="auto" w:fill="auto"/>
            <w:noWrap/>
            <w:hideMark/>
            <w:tcPrChange w:id="1149" w:author="Kumar Baral" w:date="2023-02-07T17:13:00Z">
              <w:tcPr>
                <w:tcW w:w="1393" w:type="dxa"/>
                <w:shd w:val="clear" w:color="auto" w:fill="auto"/>
                <w:noWrap/>
                <w:hideMark/>
              </w:tcPr>
            </w:tcPrChange>
          </w:tcPr>
          <w:p w14:paraId="224B920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0.96</w:t>
            </w:r>
          </w:p>
        </w:tc>
        <w:tc>
          <w:tcPr>
            <w:tcW w:w="1037" w:type="dxa"/>
            <w:shd w:val="clear" w:color="auto" w:fill="auto"/>
            <w:noWrap/>
            <w:hideMark/>
            <w:tcPrChange w:id="1150" w:author="Kumar Baral" w:date="2023-02-07T17:13:00Z">
              <w:tcPr>
                <w:tcW w:w="1037" w:type="dxa"/>
                <w:shd w:val="clear" w:color="auto" w:fill="auto"/>
                <w:noWrap/>
                <w:hideMark/>
              </w:tcPr>
            </w:tcPrChange>
          </w:tcPr>
          <w:p w14:paraId="482D0DF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1.34%</w:t>
            </w:r>
          </w:p>
        </w:tc>
        <w:tc>
          <w:tcPr>
            <w:tcW w:w="1114" w:type="dxa"/>
            <w:shd w:val="clear" w:color="auto" w:fill="auto"/>
            <w:noWrap/>
            <w:hideMark/>
            <w:tcPrChange w:id="1151" w:author="Kumar Baral" w:date="2023-02-07T17:13:00Z">
              <w:tcPr>
                <w:tcW w:w="1114" w:type="dxa"/>
                <w:shd w:val="clear" w:color="auto" w:fill="auto"/>
                <w:noWrap/>
                <w:hideMark/>
              </w:tcPr>
            </w:tcPrChange>
          </w:tcPr>
          <w:p w14:paraId="037CF8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2.50%</w:t>
            </w:r>
          </w:p>
        </w:tc>
        <w:tc>
          <w:tcPr>
            <w:tcW w:w="775" w:type="dxa"/>
            <w:shd w:val="clear" w:color="auto" w:fill="auto"/>
            <w:noWrap/>
            <w:hideMark/>
            <w:tcPrChange w:id="1152" w:author="Kumar Baral" w:date="2023-02-07T17:13:00Z">
              <w:tcPr>
                <w:tcW w:w="775" w:type="dxa"/>
                <w:shd w:val="clear" w:color="auto" w:fill="auto"/>
                <w:noWrap/>
                <w:hideMark/>
              </w:tcPr>
            </w:tcPrChange>
          </w:tcPr>
          <w:p w14:paraId="6C46A23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w:t>
            </w:r>
          </w:p>
        </w:tc>
        <w:tc>
          <w:tcPr>
            <w:tcW w:w="1392" w:type="dxa"/>
            <w:shd w:val="clear" w:color="auto" w:fill="auto"/>
            <w:tcPrChange w:id="1153" w:author="Kumar Baral" w:date="2023-02-07T17:13:00Z">
              <w:tcPr>
                <w:tcW w:w="1392" w:type="dxa"/>
                <w:shd w:val="clear" w:color="auto" w:fill="auto"/>
              </w:tcPr>
            </w:tcPrChange>
          </w:tcPr>
          <w:p w14:paraId="6CCAB8C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13.15</w:t>
            </w:r>
          </w:p>
        </w:tc>
        <w:tc>
          <w:tcPr>
            <w:tcW w:w="1123" w:type="dxa"/>
            <w:shd w:val="clear" w:color="auto" w:fill="auto"/>
            <w:tcPrChange w:id="1154" w:author="Kumar Baral" w:date="2023-02-07T17:13:00Z">
              <w:tcPr>
                <w:tcW w:w="1123" w:type="dxa"/>
                <w:shd w:val="clear" w:color="auto" w:fill="auto"/>
              </w:tcPr>
            </w:tcPrChange>
          </w:tcPr>
          <w:p w14:paraId="381E9FC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55" w:author="Kumar Baral" w:date="2023-02-07T17:13:00Z">
              <w:tcPr>
                <w:tcW w:w="1386" w:type="dxa"/>
                <w:shd w:val="clear" w:color="auto" w:fill="auto"/>
              </w:tcPr>
            </w:tcPrChange>
          </w:tcPr>
          <w:p w14:paraId="09E3684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12.15</w:t>
            </w:r>
          </w:p>
        </w:tc>
      </w:tr>
      <w:tr w:rsidR="00E04E7E" w:rsidRPr="00C35E0F" w14:paraId="0D9FD45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56"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57" w:author="Kumar Baral" w:date="2023-02-07T17:13:00Z">
              <w:tcPr>
                <w:tcW w:w="806" w:type="dxa"/>
                <w:shd w:val="clear" w:color="auto" w:fill="auto"/>
                <w:noWrap/>
                <w:hideMark/>
              </w:tcPr>
            </w:tcPrChange>
          </w:tcPr>
          <w:p w14:paraId="37B6E020"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19</w:t>
            </w:r>
          </w:p>
        </w:tc>
        <w:tc>
          <w:tcPr>
            <w:tcW w:w="1393" w:type="dxa"/>
            <w:shd w:val="clear" w:color="auto" w:fill="auto"/>
            <w:noWrap/>
            <w:hideMark/>
            <w:tcPrChange w:id="1158" w:author="Kumar Baral" w:date="2023-02-07T17:13:00Z">
              <w:tcPr>
                <w:tcW w:w="1393" w:type="dxa"/>
                <w:shd w:val="clear" w:color="auto" w:fill="auto"/>
                <w:noWrap/>
                <w:hideMark/>
              </w:tcPr>
            </w:tcPrChange>
          </w:tcPr>
          <w:p w14:paraId="7DC0F00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0.97</w:t>
            </w:r>
          </w:p>
        </w:tc>
        <w:tc>
          <w:tcPr>
            <w:tcW w:w="1037" w:type="dxa"/>
            <w:shd w:val="clear" w:color="auto" w:fill="auto"/>
            <w:noWrap/>
            <w:hideMark/>
            <w:tcPrChange w:id="1159" w:author="Kumar Baral" w:date="2023-02-07T17:13:00Z">
              <w:tcPr>
                <w:tcW w:w="1037" w:type="dxa"/>
                <w:shd w:val="clear" w:color="auto" w:fill="auto"/>
                <w:noWrap/>
                <w:hideMark/>
              </w:tcPr>
            </w:tcPrChange>
          </w:tcPr>
          <w:p w14:paraId="6DC55CE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1.13%</w:t>
            </w:r>
          </w:p>
        </w:tc>
        <w:tc>
          <w:tcPr>
            <w:tcW w:w="1114" w:type="dxa"/>
            <w:shd w:val="clear" w:color="auto" w:fill="auto"/>
            <w:noWrap/>
            <w:hideMark/>
            <w:tcPrChange w:id="1160" w:author="Kumar Baral" w:date="2023-02-07T17:13:00Z">
              <w:tcPr>
                <w:tcW w:w="1114" w:type="dxa"/>
                <w:shd w:val="clear" w:color="auto" w:fill="auto"/>
                <w:noWrap/>
                <w:hideMark/>
              </w:tcPr>
            </w:tcPrChange>
          </w:tcPr>
          <w:p w14:paraId="4789659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2.01%</w:t>
            </w:r>
          </w:p>
        </w:tc>
        <w:tc>
          <w:tcPr>
            <w:tcW w:w="775" w:type="dxa"/>
            <w:shd w:val="clear" w:color="auto" w:fill="auto"/>
            <w:noWrap/>
            <w:hideMark/>
            <w:tcPrChange w:id="1161" w:author="Kumar Baral" w:date="2023-02-07T17:13:00Z">
              <w:tcPr>
                <w:tcW w:w="775" w:type="dxa"/>
                <w:shd w:val="clear" w:color="auto" w:fill="auto"/>
                <w:noWrap/>
                <w:hideMark/>
              </w:tcPr>
            </w:tcPrChange>
          </w:tcPr>
          <w:p w14:paraId="7D0AB50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w:t>
            </w:r>
          </w:p>
        </w:tc>
        <w:tc>
          <w:tcPr>
            <w:tcW w:w="1392" w:type="dxa"/>
            <w:shd w:val="clear" w:color="auto" w:fill="auto"/>
            <w:tcPrChange w:id="1162" w:author="Kumar Baral" w:date="2023-02-07T17:13:00Z">
              <w:tcPr>
                <w:tcW w:w="1392" w:type="dxa"/>
                <w:shd w:val="clear" w:color="auto" w:fill="auto"/>
              </w:tcPr>
            </w:tcPrChange>
          </w:tcPr>
          <w:p w14:paraId="1ECEEA3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10.58</w:t>
            </w:r>
          </w:p>
        </w:tc>
        <w:tc>
          <w:tcPr>
            <w:tcW w:w="1123" w:type="dxa"/>
            <w:shd w:val="clear" w:color="auto" w:fill="auto"/>
            <w:tcPrChange w:id="1163" w:author="Kumar Baral" w:date="2023-02-07T17:13:00Z">
              <w:tcPr>
                <w:tcW w:w="1123" w:type="dxa"/>
                <w:shd w:val="clear" w:color="auto" w:fill="auto"/>
              </w:tcPr>
            </w:tcPrChange>
          </w:tcPr>
          <w:p w14:paraId="02FB12F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64" w:author="Kumar Baral" w:date="2023-02-07T17:13:00Z">
              <w:tcPr>
                <w:tcW w:w="1386" w:type="dxa"/>
                <w:shd w:val="clear" w:color="auto" w:fill="auto"/>
              </w:tcPr>
            </w:tcPrChange>
          </w:tcPr>
          <w:p w14:paraId="7513A4A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9.58</w:t>
            </w:r>
          </w:p>
        </w:tc>
      </w:tr>
      <w:tr w:rsidR="007962AB" w:rsidRPr="00C35E0F" w14:paraId="2399031E" w14:textId="77777777" w:rsidTr="0073438D">
        <w:trPr>
          <w:trHeight w:val="288"/>
          <w:trPrChange w:id="1165"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66" w:author="Kumar Baral" w:date="2023-02-07T17:13:00Z">
              <w:tcPr>
                <w:tcW w:w="806" w:type="dxa"/>
                <w:shd w:val="clear" w:color="auto" w:fill="auto"/>
                <w:noWrap/>
                <w:hideMark/>
              </w:tcPr>
            </w:tcPrChange>
          </w:tcPr>
          <w:p w14:paraId="47A0DC66"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20</w:t>
            </w:r>
          </w:p>
        </w:tc>
        <w:tc>
          <w:tcPr>
            <w:tcW w:w="1393" w:type="dxa"/>
            <w:shd w:val="clear" w:color="auto" w:fill="auto"/>
            <w:noWrap/>
            <w:hideMark/>
            <w:tcPrChange w:id="1167" w:author="Kumar Baral" w:date="2023-02-07T17:13:00Z">
              <w:tcPr>
                <w:tcW w:w="1393" w:type="dxa"/>
                <w:shd w:val="clear" w:color="auto" w:fill="auto"/>
                <w:noWrap/>
                <w:hideMark/>
              </w:tcPr>
            </w:tcPrChange>
          </w:tcPr>
          <w:p w14:paraId="01341F0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0.98</w:t>
            </w:r>
          </w:p>
        </w:tc>
        <w:tc>
          <w:tcPr>
            <w:tcW w:w="1037" w:type="dxa"/>
            <w:shd w:val="clear" w:color="auto" w:fill="auto"/>
            <w:noWrap/>
            <w:hideMark/>
            <w:tcPrChange w:id="1168" w:author="Kumar Baral" w:date="2023-02-07T17:13:00Z">
              <w:tcPr>
                <w:tcW w:w="1037" w:type="dxa"/>
                <w:shd w:val="clear" w:color="auto" w:fill="auto"/>
                <w:noWrap/>
                <w:hideMark/>
              </w:tcPr>
            </w:tcPrChange>
          </w:tcPr>
          <w:p w14:paraId="47963D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1114" w:type="dxa"/>
            <w:shd w:val="clear" w:color="auto" w:fill="auto"/>
            <w:noWrap/>
            <w:hideMark/>
            <w:tcPrChange w:id="1169" w:author="Kumar Baral" w:date="2023-02-07T17:13:00Z">
              <w:tcPr>
                <w:tcW w:w="1114" w:type="dxa"/>
                <w:shd w:val="clear" w:color="auto" w:fill="auto"/>
                <w:noWrap/>
                <w:hideMark/>
              </w:tcPr>
            </w:tcPrChange>
          </w:tcPr>
          <w:p w14:paraId="69B13E2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1.56%</w:t>
            </w:r>
          </w:p>
        </w:tc>
        <w:tc>
          <w:tcPr>
            <w:tcW w:w="775" w:type="dxa"/>
            <w:shd w:val="clear" w:color="auto" w:fill="auto"/>
            <w:noWrap/>
            <w:hideMark/>
            <w:tcPrChange w:id="1170" w:author="Kumar Baral" w:date="2023-02-07T17:13:00Z">
              <w:tcPr>
                <w:tcW w:w="775" w:type="dxa"/>
                <w:shd w:val="clear" w:color="auto" w:fill="auto"/>
                <w:noWrap/>
                <w:hideMark/>
              </w:tcPr>
            </w:tcPrChange>
          </w:tcPr>
          <w:p w14:paraId="4FAAD52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w:t>
            </w:r>
          </w:p>
        </w:tc>
        <w:tc>
          <w:tcPr>
            <w:tcW w:w="1392" w:type="dxa"/>
            <w:shd w:val="clear" w:color="auto" w:fill="auto"/>
            <w:tcPrChange w:id="1171" w:author="Kumar Baral" w:date="2023-02-07T17:13:00Z">
              <w:tcPr>
                <w:tcW w:w="1392" w:type="dxa"/>
                <w:shd w:val="clear" w:color="auto" w:fill="auto"/>
              </w:tcPr>
            </w:tcPrChange>
          </w:tcPr>
          <w:p w14:paraId="67BF473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8.20</w:t>
            </w:r>
          </w:p>
        </w:tc>
        <w:tc>
          <w:tcPr>
            <w:tcW w:w="1123" w:type="dxa"/>
            <w:shd w:val="clear" w:color="auto" w:fill="auto"/>
            <w:tcPrChange w:id="1172" w:author="Kumar Baral" w:date="2023-02-07T17:13:00Z">
              <w:tcPr>
                <w:tcW w:w="1123" w:type="dxa"/>
                <w:shd w:val="clear" w:color="auto" w:fill="auto"/>
              </w:tcPr>
            </w:tcPrChange>
          </w:tcPr>
          <w:p w14:paraId="301B652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73" w:author="Kumar Baral" w:date="2023-02-07T17:13:00Z">
              <w:tcPr>
                <w:tcW w:w="1386" w:type="dxa"/>
                <w:shd w:val="clear" w:color="auto" w:fill="auto"/>
              </w:tcPr>
            </w:tcPrChange>
          </w:tcPr>
          <w:p w14:paraId="2604DCD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7.20</w:t>
            </w:r>
          </w:p>
        </w:tc>
      </w:tr>
      <w:tr w:rsidR="00E04E7E" w:rsidRPr="00C35E0F" w14:paraId="550A70EC"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7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75" w:author="Kumar Baral" w:date="2023-02-07T17:13:00Z">
              <w:tcPr>
                <w:tcW w:w="806" w:type="dxa"/>
                <w:shd w:val="clear" w:color="auto" w:fill="auto"/>
                <w:noWrap/>
                <w:hideMark/>
              </w:tcPr>
            </w:tcPrChange>
          </w:tcPr>
          <w:p w14:paraId="401955AA"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21</w:t>
            </w:r>
          </w:p>
        </w:tc>
        <w:tc>
          <w:tcPr>
            <w:tcW w:w="1393" w:type="dxa"/>
            <w:shd w:val="clear" w:color="auto" w:fill="auto"/>
            <w:noWrap/>
            <w:hideMark/>
            <w:tcPrChange w:id="1176" w:author="Kumar Baral" w:date="2023-02-07T17:13:00Z">
              <w:tcPr>
                <w:tcW w:w="1393" w:type="dxa"/>
                <w:shd w:val="clear" w:color="auto" w:fill="auto"/>
                <w:noWrap/>
                <w:hideMark/>
              </w:tcPr>
            </w:tcPrChange>
          </w:tcPr>
          <w:p w14:paraId="26F8245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0.99</w:t>
            </w:r>
          </w:p>
        </w:tc>
        <w:tc>
          <w:tcPr>
            <w:tcW w:w="1037" w:type="dxa"/>
            <w:shd w:val="clear" w:color="auto" w:fill="auto"/>
            <w:noWrap/>
            <w:hideMark/>
            <w:tcPrChange w:id="1177" w:author="Kumar Baral" w:date="2023-02-07T17:13:00Z">
              <w:tcPr>
                <w:tcW w:w="1037" w:type="dxa"/>
                <w:shd w:val="clear" w:color="auto" w:fill="auto"/>
                <w:noWrap/>
                <w:hideMark/>
              </w:tcPr>
            </w:tcPrChange>
          </w:tcPr>
          <w:p w14:paraId="1896DF5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0.71%</w:t>
            </w:r>
          </w:p>
        </w:tc>
        <w:tc>
          <w:tcPr>
            <w:tcW w:w="1114" w:type="dxa"/>
            <w:shd w:val="clear" w:color="auto" w:fill="auto"/>
            <w:noWrap/>
            <w:hideMark/>
            <w:tcPrChange w:id="1178" w:author="Kumar Baral" w:date="2023-02-07T17:13:00Z">
              <w:tcPr>
                <w:tcW w:w="1114" w:type="dxa"/>
                <w:shd w:val="clear" w:color="auto" w:fill="auto"/>
                <w:noWrap/>
                <w:hideMark/>
              </w:tcPr>
            </w:tcPrChange>
          </w:tcPr>
          <w:p w14:paraId="6F020BB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1.13%</w:t>
            </w:r>
          </w:p>
        </w:tc>
        <w:tc>
          <w:tcPr>
            <w:tcW w:w="775" w:type="dxa"/>
            <w:shd w:val="clear" w:color="auto" w:fill="auto"/>
            <w:noWrap/>
            <w:hideMark/>
            <w:tcPrChange w:id="1179" w:author="Kumar Baral" w:date="2023-02-07T17:13:00Z">
              <w:tcPr>
                <w:tcW w:w="775" w:type="dxa"/>
                <w:shd w:val="clear" w:color="auto" w:fill="auto"/>
                <w:noWrap/>
                <w:hideMark/>
              </w:tcPr>
            </w:tcPrChange>
          </w:tcPr>
          <w:p w14:paraId="3C88CE9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19</w:t>
            </w:r>
          </w:p>
        </w:tc>
        <w:tc>
          <w:tcPr>
            <w:tcW w:w="1392" w:type="dxa"/>
            <w:shd w:val="clear" w:color="auto" w:fill="auto"/>
            <w:tcPrChange w:id="1180" w:author="Kumar Baral" w:date="2023-02-07T17:13:00Z">
              <w:tcPr>
                <w:tcW w:w="1392" w:type="dxa"/>
                <w:shd w:val="clear" w:color="auto" w:fill="auto"/>
              </w:tcPr>
            </w:tcPrChange>
          </w:tcPr>
          <w:p w14:paraId="676A3F9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5.94</w:t>
            </w:r>
          </w:p>
        </w:tc>
        <w:tc>
          <w:tcPr>
            <w:tcW w:w="1123" w:type="dxa"/>
            <w:shd w:val="clear" w:color="auto" w:fill="auto"/>
            <w:tcPrChange w:id="1181" w:author="Kumar Baral" w:date="2023-02-07T17:13:00Z">
              <w:tcPr>
                <w:tcW w:w="1123" w:type="dxa"/>
                <w:shd w:val="clear" w:color="auto" w:fill="auto"/>
              </w:tcPr>
            </w:tcPrChange>
          </w:tcPr>
          <w:p w14:paraId="72172BD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82" w:author="Kumar Baral" w:date="2023-02-07T17:13:00Z">
              <w:tcPr>
                <w:tcW w:w="1386" w:type="dxa"/>
                <w:shd w:val="clear" w:color="auto" w:fill="auto"/>
              </w:tcPr>
            </w:tcPrChange>
          </w:tcPr>
          <w:p w14:paraId="7DF903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4.94</w:t>
            </w:r>
          </w:p>
        </w:tc>
      </w:tr>
      <w:tr w:rsidR="007962AB" w:rsidRPr="00C35E0F" w14:paraId="7EC8BE27" w14:textId="77777777" w:rsidTr="0073438D">
        <w:trPr>
          <w:trHeight w:val="288"/>
          <w:trPrChange w:id="1183"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84" w:author="Kumar Baral" w:date="2023-02-07T17:13:00Z">
              <w:tcPr>
                <w:tcW w:w="806" w:type="dxa"/>
                <w:shd w:val="clear" w:color="auto" w:fill="auto"/>
                <w:noWrap/>
                <w:hideMark/>
              </w:tcPr>
            </w:tcPrChange>
          </w:tcPr>
          <w:p w14:paraId="0C9ADDD6"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22</w:t>
            </w:r>
          </w:p>
        </w:tc>
        <w:tc>
          <w:tcPr>
            <w:tcW w:w="1393" w:type="dxa"/>
            <w:shd w:val="clear" w:color="auto" w:fill="auto"/>
            <w:noWrap/>
            <w:hideMark/>
            <w:tcPrChange w:id="1185" w:author="Kumar Baral" w:date="2023-02-07T17:13:00Z">
              <w:tcPr>
                <w:tcW w:w="1393" w:type="dxa"/>
                <w:shd w:val="clear" w:color="auto" w:fill="auto"/>
                <w:noWrap/>
                <w:hideMark/>
              </w:tcPr>
            </w:tcPrChange>
          </w:tcPr>
          <w:p w14:paraId="2C3D14E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186" w:author="Kumar Baral" w:date="2023-02-07T17:13:00Z">
              <w:tcPr>
                <w:tcW w:w="1037" w:type="dxa"/>
                <w:shd w:val="clear" w:color="auto" w:fill="auto"/>
                <w:noWrap/>
                <w:hideMark/>
              </w:tcPr>
            </w:tcPrChange>
          </w:tcPr>
          <w:p w14:paraId="3E57208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0.51%</w:t>
            </w:r>
          </w:p>
        </w:tc>
        <w:tc>
          <w:tcPr>
            <w:tcW w:w="1114" w:type="dxa"/>
            <w:shd w:val="clear" w:color="auto" w:fill="auto"/>
            <w:noWrap/>
            <w:hideMark/>
            <w:tcPrChange w:id="1187" w:author="Kumar Baral" w:date="2023-02-07T17:13:00Z">
              <w:tcPr>
                <w:tcW w:w="1114" w:type="dxa"/>
                <w:shd w:val="clear" w:color="auto" w:fill="auto"/>
                <w:noWrap/>
                <w:hideMark/>
              </w:tcPr>
            </w:tcPrChange>
          </w:tcPr>
          <w:p w14:paraId="2F86DF1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0.71%</w:t>
            </w:r>
          </w:p>
        </w:tc>
        <w:tc>
          <w:tcPr>
            <w:tcW w:w="775" w:type="dxa"/>
            <w:shd w:val="clear" w:color="auto" w:fill="auto"/>
            <w:noWrap/>
            <w:hideMark/>
            <w:tcPrChange w:id="1188" w:author="Kumar Baral" w:date="2023-02-07T17:13:00Z">
              <w:tcPr>
                <w:tcW w:w="775" w:type="dxa"/>
                <w:shd w:val="clear" w:color="auto" w:fill="auto"/>
                <w:noWrap/>
                <w:hideMark/>
              </w:tcPr>
            </w:tcPrChange>
          </w:tcPr>
          <w:p w14:paraId="642A24B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21</w:t>
            </w:r>
          </w:p>
        </w:tc>
        <w:tc>
          <w:tcPr>
            <w:tcW w:w="1392" w:type="dxa"/>
            <w:shd w:val="clear" w:color="auto" w:fill="auto"/>
            <w:tcPrChange w:id="1189" w:author="Kumar Baral" w:date="2023-02-07T17:13:00Z">
              <w:tcPr>
                <w:tcW w:w="1392" w:type="dxa"/>
                <w:shd w:val="clear" w:color="auto" w:fill="auto"/>
              </w:tcPr>
            </w:tcPrChange>
          </w:tcPr>
          <w:p w14:paraId="3FD0524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3.75</w:t>
            </w:r>
          </w:p>
        </w:tc>
        <w:tc>
          <w:tcPr>
            <w:tcW w:w="1123" w:type="dxa"/>
            <w:shd w:val="clear" w:color="auto" w:fill="auto"/>
            <w:tcPrChange w:id="1190" w:author="Kumar Baral" w:date="2023-02-07T17:13:00Z">
              <w:tcPr>
                <w:tcW w:w="1123" w:type="dxa"/>
                <w:shd w:val="clear" w:color="auto" w:fill="auto"/>
              </w:tcPr>
            </w:tcPrChange>
          </w:tcPr>
          <w:p w14:paraId="35F081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91" w:author="Kumar Baral" w:date="2023-02-07T17:13:00Z">
              <w:tcPr>
                <w:tcW w:w="1386" w:type="dxa"/>
                <w:shd w:val="clear" w:color="auto" w:fill="auto"/>
              </w:tcPr>
            </w:tcPrChange>
          </w:tcPr>
          <w:p w14:paraId="66A5B97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2.75</w:t>
            </w:r>
          </w:p>
        </w:tc>
      </w:tr>
      <w:tr w:rsidR="00E04E7E" w:rsidRPr="00C35E0F" w14:paraId="5488F910"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92"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93" w:author="Kumar Baral" w:date="2023-02-07T17:13:00Z">
              <w:tcPr>
                <w:tcW w:w="806" w:type="dxa"/>
                <w:shd w:val="clear" w:color="auto" w:fill="auto"/>
                <w:noWrap/>
                <w:hideMark/>
              </w:tcPr>
            </w:tcPrChange>
          </w:tcPr>
          <w:p w14:paraId="7633D9A6"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23</w:t>
            </w:r>
          </w:p>
        </w:tc>
        <w:tc>
          <w:tcPr>
            <w:tcW w:w="1393" w:type="dxa"/>
            <w:shd w:val="clear" w:color="auto" w:fill="auto"/>
            <w:noWrap/>
            <w:hideMark/>
            <w:tcPrChange w:id="1194" w:author="Kumar Baral" w:date="2023-02-07T17:13:00Z">
              <w:tcPr>
                <w:tcW w:w="1393" w:type="dxa"/>
                <w:shd w:val="clear" w:color="auto" w:fill="auto"/>
                <w:noWrap/>
                <w:hideMark/>
              </w:tcPr>
            </w:tcPrChange>
          </w:tcPr>
          <w:p w14:paraId="3E319C5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195" w:author="Kumar Baral" w:date="2023-02-07T17:13:00Z">
              <w:tcPr>
                <w:tcW w:w="1037" w:type="dxa"/>
                <w:shd w:val="clear" w:color="auto" w:fill="auto"/>
                <w:noWrap/>
                <w:hideMark/>
              </w:tcPr>
            </w:tcPrChange>
          </w:tcPr>
          <w:p w14:paraId="1047396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0.30%</w:t>
            </w:r>
          </w:p>
        </w:tc>
        <w:tc>
          <w:tcPr>
            <w:tcW w:w="1114" w:type="dxa"/>
            <w:shd w:val="clear" w:color="auto" w:fill="auto"/>
            <w:noWrap/>
            <w:hideMark/>
            <w:tcPrChange w:id="1196" w:author="Kumar Baral" w:date="2023-02-07T17:13:00Z">
              <w:tcPr>
                <w:tcW w:w="1114" w:type="dxa"/>
                <w:shd w:val="clear" w:color="auto" w:fill="auto"/>
                <w:noWrap/>
                <w:hideMark/>
              </w:tcPr>
            </w:tcPrChange>
          </w:tcPr>
          <w:p w14:paraId="1772EE8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0.30%</w:t>
            </w:r>
          </w:p>
        </w:tc>
        <w:tc>
          <w:tcPr>
            <w:tcW w:w="775" w:type="dxa"/>
            <w:shd w:val="clear" w:color="auto" w:fill="auto"/>
            <w:noWrap/>
            <w:hideMark/>
            <w:tcPrChange w:id="1197" w:author="Kumar Baral" w:date="2023-02-07T17:13:00Z">
              <w:tcPr>
                <w:tcW w:w="775" w:type="dxa"/>
                <w:shd w:val="clear" w:color="auto" w:fill="auto"/>
                <w:noWrap/>
                <w:hideMark/>
              </w:tcPr>
            </w:tcPrChange>
          </w:tcPr>
          <w:p w14:paraId="2F367CE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23</w:t>
            </w:r>
          </w:p>
        </w:tc>
        <w:tc>
          <w:tcPr>
            <w:tcW w:w="1392" w:type="dxa"/>
            <w:shd w:val="clear" w:color="auto" w:fill="auto"/>
            <w:tcPrChange w:id="1198" w:author="Kumar Baral" w:date="2023-02-07T17:13:00Z">
              <w:tcPr>
                <w:tcW w:w="1392" w:type="dxa"/>
                <w:shd w:val="clear" w:color="auto" w:fill="auto"/>
              </w:tcPr>
            </w:tcPrChange>
          </w:tcPr>
          <w:p w14:paraId="5862700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1.60</w:t>
            </w:r>
          </w:p>
        </w:tc>
        <w:tc>
          <w:tcPr>
            <w:tcW w:w="1123" w:type="dxa"/>
            <w:shd w:val="clear" w:color="auto" w:fill="auto"/>
            <w:tcPrChange w:id="1199" w:author="Kumar Baral" w:date="2023-02-07T17:13:00Z">
              <w:tcPr>
                <w:tcW w:w="1123" w:type="dxa"/>
                <w:shd w:val="clear" w:color="auto" w:fill="auto"/>
              </w:tcPr>
            </w:tcPrChange>
          </w:tcPr>
          <w:p w14:paraId="53717D29"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00" w:author="Kumar Baral" w:date="2023-02-07T17:13:00Z">
              <w:tcPr>
                <w:tcW w:w="1386" w:type="dxa"/>
                <w:shd w:val="clear" w:color="auto" w:fill="auto"/>
              </w:tcPr>
            </w:tcPrChange>
          </w:tcPr>
          <w:p w14:paraId="43DB70F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0.60</w:t>
            </w:r>
          </w:p>
        </w:tc>
      </w:tr>
      <w:tr w:rsidR="007962AB" w:rsidRPr="00C35E0F" w14:paraId="5DD16BE2" w14:textId="77777777" w:rsidTr="0073438D">
        <w:trPr>
          <w:trHeight w:val="288"/>
          <w:trPrChange w:id="1201"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02" w:author="Kumar Baral" w:date="2023-02-07T17:13:00Z">
              <w:tcPr>
                <w:tcW w:w="806" w:type="dxa"/>
                <w:shd w:val="clear" w:color="auto" w:fill="auto"/>
                <w:noWrap/>
                <w:hideMark/>
              </w:tcPr>
            </w:tcPrChange>
          </w:tcPr>
          <w:p w14:paraId="25C7AC0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24</w:t>
            </w:r>
          </w:p>
        </w:tc>
        <w:tc>
          <w:tcPr>
            <w:tcW w:w="1393" w:type="dxa"/>
            <w:shd w:val="clear" w:color="auto" w:fill="auto"/>
            <w:noWrap/>
            <w:hideMark/>
            <w:tcPrChange w:id="1203" w:author="Kumar Baral" w:date="2023-02-07T17:13:00Z">
              <w:tcPr>
                <w:tcW w:w="1393" w:type="dxa"/>
                <w:shd w:val="clear" w:color="auto" w:fill="auto"/>
                <w:noWrap/>
                <w:hideMark/>
              </w:tcPr>
            </w:tcPrChange>
          </w:tcPr>
          <w:p w14:paraId="781FAB3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204" w:author="Kumar Baral" w:date="2023-02-07T17:13:00Z">
              <w:tcPr>
                <w:tcW w:w="1037" w:type="dxa"/>
                <w:shd w:val="clear" w:color="auto" w:fill="auto"/>
                <w:noWrap/>
                <w:hideMark/>
              </w:tcPr>
            </w:tcPrChange>
          </w:tcPr>
          <w:p w14:paraId="71F81D9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0.10%</w:t>
            </w:r>
          </w:p>
        </w:tc>
        <w:tc>
          <w:tcPr>
            <w:tcW w:w="1114" w:type="dxa"/>
            <w:shd w:val="clear" w:color="auto" w:fill="auto"/>
            <w:noWrap/>
            <w:hideMark/>
            <w:tcPrChange w:id="1205" w:author="Kumar Baral" w:date="2023-02-07T17:13:00Z">
              <w:tcPr>
                <w:tcW w:w="1114" w:type="dxa"/>
                <w:shd w:val="clear" w:color="auto" w:fill="auto"/>
                <w:noWrap/>
                <w:hideMark/>
              </w:tcPr>
            </w:tcPrChange>
          </w:tcPr>
          <w:p w14:paraId="569333B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0.10%</w:t>
            </w:r>
          </w:p>
        </w:tc>
        <w:tc>
          <w:tcPr>
            <w:tcW w:w="775" w:type="dxa"/>
            <w:shd w:val="clear" w:color="auto" w:fill="auto"/>
            <w:noWrap/>
            <w:hideMark/>
            <w:tcPrChange w:id="1206" w:author="Kumar Baral" w:date="2023-02-07T17:13:00Z">
              <w:tcPr>
                <w:tcW w:w="775" w:type="dxa"/>
                <w:shd w:val="clear" w:color="auto" w:fill="auto"/>
                <w:noWrap/>
                <w:hideMark/>
              </w:tcPr>
            </w:tcPrChange>
          </w:tcPr>
          <w:p w14:paraId="6832FC6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24</w:t>
            </w:r>
          </w:p>
        </w:tc>
        <w:tc>
          <w:tcPr>
            <w:tcW w:w="1392" w:type="dxa"/>
            <w:shd w:val="clear" w:color="auto" w:fill="auto"/>
            <w:tcPrChange w:id="1207" w:author="Kumar Baral" w:date="2023-02-07T17:13:00Z">
              <w:tcPr>
                <w:tcW w:w="1392" w:type="dxa"/>
                <w:shd w:val="clear" w:color="auto" w:fill="auto"/>
              </w:tcPr>
            </w:tcPrChange>
          </w:tcPr>
          <w:p w14:paraId="070A7D0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0.53</w:t>
            </w:r>
          </w:p>
        </w:tc>
        <w:tc>
          <w:tcPr>
            <w:tcW w:w="1123" w:type="dxa"/>
            <w:shd w:val="clear" w:color="auto" w:fill="auto"/>
            <w:tcPrChange w:id="1208" w:author="Kumar Baral" w:date="2023-02-07T17:13:00Z">
              <w:tcPr>
                <w:tcW w:w="1123" w:type="dxa"/>
                <w:shd w:val="clear" w:color="auto" w:fill="auto"/>
              </w:tcPr>
            </w:tcPrChange>
          </w:tcPr>
          <w:p w14:paraId="386B151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09" w:author="Kumar Baral" w:date="2023-02-07T17:13:00Z">
              <w:tcPr>
                <w:tcW w:w="1386" w:type="dxa"/>
                <w:shd w:val="clear" w:color="auto" w:fill="auto"/>
              </w:tcPr>
            </w:tcPrChange>
          </w:tcPr>
          <w:p w14:paraId="7F14D8E3" w14:textId="77777777" w:rsidR="007962AB" w:rsidRPr="00990847"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 w:val="22"/>
                <w:szCs w:val="22"/>
              </w:rPr>
            </w:pPr>
            <w:r>
              <w:rPr>
                <w:rFonts w:cs="Calibri"/>
                <w:color w:val="000000"/>
                <w:sz w:val="22"/>
                <w:szCs w:val="22"/>
              </w:rPr>
              <w:t>0.00</w:t>
            </w:r>
          </w:p>
        </w:tc>
      </w:tr>
    </w:tbl>
    <w:p w14:paraId="46249AD6" w14:textId="77777777" w:rsidR="007962AB" w:rsidRPr="00162EF0" w:rsidRDefault="007962AB" w:rsidP="007962AB">
      <w:pPr>
        <w:pStyle w:val="BodyText"/>
      </w:pPr>
      <w:r w:rsidRPr="00162EF0">
        <w:t xml:space="preserve">The provided temporal distribution shall thus be used in </w:t>
      </w:r>
      <w:r w:rsidR="00384F12">
        <w:t xml:space="preserve">the </w:t>
      </w:r>
      <w:r w:rsidRPr="00162EF0">
        <w:t xml:space="preserve">computation of </w:t>
      </w:r>
      <w:r w:rsidR="00384F12">
        <w:t xml:space="preserve">the </w:t>
      </w:r>
      <w:r w:rsidRPr="00162EF0">
        <w:t>flood hydrograph for the PMP value.</w:t>
      </w:r>
    </w:p>
    <w:p w14:paraId="0554E680" w14:textId="4353D597" w:rsidR="00637619" w:rsidRDefault="008E7ED3" w:rsidP="008E7ED3">
      <w:pPr>
        <w:pStyle w:val="BodyText"/>
      </w:pPr>
      <w:r>
        <w:t xml:space="preserve">The 24-hr temporal distribution pattern of the rainfall was improved by considering the temporal pattern more realistic as in the previous distribution the concentration of the rainfall is significant over a short period. Thus the newly adopted temporal pattern for 24 hr PMP storm is given in </w:t>
      </w:r>
      <w:r w:rsidR="00511C15">
        <w:fldChar w:fldCharType="begin"/>
      </w:r>
      <w:r w:rsidR="00511C15">
        <w:instrText xml:space="preserve"> REF _Ref75257694 \h </w:instrText>
      </w:r>
      <w:r w:rsidR="00511C15">
        <w:fldChar w:fldCharType="separate"/>
      </w:r>
      <w:r w:rsidR="00CA7649">
        <w:t xml:space="preserve">Table </w:t>
      </w:r>
      <w:r w:rsidR="00CA7649">
        <w:rPr>
          <w:noProof/>
        </w:rPr>
        <w:t>1</w:t>
      </w:r>
      <w:r w:rsidR="00CA7649">
        <w:noBreakHyphen/>
      </w:r>
      <w:r w:rsidR="00CA7649">
        <w:rPr>
          <w:noProof/>
        </w:rPr>
        <w:t>1</w:t>
      </w:r>
      <w:r w:rsidR="00511C15">
        <w:fldChar w:fldCharType="end"/>
      </w:r>
      <w:r w:rsidR="00511C15">
        <w:t>.</w:t>
      </w:r>
    </w:p>
    <w:p w14:paraId="251B7F6A" w14:textId="2C4B6FB3" w:rsidR="008E7ED3" w:rsidRDefault="008E7ED3" w:rsidP="008E7ED3">
      <w:pPr>
        <w:pStyle w:val="Caption"/>
        <w:keepNext/>
      </w:pPr>
      <w:bookmarkStart w:id="1210" w:name="_Ref98748066"/>
      <w:bookmarkStart w:id="1211" w:name="_Toc98928427"/>
      <w:r>
        <w:t xml:space="preserve">Table </w:t>
      </w:r>
      <w:r>
        <w:fldChar w:fldCharType="begin"/>
      </w:r>
      <w:r>
        <w:instrText xml:space="preserve"> STYLEREF 1 \s </w:instrText>
      </w:r>
      <w:r>
        <w:fldChar w:fldCharType="separate"/>
      </w:r>
      <w:r w:rsidR="00CA7649">
        <w:rPr>
          <w:noProof/>
        </w:rPr>
        <w:t>1</w:t>
      </w:r>
      <w:r>
        <w:fldChar w:fldCharType="end"/>
      </w:r>
      <w:r>
        <w:noBreakHyphen/>
      </w:r>
      <w:r>
        <w:fldChar w:fldCharType="begin"/>
      </w:r>
      <w:r>
        <w:instrText xml:space="preserve"> SEQ Table \* ARABIC \s 1 </w:instrText>
      </w:r>
      <w:r>
        <w:fldChar w:fldCharType="separate"/>
      </w:r>
      <w:r w:rsidR="00CA7649">
        <w:rPr>
          <w:noProof/>
        </w:rPr>
        <w:t>3</w:t>
      </w:r>
      <w:r>
        <w:fldChar w:fldCharType="end"/>
      </w:r>
      <w:bookmarkEnd w:id="1210"/>
      <w:r>
        <w:t xml:space="preserve"> Adopted Rainfall Temporal Pattern (24 Hr storm)</w:t>
      </w:r>
      <w:bookmarkEnd w:id="1211"/>
    </w:p>
    <w:tbl>
      <w:tblPr>
        <w:tblW w:w="7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12" w:author="Kumar Baral" w:date="2023-02-07T17:13:00Z">
          <w:tblPr>
            <w:tblW w:w="7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840"/>
        <w:gridCol w:w="1552"/>
        <w:gridCol w:w="1552"/>
        <w:gridCol w:w="796"/>
        <w:gridCol w:w="1552"/>
        <w:gridCol w:w="1552"/>
        <w:tblGridChange w:id="1213">
          <w:tblGrid>
            <w:gridCol w:w="840"/>
            <w:gridCol w:w="1552"/>
            <w:gridCol w:w="1552"/>
            <w:gridCol w:w="796"/>
            <w:gridCol w:w="1552"/>
            <w:gridCol w:w="1552"/>
          </w:tblGrid>
        </w:tblGridChange>
      </w:tblGrid>
      <w:tr w:rsidR="008E7ED3" w:rsidRPr="008E7ED3" w14:paraId="29A84541" w14:textId="77777777" w:rsidTr="0073438D">
        <w:trPr>
          <w:trHeight w:val="864"/>
          <w:jc w:val="center"/>
          <w:trPrChange w:id="1214" w:author="Kumar Baral" w:date="2023-02-07T17:13:00Z">
            <w:trPr>
              <w:trHeight w:val="864"/>
              <w:jc w:val="center"/>
            </w:trPr>
          </w:trPrChange>
        </w:trPr>
        <w:tc>
          <w:tcPr>
            <w:tcW w:w="3692" w:type="dxa"/>
            <w:gridSpan w:val="3"/>
            <w:shd w:val="clear" w:color="auto" w:fill="BFBFBF" w:themeFill="background1" w:themeFillShade="BF"/>
            <w:vAlign w:val="center"/>
            <w:tcPrChange w:id="1215" w:author="Kumar Baral" w:date="2023-02-07T17:13:00Z">
              <w:tcPr>
                <w:tcW w:w="3692" w:type="dxa"/>
                <w:gridSpan w:val="3"/>
                <w:shd w:val="clear" w:color="000000" w:fill="ED7D31"/>
                <w:vAlign w:val="center"/>
              </w:tcPr>
            </w:tcPrChange>
          </w:tcPr>
          <w:p w14:paraId="2AF3C0DA" w14:textId="77777777" w:rsidR="008E7ED3" w:rsidRPr="0073438D" w:rsidRDefault="008E7ED3" w:rsidP="008E7ED3">
            <w:pPr>
              <w:spacing w:after="0" w:line="240" w:lineRule="auto"/>
              <w:jc w:val="center"/>
              <w:rPr>
                <w:rFonts w:eastAsia="Times New Roman" w:cs="Calibri"/>
                <w:b/>
                <w:bCs/>
                <w:sz w:val="22"/>
                <w:szCs w:val="22"/>
                <w:lang w:val="en-US" w:bidi="ne-NP"/>
                <w:rPrChange w:id="1216"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17" w:author="Kumar Baral" w:date="2023-02-07T17:13:00Z">
                  <w:rPr>
                    <w:rFonts w:eastAsia="Times New Roman" w:cs="Calibri"/>
                    <w:b/>
                    <w:bCs/>
                    <w:color w:val="FFFFFF"/>
                    <w:sz w:val="22"/>
                    <w:szCs w:val="22"/>
                    <w:lang w:val="en-US" w:bidi="ne-NP"/>
                  </w:rPr>
                </w:rPrChange>
              </w:rPr>
              <w:t>Baglung station (605)</w:t>
            </w:r>
          </w:p>
        </w:tc>
        <w:tc>
          <w:tcPr>
            <w:tcW w:w="3840" w:type="dxa"/>
            <w:gridSpan w:val="3"/>
            <w:shd w:val="clear" w:color="auto" w:fill="BFBFBF" w:themeFill="background1" w:themeFillShade="BF"/>
            <w:vAlign w:val="center"/>
            <w:tcPrChange w:id="1218" w:author="Kumar Baral" w:date="2023-02-07T17:13:00Z">
              <w:tcPr>
                <w:tcW w:w="3840" w:type="dxa"/>
                <w:gridSpan w:val="3"/>
                <w:shd w:val="clear" w:color="auto" w:fill="ED7D31" w:themeFill="accent2"/>
                <w:vAlign w:val="center"/>
              </w:tcPr>
            </w:tcPrChange>
          </w:tcPr>
          <w:p w14:paraId="643A3FA3" w14:textId="77777777" w:rsidR="008E7ED3" w:rsidRPr="0073438D" w:rsidRDefault="008E7ED3" w:rsidP="008E7ED3">
            <w:pPr>
              <w:spacing w:after="0" w:line="240" w:lineRule="auto"/>
              <w:jc w:val="center"/>
              <w:rPr>
                <w:rFonts w:eastAsia="Times New Roman" w:cs="Calibri"/>
                <w:b/>
                <w:bCs/>
                <w:sz w:val="22"/>
                <w:szCs w:val="22"/>
                <w:lang w:val="en-US" w:bidi="ne-NP"/>
                <w:rPrChange w:id="1219"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20" w:author="Kumar Baral" w:date="2023-02-07T17:13:00Z">
                  <w:rPr>
                    <w:rFonts w:eastAsia="Times New Roman" w:cs="Calibri"/>
                    <w:b/>
                    <w:bCs/>
                    <w:color w:val="FFFFFF"/>
                    <w:sz w:val="22"/>
                    <w:szCs w:val="22"/>
                    <w:lang w:val="en-US" w:bidi="ne-NP"/>
                  </w:rPr>
                </w:rPrChange>
              </w:rPr>
              <w:t>Jomsom Station</w:t>
            </w:r>
            <w:r w:rsidR="00511C15" w:rsidRPr="0073438D">
              <w:rPr>
                <w:rFonts w:eastAsia="Times New Roman" w:cs="Calibri"/>
                <w:b/>
                <w:bCs/>
                <w:sz w:val="22"/>
                <w:szCs w:val="22"/>
                <w:lang w:val="en-US" w:bidi="ne-NP"/>
                <w:rPrChange w:id="1221" w:author="Kumar Baral" w:date="2023-02-07T17:13:00Z">
                  <w:rPr>
                    <w:rFonts w:eastAsia="Times New Roman" w:cs="Calibri"/>
                    <w:b/>
                    <w:bCs/>
                    <w:color w:val="FFFFFF"/>
                    <w:sz w:val="22"/>
                    <w:szCs w:val="22"/>
                    <w:lang w:val="en-US" w:bidi="ne-NP"/>
                  </w:rPr>
                </w:rPrChange>
              </w:rPr>
              <w:t xml:space="preserve"> </w:t>
            </w:r>
            <w:r w:rsidRPr="0073438D">
              <w:rPr>
                <w:rFonts w:eastAsia="Times New Roman" w:cs="Calibri"/>
                <w:b/>
                <w:bCs/>
                <w:sz w:val="22"/>
                <w:szCs w:val="22"/>
                <w:lang w:val="en-US" w:bidi="ne-NP"/>
                <w:rPrChange w:id="1222" w:author="Kumar Baral" w:date="2023-02-07T17:13:00Z">
                  <w:rPr>
                    <w:rFonts w:eastAsia="Times New Roman" w:cs="Calibri"/>
                    <w:b/>
                    <w:bCs/>
                    <w:color w:val="FFFFFF"/>
                    <w:sz w:val="22"/>
                    <w:szCs w:val="22"/>
                    <w:lang w:val="en-US" w:bidi="ne-NP"/>
                  </w:rPr>
                </w:rPrChange>
              </w:rPr>
              <w:t>(601)</w:t>
            </w:r>
          </w:p>
        </w:tc>
      </w:tr>
      <w:tr w:rsidR="008E7ED3" w:rsidRPr="008E7ED3" w14:paraId="5DF025A4" w14:textId="77777777" w:rsidTr="0073438D">
        <w:trPr>
          <w:trHeight w:val="864"/>
          <w:jc w:val="center"/>
          <w:trPrChange w:id="1223" w:author="Kumar Baral" w:date="2023-02-07T17:13:00Z">
            <w:trPr>
              <w:trHeight w:val="864"/>
              <w:jc w:val="center"/>
            </w:trPr>
          </w:trPrChange>
        </w:trPr>
        <w:tc>
          <w:tcPr>
            <w:tcW w:w="840" w:type="dxa"/>
            <w:shd w:val="clear" w:color="auto" w:fill="BFBFBF" w:themeFill="background1" w:themeFillShade="BF"/>
            <w:vAlign w:val="center"/>
            <w:hideMark/>
            <w:tcPrChange w:id="1224" w:author="Kumar Baral" w:date="2023-02-07T17:13:00Z">
              <w:tcPr>
                <w:tcW w:w="840" w:type="dxa"/>
                <w:shd w:val="clear" w:color="000000" w:fill="ED7D31"/>
                <w:vAlign w:val="center"/>
                <w:hideMark/>
              </w:tcPr>
            </w:tcPrChange>
          </w:tcPr>
          <w:p w14:paraId="37759DD0" w14:textId="77777777" w:rsidR="008E7ED3" w:rsidRPr="0073438D" w:rsidRDefault="008E7ED3" w:rsidP="008E7ED3">
            <w:pPr>
              <w:spacing w:after="0" w:line="240" w:lineRule="auto"/>
              <w:jc w:val="center"/>
              <w:rPr>
                <w:rFonts w:eastAsia="Times New Roman" w:cs="Calibri"/>
                <w:b/>
                <w:bCs/>
                <w:sz w:val="22"/>
                <w:szCs w:val="22"/>
                <w:lang w:val="en-US" w:bidi="ne-NP"/>
                <w:rPrChange w:id="1225"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26" w:author="Kumar Baral" w:date="2023-02-07T17:13:00Z">
                  <w:rPr>
                    <w:rFonts w:eastAsia="Times New Roman" w:cs="Calibri"/>
                    <w:b/>
                    <w:bCs/>
                    <w:color w:val="FFFFFF"/>
                    <w:sz w:val="22"/>
                    <w:szCs w:val="22"/>
                    <w:lang w:val="en-US" w:bidi="ne-NP"/>
                  </w:rPr>
                </w:rPrChange>
              </w:rPr>
              <w:t>Time in hours</w:t>
            </w:r>
          </w:p>
        </w:tc>
        <w:tc>
          <w:tcPr>
            <w:tcW w:w="1460" w:type="dxa"/>
            <w:shd w:val="clear" w:color="auto" w:fill="BFBFBF" w:themeFill="background1" w:themeFillShade="BF"/>
            <w:vAlign w:val="bottom"/>
            <w:hideMark/>
            <w:tcPrChange w:id="1227" w:author="Kumar Baral" w:date="2023-02-07T17:13:00Z">
              <w:tcPr>
                <w:tcW w:w="1460" w:type="dxa"/>
                <w:shd w:val="clear" w:color="000000" w:fill="ED7D31"/>
                <w:vAlign w:val="bottom"/>
                <w:hideMark/>
              </w:tcPr>
            </w:tcPrChange>
          </w:tcPr>
          <w:p w14:paraId="36340E2D" w14:textId="77777777" w:rsidR="008E7ED3" w:rsidRPr="0073438D" w:rsidRDefault="008E7ED3" w:rsidP="008E7ED3">
            <w:pPr>
              <w:spacing w:after="0" w:line="240" w:lineRule="auto"/>
              <w:jc w:val="center"/>
              <w:rPr>
                <w:rFonts w:eastAsia="Times New Roman" w:cs="Calibri"/>
                <w:b/>
                <w:bCs/>
                <w:sz w:val="22"/>
                <w:szCs w:val="22"/>
                <w:lang w:val="en-US" w:bidi="ne-NP"/>
                <w:rPrChange w:id="1228"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29" w:author="Kumar Baral" w:date="2023-02-07T17:13:00Z">
                  <w:rPr>
                    <w:rFonts w:eastAsia="Times New Roman" w:cs="Calibri"/>
                    <w:b/>
                    <w:bCs/>
                    <w:color w:val="FFFFFF"/>
                    <w:sz w:val="22"/>
                    <w:szCs w:val="22"/>
                    <w:lang w:val="en-US" w:bidi="ne-NP"/>
                  </w:rPr>
                </w:rPrChange>
              </w:rPr>
              <w:t>Hourly Precipitation (mm)</w:t>
            </w:r>
          </w:p>
        </w:tc>
        <w:tc>
          <w:tcPr>
            <w:tcW w:w="1392" w:type="dxa"/>
            <w:shd w:val="clear" w:color="auto" w:fill="BFBFBF" w:themeFill="background1" w:themeFillShade="BF"/>
            <w:vAlign w:val="bottom"/>
            <w:hideMark/>
            <w:tcPrChange w:id="1230" w:author="Kumar Baral" w:date="2023-02-07T17:13:00Z">
              <w:tcPr>
                <w:tcW w:w="1392" w:type="dxa"/>
                <w:shd w:val="clear" w:color="000000" w:fill="ED7D31"/>
                <w:vAlign w:val="bottom"/>
                <w:hideMark/>
              </w:tcPr>
            </w:tcPrChange>
          </w:tcPr>
          <w:p w14:paraId="0610B77B" w14:textId="77777777" w:rsidR="008E7ED3" w:rsidRPr="0073438D" w:rsidRDefault="008E7ED3" w:rsidP="008E7ED3">
            <w:pPr>
              <w:spacing w:after="0" w:line="240" w:lineRule="auto"/>
              <w:jc w:val="center"/>
              <w:rPr>
                <w:rFonts w:eastAsia="Times New Roman" w:cs="Calibri"/>
                <w:b/>
                <w:bCs/>
                <w:sz w:val="22"/>
                <w:szCs w:val="22"/>
                <w:lang w:val="en-US" w:bidi="ne-NP"/>
                <w:rPrChange w:id="1231"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32" w:author="Kumar Baral" w:date="2023-02-07T17:13:00Z">
                  <w:rPr>
                    <w:rFonts w:eastAsia="Times New Roman" w:cs="Calibri"/>
                    <w:b/>
                    <w:bCs/>
                    <w:color w:val="FFFFFF"/>
                    <w:sz w:val="22"/>
                    <w:szCs w:val="22"/>
                    <w:lang w:val="en-US" w:bidi="ne-NP"/>
                  </w:rPr>
                </w:rPrChange>
              </w:rPr>
              <w:t>6-h Hourly Precipitation (mm)</w:t>
            </w:r>
          </w:p>
        </w:tc>
        <w:tc>
          <w:tcPr>
            <w:tcW w:w="1056" w:type="dxa"/>
            <w:shd w:val="clear" w:color="auto" w:fill="BFBFBF" w:themeFill="background1" w:themeFillShade="BF"/>
            <w:vAlign w:val="center"/>
            <w:tcPrChange w:id="1233" w:author="Kumar Baral" w:date="2023-02-07T17:13:00Z">
              <w:tcPr>
                <w:tcW w:w="1056" w:type="dxa"/>
                <w:shd w:val="clear" w:color="auto" w:fill="ED7D31" w:themeFill="accent2"/>
                <w:vAlign w:val="center"/>
              </w:tcPr>
            </w:tcPrChange>
          </w:tcPr>
          <w:p w14:paraId="4A5BA913" w14:textId="77777777" w:rsidR="008E7ED3" w:rsidRPr="0073438D" w:rsidRDefault="008E7ED3" w:rsidP="008E7ED3">
            <w:pPr>
              <w:spacing w:after="0" w:line="240" w:lineRule="auto"/>
              <w:jc w:val="center"/>
              <w:rPr>
                <w:rFonts w:eastAsia="Times New Roman" w:cs="Calibri"/>
                <w:b/>
                <w:bCs/>
                <w:sz w:val="22"/>
                <w:szCs w:val="22"/>
                <w:lang w:val="en-US" w:bidi="ne-NP"/>
                <w:rPrChange w:id="1234"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35" w:author="Kumar Baral" w:date="2023-02-07T17:13:00Z">
                  <w:rPr>
                    <w:rFonts w:eastAsia="Times New Roman" w:cs="Calibri"/>
                    <w:b/>
                    <w:bCs/>
                    <w:color w:val="FFFFFF"/>
                    <w:sz w:val="22"/>
                    <w:szCs w:val="22"/>
                    <w:lang w:val="en-US" w:bidi="ne-NP"/>
                  </w:rPr>
                </w:rPrChange>
              </w:rPr>
              <w:t>Time in hours</w:t>
            </w:r>
          </w:p>
        </w:tc>
        <w:tc>
          <w:tcPr>
            <w:tcW w:w="1392" w:type="dxa"/>
            <w:shd w:val="clear" w:color="auto" w:fill="BFBFBF" w:themeFill="background1" w:themeFillShade="BF"/>
            <w:vAlign w:val="bottom"/>
            <w:tcPrChange w:id="1236" w:author="Kumar Baral" w:date="2023-02-07T17:13:00Z">
              <w:tcPr>
                <w:tcW w:w="1392" w:type="dxa"/>
                <w:shd w:val="clear" w:color="auto" w:fill="ED7D31" w:themeFill="accent2"/>
                <w:vAlign w:val="bottom"/>
              </w:tcPr>
            </w:tcPrChange>
          </w:tcPr>
          <w:p w14:paraId="39720B01" w14:textId="77777777" w:rsidR="008E7ED3" w:rsidRPr="0073438D" w:rsidRDefault="008E7ED3" w:rsidP="008E7ED3">
            <w:pPr>
              <w:spacing w:after="0" w:line="240" w:lineRule="auto"/>
              <w:jc w:val="center"/>
              <w:rPr>
                <w:rFonts w:eastAsia="Times New Roman" w:cs="Calibri"/>
                <w:b/>
                <w:bCs/>
                <w:sz w:val="22"/>
                <w:szCs w:val="22"/>
                <w:lang w:val="en-US" w:bidi="ne-NP"/>
                <w:rPrChange w:id="1237"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38" w:author="Kumar Baral" w:date="2023-02-07T17:13:00Z">
                  <w:rPr>
                    <w:rFonts w:eastAsia="Times New Roman" w:cs="Calibri"/>
                    <w:b/>
                    <w:bCs/>
                    <w:color w:val="FFFFFF"/>
                    <w:sz w:val="22"/>
                    <w:szCs w:val="22"/>
                    <w:lang w:val="en-US" w:bidi="ne-NP"/>
                  </w:rPr>
                </w:rPrChange>
              </w:rPr>
              <w:t>Hourly Precipitation (mm)</w:t>
            </w:r>
          </w:p>
        </w:tc>
        <w:tc>
          <w:tcPr>
            <w:tcW w:w="1392" w:type="dxa"/>
            <w:shd w:val="clear" w:color="auto" w:fill="BFBFBF" w:themeFill="background1" w:themeFillShade="BF"/>
            <w:vAlign w:val="bottom"/>
            <w:tcPrChange w:id="1239" w:author="Kumar Baral" w:date="2023-02-07T17:13:00Z">
              <w:tcPr>
                <w:tcW w:w="1392" w:type="dxa"/>
                <w:shd w:val="clear" w:color="auto" w:fill="ED7D31" w:themeFill="accent2"/>
                <w:vAlign w:val="bottom"/>
              </w:tcPr>
            </w:tcPrChange>
          </w:tcPr>
          <w:p w14:paraId="671CFBAE" w14:textId="77777777" w:rsidR="008E7ED3" w:rsidRPr="0073438D" w:rsidRDefault="008E7ED3" w:rsidP="008E7ED3">
            <w:pPr>
              <w:spacing w:after="0" w:line="240" w:lineRule="auto"/>
              <w:jc w:val="center"/>
              <w:rPr>
                <w:rFonts w:eastAsia="Times New Roman" w:cs="Calibri"/>
                <w:b/>
                <w:bCs/>
                <w:sz w:val="22"/>
                <w:szCs w:val="22"/>
                <w:lang w:val="en-US" w:bidi="ne-NP"/>
                <w:rPrChange w:id="1240"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241" w:author="Kumar Baral" w:date="2023-02-07T17:13:00Z">
                  <w:rPr>
                    <w:rFonts w:eastAsia="Times New Roman" w:cs="Calibri"/>
                    <w:b/>
                    <w:bCs/>
                    <w:color w:val="FFFFFF"/>
                    <w:sz w:val="22"/>
                    <w:szCs w:val="22"/>
                    <w:lang w:val="en-US" w:bidi="ne-NP"/>
                  </w:rPr>
                </w:rPrChange>
              </w:rPr>
              <w:t>6-h Hourly Precipitation (mm)</w:t>
            </w:r>
          </w:p>
        </w:tc>
      </w:tr>
      <w:tr w:rsidR="008E7ED3" w:rsidRPr="008E7ED3" w14:paraId="4AA6B35F" w14:textId="77777777" w:rsidTr="0073438D">
        <w:trPr>
          <w:trHeight w:val="288"/>
          <w:jc w:val="center"/>
          <w:trPrChange w:id="1242" w:author="Kumar Baral" w:date="2023-02-07T17:13:00Z">
            <w:trPr>
              <w:trHeight w:val="288"/>
              <w:jc w:val="center"/>
            </w:trPr>
          </w:trPrChange>
        </w:trPr>
        <w:tc>
          <w:tcPr>
            <w:tcW w:w="840" w:type="dxa"/>
            <w:shd w:val="clear" w:color="auto" w:fill="auto"/>
            <w:noWrap/>
            <w:vAlign w:val="center"/>
            <w:hideMark/>
            <w:tcPrChange w:id="1243" w:author="Kumar Baral" w:date="2023-02-07T17:13:00Z">
              <w:tcPr>
                <w:tcW w:w="840" w:type="dxa"/>
                <w:shd w:val="clear" w:color="auto" w:fill="auto"/>
                <w:noWrap/>
                <w:vAlign w:val="center"/>
                <w:hideMark/>
              </w:tcPr>
            </w:tcPrChange>
          </w:tcPr>
          <w:p w14:paraId="60E0DFD7"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w:t>
            </w:r>
          </w:p>
        </w:tc>
        <w:tc>
          <w:tcPr>
            <w:tcW w:w="1460" w:type="dxa"/>
            <w:shd w:val="clear" w:color="auto" w:fill="auto"/>
            <w:noWrap/>
            <w:vAlign w:val="center"/>
            <w:hideMark/>
            <w:tcPrChange w:id="1244" w:author="Kumar Baral" w:date="2023-02-07T17:13:00Z">
              <w:tcPr>
                <w:tcW w:w="1460" w:type="dxa"/>
                <w:shd w:val="clear" w:color="auto" w:fill="auto"/>
                <w:noWrap/>
                <w:vAlign w:val="center"/>
                <w:hideMark/>
              </w:tcPr>
            </w:tcPrChange>
          </w:tcPr>
          <w:p w14:paraId="2DF81E16"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6.63%</w:t>
            </w:r>
          </w:p>
        </w:tc>
        <w:tc>
          <w:tcPr>
            <w:tcW w:w="1392" w:type="dxa"/>
            <w:shd w:val="clear" w:color="auto" w:fill="auto"/>
            <w:noWrap/>
            <w:vAlign w:val="center"/>
            <w:hideMark/>
            <w:tcPrChange w:id="1245" w:author="Kumar Baral" w:date="2023-02-07T17:13:00Z">
              <w:tcPr>
                <w:tcW w:w="1392" w:type="dxa"/>
                <w:shd w:val="clear" w:color="auto" w:fill="auto"/>
                <w:noWrap/>
                <w:vAlign w:val="center"/>
                <w:hideMark/>
              </w:tcPr>
            </w:tcPrChange>
          </w:tcPr>
          <w:p w14:paraId="22A709C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31.02</w:t>
            </w:r>
          </w:p>
        </w:tc>
        <w:tc>
          <w:tcPr>
            <w:tcW w:w="0" w:type="auto"/>
            <w:vAlign w:val="center"/>
            <w:tcPrChange w:id="1246" w:author="Kumar Baral" w:date="2023-02-07T17:13:00Z">
              <w:tcPr>
                <w:tcW w:w="0" w:type="auto"/>
                <w:vAlign w:val="center"/>
              </w:tcPr>
            </w:tcPrChange>
          </w:tcPr>
          <w:p w14:paraId="7D301F8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3</w:t>
            </w:r>
          </w:p>
        </w:tc>
        <w:tc>
          <w:tcPr>
            <w:tcW w:w="0" w:type="auto"/>
            <w:vAlign w:val="center"/>
            <w:tcPrChange w:id="1247" w:author="Kumar Baral" w:date="2023-02-07T17:13:00Z">
              <w:tcPr>
                <w:tcW w:w="0" w:type="auto"/>
                <w:vAlign w:val="center"/>
              </w:tcPr>
            </w:tcPrChange>
          </w:tcPr>
          <w:p w14:paraId="3A36ED11"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6.63%</w:t>
            </w:r>
          </w:p>
        </w:tc>
        <w:tc>
          <w:tcPr>
            <w:tcW w:w="0" w:type="auto"/>
            <w:vAlign w:val="center"/>
            <w:tcPrChange w:id="1248" w:author="Kumar Baral" w:date="2023-02-07T17:13:00Z">
              <w:tcPr>
                <w:tcW w:w="0" w:type="auto"/>
                <w:vAlign w:val="center"/>
              </w:tcPr>
            </w:tcPrChange>
          </w:tcPr>
          <w:p w14:paraId="6831696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29.71</w:t>
            </w:r>
          </w:p>
        </w:tc>
      </w:tr>
      <w:tr w:rsidR="008E7ED3" w:rsidRPr="008E7ED3" w14:paraId="7438802A" w14:textId="77777777" w:rsidTr="0073438D">
        <w:trPr>
          <w:trHeight w:val="288"/>
          <w:jc w:val="center"/>
          <w:trPrChange w:id="1249" w:author="Kumar Baral" w:date="2023-02-07T17:13:00Z">
            <w:trPr>
              <w:trHeight w:val="288"/>
              <w:jc w:val="center"/>
            </w:trPr>
          </w:trPrChange>
        </w:trPr>
        <w:tc>
          <w:tcPr>
            <w:tcW w:w="840" w:type="dxa"/>
            <w:shd w:val="clear" w:color="auto" w:fill="auto"/>
            <w:noWrap/>
            <w:vAlign w:val="center"/>
            <w:hideMark/>
            <w:tcPrChange w:id="1250" w:author="Kumar Baral" w:date="2023-02-07T17:13:00Z">
              <w:tcPr>
                <w:tcW w:w="840" w:type="dxa"/>
                <w:shd w:val="clear" w:color="auto" w:fill="auto"/>
                <w:noWrap/>
                <w:vAlign w:val="center"/>
                <w:hideMark/>
              </w:tcPr>
            </w:tcPrChange>
          </w:tcPr>
          <w:p w14:paraId="783C1A80"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w:t>
            </w:r>
          </w:p>
        </w:tc>
        <w:tc>
          <w:tcPr>
            <w:tcW w:w="1460" w:type="dxa"/>
            <w:shd w:val="clear" w:color="auto" w:fill="auto"/>
            <w:noWrap/>
            <w:vAlign w:val="center"/>
            <w:hideMark/>
            <w:tcPrChange w:id="1251" w:author="Kumar Baral" w:date="2023-02-07T17:13:00Z">
              <w:tcPr>
                <w:tcW w:w="1460" w:type="dxa"/>
                <w:shd w:val="clear" w:color="auto" w:fill="auto"/>
                <w:noWrap/>
                <w:vAlign w:val="center"/>
                <w:hideMark/>
              </w:tcPr>
            </w:tcPrChange>
          </w:tcPr>
          <w:p w14:paraId="34D19C4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11.98%</w:t>
            </w:r>
          </w:p>
        </w:tc>
        <w:tc>
          <w:tcPr>
            <w:tcW w:w="1392" w:type="dxa"/>
            <w:shd w:val="clear" w:color="auto" w:fill="auto"/>
            <w:noWrap/>
            <w:vAlign w:val="center"/>
            <w:hideMark/>
            <w:tcPrChange w:id="1252" w:author="Kumar Baral" w:date="2023-02-07T17:13:00Z">
              <w:tcPr>
                <w:tcW w:w="1392" w:type="dxa"/>
                <w:shd w:val="clear" w:color="auto" w:fill="auto"/>
                <w:noWrap/>
                <w:vAlign w:val="center"/>
                <w:hideMark/>
              </w:tcPr>
            </w:tcPrChange>
          </w:tcPr>
          <w:p w14:paraId="686552B1"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56.05</w:t>
            </w:r>
          </w:p>
        </w:tc>
        <w:tc>
          <w:tcPr>
            <w:tcW w:w="0" w:type="auto"/>
            <w:vAlign w:val="center"/>
            <w:tcPrChange w:id="1253" w:author="Kumar Baral" w:date="2023-02-07T17:13:00Z">
              <w:tcPr>
                <w:tcW w:w="0" w:type="auto"/>
                <w:vAlign w:val="center"/>
              </w:tcPr>
            </w:tcPrChange>
          </w:tcPr>
          <w:p w14:paraId="122236A8"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w:t>
            </w:r>
          </w:p>
        </w:tc>
        <w:tc>
          <w:tcPr>
            <w:tcW w:w="0" w:type="auto"/>
            <w:vAlign w:val="center"/>
            <w:tcPrChange w:id="1254" w:author="Kumar Baral" w:date="2023-02-07T17:13:00Z">
              <w:tcPr>
                <w:tcW w:w="0" w:type="auto"/>
                <w:vAlign w:val="center"/>
              </w:tcPr>
            </w:tcPrChange>
          </w:tcPr>
          <w:p w14:paraId="45978327"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11.98%</w:t>
            </w:r>
          </w:p>
        </w:tc>
        <w:tc>
          <w:tcPr>
            <w:tcW w:w="0" w:type="auto"/>
            <w:vAlign w:val="center"/>
            <w:tcPrChange w:id="1255" w:author="Kumar Baral" w:date="2023-02-07T17:13:00Z">
              <w:tcPr>
                <w:tcW w:w="0" w:type="auto"/>
                <w:vAlign w:val="center"/>
              </w:tcPr>
            </w:tcPrChange>
          </w:tcPr>
          <w:p w14:paraId="608F4AE1"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53.68</w:t>
            </w:r>
          </w:p>
        </w:tc>
      </w:tr>
      <w:tr w:rsidR="008E7ED3" w:rsidRPr="008E7ED3" w14:paraId="1F525571" w14:textId="77777777" w:rsidTr="0073438D">
        <w:trPr>
          <w:trHeight w:val="288"/>
          <w:jc w:val="center"/>
          <w:trPrChange w:id="1256" w:author="Kumar Baral" w:date="2023-02-07T17:13:00Z">
            <w:trPr>
              <w:trHeight w:val="288"/>
              <w:jc w:val="center"/>
            </w:trPr>
          </w:trPrChange>
        </w:trPr>
        <w:tc>
          <w:tcPr>
            <w:tcW w:w="840" w:type="dxa"/>
            <w:shd w:val="clear" w:color="auto" w:fill="auto"/>
            <w:noWrap/>
            <w:vAlign w:val="center"/>
            <w:hideMark/>
            <w:tcPrChange w:id="1257" w:author="Kumar Baral" w:date="2023-02-07T17:13:00Z">
              <w:tcPr>
                <w:tcW w:w="840" w:type="dxa"/>
                <w:shd w:val="clear" w:color="auto" w:fill="auto"/>
                <w:noWrap/>
                <w:vAlign w:val="center"/>
                <w:hideMark/>
              </w:tcPr>
            </w:tcPrChange>
          </w:tcPr>
          <w:p w14:paraId="3699B0B6"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9</w:t>
            </w:r>
          </w:p>
        </w:tc>
        <w:tc>
          <w:tcPr>
            <w:tcW w:w="1460" w:type="dxa"/>
            <w:shd w:val="clear" w:color="auto" w:fill="auto"/>
            <w:noWrap/>
            <w:vAlign w:val="center"/>
            <w:hideMark/>
            <w:tcPrChange w:id="1258" w:author="Kumar Baral" w:date="2023-02-07T17:13:00Z">
              <w:tcPr>
                <w:tcW w:w="1460" w:type="dxa"/>
                <w:shd w:val="clear" w:color="auto" w:fill="auto"/>
                <w:noWrap/>
                <w:vAlign w:val="center"/>
                <w:hideMark/>
              </w:tcPr>
            </w:tcPrChange>
          </w:tcPr>
          <w:p w14:paraId="411D0DDC"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15.09%</w:t>
            </w:r>
          </w:p>
        </w:tc>
        <w:tc>
          <w:tcPr>
            <w:tcW w:w="1392" w:type="dxa"/>
            <w:shd w:val="clear" w:color="auto" w:fill="auto"/>
            <w:noWrap/>
            <w:vAlign w:val="center"/>
            <w:hideMark/>
            <w:tcPrChange w:id="1259" w:author="Kumar Baral" w:date="2023-02-07T17:13:00Z">
              <w:tcPr>
                <w:tcW w:w="1392" w:type="dxa"/>
                <w:shd w:val="clear" w:color="auto" w:fill="auto"/>
                <w:noWrap/>
                <w:vAlign w:val="center"/>
                <w:hideMark/>
              </w:tcPr>
            </w:tcPrChange>
          </w:tcPr>
          <w:p w14:paraId="12A97F4D"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70.60</w:t>
            </w:r>
          </w:p>
        </w:tc>
        <w:tc>
          <w:tcPr>
            <w:tcW w:w="0" w:type="auto"/>
            <w:vAlign w:val="center"/>
            <w:tcPrChange w:id="1260" w:author="Kumar Baral" w:date="2023-02-07T17:13:00Z">
              <w:tcPr>
                <w:tcW w:w="0" w:type="auto"/>
                <w:vAlign w:val="center"/>
              </w:tcPr>
            </w:tcPrChange>
          </w:tcPr>
          <w:p w14:paraId="0B85604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9</w:t>
            </w:r>
          </w:p>
        </w:tc>
        <w:tc>
          <w:tcPr>
            <w:tcW w:w="0" w:type="auto"/>
            <w:vAlign w:val="center"/>
            <w:tcPrChange w:id="1261" w:author="Kumar Baral" w:date="2023-02-07T17:13:00Z">
              <w:tcPr>
                <w:tcW w:w="0" w:type="auto"/>
                <w:vAlign w:val="center"/>
              </w:tcPr>
            </w:tcPrChange>
          </w:tcPr>
          <w:p w14:paraId="16CC2DB6"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15.09%</w:t>
            </w:r>
          </w:p>
        </w:tc>
        <w:tc>
          <w:tcPr>
            <w:tcW w:w="0" w:type="auto"/>
            <w:vAlign w:val="center"/>
            <w:tcPrChange w:id="1262" w:author="Kumar Baral" w:date="2023-02-07T17:13:00Z">
              <w:tcPr>
                <w:tcW w:w="0" w:type="auto"/>
                <w:vAlign w:val="center"/>
              </w:tcPr>
            </w:tcPrChange>
          </w:tcPr>
          <w:p w14:paraId="32025A63"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67.62</w:t>
            </w:r>
          </w:p>
        </w:tc>
      </w:tr>
      <w:tr w:rsidR="008E7ED3" w:rsidRPr="008E7ED3" w14:paraId="38533BDA" w14:textId="77777777" w:rsidTr="0073438D">
        <w:trPr>
          <w:trHeight w:val="288"/>
          <w:jc w:val="center"/>
          <w:trPrChange w:id="1263" w:author="Kumar Baral" w:date="2023-02-07T17:13:00Z">
            <w:trPr>
              <w:trHeight w:val="288"/>
              <w:jc w:val="center"/>
            </w:trPr>
          </w:trPrChange>
        </w:trPr>
        <w:tc>
          <w:tcPr>
            <w:tcW w:w="840" w:type="dxa"/>
            <w:shd w:val="clear" w:color="auto" w:fill="auto"/>
            <w:noWrap/>
            <w:vAlign w:val="center"/>
            <w:hideMark/>
            <w:tcPrChange w:id="1264" w:author="Kumar Baral" w:date="2023-02-07T17:13:00Z">
              <w:tcPr>
                <w:tcW w:w="840" w:type="dxa"/>
                <w:shd w:val="clear" w:color="auto" w:fill="auto"/>
                <w:noWrap/>
                <w:vAlign w:val="center"/>
                <w:hideMark/>
              </w:tcPr>
            </w:tcPrChange>
          </w:tcPr>
          <w:p w14:paraId="34A4A2D9"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12</w:t>
            </w:r>
          </w:p>
        </w:tc>
        <w:tc>
          <w:tcPr>
            <w:tcW w:w="1460" w:type="dxa"/>
            <w:shd w:val="clear" w:color="auto" w:fill="auto"/>
            <w:noWrap/>
            <w:vAlign w:val="center"/>
            <w:hideMark/>
            <w:tcPrChange w:id="1265" w:author="Kumar Baral" w:date="2023-02-07T17:13:00Z">
              <w:tcPr>
                <w:tcW w:w="1460" w:type="dxa"/>
                <w:shd w:val="clear" w:color="auto" w:fill="auto"/>
                <w:noWrap/>
                <w:vAlign w:val="center"/>
                <w:hideMark/>
              </w:tcPr>
            </w:tcPrChange>
          </w:tcPr>
          <w:p w14:paraId="2B082DA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19.25%</w:t>
            </w:r>
          </w:p>
        </w:tc>
        <w:tc>
          <w:tcPr>
            <w:tcW w:w="1392" w:type="dxa"/>
            <w:shd w:val="clear" w:color="auto" w:fill="auto"/>
            <w:noWrap/>
            <w:vAlign w:val="center"/>
            <w:hideMark/>
            <w:tcPrChange w:id="1266" w:author="Kumar Baral" w:date="2023-02-07T17:13:00Z">
              <w:tcPr>
                <w:tcW w:w="1392" w:type="dxa"/>
                <w:shd w:val="clear" w:color="auto" w:fill="auto"/>
                <w:noWrap/>
                <w:vAlign w:val="center"/>
                <w:hideMark/>
              </w:tcPr>
            </w:tcPrChange>
          </w:tcPr>
          <w:p w14:paraId="73CC632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90.07</w:t>
            </w:r>
          </w:p>
        </w:tc>
        <w:tc>
          <w:tcPr>
            <w:tcW w:w="0" w:type="auto"/>
            <w:vAlign w:val="center"/>
            <w:tcPrChange w:id="1267" w:author="Kumar Baral" w:date="2023-02-07T17:13:00Z">
              <w:tcPr>
                <w:tcW w:w="0" w:type="auto"/>
                <w:vAlign w:val="center"/>
              </w:tcPr>
            </w:tcPrChange>
          </w:tcPr>
          <w:p w14:paraId="030539F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12</w:t>
            </w:r>
          </w:p>
        </w:tc>
        <w:tc>
          <w:tcPr>
            <w:tcW w:w="0" w:type="auto"/>
            <w:vAlign w:val="center"/>
            <w:tcPrChange w:id="1268" w:author="Kumar Baral" w:date="2023-02-07T17:13:00Z">
              <w:tcPr>
                <w:tcW w:w="0" w:type="auto"/>
                <w:vAlign w:val="center"/>
              </w:tcPr>
            </w:tcPrChange>
          </w:tcPr>
          <w:p w14:paraId="7A8EA94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19.25%</w:t>
            </w:r>
          </w:p>
        </w:tc>
        <w:tc>
          <w:tcPr>
            <w:tcW w:w="0" w:type="auto"/>
            <w:vAlign w:val="center"/>
            <w:tcPrChange w:id="1269" w:author="Kumar Baral" w:date="2023-02-07T17:13:00Z">
              <w:tcPr>
                <w:tcW w:w="0" w:type="auto"/>
                <w:vAlign w:val="center"/>
              </w:tcPr>
            </w:tcPrChange>
          </w:tcPr>
          <w:p w14:paraId="4E01DB9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86.26</w:t>
            </w:r>
          </w:p>
        </w:tc>
      </w:tr>
      <w:tr w:rsidR="008E7ED3" w:rsidRPr="008E7ED3" w14:paraId="3C814E87" w14:textId="77777777" w:rsidTr="0073438D">
        <w:trPr>
          <w:trHeight w:val="288"/>
          <w:jc w:val="center"/>
          <w:trPrChange w:id="1270" w:author="Kumar Baral" w:date="2023-02-07T17:13:00Z">
            <w:trPr>
              <w:trHeight w:val="288"/>
              <w:jc w:val="center"/>
            </w:trPr>
          </w:trPrChange>
        </w:trPr>
        <w:tc>
          <w:tcPr>
            <w:tcW w:w="840" w:type="dxa"/>
            <w:shd w:val="clear" w:color="auto" w:fill="auto"/>
            <w:noWrap/>
            <w:vAlign w:val="center"/>
            <w:hideMark/>
            <w:tcPrChange w:id="1271" w:author="Kumar Baral" w:date="2023-02-07T17:13:00Z">
              <w:tcPr>
                <w:tcW w:w="840" w:type="dxa"/>
                <w:shd w:val="clear" w:color="auto" w:fill="auto"/>
                <w:noWrap/>
                <w:vAlign w:val="center"/>
                <w:hideMark/>
              </w:tcPr>
            </w:tcPrChange>
          </w:tcPr>
          <w:p w14:paraId="6C2BF2E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15</w:t>
            </w:r>
          </w:p>
        </w:tc>
        <w:tc>
          <w:tcPr>
            <w:tcW w:w="1460" w:type="dxa"/>
            <w:shd w:val="clear" w:color="auto" w:fill="auto"/>
            <w:noWrap/>
            <w:vAlign w:val="center"/>
            <w:hideMark/>
            <w:tcPrChange w:id="1272" w:author="Kumar Baral" w:date="2023-02-07T17:13:00Z">
              <w:tcPr>
                <w:tcW w:w="1460" w:type="dxa"/>
                <w:shd w:val="clear" w:color="auto" w:fill="auto"/>
                <w:noWrap/>
                <w:vAlign w:val="center"/>
                <w:hideMark/>
              </w:tcPr>
            </w:tcPrChange>
          </w:tcPr>
          <w:p w14:paraId="6D12B0E1"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17.25%</w:t>
            </w:r>
          </w:p>
        </w:tc>
        <w:tc>
          <w:tcPr>
            <w:tcW w:w="1392" w:type="dxa"/>
            <w:shd w:val="clear" w:color="auto" w:fill="auto"/>
            <w:noWrap/>
            <w:vAlign w:val="center"/>
            <w:hideMark/>
            <w:tcPrChange w:id="1273" w:author="Kumar Baral" w:date="2023-02-07T17:13:00Z">
              <w:tcPr>
                <w:tcW w:w="1392" w:type="dxa"/>
                <w:shd w:val="clear" w:color="auto" w:fill="auto"/>
                <w:noWrap/>
                <w:vAlign w:val="center"/>
                <w:hideMark/>
              </w:tcPr>
            </w:tcPrChange>
          </w:tcPr>
          <w:p w14:paraId="011898A9"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80.71</w:t>
            </w:r>
          </w:p>
        </w:tc>
        <w:tc>
          <w:tcPr>
            <w:tcW w:w="0" w:type="auto"/>
            <w:vAlign w:val="center"/>
            <w:tcPrChange w:id="1274" w:author="Kumar Baral" w:date="2023-02-07T17:13:00Z">
              <w:tcPr>
                <w:tcW w:w="0" w:type="auto"/>
                <w:vAlign w:val="center"/>
              </w:tcPr>
            </w:tcPrChange>
          </w:tcPr>
          <w:p w14:paraId="27A534A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15</w:t>
            </w:r>
          </w:p>
        </w:tc>
        <w:tc>
          <w:tcPr>
            <w:tcW w:w="0" w:type="auto"/>
            <w:vAlign w:val="center"/>
            <w:tcPrChange w:id="1275" w:author="Kumar Baral" w:date="2023-02-07T17:13:00Z">
              <w:tcPr>
                <w:tcW w:w="0" w:type="auto"/>
                <w:vAlign w:val="center"/>
              </w:tcPr>
            </w:tcPrChange>
          </w:tcPr>
          <w:p w14:paraId="07E2D447"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17.25%</w:t>
            </w:r>
          </w:p>
        </w:tc>
        <w:tc>
          <w:tcPr>
            <w:tcW w:w="0" w:type="auto"/>
            <w:vAlign w:val="center"/>
            <w:tcPrChange w:id="1276" w:author="Kumar Baral" w:date="2023-02-07T17:13:00Z">
              <w:tcPr>
                <w:tcW w:w="0" w:type="auto"/>
                <w:vAlign w:val="center"/>
              </w:tcPr>
            </w:tcPrChange>
          </w:tcPr>
          <w:p w14:paraId="23F65756"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77.30</w:t>
            </w:r>
          </w:p>
        </w:tc>
      </w:tr>
      <w:tr w:rsidR="008E7ED3" w:rsidRPr="008E7ED3" w14:paraId="242243C2" w14:textId="77777777" w:rsidTr="0073438D">
        <w:trPr>
          <w:trHeight w:val="288"/>
          <w:jc w:val="center"/>
          <w:trPrChange w:id="1277" w:author="Kumar Baral" w:date="2023-02-07T17:13:00Z">
            <w:trPr>
              <w:trHeight w:val="288"/>
              <w:jc w:val="center"/>
            </w:trPr>
          </w:trPrChange>
        </w:trPr>
        <w:tc>
          <w:tcPr>
            <w:tcW w:w="840" w:type="dxa"/>
            <w:shd w:val="clear" w:color="auto" w:fill="auto"/>
            <w:noWrap/>
            <w:vAlign w:val="center"/>
            <w:hideMark/>
            <w:tcPrChange w:id="1278" w:author="Kumar Baral" w:date="2023-02-07T17:13:00Z">
              <w:tcPr>
                <w:tcW w:w="840" w:type="dxa"/>
                <w:shd w:val="clear" w:color="auto" w:fill="auto"/>
                <w:noWrap/>
                <w:vAlign w:val="center"/>
                <w:hideMark/>
              </w:tcPr>
            </w:tcPrChange>
          </w:tcPr>
          <w:p w14:paraId="47AE6FC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18</w:t>
            </w:r>
          </w:p>
        </w:tc>
        <w:tc>
          <w:tcPr>
            <w:tcW w:w="1460" w:type="dxa"/>
            <w:shd w:val="clear" w:color="auto" w:fill="auto"/>
            <w:noWrap/>
            <w:vAlign w:val="center"/>
            <w:hideMark/>
            <w:tcPrChange w:id="1279" w:author="Kumar Baral" w:date="2023-02-07T17:13:00Z">
              <w:tcPr>
                <w:tcW w:w="1460" w:type="dxa"/>
                <w:shd w:val="clear" w:color="auto" w:fill="auto"/>
                <w:noWrap/>
                <w:vAlign w:val="center"/>
                <w:hideMark/>
              </w:tcPr>
            </w:tcPrChange>
          </w:tcPr>
          <w:p w14:paraId="0A03795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11.99%</w:t>
            </w:r>
          </w:p>
        </w:tc>
        <w:tc>
          <w:tcPr>
            <w:tcW w:w="1392" w:type="dxa"/>
            <w:shd w:val="clear" w:color="auto" w:fill="auto"/>
            <w:noWrap/>
            <w:vAlign w:val="center"/>
            <w:hideMark/>
            <w:tcPrChange w:id="1280" w:author="Kumar Baral" w:date="2023-02-07T17:13:00Z">
              <w:tcPr>
                <w:tcW w:w="1392" w:type="dxa"/>
                <w:shd w:val="clear" w:color="auto" w:fill="auto"/>
                <w:noWrap/>
                <w:vAlign w:val="center"/>
                <w:hideMark/>
              </w:tcPr>
            </w:tcPrChange>
          </w:tcPr>
          <w:p w14:paraId="4252DA1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56.10</w:t>
            </w:r>
          </w:p>
        </w:tc>
        <w:tc>
          <w:tcPr>
            <w:tcW w:w="0" w:type="auto"/>
            <w:vAlign w:val="center"/>
            <w:tcPrChange w:id="1281" w:author="Kumar Baral" w:date="2023-02-07T17:13:00Z">
              <w:tcPr>
                <w:tcW w:w="0" w:type="auto"/>
                <w:vAlign w:val="center"/>
              </w:tcPr>
            </w:tcPrChange>
          </w:tcPr>
          <w:p w14:paraId="7F859C3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18</w:t>
            </w:r>
          </w:p>
        </w:tc>
        <w:tc>
          <w:tcPr>
            <w:tcW w:w="0" w:type="auto"/>
            <w:vAlign w:val="center"/>
            <w:tcPrChange w:id="1282" w:author="Kumar Baral" w:date="2023-02-07T17:13:00Z">
              <w:tcPr>
                <w:tcW w:w="0" w:type="auto"/>
                <w:vAlign w:val="center"/>
              </w:tcPr>
            </w:tcPrChange>
          </w:tcPr>
          <w:p w14:paraId="43C7C1F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11.99%</w:t>
            </w:r>
          </w:p>
        </w:tc>
        <w:tc>
          <w:tcPr>
            <w:tcW w:w="0" w:type="auto"/>
            <w:vAlign w:val="center"/>
            <w:tcPrChange w:id="1283" w:author="Kumar Baral" w:date="2023-02-07T17:13:00Z">
              <w:tcPr>
                <w:tcW w:w="0" w:type="auto"/>
                <w:vAlign w:val="center"/>
              </w:tcPr>
            </w:tcPrChange>
          </w:tcPr>
          <w:p w14:paraId="61696A5C"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53.73</w:t>
            </w:r>
          </w:p>
        </w:tc>
      </w:tr>
      <w:tr w:rsidR="008E7ED3" w:rsidRPr="008E7ED3" w14:paraId="0CABB47B" w14:textId="77777777" w:rsidTr="0073438D">
        <w:trPr>
          <w:trHeight w:val="288"/>
          <w:jc w:val="center"/>
          <w:trPrChange w:id="1284" w:author="Kumar Baral" w:date="2023-02-07T17:13:00Z">
            <w:trPr>
              <w:trHeight w:val="288"/>
              <w:jc w:val="center"/>
            </w:trPr>
          </w:trPrChange>
        </w:trPr>
        <w:tc>
          <w:tcPr>
            <w:tcW w:w="840" w:type="dxa"/>
            <w:shd w:val="clear" w:color="auto" w:fill="auto"/>
            <w:noWrap/>
            <w:vAlign w:val="center"/>
            <w:hideMark/>
            <w:tcPrChange w:id="1285" w:author="Kumar Baral" w:date="2023-02-07T17:13:00Z">
              <w:tcPr>
                <w:tcW w:w="840" w:type="dxa"/>
                <w:shd w:val="clear" w:color="auto" w:fill="auto"/>
                <w:noWrap/>
                <w:vAlign w:val="center"/>
                <w:hideMark/>
              </w:tcPr>
            </w:tcPrChange>
          </w:tcPr>
          <w:p w14:paraId="518E3860"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21</w:t>
            </w:r>
          </w:p>
        </w:tc>
        <w:tc>
          <w:tcPr>
            <w:tcW w:w="1460" w:type="dxa"/>
            <w:shd w:val="clear" w:color="auto" w:fill="auto"/>
            <w:noWrap/>
            <w:vAlign w:val="center"/>
            <w:hideMark/>
            <w:tcPrChange w:id="1286" w:author="Kumar Baral" w:date="2023-02-07T17:13:00Z">
              <w:tcPr>
                <w:tcW w:w="1460" w:type="dxa"/>
                <w:shd w:val="clear" w:color="auto" w:fill="auto"/>
                <w:noWrap/>
                <w:vAlign w:val="center"/>
                <w:hideMark/>
              </w:tcPr>
            </w:tcPrChange>
          </w:tcPr>
          <w:p w14:paraId="58159EF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10.88%</w:t>
            </w:r>
          </w:p>
        </w:tc>
        <w:tc>
          <w:tcPr>
            <w:tcW w:w="1392" w:type="dxa"/>
            <w:shd w:val="clear" w:color="auto" w:fill="auto"/>
            <w:noWrap/>
            <w:vAlign w:val="center"/>
            <w:hideMark/>
            <w:tcPrChange w:id="1287" w:author="Kumar Baral" w:date="2023-02-07T17:13:00Z">
              <w:tcPr>
                <w:tcW w:w="1392" w:type="dxa"/>
                <w:shd w:val="clear" w:color="auto" w:fill="auto"/>
                <w:noWrap/>
                <w:vAlign w:val="center"/>
                <w:hideMark/>
              </w:tcPr>
            </w:tcPrChange>
          </w:tcPr>
          <w:p w14:paraId="5080D06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50.91</w:t>
            </w:r>
          </w:p>
        </w:tc>
        <w:tc>
          <w:tcPr>
            <w:tcW w:w="0" w:type="auto"/>
            <w:vAlign w:val="center"/>
            <w:tcPrChange w:id="1288" w:author="Kumar Baral" w:date="2023-02-07T17:13:00Z">
              <w:tcPr>
                <w:tcW w:w="0" w:type="auto"/>
                <w:vAlign w:val="center"/>
              </w:tcPr>
            </w:tcPrChange>
          </w:tcPr>
          <w:p w14:paraId="78C91693"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21</w:t>
            </w:r>
          </w:p>
        </w:tc>
        <w:tc>
          <w:tcPr>
            <w:tcW w:w="0" w:type="auto"/>
            <w:vAlign w:val="center"/>
            <w:tcPrChange w:id="1289" w:author="Kumar Baral" w:date="2023-02-07T17:13:00Z">
              <w:tcPr>
                <w:tcW w:w="0" w:type="auto"/>
                <w:vAlign w:val="center"/>
              </w:tcPr>
            </w:tcPrChange>
          </w:tcPr>
          <w:p w14:paraId="557406F4"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10.88%</w:t>
            </w:r>
          </w:p>
        </w:tc>
        <w:tc>
          <w:tcPr>
            <w:tcW w:w="0" w:type="auto"/>
            <w:vAlign w:val="center"/>
            <w:tcPrChange w:id="1290" w:author="Kumar Baral" w:date="2023-02-07T17:13:00Z">
              <w:tcPr>
                <w:tcW w:w="0" w:type="auto"/>
                <w:vAlign w:val="center"/>
              </w:tcPr>
            </w:tcPrChange>
          </w:tcPr>
          <w:p w14:paraId="5F3B9AB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48.76</w:t>
            </w:r>
          </w:p>
        </w:tc>
      </w:tr>
      <w:tr w:rsidR="008E7ED3" w:rsidRPr="008E7ED3" w14:paraId="5DD35FB7" w14:textId="77777777" w:rsidTr="0073438D">
        <w:trPr>
          <w:trHeight w:val="288"/>
          <w:jc w:val="center"/>
          <w:trPrChange w:id="1291" w:author="Kumar Baral" w:date="2023-02-07T17:13:00Z">
            <w:trPr>
              <w:trHeight w:val="288"/>
              <w:jc w:val="center"/>
            </w:trPr>
          </w:trPrChange>
        </w:trPr>
        <w:tc>
          <w:tcPr>
            <w:tcW w:w="840" w:type="dxa"/>
            <w:shd w:val="clear" w:color="auto" w:fill="auto"/>
            <w:noWrap/>
            <w:vAlign w:val="center"/>
            <w:hideMark/>
            <w:tcPrChange w:id="1292" w:author="Kumar Baral" w:date="2023-02-07T17:13:00Z">
              <w:tcPr>
                <w:tcW w:w="840" w:type="dxa"/>
                <w:shd w:val="clear" w:color="auto" w:fill="auto"/>
                <w:noWrap/>
                <w:vAlign w:val="center"/>
                <w:hideMark/>
              </w:tcPr>
            </w:tcPrChange>
          </w:tcPr>
          <w:p w14:paraId="32377D2B"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24</w:t>
            </w:r>
          </w:p>
        </w:tc>
        <w:tc>
          <w:tcPr>
            <w:tcW w:w="1460" w:type="dxa"/>
            <w:shd w:val="clear" w:color="auto" w:fill="auto"/>
            <w:noWrap/>
            <w:vAlign w:val="center"/>
            <w:hideMark/>
            <w:tcPrChange w:id="1293" w:author="Kumar Baral" w:date="2023-02-07T17:13:00Z">
              <w:tcPr>
                <w:tcW w:w="1460" w:type="dxa"/>
                <w:shd w:val="clear" w:color="auto" w:fill="auto"/>
                <w:noWrap/>
                <w:vAlign w:val="center"/>
                <w:hideMark/>
              </w:tcPr>
            </w:tcPrChange>
          </w:tcPr>
          <w:p w14:paraId="15C9B417"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6.93%</w:t>
            </w:r>
          </w:p>
        </w:tc>
        <w:tc>
          <w:tcPr>
            <w:tcW w:w="1392" w:type="dxa"/>
            <w:shd w:val="clear" w:color="auto" w:fill="auto"/>
            <w:noWrap/>
            <w:vAlign w:val="center"/>
            <w:hideMark/>
            <w:tcPrChange w:id="1294" w:author="Kumar Baral" w:date="2023-02-07T17:13:00Z">
              <w:tcPr>
                <w:tcW w:w="1392" w:type="dxa"/>
                <w:shd w:val="clear" w:color="auto" w:fill="auto"/>
                <w:noWrap/>
                <w:vAlign w:val="center"/>
                <w:hideMark/>
              </w:tcPr>
            </w:tcPrChange>
          </w:tcPr>
          <w:p w14:paraId="760E852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32.42</w:t>
            </w:r>
          </w:p>
        </w:tc>
        <w:tc>
          <w:tcPr>
            <w:tcW w:w="0" w:type="auto"/>
            <w:vAlign w:val="center"/>
            <w:tcPrChange w:id="1295" w:author="Kumar Baral" w:date="2023-02-07T17:13:00Z">
              <w:tcPr>
                <w:tcW w:w="0" w:type="auto"/>
                <w:vAlign w:val="center"/>
              </w:tcPr>
            </w:tcPrChange>
          </w:tcPr>
          <w:p w14:paraId="26184A12"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24</w:t>
            </w:r>
          </w:p>
        </w:tc>
        <w:tc>
          <w:tcPr>
            <w:tcW w:w="0" w:type="auto"/>
            <w:vAlign w:val="center"/>
            <w:tcPrChange w:id="1296" w:author="Kumar Baral" w:date="2023-02-07T17:13:00Z">
              <w:tcPr>
                <w:tcW w:w="0" w:type="auto"/>
                <w:vAlign w:val="center"/>
              </w:tcPr>
            </w:tcPrChange>
          </w:tcPr>
          <w:p w14:paraId="0CDE60E5"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6.93%</w:t>
            </w:r>
          </w:p>
        </w:tc>
        <w:tc>
          <w:tcPr>
            <w:tcW w:w="0" w:type="auto"/>
            <w:vAlign w:val="center"/>
            <w:tcPrChange w:id="1297" w:author="Kumar Baral" w:date="2023-02-07T17:13:00Z">
              <w:tcPr>
                <w:tcW w:w="0" w:type="auto"/>
                <w:vAlign w:val="center"/>
              </w:tcPr>
            </w:tcPrChange>
          </w:tcPr>
          <w:p w14:paraId="4A37E830"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31.05</w:t>
            </w:r>
          </w:p>
        </w:tc>
      </w:tr>
    </w:tbl>
    <w:p w14:paraId="110BC700" w14:textId="77777777" w:rsidR="00E04E7E" w:rsidRDefault="00E04E7E" w:rsidP="00382BA6">
      <w:pPr>
        <w:pStyle w:val="Heading1"/>
      </w:pPr>
      <w:bookmarkStart w:id="1298" w:name="_Toc98928407"/>
      <w:r w:rsidRPr="002D23A7">
        <w:lastRenderedPageBreak/>
        <w:t>Probable Maximum Flood (PMF)</w:t>
      </w:r>
      <w:bookmarkEnd w:id="1298"/>
    </w:p>
    <w:p w14:paraId="0BDE0479" w14:textId="77777777" w:rsidR="00E04E7E" w:rsidRDefault="00E04E7E" w:rsidP="00E04E7E">
      <w:pPr>
        <w:pStyle w:val="BodyText"/>
      </w:pPr>
      <w:r>
        <w:t xml:space="preserve">PMF is </w:t>
      </w:r>
      <w:r w:rsidR="00384F12">
        <w:t xml:space="preserve">the </w:t>
      </w:r>
      <w:r>
        <w:t xml:space="preserve">theoretical maximum flood in the watershed. It is expected from </w:t>
      </w:r>
      <w:r w:rsidR="00384F12">
        <w:t xml:space="preserve">the </w:t>
      </w:r>
      <w:r>
        <w:t xml:space="preserve">most severe combination of meteorological and hydrological conditions that is possible in a drainage area. Uncontrolled floodwaters are destructive in nature and hydraulic structures that are not designed to withstand them can be destroyed. Due to </w:t>
      </w:r>
      <w:r w:rsidR="00384F12">
        <w:t xml:space="preserve">the </w:t>
      </w:r>
      <w:r>
        <w:t xml:space="preserve">complexity of phenomena and limitations in the data only </w:t>
      </w:r>
      <w:r w:rsidR="00384F12">
        <w:t xml:space="preserve">the </w:t>
      </w:r>
      <w:r>
        <w:t xml:space="preserve">approximation method is adopted for </w:t>
      </w:r>
      <w:r w:rsidR="00384F12">
        <w:t xml:space="preserve">the </w:t>
      </w:r>
      <w:r>
        <w:t>calculation of PMP. There are several methods used for the calculation of PMF. Some of them are given below:</w:t>
      </w:r>
    </w:p>
    <w:p w14:paraId="5F5E55A5" w14:textId="77777777" w:rsidR="00E04E7E" w:rsidRPr="002D23A7" w:rsidRDefault="00E04E7E" w:rsidP="001922FD">
      <w:pPr>
        <w:pStyle w:val="Heading2"/>
      </w:pPr>
      <w:bookmarkStart w:id="1299" w:name="_Toc98928408"/>
      <w:r w:rsidRPr="002D23A7">
        <w:t xml:space="preserve">DoED </w:t>
      </w:r>
      <w:r w:rsidRPr="001922FD">
        <w:t>Recommended</w:t>
      </w:r>
      <w:r w:rsidRPr="002D23A7">
        <w:t xml:space="preserve"> Method</w:t>
      </w:r>
      <w:bookmarkEnd w:id="1299"/>
    </w:p>
    <w:p w14:paraId="410883EB" w14:textId="77777777" w:rsidR="00E04E7E" w:rsidRPr="002D23A7" w:rsidRDefault="00E04E7E" w:rsidP="00E04E7E">
      <w:pPr>
        <w:pStyle w:val="BodyText"/>
      </w:pPr>
      <w:r w:rsidRPr="002D23A7">
        <w:t xml:space="preserve">PMF can be taken as twice the 10,000 </w:t>
      </w:r>
      <w:r w:rsidRPr="0096176B">
        <w:t>years return period flood when there is not enough and reliable data availa</w:t>
      </w:r>
      <w:r w:rsidR="00511C15">
        <w:t xml:space="preserve">ble for the estimation of PMF. </w:t>
      </w:r>
      <w:r w:rsidRPr="0096176B">
        <w:t>The 10,000 years flood for the dam site (</w:t>
      </w:r>
      <w:r w:rsidR="001E4BB5" w:rsidRPr="0096176B">
        <w:t>5</w:t>
      </w:r>
      <w:r w:rsidRPr="0096176B">
        <w:t xml:space="preserve">) as estimated is </w:t>
      </w:r>
      <w:r w:rsidR="00576858" w:rsidRPr="0096176B">
        <w:t>5,535.57</w:t>
      </w:r>
      <w:r w:rsidRPr="0096176B">
        <w:t xml:space="preserve"> m</w:t>
      </w:r>
      <w:r w:rsidRPr="0096176B">
        <w:rPr>
          <w:vertAlign w:val="superscript"/>
        </w:rPr>
        <w:t>3</w:t>
      </w:r>
      <w:r w:rsidRPr="0096176B">
        <w:t xml:space="preserve">/s. Thus, PMF = 2 x </w:t>
      </w:r>
      <w:r w:rsidR="00576858" w:rsidRPr="0096176B">
        <w:t>5,535.57</w:t>
      </w:r>
      <w:r w:rsidRPr="0096176B">
        <w:t xml:space="preserve">= </w:t>
      </w:r>
      <w:r w:rsidR="00576858" w:rsidRPr="0096176B">
        <w:t>11,070.74</w:t>
      </w:r>
      <w:r w:rsidRPr="0096176B">
        <w:t xml:space="preserve"> m</w:t>
      </w:r>
      <w:r w:rsidRPr="0096176B">
        <w:rPr>
          <w:vertAlign w:val="superscript"/>
        </w:rPr>
        <w:t>3</w:t>
      </w:r>
      <w:r w:rsidRPr="0096176B">
        <w:t>/s.</w:t>
      </w:r>
    </w:p>
    <w:p w14:paraId="7EB99433" w14:textId="77777777" w:rsidR="00E04E7E" w:rsidRPr="00846E7F" w:rsidRDefault="00E04E7E" w:rsidP="001922FD">
      <w:pPr>
        <w:pStyle w:val="Heading2"/>
      </w:pPr>
      <w:bookmarkStart w:id="1300" w:name="_Toc98928409"/>
      <w:r w:rsidRPr="00846E7F">
        <w:t xml:space="preserve">Historical </w:t>
      </w:r>
      <w:r w:rsidRPr="001922FD">
        <w:t>records</w:t>
      </w:r>
      <w:bookmarkEnd w:id="1300"/>
    </w:p>
    <w:p w14:paraId="307773D2" w14:textId="77777777" w:rsidR="002060E0" w:rsidRDefault="00E04E7E" w:rsidP="002060E0">
      <w:pPr>
        <w:pStyle w:val="BodyText"/>
      </w:pPr>
      <w:r>
        <w:t xml:space="preserve">Historical records of PMF in several hydropower and irrigation projects within </w:t>
      </w:r>
      <w:r w:rsidR="00384F12">
        <w:t xml:space="preserve">the </w:t>
      </w:r>
      <w:r>
        <w:t>different watershed of Nepal and India has been used to identify the relationship between peak floods and</w:t>
      </w:r>
      <w:r w:rsidR="002060E0">
        <w:t xml:space="preserve"> drainage are</w:t>
      </w:r>
      <w:r w:rsidR="00384F12">
        <w:t>a</w:t>
      </w:r>
      <w:r w:rsidR="002060E0">
        <w:t xml:space="preserve"> of the </w:t>
      </w:r>
      <w:r>
        <w:t>catchment. The r</w:t>
      </w:r>
      <w:r w:rsidR="00846E7F">
        <w:t xml:space="preserve">ecorded flood values </w:t>
      </w:r>
      <w:r>
        <w:t>have been collected for the catchment ranging between 126 to 42</w:t>
      </w:r>
      <w:r w:rsidR="006D1411">
        <w:t>,</w:t>
      </w:r>
      <w:r>
        <w:t>725 km</w:t>
      </w:r>
      <w:r w:rsidRPr="00490930">
        <w:rPr>
          <w:vertAlign w:val="superscript"/>
        </w:rPr>
        <w:t>2</w:t>
      </w:r>
      <w:r>
        <w:t xml:space="preserve">. </w:t>
      </w:r>
      <w:r w:rsidR="002060E0">
        <w:t xml:space="preserve">The given method has already been used in Kaligandaki A Hydroelectric Project (KG-A HEP) of 144 MW. The reference has been taken from KG-A HEP Project formulation report </w:t>
      </w:r>
      <w:r w:rsidR="008C2C91">
        <w:t xml:space="preserve">II </w:t>
      </w:r>
      <w:r w:rsidR="002060E0">
        <w:t xml:space="preserve">(1993) published by Norconsult International, Norway. The report states that PMF in a catchment </w:t>
      </w:r>
      <w:r w:rsidR="00384F12">
        <w:t>is</w:t>
      </w:r>
      <w:r w:rsidR="002060E0">
        <w:t xml:space="preserve"> based on the regional relationship between PMF and drainage area below 3600 masl, which is conservative.  However, the study by DHM (Department of Hydrology and Meteorology) for ungauged basin</w:t>
      </w:r>
      <w:r w:rsidR="00384F12">
        <w:t>s</w:t>
      </w:r>
      <w:r w:rsidR="002060E0">
        <w:t xml:space="preserve"> states that the portion of the basin below 3000 m elevation is highly influenced by monsoon precipitation. </w:t>
      </w:r>
    </w:p>
    <w:p w14:paraId="71A30C8A" w14:textId="665873A1" w:rsidR="002060E0" w:rsidRDefault="002060E0" w:rsidP="002060E0">
      <w:pPr>
        <w:pStyle w:val="BodyText"/>
      </w:pPr>
      <w:r>
        <w:t xml:space="preserve">The collected data on PMF and drainage area is given in </w:t>
      </w:r>
      <w:r w:rsidR="008C2C91">
        <w:fldChar w:fldCharType="begin"/>
      </w:r>
      <w:r w:rsidR="008C2C91">
        <w:instrText xml:space="preserve"> REF _Ref88817184 \h </w:instrText>
      </w:r>
      <w:r w:rsidR="008C2C91">
        <w:fldChar w:fldCharType="separate"/>
      </w:r>
      <w:r w:rsidR="00CA7649">
        <w:t xml:space="preserve">Figure </w:t>
      </w:r>
      <w:r w:rsidR="00CA7649">
        <w:rPr>
          <w:noProof/>
        </w:rPr>
        <w:t>2</w:t>
      </w:r>
      <w:r w:rsidR="00CA7649">
        <w:noBreakHyphen/>
      </w:r>
      <w:r w:rsidR="00CA7649">
        <w:rPr>
          <w:noProof/>
        </w:rPr>
        <w:t>1</w:t>
      </w:r>
      <w:r w:rsidR="008C2C91">
        <w:fldChar w:fldCharType="end"/>
      </w:r>
      <w:r w:rsidR="008C2C91">
        <w:t>.</w:t>
      </w:r>
    </w:p>
    <w:p w14:paraId="1724EE64" w14:textId="77777777" w:rsidR="00E04E7E" w:rsidRDefault="00E04E7E" w:rsidP="00E04E7E">
      <w:pPr>
        <w:pStyle w:val="BodyText"/>
        <w:spacing w:after="240"/>
      </w:pPr>
      <w:r>
        <w:t>The envelope curve equation developed from the given recorded flood shows a good correlation of 0.8</w:t>
      </w:r>
      <w:r w:rsidR="00630570">
        <w:t>5</w:t>
      </w:r>
      <w:r>
        <w:t xml:space="preserve"> and is given as: </w:t>
      </w:r>
    </w:p>
    <w:p w14:paraId="7EDA274D" w14:textId="77777777" w:rsidR="00E04E7E" w:rsidRPr="00A9725C" w:rsidRDefault="00E04E7E" w:rsidP="00E04E7E">
      <w:pPr>
        <w:pStyle w:val="BodyText"/>
        <w:spacing w:after="240"/>
        <w:ind w:left="2160" w:firstLine="720"/>
      </w:pPr>
      <m:oMath>
        <m:r>
          <w:rPr>
            <w:rFonts w:ascii="Cambria Math" w:hAnsi="Cambria Math"/>
          </w:rPr>
          <m:t>y=158×</m:t>
        </m:r>
        <m:sSup>
          <m:sSupPr>
            <m:ctrlPr>
              <w:rPr>
                <w:rFonts w:ascii="Cambria Math" w:hAnsi="Cambria Math"/>
                <w:i/>
              </w:rPr>
            </m:ctrlPr>
          </m:sSupPr>
          <m:e>
            <m:r>
              <w:rPr>
                <w:rFonts w:ascii="Cambria Math" w:hAnsi="Cambria Math"/>
              </w:rPr>
              <m:t>A</m:t>
            </m:r>
          </m:e>
          <m:sup>
            <m:r>
              <w:rPr>
                <w:rFonts w:ascii="Cambria Math" w:hAnsi="Cambria Math"/>
              </w:rPr>
              <m:t>-0.46323</m:t>
            </m:r>
          </m:sup>
        </m:sSup>
      </m:oMath>
      <w:r>
        <w:tab/>
      </w:r>
      <w:r>
        <w:tab/>
      </w:r>
      <w:r>
        <w:tab/>
      </w:r>
      <w:r>
        <w:tab/>
      </w:r>
      <w:r>
        <w:tab/>
      </w:r>
      <w:r>
        <w:tab/>
        <w:t>(1)</w:t>
      </w:r>
    </w:p>
    <w:p w14:paraId="12229EED" w14:textId="77777777" w:rsidR="00E04E7E" w:rsidRPr="00A9725C" w:rsidRDefault="00E04E7E" w:rsidP="00E04E7E">
      <w:pPr>
        <w:pStyle w:val="BodyText"/>
        <w:spacing w:after="240"/>
      </w:pPr>
      <w:r>
        <w:t>Where, y is the ratio of PMF (</w:t>
      </w:r>
      <w:r w:rsidRPr="00A9725C">
        <w:t>m</w:t>
      </w:r>
      <w:r w:rsidRPr="00A9725C">
        <w:rPr>
          <w:vertAlign w:val="superscript"/>
        </w:rPr>
        <w:t>3</w:t>
      </w:r>
      <w:r w:rsidRPr="00A9725C">
        <w:t xml:space="preserve">/s) to catchment area </w:t>
      </w:r>
      <w:r>
        <w:t>(</w:t>
      </w:r>
      <w:r w:rsidRPr="00A9725C">
        <w:t>km</w:t>
      </w:r>
      <w:r w:rsidRPr="00A9725C">
        <w:rPr>
          <w:vertAlign w:val="superscript"/>
        </w:rPr>
        <w:t>2</w:t>
      </w:r>
      <w:r>
        <w:t>) and A is the catchment area (km</w:t>
      </w:r>
      <w:r w:rsidRPr="00A9725C">
        <w:rPr>
          <w:vertAlign w:val="superscript"/>
        </w:rPr>
        <w:t>2</w:t>
      </w:r>
      <w:r>
        <w:t>).</w:t>
      </w:r>
    </w:p>
    <w:p w14:paraId="55379794" w14:textId="77777777" w:rsidR="00E04E7E" w:rsidRDefault="000E4424" w:rsidP="00E04E7E">
      <w:pPr>
        <w:pStyle w:val="BodyText"/>
        <w:keepNext/>
      </w:pPr>
      <w:r>
        <w:rPr>
          <w:noProof/>
          <w:lang w:val="en-US" w:bidi="ne-NP"/>
        </w:rPr>
        <w:lastRenderedPageBreak/>
        <w:drawing>
          <wp:inline distT="0" distB="0" distL="0" distR="0" wp14:anchorId="1748AEA9" wp14:editId="4F05B8ED">
            <wp:extent cx="5890260" cy="4632960"/>
            <wp:effectExtent l="0" t="0" r="1524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BEEC6B" w14:textId="0FAE78D5" w:rsidR="00E04E7E" w:rsidRDefault="00E04E7E" w:rsidP="00E04E7E">
      <w:pPr>
        <w:pStyle w:val="Caption"/>
        <w:jc w:val="center"/>
      </w:pPr>
      <w:bookmarkStart w:id="1301" w:name="_Ref88817184"/>
      <w:bookmarkStart w:id="1302" w:name="_Toc98928447"/>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w:t>
      </w:r>
      <w:r w:rsidR="005B244E">
        <w:fldChar w:fldCharType="end"/>
      </w:r>
      <w:bookmarkEnd w:id="1301"/>
      <w:r>
        <w:t xml:space="preserve"> Relationship between PMF and drainage area.</w:t>
      </w:r>
      <w:bookmarkEnd w:id="1302"/>
    </w:p>
    <w:p w14:paraId="2FAE1740" w14:textId="715B161E" w:rsidR="00E04E7E" w:rsidRDefault="007B31AC" w:rsidP="00A45C23">
      <w:pPr>
        <w:pStyle w:val="BodyText"/>
      </w:pPr>
      <w:r>
        <w:t xml:space="preserve">The relationship between PMF and the drainage </w:t>
      </w:r>
      <w:r w:rsidR="008C2C91">
        <w:t xml:space="preserve">area as given from the above figure was used for the calculation of the PMF in the dam site of </w:t>
      </w:r>
      <w:r w:rsidR="00384F12">
        <w:t xml:space="preserve">the </w:t>
      </w:r>
      <w:r w:rsidR="008C2C91">
        <w:t>KG-A Hydroelectric Project. The drainage are</w:t>
      </w:r>
      <w:r w:rsidR="00016744">
        <w:t>a</w:t>
      </w:r>
      <w:r w:rsidR="008C2C91">
        <w:t xml:space="preserve"> of the </w:t>
      </w:r>
      <w:del w:id="1303" w:author="Kumar Baral" w:date="2023-02-07T17:15:00Z">
        <w:r w:rsidR="008C2C91" w:rsidDel="0073438D">
          <w:delText>Damsite</w:delText>
        </w:r>
      </w:del>
      <w:ins w:id="1304" w:author="Kumar Baral" w:date="2023-02-07T17:15:00Z">
        <w:r w:rsidR="0073438D">
          <w:t>Dam site</w:t>
        </w:r>
      </w:ins>
      <w:r w:rsidR="008C2C91">
        <w:t xml:space="preserve"> </w:t>
      </w:r>
      <w:r w:rsidR="00A45C23">
        <w:t xml:space="preserve">of KG-A </w:t>
      </w:r>
      <w:r w:rsidR="008C2C91">
        <w:t>as mentioned in the project formulation report II is 3,250 km</w:t>
      </w:r>
      <w:r w:rsidR="008C2C91" w:rsidRPr="008C2C91">
        <w:rPr>
          <w:vertAlign w:val="superscript"/>
        </w:rPr>
        <w:t>2</w:t>
      </w:r>
      <w:r w:rsidR="008C2C91">
        <w:t xml:space="preserve"> and </w:t>
      </w:r>
      <w:r w:rsidR="00384F12">
        <w:t xml:space="preserve">the </w:t>
      </w:r>
      <w:r w:rsidR="008C2C91">
        <w:t>corresponding PMF from the above</w:t>
      </w:r>
      <w:r w:rsidR="00384F12">
        <w:t>-</w:t>
      </w:r>
      <w:r w:rsidR="008C2C91">
        <w:t>given equation is 12,126 m</w:t>
      </w:r>
      <w:r w:rsidR="008C2C91" w:rsidRPr="008C2C91">
        <w:rPr>
          <w:vertAlign w:val="superscript"/>
        </w:rPr>
        <w:t>3</w:t>
      </w:r>
      <w:r w:rsidR="008C2C91">
        <w:t>/s.</w:t>
      </w:r>
      <w:r w:rsidR="001D2916">
        <w:t xml:space="preserve"> The area of the catchment at Dam-05 below </w:t>
      </w:r>
      <w:r w:rsidR="00384F12">
        <w:t xml:space="preserve">the </w:t>
      </w:r>
      <w:r w:rsidR="001D2916">
        <w:t xml:space="preserve">elevation of 3600 </w:t>
      </w:r>
      <w:del w:id="1305" w:author="Kumar Baral" w:date="2023-02-07T17:15:00Z">
        <w:r w:rsidR="001D2916" w:rsidDel="0073438D">
          <w:delText xml:space="preserve">m </w:delText>
        </w:r>
      </w:del>
      <w:r w:rsidR="001D2916">
        <w:t>amsl is 2,755.68 km</w:t>
      </w:r>
      <w:r w:rsidR="001D2916" w:rsidRPr="001D2916">
        <w:rPr>
          <w:vertAlign w:val="superscript"/>
        </w:rPr>
        <w:t>2</w:t>
      </w:r>
      <w:r w:rsidR="001D2916">
        <w:t>.</w:t>
      </w:r>
      <w:r w:rsidR="00A45C23">
        <w:t xml:space="preserve"> A</w:t>
      </w:r>
      <w:r w:rsidR="00A45C23">
        <w:rPr>
          <w:szCs w:val="22"/>
        </w:rPr>
        <w:t xml:space="preserve">pplying this relationship, the PMF discharge is estimated </w:t>
      </w:r>
      <w:r w:rsidR="00A45C23" w:rsidRPr="00D71381">
        <w:rPr>
          <w:szCs w:val="22"/>
        </w:rPr>
        <w:t xml:space="preserve">to be 11,100 </w:t>
      </w:r>
      <w:r w:rsidR="00A45C23" w:rsidRPr="00D71381">
        <w:t>m</w:t>
      </w:r>
      <w:r w:rsidR="00A45C23" w:rsidRPr="00D71381">
        <w:rPr>
          <w:vertAlign w:val="superscript"/>
        </w:rPr>
        <w:t>3</w:t>
      </w:r>
      <w:r w:rsidR="00A45C23" w:rsidRPr="00D71381">
        <w:t>/s</w:t>
      </w:r>
      <w:r w:rsidR="00A45C23" w:rsidRPr="00D71381">
        <w:rPr>
          <w:szCs w:val="22"/>
        </w:rPr>
        <w:t xml:space="preserve">. However, if the whole catchment to Kaligandaki </w:t>
      </w:r>
      <w:del w:id="1306" w:author="Kumar Baral" w:date="2023-02-07T17:15:00Z">
        <w:r w:rsidR="00A45C23" w:rsidRPr="00D71381" w:rsidDel="0073438D">
          <w:rPr>
            <w:szCs w:val="22"/>
          </w:rPr>
          <w:delText>Damsite</w:delText>
        </w:r>
      </w:del>
      <w:ins w:id="1307" w:author="Kumar Baral" w:date="2023-02-07T17:15:00Z">
        <w:r w:rsidR="0073438D" w:rsidRPr="00D71381">
          <w:rPr>
            <w:szCs w:val="22"/>
          </w:rPr>
          <w:t>Dam site</w:t>
        </w:r>
      </w:ins>
      <w:r w:rsidR="00A45C23" w:rsidRPr="00D71381">
        <w:rPr>
          <w:szCs w:val="22"/>
        </w:rPr>
        <w:t xml:space="preserve"> is applied the PMF is 18,060 </w:t>
      </w:r>
      <w:r w:rsidR="00A45C23" w:rsidRPr="00D71381">
        <w:t>m</w:t>
      </w:r>
      <w:r w:rsidR="00A45C23" w:rsidRPr="00D71381">
        <w:rPr>
          <w:vertAlign w:val="superscript"/>
        </w:rPr>
        <w:t>3</w:t>
      </w:r>
      <w:r w:rsidR="00A45C23" w:rsidRPr="00D71381">
        <w:t>/s.</w:t>
      </w:r>
    </w:p>
    <w:p w14:paraId="44BECB31" w14:textId="77777777" w:rsidR="007B31AC" w:rsidRPr="001922FD" w:rsidRDefault="00846E7F" w:rsidP="001922FD">
      <w:pPr>
        <w:pStyle w:val="Heading2"/>
      </w:pPr>
      <w:bookmarkStart w:id="1308" w:name="_Toc98928410"/>
      <w:r w:rsidRPr="001922FD">
        <w:t>Unit Hydrograph Method</w:t>
      </w:r>
      <w:bookmarkEnd w:id="1308"/>
    </w:p>
    <w:p w14:paraId="6685E194" w14:textId="77777777" w:rsidR="00E04E7E" w:rsidRDefault="005B4DA3" w:rsidP="000A30E1">
      <w:pPr>
        <w:pStyle w:val="BodyText"/>
      </w:pPr>
      <w:r>
        <w:t xml:space="preserve">Snyder’s synthetic unit hydrograph method was used for the estimation of PMF from the calculated PMP value as given above using Hershfield’s method. </w:t>
      </w:r>
      <w:r w:rsidRPr="000A30E1">
        <w:t xml:space="preserve"> A synthetic unit hydrograph is derived from </w:t>
      </w:r>
      <w:r w:rsidRPr="00D71381">
        <w:t>theory and experience</w:t>
      </w:r>
      <w:r w:rsidRPr="000A30E1">
        <w:t>, and its purpose is to simulate basin diffusion by estimating the basin lag based on a certain formula or procedure.</w:t>
      </w:r>
      <w:r>
        <w:t xml:space="preserve"> </w:t>
      </w:r>
      <w:r w:rsidR="000A5159">
        <w:t>It is</w:t>
      </w:r>
      <w:r w:rsidR="000A5159" w:rsidRPr="000A30E1">
        <w:t xml:space="preserve"> based on relationships found between three characteristics of a standard unit hydrograph and descriptors of basin morphology.</w:t>
      </w:r>
      <w:r w:rsidR="000A5159">
        <w:t xml:space="preserve"> </w:t>
      </w:r>
      <w:r>
        <w:t xml:space="preserve">The basin properties like </w:t>
      </w:r>
      <w:r w:rsidR="00384F12">
        <w:t xml:space="preserve">the </w:t>
      </w:r>
      <w:r>
        <w:t xml:space="preserve">length of </w:t>
      </w:r>
      <w:r w:rsidR="00384F12">
        <w:t xml:space="preserve">the </w:t>
      </w:r>
      <w:r>
        <w:t xml:space="preserve">stream, distance from </w:t>
      </w:r>
      <w:r w:rsidR="00384F12">
        <w:t xml:space="preserve">the </w:t>
      </w:r>
      <w:r>
        <w:t xml:space="preserve">outlet of the watershed to the nearest centroid of watershed area, </w:t>
      </w:r>
      <w:r w:rsidR="00384F12">
        <w:t xml:space="preserve">the </w:t>
      </w:r>
      <w:r>
        <w:t>total area of the basin</w:t>
      </w:r>
      <w:r w:rsidR="00384F12">
        <w:t>,</w:t>
      </w:r>
      <w:r>
        <w:t xml:space="preserve"> and </w:t>
      </w:r>
      <w:r w:rsidR="00384F12">
        <w:t xml:space="preserve">the </w:t>
      </w:r>
      <w:r>
        <w:t>area below specific elevations were all derived from GIS.</w:t>
      </w:r>
    </w:p>
    <w:p w14:paraId="392BCF3F" w14:textId="77777777" w:rsidR="005B4DA3" w:rsidRDefault="000A5159" w:rsidP="000A30E1">
      <w:pPr>
        <w:pStyle w:val="BodyText"/>
      </w:pPr>
      <w:r w:rsidRPr="00D71381">
        <w:t xml:space="preserve">A specific event of rainfall recorded by </w:t>
      </w:r>
      <w:commentRangeStart w:id="1309"/>
      <w:r w:rsidRPr="00D71381">
        <w:t>AWS</w:t>
      </w:r>
      <w:commentRangeEnd w:id="1309"/>
      <w:r w:rsidR="00D71381">
        <w:rPr>
          <w:rStyle w:val="CommentReference"/>
          <w:rFonts w:ascii="Calibri" w:hAnsi="Calibri"/>
          <w:lang w:val="en-AU"/>
        </w:rPr>
        <w:commentReference w:id="1309"/>
      </w:r>
      <w:r w:rsidRPr="00D71381">
        <w:t xml:space="preserve"> near Dam location and discharge in </w:t>
      </w:r>
      <w:r w:rsidR="00384F12" w:rsidRPr="00D71381">
        <w:t xml:space="preserve">the </w:t>
      </w:r>
      <w:r w:rsidRPr="00D71381">
        <w:t xml:space="preserve">river on the same day was used for estimation of the lag time. The selected event was on date 5/31/2021 with </w:t>
      </w:r>
      <w:r w:rsidR="00384F12" w:rsidRPr="00D71381">
        <w:t xml:space="preserve">an </w:t>
      </w:r>
      <w:r w:rsidRPr="00D71381">
        <w:t>effective 1 hr rainfall value of 11.6 mm.</w:t>
      </w:r>
      <w:r>
        <w:t xml:space="preserve"> The recorded gauge in the </w:t>
      </w:r>
      <w:commentRangeStart w:id="1310"/>
      <w:commentRangeStart w:id="1311"/>
      <w:r>
        <w:t>AWLR</w:t>
      </w:r>
      <w:commentRangeEnd w:id="1310"/>
      <w:r w:rsidR="00D71381">
        <w:rPr>
          <w:rStyle w:val="CommentReference"/>
          <w:rFonts w:ascii="Calibri" w:hAnsi="Calibri"/>
          <w:lang w:val="en-AU"/>
        </w:rPr>
        <w:commentReference w:id="1310"/>
      </w:r>
      <w:commentRangeEnd w:id="1311"/>
      <w:r w:rsidR="00D71381">
        <w:rPr>
          <w:rStyle w:val="CommentReference"/>
          <w:rFonts w:ascii="Calibri" w:hAnsi="Calibri"/>
          <w:lang w:val="en-AU"/>
        </w:rPr>
        <w:commentReference w:id="1311"/>
      </w:r>
      <w:r>
        <w:t xml:space="preserve"> was converted to discharge value using the established rating curve equation. The lag time considering the given event was found to be about 8 hrs. </w:t>
      </w:r>
    </w:p>
    <w:p w14:paraId="60BA6D9D" w14:textId="77777777" w:rsidR="000A5159" w:rsidRDefault="000A5159" w:rsidP="000A30E1">
      <w:pPr>
        <w:pStyle w:val="BodyText"/>
      </w:pPr>
      <w:r>
        <w:lastRenderedPageBreak/>
        <w:t>The time parameter Ct and peak parameter Cp w</w:t>
      </w:r>
      <w:r w:rsidR="00384F12">
        <w:t>ere</w:t>
      </w:r>
      <w:r>
        <w:t xml:space="preserve"> then derived. We know that a</w:t>
      </w:r>
      <w:r w:rsidRPr="000A30E1">
        <w:t xml:space="preserve"> larger Ct meant a greater basin lag and, consequently, greater diffusion. A larger Cp meant a greater peak flow and, consequently, less diffusion.</w:t>
      </w:r>
    </w:p>
    <w:p w14:paraId="6B0C160B" w14:textId="77777777" w:rsidR="000A5159" w:rsidRDefault="000A5159" w:rsidP="000A30E1">
      <w:pPr>
        <w:pStyle w:val="BodyText"/>
      </w:pPr>
      <w:r>
        <w:t>Some of the formulas that ha</w:t>
      </w:r>
      <w:r w:rsidR="00384F12">
        <w:t>ve</w:t>
      </w:r>
      <w:r>
        <w:t xml:space="preserve"> been used in the process are</w:t>
      </w:r>
      <w:r w:rsidR="000A30E1">
        <w:t xml:space="preserve"> given in the text below.</w:t>
      </w:r>
    </w:p>
    <w:p w14:paraId="49B6A76C" w14:textId="77777777" w:rsidR="000A5159" w:rsidRDefault="006C203D" w:rsidP="000A30E1">
      <w:pPr>
        <w:pStyle w:val="BodyText"/>
      </w:pPr>
      <w:r>
        <w:t>Basin lag time from specific rainfall duration:</w:t>
      </w:r>
    </w:p>
    <w:p w14:paraId="7F41A4C9" w14:textId="77777777" w:rsidR="000A5159" w:rsidRPr="000A30E1" w:rsidRDefault="0046212A" w:rsidP="000A30E1">
      <w:pPr>
        <w:pStyle w:val="BodyText"/>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l</m:t>
              </m:r>
            </m:sub>
          </m:sSub>
          <m:r>
            <m:rPr>
              <m:sty m:val="p"/>
            </m:rPr>
            <w:rPr>
              <w:rFonts w:ascii="Cambria Math" w:hAnsi="Cambria Math"/>
            </w:rPr>
            <m:t xml:space="preserve">=5.5 </m:t>
          </m:r>
          <m:sSub>
            <m:sSubPr>
              <m:ctrlPr>
                <w:rPr>
                  <w:rFonts w:ascii="Cambria Math" w:hAnsi="Cambria Math"/>
                </w:rPr>
              </m:ctrlPr>
            </m:sSubPr>
            <m:e>
              <m:r>
                <w:rPr>
                  <w:rFonts w:ascii="Cambria Math" w:hAnsi="Cambria Math"/>
                </w:rPr>
                <m:t>t</m:t>
              </m:r>
            </m:e>
            <m:sub>
              <m:r>
                <w:rPr>
                  <w:rFonts w:ascii="Cambria Math" w:hAnsi="Cambria Math"/>
                </w:rPr>
                <m:t>r</m:t>
              </m:r>
            </m:sub>
          </m:sSub>
        </m:oMath>
      </m:oMathPara>
    </w:p>
    <w:p w14:paraId="145BA8F6" w14:textId="77777777" w:rsidR="000A5159" w:rsidRDefault="006C203D" w:rsidP="000A30E1">
      <w:pPr>
        <w:pStyle w:val="BodyText"/>
      </w:pPr>
      <w:r>
        <w:t>Time parameter Cp</w:t>
      </w:r>
      <w:r w:rsidR="000A30E1">
        <w:t>:</w:t>
      </w:r>
    </w:p>
    <w:p w14:paraId="1B6D9540" w14:textId="77777777" w:rsidR="006C203D" w:rsidRPr="006C203D" w:rsidRDefault="0046212A" w:rsidP="000A30E1">
      <w:pPr>
        <w:pStyle w:val="BodyText"/>
        <w:spacing w:before="0"/>
      </w:pPr>
      <m:oMath>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 xml:space="preserve">2 </m:t>
                </m:r>
              </m:sub>
            </m:sSub>
            <m:r>
              <m:rPr>
                <m:sty m:val="p"/>
              </m:rPr>
              <w:rPr>
                <w:rFonts w:ascii="Cambria Math" w:hAnsi="Cambria Math"/>
              </w:rPr>
              <m:t>×</m:t>
            </m:r>
            <m:r>
              <w:rPr>
                <w:rFonts w:ascii="Cambria Math" w:hAnsi="Cambria Math"/>
              </w:rPr>
              <m:t>A</m:t>
            </m:r>
          </m:den>
        </m:f>
        <m:r>
          <w:rPr>
            <w:rFonts w:ascii="Cambria Math" w:hAnsi="Cambria Math"/>
          </w:rPr>
          <m:t xml:space="preserve">       </m:t>
        </m:r>
      </m:oMath>
      <w:r w:rsidR="006C203D">
        <w:t xml:space="preserve">Where </w:t>
      </w:r>
      <w:r w:rsidR="000A30E1">
        <w:tab/>
      </w:r>
      <w:r w:rsidR="006C203D">
        <w:t>C</w:t>
      </w:r>
      <w:r w:rsidR="006C203D" w:rsidRPr="000A30E1">
        <w:rPr>
          <w:vertAlign w:val="subscript"/>
        </w:rPr>
        <w:t>2</w:t>
      </w:r>
      <w:r w:rsidR="006C203D">
        <w:t xml:space="preserve"> is </w:t>
      </w:r>
      <w:r w:rsidR="00AF35D6">
        <w:t>coefficient of value 2.75 adopted for the method using literature</w:t>
      </w:r>
    </w:p>
    <w:p w14:paraId="56036E59" w14:textId="77777777" w:rsidR="006C203D" w:rsidRDefault="006C203D" w:rsidP="000A30E1">
      <w:pPr>
        <w:pStyle w:val="BodyText"/>
        <w:spacing w:before="0"/>
        <w:ind w:left="1440" w:firstLine="720"/>
      </w:pPr>
      <w:r>
        <w:t xml:space="preserve">A </w:t>
      </w:r>
      <w:r w:rsidR="00AF35D6">
        <w:t>is the basin area in km</w:t>
      </w:r>
      <w:r w:rsidR="00AF35D6" w:rsidRPr="007E36BF">
        <w:rPr>
          <w:vertAlign w:val="superscript"/>
        </w:rPr>
        <w:t>2</w:t>
      </w:r>
    </w:p>
    <w:p w14:paraId="5CAD2BB7" w14:textId="77777777" w:rsidR="006C203D" w:rsidRDefault="006C203D" w:rsidP="000A30E1">
      <w:pPr>
        <w:pStyle w:val="BodyText"/>
        <w:spacing w:before="0"/>
        <w:ind w:left="1440" w:firstLine="720"/>
      </w:pPr>
      <w:r>
        <w:t>q</w:t>
      </w:r>
      <w:r w:rsidRPr="000A30E1">
        <w:rPr>
          <w:vertAlign w:val="subscript"/>
        </w:rPr>
        <w:t xml:space="preserve">p </w:t>
      </w:r>
      <w:r>
        <w:t xml:space="preserve">is </w:t>
      </w:r>
      <w:r w:rsidR="00384F12">
        <w:t xml:space="preserve">the </w:t>
      </w:r>
      <w:r>
        <w:t>peak direct runoff rate</w:t>
      </w:r>
      <w:r w:rsidR="00AF35D6">
        <w:t xml:space="preserve"> derived from observe discharge value</w:t>
      </w:r>
    </w:p>
    <w:p w14:paraId="7A72EE15" w14:textId="77777777" w:rsidR="00AF35D6" w:rsidRDefault="00AF35D6" w:rsidP="000A30E1">
      <w:pPr>
        <w:pStyle w:val="BodyText"/>
      </w:pPr>
      <w:r>
        <w:t xml:space="preserve">As these parameters were identified, the hydrograph was derived. </w:t>
      </w:r>
      <w:r w:rsidRPr="000A30E1">
        <w:t>Assuming a triangular shape for the UH, and given that the UH represents a direct runoff volume of 1 cm (1 in), the base time of the required UH may be estimated by,</w:t>
      </w:r>
    </w:p>
    <w:p w14:paraId="26249D55" w14:textId="77777777" w:rsidR="000A30E1" w:rsidRDefault="0046212A" w:rsidP="000A30E1">
      <w:pPr>
        <w:pStyle w:val="BodyText"/>
      </w:pPr>
      <m:oMath>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C3</m:t>
            </m:r>
            <m:r>
              <m:rPr>
                <m:sty m:val="p"/>
              </m:rPr>
              <w:rPr>
                <w:rFonts w:ascii="Cambria Math"/>
              </w:rPr>
              <m:t xml:space="preserve"> </m:t>
            </m:r>
            <m:r>
              <m:rPr>
                <m:sty m:val="p"/>
              </m:rPr>
              <w:rPr>
                <w:rFonts w:ascii="Cambria Math" w:hAnsi="Cambria Math"/>
              </w:rPr>
              <m:t>×A</m:t>
            </m:r>
          </m:num>
          <m:den>
            <m:sSub>
              <m:sSubPr>
                <m:ctrlPr>
                  <w:rPr>
                    <w:rFonts w:ascii="Cambria Math" w:hAnsi="Cambria Math"/>
                  </w:rPr>
                </m:ctrlPr>
              </m:sSubPr>
              <m:e>
                <m:r>
                  <w:rPr>
                    <w:rFonts w:ascii="Cambria Math" w:hAnsi="Cambria Math"/>
                  </w:rPr>
                  <m:t>q</m:t>
                </m:r>
              </m:e>
              <m:sub>
                <m:r>
                  <w:rPr>
                    <w:rFonts w:ascii="Cambria Math" w:hAnsi="Cambria Math"/>
                  </w:rPr>
                  <m:t>p</m:t>
                </m:r>
              </m:sub>
            </m:sSub>
          </m:den>
        </m:f>
        <m:r>
          <m:rPr>
            <m:sty m:val="p"/>
          </m:rPr>
          <w:rPr>
            <w:rFonts w:ascii="Cambria Math" w:hAnsi="Cambria Math"/>
          </w:rPr>
          <m:t xml:space="preserve"> </m:t>
        </m:r>
      </m:oMath>
      <w:r w:rsidR="000A30E1" w:rsidRPr="000A30E1">
        <w:t xml:space="preserve"> where C</w:t>
      </w:r>
      <w:r w:rsidR="000A30E1" w:rsidRPr="000A30E1">
        <w:rPr>
          <w:vertAlign w:val="subscript"/>
        </w:rPr>
        <w:t>3</w:t>
      </w:r>
      <w:r w:rsidR="000A30E1" w:rsidRPr="000A30E1">
        <w:t xml:space="preserve"> is 5.56</w:t>
      </w:r>
    </w:p>
    <w:p w14:paraId="65B4898A" w14:textId="77777777" w:rsidR="000A30E1" w:rsidRPr="000A30E1" w:rsidRDefault="000A30E1" w:rsidP="000A30E1">
      <w:pPr>
        <w:pStyle w:val="BodyText"/>
      </w:pPr>
      <w:r w:rsidRPr="000A30E1">
        <w:rPr>
          <w:rFonts w:eastAsia="Times New Roman" w:cs="Calibri"/>
          <w:bCs/>
          <w:color w:val="000000"/>
          <w:szCs w:val="20"/>
          <w:lang w:val="en-US"/>
        </w:rPr>
        <w:t xml:space="preserve">The time to peak </w:t>
      </w:r>
      <w:r w:rsidRPr="004C57CF">
        <w:rPr>
          <w:rFonts w:eastAsia="Times New Roman" w:cs="Calibri"/>
          <w:bCs/>
          <w:color w:val="000000"/>
          <w:szCs w:val="20"/>
          <w:lang w:val="en-US"/>
        </w:rPr>
        <w:t>t</w:t>
      </w:r>
      <w:r w:rsidRPr="004C57CF">
        <w:rPr>
          <w:rFonts w:eastAsia="Times New Roman" w:cs="Calibri"/>
          <w:bCs/>
          <w:color w:val="000000"/>
          <w:szCs w:val="20"/>
          <w:vertAlign w:val="subscript"/>
          <w:lang w:val="en-US"/>
        </w:rPr>
        <w:t>p</w:t>
      </w:r>
      <w:r w:rsidRPr="004C57CF">
        <w:rPr>
          <w:rFonts w:eastAsia="Times New Roman" w:cs="Calibri"/>
          <w:bCs/>
          <w:color w:val="000000"/>
          <w:szCs w:val="20"/>
          <w:lang w:val="en-US"/>
        </w:rPr>
        <w:t xml:space="preserve"> </w:t>
      </w:r>
      <w:r w:rsidRPr="000A30E1">
        <w:rPr>
          <w:rFonts w:eastAsia="Times New Roman" w:cs="Calibri"/>
          <w:bCs/>
          <w:color w:val="000000"/>
          <w:szCs w:val="20"/>
          <w:lang w:val="en-US"/>
        </w:rPr>
        <w:t>is calculated as</w:t>
      </w:r>
    </w:p>
    <w:p w14:paraId="5A0D4DCB" w14:textId="77777777" w:rsidR="000A30E1" w:rsidRPr="004C57CF" w:rsidRDefault="000A30E1" w:rsidP="000A30E1">
      <w:pPr>
        <w:pStyle w:val="BodyText"/>
        <w:rPr>
          <w:sz w:val="20"/>
        </w:rPr>
      </w:pPr>
      <w:r w:rsidRPr="000A30E1">
        <w:rPr>
          <w:rFonts w:eastAsia="Times New Roman" w:cs="Calibri"/>
          <w:bCs/>
          <w:color w:val="000000"/>
          <w:szCs w:val="20"/>
          <w:lang w:val="en-US"/>
        </w:rPr>
        <w:t>t</w:t>
      </w:r>
      <w:r w:rsidRPr="000A30E1">
        <w:rPr>
          <w:rFonts w:eastAsia="Times New Roman" w:cs="Calibri"/>
          <w:bCs/>
          <w:color w:val="000000"/>
          <w:szCs w:val="20"/>
          <w:vertAlign w:val="subscript"/>
          <w:lang w:val="en-US"/>
        </w:rPr>
        <w:t xml:space="preserve">p </w:t>
      </w:r>
      <w:r w:rsidRPr="004C57CF">
        <w:rPr>
          <w:rFonts w:eastAsia="Times New Roman" w:cs="Calibri"/>
          <w:bCs/>
          <w:color w:val="000000"/>
          <w:szCs w:val="20"/>
          <w:lang w:val="en-US"/>
        </w:rPr>
        <w:t>= t</w:t>
      </w:r>
      <w:r w:rsidRPr="004C57CF">
        <w:rPr>
          <w:rFonts w:eastAsia="Times New Roman" w:cs="Calibri"/>
          <w:bCs/>
          <w:color w:val="000000"/>
          <w:szCs w:val="20"/>
          <w:vertAlign w:val="subscript"/>
          <w:lang w:val="en-US"/>
        </w:rPr>
        <w:t>R</w:t>
      </w:r>
      <w:r w:rsidRPr="004C57CF">
        <w:rPr>
          <w:rFonts w:eastAsia="Times New Roman" w:cs="Calibri"/>
          <w:bCs/>
          <w:color w:val="000000"/>
          <w:szCs w:val="20"/>
          <w:lang w:val="en-US"/>
        </w:rPr>
        <w:t>/2+ t</w:t>
      </w:r>
      <w:r w:rsidRPr="004C57CF">
        <w:rPr>
          <w:rFonts w:eastAsia="Times New Roman" w:cs="Calibri"/>
          <w:bCs/>
          <w:color w:val="000000"/>
          <w:szCs w:val="20"/>
          <w:vertAlign w:val="subscript"/>
          <w:lang w:val="en-US"/>
        </w:rPr>
        <w:t>lr</w:t>
      </w:r>
    </w:p>
    <w:p w14:paraId="4B6E5CB5" w14:textId="77777777" w:rsidR="004C57CF" w:rsidRDefault="004C57CF" w:rsidP="000A30E1">
      <w:pPr>
        <w:pStyle w:val="BodyText"/>
      </w:pPr>
      <w:r w:rsidRPr="000A30E1">
        <w:t>As an aid in drawing an adequate UH, the U.S. Army Corps of Engineers developed relationships for the widths of the UH at values of 50% (W</w:t>
      </w:r>
      <w:r w:rsidRPr="002069EB">
        <w:rPr>
          <w:vertAlign w:val="subscript"/>
        </w:rPr>
        <w:t>50</w:t>
      </w:r>
      <w:r w:rsidRPr="000A30E1">
        <w:t>) and 75% (W</w:t>
      </w:r>
      <w:r w:rsidRPr="002069EB">
        <w:rPr>
          <w:vertAlign w:val="subscript"/>
        </w:rPr>
        <w:t>75</w:t>
      </w:r>
      <w:r w:rsidRPr="000A30E1">
        <w:t>) of q</w:t>
      </w:r>
      <w:r w:rsidR="002069EB">
        <w:rPr>
          <w:vertAlign w:val="subscript"/>
        </w:rPr>
        <w:t>p</w:t>
      </w:r>
      <w:r w:rsidRPr="000A30E1">
        <w:t>. The width in hours of the UH at a discharge equal to a certain percent of the peak discharge q</w:t>
      </w:r>
      <w:r w:rsidRPr="002069EB">
        <w:rPr>
          <w:vertAlign w:val="subscript"/>
        </w:rPr>
        <w:t>p</w:t>
      </w:r>
      <w:r w:rsidRPr="000A30E1">
        <w:t> is given by Chow et al. (1988) as,</w:t>
      </w:r>
    </w:p>
    <w:p w14:paraId="63E75E2C" w14:textId="77777777" w:rsidR="002069EB" w:rsidRPr="000A30E1" w:rsidRDefault="002069EB" w:rsidP="000A30E1">
      <w:pPr>
        <w:pStyle w:val="BodyText"/>
      </w:pPr>
      <m:oMathPara>
        <m:oMath>
          <m:r>
            <w:rPr>
              <w:rFonts w:ascii="Cambria Math" w:hAnsi="Cambria Math"/>
            </w:rPr>
            <m:t xml:space="preserve">W% =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r>
                        <w:rPr>
                          <w:rFonts w:ascii="Cambria Math" w:hAnsi="Cambria Math"/>
                        </w:rPr>
                        <m:t>A</m:t>
                      </m:r>
                    </m:den>
                  </m:f>
                </m:e>
              </m:d>
            </m:e>
            <m:sup>
              <m:r>
                <w:rPr>
                  <w:rFonts w:ascii="Cambria Math" w:hAnsi="Cambria Math"/>
                </w:rPr>
                <m:t>1.08</m:t>
              </m:r>
            </m:sup>
          </m:sSup>
        </m:oMath>
      </m:oMathPara>
    </w:p>
    <w:p w14:paraId="3E14B6B2" w14:textId="77777777" w:rsidR="00AF35D6" w:rsidRDefault="004C57CF" w:rsidP="0057341D">
      <w:pPr>
        <w:pStyle w:val="BodyText"/>
      </w:pPr>
      <w:r w:rsidRPr="004C57CF">
        <w:t>where the constant Cw is 1.22 (440 for English units) for the 75% width and equal to 2.14 (770 for English units) for the 50% width. Usually, one-third of this width is distributed before the peak time and two-thirds after the peak time, as recommended by the U.S. Army Corps of Engineers. </w:t>
      </w:r>
    </w:p>
    <w:p w14:paraId="3BB1960B" w14:textId="121DD062" w:rsidR="0057341D" w:rsidRDefault="002069EB" w:rsidP="0057341D">
      <w:pPr>
        <w:pStyle w:val="BodyText"/>
      </w:pPr>
      <w:r>
        <w:t xml:space="preserve">The distributed 6-h discharge </w:t>
      </w:r>
      <w:r w:rsidR="00511C15">
        <w:t xml:space="preserve">unit hydrograph ordinate for the </w:t>
      </w:r>
      <w:r>
        <w:t xml:space="preserve"> is given in </w:t>
      </w:r>
      <w:r w:rsidR="00690EE2">
        <w:fldChar w:fldCharType="begin"/>
      </w:r>
      <w:r w:rsidR="00690EE2">
        <w:instrText xml:space="preserve"> REF _Ref84250208 \h </w:instrText>
      </w:r>
      <w:r w:rsidR="00690EE2">
        <w:fldChar w:fldCharType="separate"/>
      </w:r>
      <w:r w:rsidR="00CA7649">
        <w:t xml:space="preserve">Table </w:t>
      </w:r>
      <w:r w:rsidR="00CA7649">
        <w:rPr>
          <w:noProof/>
        </w:rPr>
        <w:t>2</w:t>
      </w:r>
      <w:r w:rsidR="00CA7649">
        <w:noBreakHyphen/>
      </w:r>
      <w:r w:rsidR="00CA7649">
        <w:rPr>
          <w:noProof/>
        </w:rPr>
        <w:t>1</w:t>
      </w:r>
      <w:r w:rsidR="00690EE2">
        <w:fldChar w:fldCharType="end"/>
      </w:r>
      <w:r w:rsidR="00690EE2">
        <w:t>.</w:t>
      </w:r>
    </w:p>
    <w:p w14:paraId="26D5F37F" w14:textId="7CB148C8" w:rsidR="002069EB" w:rsidRDefault="002069EB" w:rsidP="002069EB">
      <w:pPr>
        <w:pStyle w:val="Caption"/>
        <w:keepNext/>
      </w:pPr>
      <w:bookmarkStart w:id="1312" w:name="_Ref84250208"/>
      <w:bookmarkStart w:id="1313" w:name="_Toc98928428"/>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bookmarkEnd w:id="1312"/>
      <w:r>
        <w:t>:  6-hours unit hydrograph abscissa and ordinates</w:t>
      </w:r>
      <w:bookmarkEnd w:id="1313"/>
    </w:p>
    <w:tbl>
      <w:tblPr>
        <w:tblW w:w="3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14" w:author="Kumar Baral" w:date="2023-02-07T17:16:00Z">
          <w:tblPr>
            <w:tblW w:w="3128" w:type="dxa"/>
            <w:jc w:val="center"/>
            <w:tblLook w:val="04A0" w:firstRow="1" w:lastRow="0" w:firstColumn="1" w:lastColumn="0" w:noHBand="0" w:noVBand="1"/>
          </w:tblPr>
        </w:tblPrChange>
      </w:tblPr>
      <w:tblGrid>
        <w:gridCol w:w="1580"/>
        <w:gridCol w:w="1548"/>
        <w:tblGridChange w:id="1315">
          <w:tblGrid>
            <w:gridCol w:w="1580"/>
            <w:gridCol w:w="1548"/>
          </w:tblGrid>
        </w:tblGridChange>
      </w:tblGrid>
      <w:tr w:rsidR="002069EB" w:rsidRPr="002069EB" w14:paraId="3EE924E0" w14:textId="77777777" w:rsidTr="0073438D">
        <w:trPr>
          <w:trHeight w:val="288"/>
          <w:tblHeader/>
          <w:jc w:val="center"/>
          <w:trPrChange w:id="1316" w:author="Kumar Baral" w:date="2023-02-07T17:16:00Z">
            <w:trPr>
              <w:trHeight w:val="288"/>
              <w:tblHeader/>
              <w:jc w:val="center"/>
            </w:trPr>
          </w:trPrChange>
        </w:trPr>
        <w:tc>
          <w:tcPr>
            <w:tcW w:w="3128" w:type="dxa"/>
            <w:gridSpan w:val="2"/>
            <w:shd w:val="clear" w:color="auto" w:fill="BFBFBF" w:themeFill="background1" w:themeFillShade="BF"/>
            <w:noWrap/>
            <w:vAlign w:val="center"/>
            <w:hideMark/>
            <w:tcPrChange w:id="1317" w:author="Kumar Baral" w:date="2023-02-07T17:16:00Z">
              <w:tcPr>
                <w:tcW w:w="3128" w:type="dxa"/>
                <w:gridSpan w:val="2"/>
                <w:tcBorders>
                  <w:top w:val="single" w:sz="4" w:space="0" w:color="F4B084"/>
                  <w:left w:val="single" w:sz="4" w:space="0" w:color="F4B084"/>
                  <w:bottom w:val="single" w:sz="4" w:space="0" w:color="F4B084"/>
                  <w:right w:val="single" w:sz="4" w:space="0" w:color="F4B084"/>
                </w:tcBorders>
                <w:shd w:val="clear" w:color="auto" w:fill="ED7D31" w:themeFill="accent2"/>
                <w:noWrap/>
                <w:vAlign w:val="center"/>
                <w:hideMark/>
              </w:tcPr>
            </w:tcPrChange>
          </w:tcPr>
          <w:p w14:paraId="78EB1E42" w14:textId="77777777" w:rsidR="002069EB" w:rsidRPr="0073438D" w:rsidRDefault="002069EB" w:rsidP="002069EB">
            <w:pPr>
              <w:spacing w:after="0" w:line="240" w:lineRule="auto"/>
              <w:jc w:val="center"/>
              <w:rPr>
                <w:rFonts w:eastAsia="Times New Roman" w:cs="Calibri"/>
                <w:b/>
                <w:sz w:val="22"/>
                <w:szCs w:val="22"/>
                <w:lang w:val="en-US"/>
                <w:rPrChange w:id="1318"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319" w:author="Kumar Baral" w:date="2023-02-07T17:16:00Z">
                  <w:rPr>
                    <w:rFonts w:eastAsia="Times New Roman" w:cs="Calibri"/>
                    <w:b/>
                    <w:color w:val="FFFFFF" w:themeColor="background1"/>
                    <w:sz w:val="22"/>
                    <w:szCs w:val="22"/>
                    <w:lang w:val="en-US"/>
                  </w:rPr>
                </w:rPrChange>
              </w:rPr>
              <w:t>6-h unit</w:t>
            </w:r>
            <w:r w:rsidR="00D529D6" w:rsidRPr="0073438D">
              <w:rPr>
                <w:rFonts w:eastAsia="Times New Roman" w:cs="Calibri"/>
                <w:b/>
                <w:sz w:val="22"/>
                <w:szCs w:val="22"/>
                <w:lang w:val="en-US"/>
                <w:rPrChange w:id="1320" w:author="Kumar Baral" w:date="2023-02-07T17:16:00Z">
                  <w:rPr>
                    <w:rFonts w:eastAsia="Times New Roman" w:cs="Calibri"/>
                    <w:b/>
                    <w:color w:val="FFFFFF" w:themeColor="background1"/>
                    <w:sz w:val="22"/>
                    <w:szCs w:val="22"/>
                    <w:lang w:val="en-US"/>
                  </w:rPr>
                </w:rPrChange>
              </w:rPr>
              <w:t xml:space="preserve"> flow</w:t>
            </w:r>
            <w:r w:rsidRPr="0073438D">
              <w:rPr>
                <w:rFonts w:eastAsia="Times New Roman" w:cs="Calibri"/>
                <w:b/>
                <w:sz w:val="22"/>
                <w:szCs w:val="22"/>
                <w:lang w:val="en-US"/>
                <w:rPrChange w:id="1321" w:author="Kumar Baral" w:date="2023-02-07T17:16:00Z">
                  <w:rPr>
                    <w:rFonts w:eastAsia="Times New Roman" w:cs="Calibri"/>
                    <w:b/>
                    <w:color w:val="FFFFFF" w:themeColor="background1"/>
                    <w:sz w:val="22"/>
                    <w:szCs w:val="22"/>
                    <w:lang w:val="en-US"/>
                  </w:rPr>
                </w:rPrChange>
              </w:rPr>
              <w:t xml:space="preserve"> hydrograph</w:t>
            </w:r>
          </w:p>
          <w:p w14:paraId="6EF4C2FC" w14:textId="77777777" w:rsidR="002069EB" w:rsidRPr="0073438D" w:rsidRDefault="002069EB" w:rsidP="002069EB">
            <w:pPr>
              <w:spacing w:after="0" w:line="240" w:lineRule="auto"/>
              <w:jc w:val="center"/>
              <w:rPr>
                <w:rFonts w:eastAsia="Times New Roman" w:cs="Calibri"/>
                <w:b/>
                <w:sz w:val="22"/>
                <w:szCs w:val="22"/>
                <w:lang w:val="en-US"/>
                <w:rPrChange w:id="1322" w:author="Kumar Baral" w:date="2023-02-07T17:16:00Z">
                  <w:rPr>
                    <w:rFonts w:eastAsia="Times New Roman" w:cs="Calibri"/>
                    <w:b/>
                    <w:color w:val="FFFFFF" w:themeColor="background1"/>
                    <w:sz w:val="22"/>
                    <w:szCs w:val="22"/>
                    <w:lang w:val="en-US"/>
                  </w:rPr>
                </w:rPrChange>
              </w:rPr>
            </w:pPr>
          </w:p>
        </w:tc>
      </w:tr>
      <w:tr w:rsidR="002069EB" w:rsidRPr="002069EB" w14:paraId="5587D6EC" w14:textId="77777777" w:rsidTr="0073438D">
        <w:trPr>
          <w:trHeight w:val="288"/>
          <w:tblHeader/>
          <w:jc w:val="center"/>
          <w:trPrChange w:id="1323" w:author="Kumar Baral" w:date="2023-02-07T17:16:00Z">
            <w:trPr>
              <w:trHeight w:val="288"/>
              <w:tblHeader/>
              <w:jc w:val="center"/>
            </w:trPr>
          </w:trPrChange>
        </w:trPr>
        <w:tc>
          <w:tcPr>
            <w:tcW w:w="1580" w:type="dxa"/>
            <w:shd w:val="clear" w:color="auto" w:fill="BFBFBF" w:themeFill="background1" w:themeFillShade="BF"/>
            <w:noWrap/>
            <w:vAlign w:val="center"/>
            <w:hideMark/>
            <w:tcPrChange w:id="1324" w:author="Kumar Baral" w:date="2023-02-07T17:16:00Z">
              <w:tcPr>
                <w:tcW w:w="1580" w:type="dxa"/>
                <w:tcBorders>
                  <w:top w:val="nil"/>
                  <w:left w:val="single" w:sz="4" w:space="0" w:color="F4B084"/>
                  <w:bottom w:val="single" w:sz="4" w:space="0" w:color="F4B084"/>
                  <w:right w:val="single" w:sz="4" w:space="0" w:color="F4B084"/>
                </w:tcBorders>
                <w:shd w:val="clear" w:color="auto" w:fill="ED7D31" w:themeFill="accent2"/>
                <w:noWrap/>
                <w:vAlign w:val="center"/>
                <w:hideMark/>
              </w:tcPr>
            </w:tcPrChange>
          </w:tcPr>
          <w:p w14:paraId="11386B70" w14:textId="77777777" w:rsidR="002069EB" w:rsidRPr="0073438D" w:rsidRDefault="002069EB" w:rsidP="002069EB">
            <w:pPr>
              <w:spacing w:after="0" w:line="240" w:lineRule="auto"/>
              <w:jc w:val="center"/>
              <w:rPr>
                <w:rFonts w:eastAsia="Times New Roman" w:cs="Calibri"/>
                <w:b/>
                <w:sz w:val="22"/>
                <w:szCs w:val="22"/>
                <w:lang w:val="en-US"/>
                <w:rPrChange w:id="1325"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326" w:author="Kumar Baral" w:date="2023-02-07T17:16:00Z">
                  <w:rPr>
                    <w:rFonts w:eastAsia="Times New Roman" w:cs="Calibri"/>
                    <w:b/>
                    <w:color w:val="FFFFFF" w:themeColor="background1"/>
                    <w:sz w:val="22"/>
                    <w:szCs w:val="22"/>
                    <w:lang w:val="en-US"/>
                  </w:rPr>
                </w:rPrChange>
              </w:rPr>
              <w:t>Time (hr)</w:t>
            </w:r>
          </w:p>
        </w:tc>
        <w:tc>
          <w:tcPr>
            <w:tcW w:w="1548" w:type="dxa"/>
            <w:shd w:val="clear" w:color="auto" w:fill="BFBFBF" w:themeFill="background1" w:themeFillShade="BF"/>
            <w:noWrap/>
            <w:vAlign w:val="center"/>
            <w:hideMark/>
            <w:tcPrChange w:id="1327" w:author="Kumar Baral" w:date="2023-02-07T17:16:00Z">
              <w:tcPr>
                <w:tcW w:w="1548" w:type="dxa"/>
                <w:tcBorders>
                  <w:top w:val="nil"/>
                  <w:left w:val="nil"/>
                  <w:bottom w:val="single" w:sz="4" w:space="0" w:color="F4B084"/>
                  <w:right w:val="single" w:sz="4" w:space="0" w:color="F4B084"/>
                </w:tcBorders>
                <w:shd w:val="clear" w:color="auto" w:fill="ED7D31" w:themeFill="accent2"/>
                <w:noWrap/>
                <w:vAlign w:val="center"/>
                <w:hideMark/>
              </w:tcPr>
            </w:tcPrChange>
          </w:tcPr>
          <w:p w14:paraId="3C7E54CB" w14:textId="77777777" w:rsidR="002069EB" w:rsidRPr="0073438D" w:rsidRDefault="002069EB" w:rsidP="002069EB">
            <w:pPr>
              <w:spacing w:after="0" w:line="240" w:lineRule="auto"/>
              <w:jc w:val="center"/>
              <w:rPr>
                <w:rFonts w:eastAsia="Times New Roman" w:cs="Calibri"/>
                <w:b/>
                <w:sz w:val="22"/>
                <w:szCs w:val="22"/>
                <w:lang w:val="en-US"/>
                <w:rPrChange w:id="1328"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329" w:author="Kumar Baral" w:date="2023-02-07T17:16:00Z">
                  <w:rPr>
                    <w:rFonts w:eastAsia="Times New Roman" w:cs="Calibri"/>
                    <w:b/>
                    <w:color w:val="FFFFFF" w:themeColor="background1"/>
                    <w:sz w:val="22"/>
                    <w:szCs w:val="22"/>
                    <w:lang w:val="en-US"/>
                  </w:rPr>
                </w:rPrChange>
              </w:rPr>
              <w:t>Discharge (m</w:t>
            </w:r>
            <w:r w:rsidRPr="0073438D">
              <w:rPr>
                <w:rFonts w:eastAsia="Times New Roman" w:cs="Calibri"/>
                <w:b/>
                <w:sz w:val="22"/>
                <w:szCs w:val="22"/>
                <w:vertAlign w:val="superscript"/>
                <w:lang w:val="en-US"/>
                <w:rPrChange w:id="1330" w:author="Kumar Baral" w:date="2023-02-07T17:16:00Z">
                  <w:rPr>
                    <w:rFonts w:eastAsia="Times New Roman" w:cs="Calibri"/>
                    <w:b/>
                    <w:color w:val="FFFFFF" w:themeColor="background1"/>
                    <w:sz w:val="22"/>
                    <w:szCs w:val="22"/>
                    <w:vertAlign w:val="superscript"/>
                    <w:lang w:val="en-US"/>
                  </w:rPr>
                </w:rPrChange>
              </w:rPr>
              <w:t>3</w:t>
            </w:r>
            <w:r w:rsidRPr="0073438D">
              <w:rPr>
                <w:rFonts w:eastAsia="Times New Roman" w:cs="Calibri"/>
                <w:b/>
                <w:sz w:val="22"/>
                <w:szCs w:val="22"/>
                <w:lang w:val="en-US"/>
                <w:rPrChange w:id="1331" w:author="Kumar Baral" w:date="2023-02-07T17:16:00Z">
                  <w:rPr>
                    <w:rFonts w:eastAsia="Times New Roman" w:cs="Calibri"/>
                    <w:b/>
                    <w:color w:val="FFFFFF" w:themeColor="background1"/>
                    <w:sz w:val="22"/>
                    <w:szCs w:val="22"/>
                    <w:lang w:val="en-US"/>
                  </w:rPr>
                </w:rPrChange>
              </w:rPr>
              <w:t>/s)</w:t>
            </w:r>
          </w:p>
        </w:tc>
      </w:tr>
      <w:tr w:rsidR="00511C15" w:rsidRPr="002069EB" w14:paraId="11031FA0" w14:textId="77777777" w:rsidTr="0073438D">
        <w:trPr>
          <w:trHeight w:val="288"/>
          <w:jc w:val="center"/>
          <w:trPrChange w:id="1332" w:author="Kumar Baral" w:date="2023-02-07T17:16:00Z">
            <w:trPr>
              <w:trHeight w:val="288"/>
              <w:jc w:val="center"/>
            </w:trPr>
          </w:trPrChange>
        </w:trPr>
        <w:tc>
          <w:tcPr>
            <w:tcW w:w="1580" w:type="dxa"/>
            <w:shd w:val="clear" w:color="auto" w:fill="auto"/>
            <w:noWrap/>
            <w:vAlign w:val="bottom"/>
            <w:hideMark/>
            <w:tcPrChange w:id="1333"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574CFA2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0</w:t>
            </w:r>
          </w:p>
        </w:tc>
        <w:tc>
          <w:tcPr>
            <w:tcW w:w="1548" w:type="dxa"/>
            <w:shd w:val="clear" w:color="auto" w:fill="auto"/>
            <w:noWrap/>
            <w:vAlign w:val="bottom"/>
            <w:hideMark/>
            <w:tcPrChange w:id="1334"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3F253230"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0</w:t>
            </w:r>
          </w:p>
        </w:tc>
      </w:tr>
      <w:tr w:rsidR="00511C15" w:rsidRPr="002069EB" w14:paraId="313B3363" w14:textId="77777777" w:rsidTr="0073438D">
        <w:trPr>
          <w:trHeight w:val="288"/>
          <w:jc w:val="center"/>
          <w:trPrChange w:id="1335" w:author="Kumar Baral" w:date="2023-02-07T17:16:00Z">
            <w:trPr>
              <w:trHeight w:val="288"/>
              <w:jc w:val="center"/>
            </w:trPr>
          </w:trPrChange>
        </w:trPr>
        <w:tc>
          <w:tcPr>
            <w:tcW w:w="1580" w:type="dxa"/>
            <w:shd w:val="clear" w:color="auto" w:fill="auto"/>
            <w:noWrap/>
            <w:vAlign w:val="bottom"/>
            <w:hideMark/>
            <w:tcPrChange w:id="1336"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3FE0FBD7"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w:t>
            </w:r>
          </w:p>
        </w:tc>
        <w:tc>
          <w:tcPr>
            <w:tcW w:w="1548" w:type="dxa"/>
            <w:shd w:val="clear" w:color="auto" w:fill="auto"/>
            <w:noWrap/>
            <w:vAlign w:val="bottom"/>
            <w:hideMark/>
            <w:tcPrChange w:id="1337"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352A4238"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65.2</w:t>
            </w:r>
          </w:p>
        </w:tc>
      </w:tr>
      <w:tr w:rsidR="00511C15" w:rsidRPr="002069EB" w14:paraId="3FE2FF8B" w14:textId="77777777" w:rsidTr="0073438D">
        <w:trPr>
          <w:trHeight w:val="288"/>
          <w:jc w:val="center"/>
          <w:trPrChange w:id="1338" w:author="Kumar Baral" w:date="2023-02-07T17:16:00Z">
            <w:trPr>
              <w:trHeight w:val="288"/>
              <w:jc w:val="center"/>
            </w:trPr>
          </w:trPrChange>
        </w:trPr>
        <w:tc>
          <w:tcPr>
            <w:tcW w:w="1580" w:type="dxa"/>
            <w:shd w:val="clear" w:color="auto" w:fill="auto"/>
            <w:noWrap/>
            <w:vAlign w:val="bottom"/>
            <w:hideMark/>
            <w:tcPrChange w:id="1339"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472F3D0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6</w:t>
            </w:r>
          </w:p>
        </w:tc>
        <w:tc>
          <w:tcPr>
            <w:tcW w:w="1548" w:type="dxa"/>
            <w:shd w:val="clear" w:color="auto" w:fill="auto"/>
            <w:noWrap/>
            <w:vAlign w:val="bottom"/>
            <w:hideMark/>
            <w:tcPrChange w:id="1340"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A44E3C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130.4</w:t>
            </w:r>
          </w:p>
        </w:tc>
      </w:tr>
      <w:tr w:rsidR="00511C15" w:rsidRPr="002069EB" w14:paraId="777CAAF3" w14:textId="77777777" w:rsidTr="0073438D">
        <w:trPr>
          <w:trHeight w:val="288"/>
          <w:jc w:val="center"/>
          <w:trPrChange w:id="1341" w:author="Kumar Baral" w:date="2023-02-07T17:16:00Z">
            <w:trPr>
              <w:trHeight w:val="288"/>
              <w:jc w:val="center"/>
            </w:trPr>
          </w:trPrChange>
        </w:trPr>
        <w:tc>
          <w:tcPr>
            <w:tcW w:w="1580" w:type="dxa"/>
            <w:shd w:val="clear" w:color="auto" w:fill="auto"/>
            <w:noWrap/>
            <w:vAlign w:val="bottom"/>
            <w:hideMark/>
            <w:tcPrChange w:id="1342"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2723E7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9</w:t>
            </w:r>
          </w:p>
        </w:tc>
        <w:tc>
          <w:tcPr>
            <w:tcW w:w="1548" w:type="dxa"/>
            <w:shd w:val="clear" w:color="auto" w:fill="auto"/>
            <w:noWrap/>
            <w:vAlign w:val="bottom"/>
            <w:hideMark/>
            <w:tcPrChange w:id="1343"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3D2C280"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195.5</w:t>
            </w:r>
          </w:p>
        </w:tc>
      </w:tr>
      <w:tr w:rsidR="00511C15" w:rsidRPr="002069EB" w14:paraId="2D2A6981" w14:textId="77777777" w:rsidTr="0073438D">
        <w:trPr>
          <w:trHeight w:val="288"/>
          <w:jc w:val="center"/>
          <w:trPrChange w:id="1344" w:author="Kumar Baral" w:date="2023-02-07T17:16:00Z">
            <w:trPr>
              <w:trHeight w:val="288"/>
              <w:jc w:val="center"/>
            </w:trPr>
          </w:trPrChange>
        </w:trPr>
        <w:tc>
          <w:tcPr>
            <w:tcW w:w="1580" w:type="dxa"/>
            <w:shd w:val="clear" w:color="auto" w:fill="auto"/>
            <w:noWrap/>
            <w:vAlign w:val="bottom"/>
            <w:hideMark/>
            <w:tcPrChange w:id="1345"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4B72631"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12</w:t>
            </w:r>
          </w:p>
        </w:tc>
        <w:tc>
          <w:tcPr>
            <w:tcW w:w="1548" w:type="dxa"/>
            <w:shd w:val="clear" w:color="auto" w:fill="auto"/>
            <w:noWrap/>
            <w:vAlign w:val="bottom"/>
            <w:hideMark/>
            <w:tcPrChange w:id="1346"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0140C74C"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262.0</w:t>
            </w:r>
          </w:p>
        </w:tc>
      </w:tr>
      <w:tr w:rsidR="00511C15" w:rsidRPr="002069EB" w14:paraId="7D009636" w14:textId="77777777" w:rsidTr="0073438D">
        <w:trPr>
          <w:trHeight w:val="288"/>
          <w:jc w:val="center"/>
          <w:trPrChange w:id="1347" w:author="Kumar Baral" w:date="2023-02-07T17:16:00Z">
            <w:trPr>
              <w:trHeight w:val="288"/>
              <w:jc w:val="center"/>
            </w:trPr>
          </w:trPrChange>
        </w:trPr>
        <w:tc>
          <w:tcPr>
            <w:tcW w:w="1580" w:type="dxa"/>
            <w:shd w:val="clear" w:color="auto" w:fill="auto"/>
            <w:noWrap/>
            <w:vAlign w:val="bottom"/>
            <w:hideMark/>
            <w:tcPrChange w:id="1348"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4F1E4ADD"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15</w:t>
            </w:r>
          </w:p>
        </w:tc>
        <w:tc>
          <w:tcPr>
            <w:tcW w:w="1548" w:type="dxa"/>
            <w:shd w:val="clear" w:color="auto" w:fill="auto"/>
            <w:noWrap/>
            <w:vAlign w:val="bottom"/>
            <w:hideMark/>
            <w:tcPrChange w:id="1349"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582ACCD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322.8</w:t>
            </w:r>
          </w:p>
        </w:tc>
      </w:tr>
      <w:tr w:rsidR="00511C15" w:rsidRPr="002069EB" w14:paraId="52EAA698" w14:textId="77777777" w:rsidTr="0073438D">
        <w:trPr>
          <w:trHeight w:val="288"/>
          <w:jc w:val="center"/>
          <w:trPrChange w:id="1350" w:author="Kumar Baral" w:date="2023-02-07T17:16:00Z">
            <w:trPr>
              <w:trHeight w:val="288"/>
              <w:jc w:val="center"/>
            </w:trPr>
          </w:trPrChange>
        </w:trPr>
        <w:tc>
          <w:tcPr>
            <w:tcW w:w="1580" w:type="dxa"/>
            <w:shd w:val="clear" w:color="auto" w:fill="auto"/>
            <w:noWrap/>
            <w:vAlign w:val="bottom"/>
            <w:hideMark/>
            <w:tcPrChange w:id="1351"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1A8F9479"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18</w:t>
            </w:r>
          </w:p>
        </w:tc>
        <w:tc>
          <w:tcPr>
            <w:tcW w:w="1548" w:type="dxa"/>
            <w:shd w:val="clear" w:color="auto" w:fill="auto"/>
            <w:noWrap/>
            <w:vAlign w:val="bottom"/>
            <w:hideMark/>
            <w:tcPrChange w:id="1352"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113FAD5E"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373.1</w:t>
            </w:r>
          </w:p>
        </w:tc>
      </w:tr>
      <w:tr w:rsidR="00511C15" w:rsidRPr="002069EB" w14:paraId="7C7C0378" w14:textId="77777777" w:rsidTr="0073438D">
        <w:trPr>
          <w:trHeight w:val="288"/>
          <w:jc w:val="center"/>
          <w:trPrChange w:id="1353" w:author="Kumar Baral" w:date="2023-02-07T17:16:00Z">
            <w:trPr>
              <w:trHeight w:val="288"/>
              <w:jc w:val="center"/>
            </w:trPr>
          </w:trPrChange>
        </w:trPr>
        <w:tc>
          <w:tcPr>
            <w:tcW w:w="1580" w:type="dxa"/>
            <w:shd w:val="clear" w:color="auto" w:fill="auto"/>
            <w:noWrap/>
            <w:vAlign w:val="bottom"/>
            <w:hideMark/>
            <w:tcPrChange w:id="1354"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F05FEF2"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21</w:t>
            </w:r>
          </w:p>
        </w:tc>
        <w:tc>
          <w:tcPr>
            <w:tcW w:w="1548" w:type="dxa"/>
            <w:shd w:val="clear" w:color="auto" w:fill="auto"/>
            <w:noWrap/>
            <w:vAlign w:val="bottom"/>
            <w:hideMark/>
            <w:tcPrChange w:id="1355"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41248B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398.2</w:t>
            </w:r>
          </w:p>
        </w:tc>
      </w:tr>
      <w:tr w:rsidR="00511C15" w:rsidRPr="002069EB" w14:paraId="4F93FBD1" w14:textId="77777777" w:rsidTr="0073438D">
        <w:trPr>
          <w:trHeight w:val="288"/>
          <w:jc w:val="center"/>
          <w:trPrChange w:id="1356" w:author="Kumar Baral" w:date="2023-02-07T17:16:00Z">
            <w:trPr>
              <w:trHeight w:val="288"/>
              <w:jc w:val="center"/>
            </w:trPr>
          </w:trPrChange>
        </w:trPr>
        <w:tc>
          <w:tcPr>
            <w:tcW w:w="1580" w:type="dxa"/>
            <w:shd w:val="clear" w:color="auto" w:fill="auto"/>
            <w:noWrap/>
            <w:vAlign w:val="bottom"/>
            <w:hideMark/>
            <w:tcPrChange w:id="1357"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3C9E09F4"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24</w:t>
            </w:r>
          </w:p>
        </w:tc>
        <w:tc>
          <w:tcPr>
            <w:tcW w:w="1548" w:type="dxa"/>
            <w:shd w:val="clear" w:color="auto" w:fill="auto"/>
            <w:noWrap/>
            <w:vAlign w:val="bottom"/>
            <w:hideMark/>
            <w:tcPrChange w:id="1358"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15F0BD1F"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373.1</w:t>
            </w:r>
          </w:p>
        </w:tc>
      </w:tr>
      <w:tr w:rsidR="00511C15" w:rsidRPr="002069EB" w14:paraId="4BA72C6C" w14:textId="77777777" w:rsidTr="0073438D">
        <w:trPr>
          <w:trHeight w:val="288"/>
          <w:jc w:val="center"/>
          <w:trPrChange w:id="1359" w:author="Kumar Baral" w:date="2023-02-07T17:16:00Z">
            <w:trPr>
              <w:trHeight w:val="288"/>
              <w:jc w:val="center"/>
            </w:trPr>
          </w:trPrChange>
        </w:trPr>
        <w:tc>
          <w:tcPr>
            <w:tcW w:w="1580" w:type="dxa"/>
            <w:shd w:val="clear" w:color="auto" w:fill="auto"/>
            <w:noWrap/>
            <w:vAlign w:val="bottom"/>
            <w:hideMark/>
            <w:tcPrChange w:id="1360"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7B306B8C"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27</w:t>
            </w:r>
          </w:p>
        </w:tc>
        <w:tc>
          <w:tcPr>
            <w:tcW w:w="1548" w:type="dxa"/>
            <w:shd w:val="clear" w:color="auto" w:fill="auto"/>
            <w:noWrap/>
            <w:vAlign w:val="bottom"/>
            <w:hideMark/>
            <w:tcPrChange w:id="1361"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0B9AC5E9"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348.0</w:t>
            </w:r>
          </w:p>
        </w:tc>
      </w:tr>
      <w:tr w:rsidR="00511C15" w:rsidRPr="002069EB" w14:paraId="411317E8" w14:textId="77777777" w:rsidTr="0073438D">
        <w:trPr>
          <w:trHeight w:val="288"/>
          <w:jc w:val="center"/>
          <w:trPrChange w:id="1362" w:author="Kumar Baral" w:date="2023-02-07T17:16:00Z">
            <w:trPr>
              <w:trHeight w:val="288"/>
              <w:jc w:val="center"/>
            </w:trPr>
          </w:trPrChange>
        </w:trPr>
        <w:tc>
          <w:tcPr>
            <w:tcW w:w="1580" w:type="dxa"/>
            <w:shd w:val="clear" w:color="auto" w:fill="auto"/>
            <w:noWrap/>
            <w:vAlign w:val="bottom"/>
            <w:hideMark/>
            <w:tcPrChange w:id="1363"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67600E9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lastRenderedPageBreak/>
              <w:t>30</w:t>
            </w:r>
          </w:p>
        </w:tc>
        <w:tc>
          <w:tcPr>
            <w:tcW w:w="1548" w:type="dxa"/>
            <w:shd w:val="clear" w:color="auto" w:fill="auto"/>
            <w:noWrap/>
            <w:vAlign w:val="bottom"/>
            <w:hideMark/>
            <w:tcPrChange w:id="1364"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6B1C8B2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322.8</w:t>
            </w:r>
          </w:p>
        </w:tc>
      </w:tr>
      <w:tr w:rsidR="00511C15" w:rsidRPr="002069EB" w14:paraId="459FCCB6" w14:textId="77777777" w:rsidTr="0073438D">
        <w:trPr>
          <w:trHeight w:val="288"/>
          <w:jc w:val="center"/>
          <w:trPrChange w:id="1365" w:author="Kumar Baral" w:date="2023-02-07T17:16:00Z">
            <w:trPr>
              <w:trHeight w:val="288"/>
              <w:jc w:val="center"/>
            </w:trPr>
          </w:trPrChange>
        </w:trPr>
        <w:tc>
          <w:tcPr>
            <w:tcW w:w="1580" w:type="dxa"/>
            <w:shd w:val="clear" w:color="auto" w:fill="auto"/>
            <w:noWrap/>
            <w:vAlign w:val="bottom"/>
            <w:hideMark/>
            <w:tcPrChange w:id="1366"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1488F6BA"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33</w:t>
            </w:r>
          </w:p>
        </w:tc>
        <w:tc>
          <w:tcPr>
            <w:tcW w:w="1548" w:type="dxa"/>
            <w:shd w:val="clear" w:color="auto" w:fill="auto"/>
            <w:noWrap/>
            <w:vAlign w:val="bottom"/>
            <w:hideMark/>
            <w:tcPrChange w:id="1367"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656DF012"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295.3</w:t>
            </w:r>
          </w:p>
        </w:tc>
      </w:tr>
      <w:tr w:rsidR="00511C15" w:rsidRPr="002069EB" w14:paraId="1C66FDB3" w14:textId="77777777" w:rsidTr="0073438D">
        <w:trPr>
          <w:trHeight w:val="288"/>
          <w:jc w:val="center"/>
          <w:trPrChange w:id="1368" w:author="Kumar Baral" w:date="2023-02-07T17:16:00Z">
            <w:trPr>
              <w:trHeight w:val="288"/>
              <w:jc w:val="center"/>
            </w:trPr>
          </w:trPrChange>
        </w:trPr>
        <w:tc>
          <w:tcPr>
            <w:tcW w:w="1580" w:type="dxa"/>
            <w:shd w:val="clear" w:color="auto" w:fill="auto"/>
            <w:noWrap/>
            <w:vAlign w:val="bottom"/>
            <w:hideMark/>
            <w:tcPrChange w:id="1369" w:author="Kumar Baral" w:date="2023-02-07T17:16:00Z">
              <w:tcPr>
                <w:tcW w:w="1580" w:type="dxa"/>
                <w:tcBorders>
                  <w:top w:val="nil"/>
                  <w:left w:val="single" w:sz="4" w:space="0" w:color="F4B084"/>
                  <w:bottom w:val="nil"/>
                  <w:right w:val="single" w:sz="4" w:space="0" w:color="F4B084"/>
                </w:tcBorders>
                <w:shd w:val="clear" w:color="auto" w:fill="auto"/>
                <w:noWrap/>
                <w:vAlign w:val="bottom"/>
                <w:hideMark/>
              </w:tcPr>
            </w:tcPrChange>
          </w:tcPr>
          <w:p w14:paraId="1E7D4AB8"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36</w:t>
            </w:r>
          </w:p>
        </w:tc>
        <w:tc>
          <w:tcPr>
            <w:tcW w:w="1548" w:type="dxa"/>
            <w:shd w:val="clear" w:color="auto" w:fill="auto"/>
            <w:noWrap/>
            <w:vAlign w:val="bottom"/>
            <w:hideMark/>
            <w:tcPrChange w:id="1370" w:author="Kumar Baral" w:date="2023-02-07T17:16:00Z">
              <w:tcPr>
                <w:tcW w:w="1548" w:type="dxa"/>
                <w:tcBorders>
                  <w:top w:val="nil"/>
                  <w:left w:val="nil"/>
                  <w:bottom w:val="nil"/>
                  <w:right w:val="single" w:sz="4" w:space="0" w:color="F4B084"/>
                </w:tcBorders>
                <w:shd w:val="clear" w:color="auto" w:fill="auto"/>
                <w:noWrap/>
                <w:vAlign w:val="bottom"/>
                <w:hideMark/>
              </w:tcPr>
            </w:tcPrChange>
          </w:tcPr>
          <w:p w14:paraId="47A83E3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262.0</w:t>
            </w:r>
          </w:p>
        </w:tc>
      </w:tr>
      <w:tr w:rsidR="000A5461" w:rsidRPr="002069EB" w14:paraId="3B8BDF64" w14:textId="77777777" w:rsidTr="0073438D">
        <w:trPr>
          <w:trHeight w:val="288"/>
          <w:jc w:val="center"/>
          <w:trPrChange w:id="1371" w:author="Kumar Baral" w:date="2023-02-07T17:16:00Z">
            <w:trPr>
              <w:trHeight w:val="288"/>
              <w:jc w:val="center"/>
            </w:trPr>
          </w:trPrChange>
        </w:trPr>
        <w:tc>
          <w:tcPr>
            <w:tcW w:w="1580" w:type="dxa"/>
            <w:shd w:val="clear" w:color="auto" w:fill="auto"/>
            <w:noWrap/>
            <w:vAlign w:val="bottom"/>
            <w:tcPrChange w:id="1372"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361F8755"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39</w:t>
            </w:r>
          </w:p>
        </w:tc>
        <w:tc>
          <w:tcPr>
            <w:tcW w:w="1548" w:type="dxa"/>
            <w:shd w:val="clear" w:color="auto" w:fill="auto"/>
            <w:noWrap/>
            <w:vAlign w:val="bottom"/>
            <w:tcPrChange w:id="1373" w:author="Kumar Baral" w:date="2023-02-07T17:16:00Z">
              <w:tcPr>
                <w:tcW w:w="1548" w:type="dxa"/>
                <w:tcBorders>
                  <w:top w:val="nil"/>
                  <w:left w:val="nil"/>
                  <w:bottom w:val="nil"/>
                  <w:right w:val="single" w:sz="4" w:space="0" w:color="F4B084"/>
                </w:tcBorders>
                <w:shd w:val="clear" w:color="auto" w:fill="auto"/>
                <w:noWrap/>
                <w:vAlign w:val="bottom"/>
              </w:tcPr>
            </w:tcPrChange>
          </w:tcPr>
          <w:p w14:paraId="72979068"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228.7</w:t>
            </w:r>
          </w:p>
        </w:tc>
      </w:tr>
      <w:tr w:rsidR="000A5461" w:rsidRPr="002069EB" w14:paraId="76547191" w14:textId="77777777" w:rsidTr="0073438D">
        <w:trPr>
          <w:trHeight w:val="288"/>
          <w:jc w:val="center"/>
          <w:trPrChange w:id="1374" w:author="Kumar Baral" w:date="2023-02-07T17:16:00Z">
            <w:trPr>
              <w:trHeight w:val="288"/>
              <w:jc w:val="center"/>
            </w:trPr>
          </w:trPrChange>
        </w:trPr>
        <w:tc>
          <w:tcPr>
            <w:tcW w:w="1580" w:type="dxa"/>
            <w:shd w:val="clear" w:color="auto" w:fill="auto"/>
            <w:noWrap/>
            <w:vAlign w:val="bottom"/>
            <w:tcPrChange w:id="1375"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0005D1AE"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42</w:t>
            </w:r>
          </w:p>
        </w:tc>
        <w:tc>
          <w:tcPr>
            <w:tcW w:w="1548" w:type="dxa"/>
            <w:shd w:val="clear" w:color="auto" w:fill="auto"/>
            <w:noWrap/>
            <w:vAlign w:val="bottom"/>
            <w:tcPrChange w:id="1376" w:author="Kumar Baral" w:date="2023-02-07T17:16:00Z">
              <w:tcPr>
                <w:tcW w:w="1548" w:type="dxa"/>
                <w:tcBorders>
                  <w:top w:val="nil"/>
                  <w:left w:val="nil"/>
                  <w:bottom w:val="nil"/>
                  <w:right w:val="single" w:sz="4" w:space="0" w:color="F4B084"/>
                </w:tcBorders>
                <w:shd w:val="clear" w:color="auto" w:fill="auto"/>
                <w:noWrap/>
                <w:vAlign w:val="bottom"/>
              </w:tcPr>
            </w:tcPrChange>
          </w:tcPr>
          <w:p w14:paraId="7A49A53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197.8</w:t>
            </w:r>
          </w:p>
        </w:tc>
      </w:tr>
      <w:tr w:rsidR="000A5461" w:rsidRPr="002069EB" w14:paraId="1D6ED8D1" w14:textId="77777777" w:rsidTr="0073438D">
        <w:trPr>
          <w:trHeight w:val="288"/>
          <w:jc w:val="center"/>
          <w:trPrChange w:id="1377" w:author="Kumar Baral" w:date="2023-02-07T17:16:00Z">
            <w:trPr>
              <w:trHeight w:val="288"/>
              <w:jc w:val="center"/>
            </w:trPr>
          </w:trPrChange>
        </w:trPr>
        <w:tc>
          <w:tcPr>
            <w:tcW w:w="1580" w:type="dxa"/>
            <w:shd w:val="clear" w:color="auto" w:fill="auto"/>
            <w:noWrap/>
            <w:vAlign w:val="bottom"/>
            <w:tcPrChange w:id="1378"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2095CB0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45</w:t>
            </w:r>
          </w:p>
        </w:tc>
        <w:tc>
          <w:tcPr>
            <w:tcW w:w="1548" w:type="dxa"/>
            <w:shd w:val="clear" w:color="auto" w:fill="auto"/>
            <w:noWrap/>
            <w:vAlign w:val="bottom"/>
            <w:tcPrChange w:id="1379" w:author="Kumar Baral" w:date="2023-02-07T17:16:00Z">
              <w:tcPr>
                <w:tcW w:w="1548" w:type="dxa"/>
                <w:tcBorders>
                  <w:top w:val="nil"/>
                  <w:left w:val="nil"/>
                  <w:bottom w:val="nil"/>
                  <w:right w:val="single" w:sz="4" w:space="0" w:color="F4B084"/>
                </w:tcBorders>
                <w:shd w:val="clear" w:color="auto" w:fill="auto"/>
                <w:noWrap/>
                <w:vAlign w:val="bottom"/>
              </w:tcPr>
            </w:tcPrChange>
          </w:tcPr>
          <w:p w14:paraId="2D9A8F0E"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174.9</w:t>
            </w:r>
          </w:p>
        </w:tc>
      </w:tr>
      <w:tr w:rsidR="000A5461" w:rsidRPr="002069EB" w14:paraId="6A250DBE" w14:textId="77777777" w:rsidTr="0073438D">
        <w:trPr>
          <w:trHeight w:val="288"/>
          <w:jc w:val="center"/>
          <w:trPrChange w:id="1380" w:author="Kumar Baral" w:date="2023-02-07T17:16:00Z">
            <w:trPr>
              <w:trHeight w:val="288"/>
              <w:jc w:val="center"/>
            </w:trPr>
          </w:trPrChange>
        </w:trPr>
        <w:tc>
          <w:tcPr>
            <w:tcW w:w="1580" w:type="dxa"/>
            <w:shd w:val="clear" w:color="auto" w:fill="auto"/>
            <w:noWrap/>
            <w:vAlign w:val="bottom"/>
            <w:tcPrChange w:id="1381"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40807D6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48</w:t>
            </w:r>
          </w:p>
        </w:tc>
        <w:tc>
          <w:tcPr>
            <w:tcW w:w="1548" w:type="dxa"/>
            <w:shd w:val="clear" w:color="auto" w:fill="auto"/>
            <w:noWrap/>
            <w:vAlign w:val="bottom"/>
            <w:tcPrChange w:id="1382" w:author="Kumar Baral" w:date="2023-02-07T17:16:00Z">
              <w:tcPr>
                <w:tcW w:w="1548" w:type="dxa"/>
                <w:tcBorders>
                  <w:top w:val="nil"/>
                  <w:left w:val="nil"/>
                  <w:bottom w:val="nil"/>
                  <w:right w:val="single" w:sz="4" w:space="0" w:color="F4B084"/>
                </w:tcBorders>
                <w:shd w:val="clear" w:color="auto" w:fill="auto"/>
                <w:noWrap/>
                <w:vAlign w:val="bottom"/>
              </w:tcPr>
            </w:tcPrChange>
          </w:tcPr>
          <w:p w14:paraId="1C57AA18"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152.0</w:t>
            </w:r>
          </w:p>
        </w:tc>
      </w:tr>
      <w:tr w:rsidR="000A5461" w:rsidRPr="002069EB" w14:paraId="5369B15C" w14:textId="77777777" w:rsidTr="0073438D">
        <w:trPr>
          <w:trHeight w:val="288"/>
          <w:jc w:val="center"/>
          <w:trPrChange w:id="1383" w:author="Kumar Baral" w:date="2023-02-07T17:16:00Z">
            <w:trPr>
              <w:trHeight w:val="288"/>
              <w:jc w:val="center"/>
            </w:trPr>
          </w:trPrChange>
        </w:trPr>
        <w:tc>
          <w:tcPr>
            <w:tcW w:w="1580" w:type="dxa"/>
            <w:shd w:val="clear" w:color="auto" w:fill="auto"/>
            <w:noWrap/>
            <w:vAlign w:val="bottom"/>
            <w:tcPrChange w:id="1384"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2A8D269D"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51</w:t>
            </w:r>
          </w:p>
        </w:tc>
        <w:tc>
          <w:tcPr>
            <w:tcW w:w="1548" w:type="dxa"/>
            <w:shd w:val="clear" w:color="auto" w:fill="auto"/>
            <w:noWrap/>
            <w:vAlign w:val="bottom"/>
            <w:tcPrChange w:id="1385" w:author="Kumar Baral" w:date="2023-02-07T17:16:00Z">
              <w:tcPr>
                <w:tcW w:w="1548" w:type="dxa"/>
                <w:tcBorders>
                  <w:top w:val="nil"/>
                  <w:left w:val="nil"/>
                  <w:bottom w:val="nil"/>
                  <w:right w:val="single" w:sz="4" w:space="0" w:color="F4B084"/>
                </w:tcBorders>
                <w:shd w:val="clear" w:color="auto" w:fill="auto"/>
                <w:noWrap/>
                <w:vAlign w:val="bottom"/>
              </w:tcPr>
            </w:tcPrChange>
          </w:tcPr>
          <w:p w14:paraId="040F20CB"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129.1</w:t>
            </w:r>
          </w:p>
        </w:tc>
      </w:tr>
      <w:tr w:rsidR="000A5461" w:rsidRPr="002069EB" w14:paraId="7A778A33" w14:textId="77777777" w:rsidTr="0073438D">
        <w:trPr>
          <w:trHeight w:val="288"/>
          <w:jc w:val="center"/>
          <w:trPrChange w:id="1386" w:author="Kumar Baral" w:date="2023-02-07T17:16:00Z">
            <w:trPr>
              <w:trHeight w:val="288"/>
              <w:jc w:val="center"/>
            </w:trPr>
          </w:trPrChange>
        </w:trPr>
        <w:tc>
          <w:tcPr>
            <w:tcW w:w="1580" w:type="dxa"/>
            <w:shd w:val="clear" w:color="auto" w:fill="auto"/>
            <w:noWrap/>
            <w:vAlign w:val="bottom"/>
            <w:tcPrChange w:id="1387"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18C5F74F"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54</w:t>
            </w:r>
          </w:p>
        </w:tc>
        <w:tc>
          <w:tcPr>
            <w:tcW w:w="1548" w:type="dxa"/>
            <w:shd w:val="clear" w:color="auto" w:fill="auto"/>
            <w:noWrap/>
            <w:vAlign w:val="bottom"/>
            <w:tcPrChange w:id="1388" w:author="Kumar Baral" w:date="2023-02-07T17:16:00Z">
              <w:tcPr>
                <w:tcW w:w="1548" w:type="dxa"/>
                <w:tcBorders>
                  <w:top w:val="nil"/>
                  <w:left w:val="nil"/>
                  <w:bottom w:val="nil"/>
                  <w:right w:val="single" w:sz="4" w:space="0" w:color="F4B084"/>
                </w:tcBorders>
                <w:shd w:val="clear" w:color="auto" w:fill="auto"/>
                <w:noWrap/>
                <w:vAlign w:val="bottom"/>
              </w:tcPr>
            </w:tcPrChange>
          </w:tcPr>
          <w:p w14:paraId="7DAD3FDA"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106.2</w:t>
            </w:r>
          </w:p>
        </w:tc>
      </w:tr>
      <w:tr w:rsidR="000A5461" w:rsidRPr="002069EB" w14:paraId="7D6C71FF" w14:textId="77777777" w:rsidTr="0073438D">
        <w:trPr>
          <w:trHeight w:val="288"/>
          <w:jc w:val="center"/>
          <w:trPrChange w:id="1389" w:author="Kumar Baral" w:date="2023-02-07T17:16:00Z">
            <w:trPr>
              <w:trHeight w:val="288"/>
              <w:jc w:val="center"/>
            </w:trPr>
          </w:trPrChange>
        </w:trPr>
        <w:tc>
          <w:tcPr>
            <w:tcW w:w="1580" w:type="dxa"/>
            <w:shd w:val="clear" w:color="auto" w:fill="auto"/>
            <w:noWrap/>
            <w:vAlign w:val="bottom"/>
            <w:tcPrChange w:id="1390"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56FDB80B"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57</w:t>
            </w:r>
          </w:p>
        </w:tc>
        <w:tc>
          <w:tcPr>
            <w:tcW w:w="1548" w:type="dxa"/>
            <w:shd w:val="clear" w:color="auto" w:fill="auto"/>
            <w:noWrap/>
            <w:vAlign w:val="bottom"/>
            <w:tcPrChange w:id="1391" w:author="Kumar Baral" w:date="2023-02-07T17:16:00Z">
              <w:tcPr>
                <w:tcW w:w="1548" w:type="dxa"/>
                <w:tcBorders>
                  <w:top w:val="nil"/>
                  <w:left w:val="nil"/>
                  <w:bottom w:val="nil"/>
                  <w:right w:val="single" w:sz="4" w:space="0" w:color="F4B084"/>
                </w:tcBorders>
                <w:shd w:val="clear" w:color="auto" w:fill="auto"/>
                <w:noWrap/>
                <w:vAlign w:val="bottom"/>
              </w:tcPr>
            </w:tcPrChange>
          </w:tcPr>
          <w:p w14:paraId="5E8A5F0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83.3</w:t>
            </w:r>
          </w:p>
        </w:tc>
      </w:tr>
      <w:tr w:rsidR="000A5461" w:rsidRPr="002069EB" w14:paraId="6AB0C1B3" w14:textId="77777777" w:rsidTr="0073438D">
        <w:trPr>
          <w:trHeight w:val="288"/>
          <w:jc w:val="center"/>
          <w:trPrChange w:id="1392" w:author="Kumar Baral" w:date="2023-02-07T17:16:00Z">
            <w:trPr>
              <w:trHeight w:val="288"/>
              <w:jc w:val="center"/>
            </w:trPr>
          </w:trPrChange>
        </w:trPr>
        <w:tc>
          <w:tcPr>
            <w:tcW w:w="1580" w:type="dxa"/>
            <w:shd w:val="clear" w:color="auto" w:fill="auto"/>
            <w:noWrap/>
            <w:vAlign w:val="bottom"/>
            <w:tcPrChange w:id="1393"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445E376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60</w:t>
            </w:r>
          </w:p>
        </w:tc>
        <w:tc>
          <w:tcPr>
            <w:tcW w:w="1548" w:type="dxa"/>
            <w:shd w:val="clear" w:color="auto" w:fill="auto"/>
            <w:noWrap/>
            <w:vAlign w:val="bottom"/>
            <w:tcPrChange w:id="1394" w:author="Kumar Baral" w:date="2023-02-07T17:16:00Z">
              <w:tcPr>
                <w:tcW w:w="1548" w:type="dxa"/>
                <w:tcBorders>
                  <w:top w:val="nil"/>
                  <w:left w:val="nil"/>
                  <w:bottom w:val="nil"/>
                  <w:right w:val="single" w:sz="4" w:space="0" w:color="F4B084"/>
                </w:tcBorders>
                <w:shd w:val="clear" w:color="auto" w:fill="auto"/>
                <w:noWrap/>
                <w:vAlign w:val="bottom"/>
              </w:tcPr>
            </w:tcPrChange>
          </w:tcPr>
          <w:p w14:paraId="6D803651"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60.4</w:t>
            </w:r>
          </w:p>
        </w:tc>
      </w:tr>
      <w:tr w:rsidR="000A5461" w:rsidRPr="002069EB" w14:paraId="29E61BF3" w14:textId="77777777" w:rsidTr="0073438D">
        <w:trPr>
          <w:trHeight w:val="288"/>
          <w:jc w:val="center"/>
          <w:trPrChange w:id="1395" w:author="Kumar Baral" w:date="2023-02-07T17:16:00Z">
            <w:trPr>
              <w:trHeight w:val="288"/>
              <w:jc w:val="center"/>
            </w:trPr>
          </w:trPrChange>
        </w:trPr>
        <w:tc>
          <w:tcPr>
            <w:tcW w:w="1580" w:type="dxa"/>
            <w:shd w:val="clear" w:color="auto" w:fill="auto"/>
            <w:noWrap/>
            <w:vAlign w:val="bottom"/>
            <w:tcPrChange w:id="1396"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1A03EF0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63</w:t>
            </w:r>
          </w:p>
        </w:tc>
        <w:tc>
          <w:tcPr>
            <w:tcW w:w="1548" w:type="dxa"/>
            <w:shd w:val="clear" w:color="auto" w:fill="auto"/>
            <w:noWrap/>
            <w:vAlign w:val="bottom"/>
            <w:tcPrChange w:id="1397" w:author="Kumar Baral" w:date="2023-02-07T17:16:00Z">
              <w:tcPr>
                <w:tcW w:w="1548" w:type="dxa"/>
                <w:tcBorders>
                  <w:top w:val="nil"/>
                  <w:left w:val="nil"/>
                  <w:bottom w:val="nil"/>
                  <w:right w:val="single" w:sz="4" w:space="0" w:color="F4B084"/>
                </w:tcBorders>
                <w:shd w:val="clear" w:color="auto" w:fill="auto"/>
                <w:noWrap/>
                <w:vAlign w:val="bottom"/>
              </w:tcPr>
            </w:tcPrChange>
          </w:tcPr>
          <w:p w14:paraId="23F5DB2D"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37.4</w:t>
            </w:r>
          </w:p>
        </w:tc>
      </w:tr>
      <w:tr w:rsidR="000A5461" w:rsidRPr="002069EB" w14:paraId="14228133" w14:textId="77777777" w:rsidTr="0073438D">
        <w:trPr>
          <w:trHeight w:val="288"/>
          <w:jc w:val="center"/>
          <w:trPrChange w:id="1398" w:author="Kumar Baral" w:date="2023-02-07T17:16:00Z">
            <w:trPr>
              <w:trHeight w:val="288"/>
              <w:jc w:val="center"/>
            </w:trPr>
          </w:trPrChange>
        </w:trPr>
        <w:tc>
          <w:tcPr>
            <w:tcW w:w="1580" w:type="dxa"/>
            <w:shd w:val="clear" w:color="auto" w:fill="auto"/>
            <w:noWrap/>
            <w:vAlign w:val="bottom"/>
            <w:tcPrChange w:id="1399"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tcPr>
            </w:tcPrChange>
          </w:tcPr>
          <w:p w14:paraId="7BCB0181"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66</w:t>
            </w:r>
          </w:p>
        </w:tc>
        <w:tc>
          <w:tcPr>
            <w:tcW w:w="1548" w:type="dxa"/>
            <w:shd w:val="clear" w:color="auto" w:fill="auto"/>
            <w:noWrap/>
            <w:vAlign w:val="bottom"/>
            <w:tcPrChange w:id="1400" w:author="Kumar Baral" w:date="2023-02-07T17:16:00Z">
              <w:tcPr>
                <w:tcW w:w="1548" w:type="dxa"/>
                <w:tcBorders>
                  <w:top w:val="nil"/>
                  <w:left w:val="nil"/>
                  <w:bottom w:val="single" w:sz="4" w:space="0" w:color="F4B084"/>
                  <w:right w:val="single" w:sz="4" w:space="0" w:color="F4B084"/>
                </w:tcBorders>
                <w:shd w:val="clear" w:color="auto" w:fill="auto"/>
                <w:noWrap/>
                <w:vAlign w:val="bottom"/>
              </w:tcPr>
            </w:tcPrChange>
          </w:tcPr>
          <w:p w14:paraId="3605B5F6"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14.5</w:t>
            </w:r>
          </w:p>
        </w:tc>
      </w:tr>
      <w:tr w:rsidR="000A5461" w:rsidRPr="002069EB" w14:paraId="443794F8" w14:textId="77777777" w:rsidTr="0073438D">
        <w:trPr>
          <w:trHeight w:val="288"/>
          <w:jc w:val="center"/>
          <w:trPrChange w:id="1401" w:author="Kumar Baral" w:date="2023-02-07T17:16:00Z">
            <w:trPr>
              <w:trHeight w:val="288"/>
              <w:jc w:val="center"/>
            </w:trPr>
          </w:trPrChange>
        </w:trPr>
        <w:tc>
          <w:tcPr>
            <w:tcW w:w="1580" w:type="dxa"/>
            <w:shd w:val="clear" w:color="auto" w:fill="auto"/>
            <w:noWrap/>
            <w:vAlign w:val="bottom"/>
            <w:tcPrChange w:id="1402"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tcPr>
            </w:tcPrChange>
          </w:tcPr>
          <w:p w14:paraId="0AC34B6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69</w:t>
            </w:r>
          </w:p>
        </w:tc>
        <w:tc>
          <w:tcPr>
            <w:tcW w:w="1548" w:type="dxa"/>
            <w:shd w:val="clear" w:color="auto" w:fill="auto"/>
            <w:noWrap/>
            <w:vAlign w:val="bottom"/>
            <w:tcPrChange w:id="1403" w:author="Kumar Baral" w:date="2023-02-07T17:16:00Z">
              <w:tcPr>
                <w:tcW w:w="1548" w:type="dxa"/>
                <w:tcBorders>
                  <w:top w:val="nil"/>
                  <w:left w:val="nil"/>
                  <w:bottom w:val="single" w:sz="4" w:space="0" w:color="F4B084"/>
                  <w:right w:val="single" w:sz="4" w:space="0" w:color="F4B084"/>
                </w:tcBorders>
                <w:shd w:val="clear" w:color="auto" w:fill="auto"/>
                <w:noWrap/>
                <w:vAlign w:val="bottom"/>
              </w:tcPr>
            </w:tcPrChange>
          </w:tcPr>
          <w:p w14:paraId="0130B25F"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0.0</w:t>
            </w:r>
          </w:p>
        </w:tc>
      </w:tr>
    </w:tbl>
    <w:p w14:paraId="235AB940" w14:textId="77777777" w:rsidR="002069EB" w:rsidRDefault="002069EB" w:rsidP="002654F4">
      <w:pPr>
        <w:tabs>
          <w:tab w:val="left" w:pos="1130"/>
        </w:tabs>
        <w:spacing w:after="0"/>
        <w:jc w:val="both"/>
        <w:rPr>
          <w:color w:val="000000"/>
          <w:sz w:val="27"/>
          <w:szCs w:val="27"/>
        </w:rPr>
      </w:pPr>
    </w:p>
    <w:p w14:paraId="6A81924E" w14:textId="77777777" w:rsidR="002069EB" w:rsidRDefault="000A5461" w:rsidP="002069EB">
      <w:pPr>
        <w:keepNext/>
        <w:tabs>
          <w:tab w:val="left" w:pos="1130"/>
        </w:tabs>
        <w:spacing w:after="0" w:line="360" w:lineRule="auto"/>
        <w:jc w:val="center"/>
      </w:pPr>
      <w:r>
        <w:rPr>
          <w:noProof/>
          <w:lang w:val="en-US" w:bidi="ne-NP"/>
        </w:rPr>
        <w:drawing>
          <wp:inline distT="0" distB="0" distL="0" distR="0" wp14:anchorId="1239563F" wp14:editId="49102C65">
            <wp:extent cx="5472546" cy="3366135"/>
            <wp:effectExtent l="0" t="0" r="13970" b="571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7D6B42C" w14:textId="05A844DD" w:rsidR="00AF35D6" w:rsidRDefault="002069EB" w:rsidP="002069EB">
      <w:pPr>
        <w:pStyle w:val="Caption"/>
        <w:jc w:val="center"/>
      </w:pPr>
      <w:bookmarkStart w:id="1404" w:name="_Toc98928448"/>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2</w:t>
      </w:r>
      <w:r w:rsidR="005B244E">
        <w:fldChar w:fldCharType="end"/>
      </w:r>
      <w:r>
        <w:t xml:space="preserve"> Synthetic Unit Hydrograph</w:t>
      </w:r>
      <w:r w:rsidR="000A5461">
        <w:t xml:space="preserve"> Ordinates for unit hydrograph</w:t>
      </w:r>
      <w:bookmarkEnd w:id="1404"/>
    </w:p>
    <w:p w14:paraId="52CABCCC" w14:textId="0EA2A053" w:rsidR="00AF35D6" w:rsidRDefault="00690EE2" w:rsidP="00607132">
      <w:pPr>
        <w:pStyle w:val="BodyText"/>
      </w:pPr>
      <w:r>
        <w:t xml:space="preserve">The calculated PMF value using </w:t>
      </w:r>
      <w:r w:rsidR="000A5461">
        <w:t xml:space="preserve">adopted </w:t>
      </w:r>
      <w:r>
        <w:t xml:space="preserve">hourly distributed </w:t>
      </w:r>
      <w:r w:rsidRPr="0096176B">
        <w:t>rainfall as given in</w:t>
      </w:r>
      <w:r w:rsidR="000A5461">
        <w:t xml:space="preserve"> </w:t>
      </w:r>
      <w:r w:rsidR="000A5461">
        <w:fldChar w:fldCharType="begin"/>
      </w:r>
      <w:r w:rsidR="000A5461">
        <w:instrText xml:space="preserve"> REF _Ref98748066 \h </w:instrText>
      </w:r>
      <w:r w:rsidR="000A5461">
        <w:fldChar w:fldCharType="separate"/>
      </w:r>
      <w:r w:rsidR="00CA7649">
        <w:t xml:space="preserve">Table </w:t>
      </w:r>
      <w:r w:rsidR="00CA7649">
        <w:rPr>
          <w:noProof/>
        </w:rPr>
        <w:t>1</w:t>
      </w:r>
      <w:r w:rsidR="00CA7649">
        <w:noBreakHyphen/>
      </w:r>
      <w:r w:rsidR="00CA7649">
        <w:rPr>
          <w:noProof/>
        </w:rPr>
        <w:t>3</w:t>
      </w:r>
      <w:r w:rsidR="000A5461">
        <w:fldChar w:fldCharType="end"/>
      </w:r>
      <w:r w:rsidR="00607132" w:rsidRPr="0096176B">
        <w:t>, ordinates of UH</w:t>
      </w:r>
      <w:r w:rsidR="00384F12" w:rsidRPr="0096176B">
        <w:t>,</w:t>
      </w:r>
      <w:r w:rsidR="00607132" w:rsidRPr="0096176B">
        <w:t xml:space="preserve"> and constant loss of 0.1 cm, the PMF was calculated. The PMF </w:t>
      </w:r>
      <w:r w:rsidR="0096176B" w:rsidRPr="0096176B">
        <w:t>value</w:t>
      </w:r>
      <w:r w:rsidR="00607132" w:rsidRPr="0096176B">
        <w:t xml:space="preserve"> using the above</w:t>
      </w:r>
      <w:r w:rsidR="000A5461">
        <w:t xml:space="preserve"> unit hydrograph</w:t>
      </w:r>
      <w:r w:rsidR="00607132" w:rsidRPr="0096176B">
        <w:t xml:space="preserve"> method </w:t>
      </w:r>
      <w:r w:rsidR="000A5461">
        <w:t>was estimated to be 14,776</w:t>
      </w:r>
      <w:r w:rsidR="00607132" w:rsidRPr="0096176B">
        <w:t xml:space="preserve"> m</w:t>
      </w:r>
      <w:r w:rsidR="00607132" w:rsidRPr="0096176B">
        <w:rPr>
          <w:vertAlign w:val="superscript"/>
        </w:rPr>
        <w:t>3</w:t>
      </w:r>
      <w:r w:rsidR="00607132" w:rsidRPr="0096176B">
        <w:t>/s.</w:t>
      </w:r>
    </w:p>
    <w:p w14:paraId="46B9BC85" w14:textId="77777777" w:rsidR="00607132" w:rsidRDefault="000A5461" w:rsidP="00382BA6">
      <w:pPr>
        <w:pStyle w:val="BodyText"/>
      </w:pPr>
      <w:r>
        <w:rPr>
          <w:noProof/>
          <w:lang w:val="en-US" w:bidi="ne-NP"/>
        </w:rPr>
        <w:lastRenderedPageBreak/>
        <w:drawing>
          <wp:inline distT="0" distB="0" distL="0" distR="0" wp14:anchorId="38FA1BC6" wp14:editId="1FD8A0FF">
            <wp:extent cx="5731510" cy="3740727"/>
            <wp:effectExtent l="0" t="0" r="254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E820F0F" w14:textId="78DDECD9" w:rsidR="00382BA6" w:rsidRDefault="00607132" w:rsidP="00382BA6">
      <w:pPr>
        <w:pStyle w:val="Caption"/>
      </w:pPr>
      <w:bookmarkStart w:id="1405" w:name="_Toc98928449"/>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3</w:t>
      </w:r>
      <w:r w:rsidR="005B244E">
        <w:fldChar w:fldCharType="end"/>
      </w:r>
      <w:r w:rsidR="000A5461">
        <w:t xml:space="preserve"> </w:t>
      </w:r>
      <w:r w:rsidR="000A5461" w:rsidRPr="005231F6">
        <w:rPr>
          <w:highlight w:val="yellow"/>
        </w:rPr>
        <w:t>PMF at Dam 05 location</w:t>
      </w:r>
      <w:r w:rsidRPr="005231F6">
        <w:rPr>
          <w:highlight w:val="yellow"/>
        </w:rPr>
        <w:t xml:space="preserve"> considering PMP values of </w:t>
      </w:r>
      <w:r w:rsidR="000A5461" w:rsidRPr="005231F6">
        <w:rPr>
          <w:highlight w:val="yellow"/>
        </w:rPr>
        <w:t>467.9</w:t>
      </w:r>
      <w:r w:rsidRPr="005231F6">
        <w:rPr>
          <w:highlight w:val="yellow"/>
        </w:rPr>
        <w:t xml:space="preserve"> mm</w:t>
      </w:r>
      <w:r w:rsidR="000A5461" w:rsidRPr="005231F6">
        <w:rPr>
          <w:highlight w:val="yellow"/>
        </w:rPr>
        <w:t xml:space="preserve"> of station Baglung (605).</w:t>
      </w:r>
      <w:bookmarkEnd w:id="1405"/>
    </w:p>
    <w:p w14:paraId="3E889CFF" w14:textId="77777777" w:rsidR="00607132" w:rsidRPr="001922FD" w:rsidRDefault="00607132" w:rsidP="00382BA6">
      <w:pPr>
        <w:pStyle w:val="Heading2"/>
      </w:pPr>
      <w:bookmarkStart w:id="1406" w:name="_Toc98928411"/>
      <w:r w:rsidRPr="001922FD">
        <w:t>Rainfall-Runoff Modelling</w:t>
      </w:r>
      <w:bookmarkEnd w:id="1406"/>
    </w:p>
    <w:p w14:paraId="19FBC7B8" w14:textId="014E9A90" w:rsidR="00467B89" w:rsidRDefault="002261FC" w:rsidP="002261FC">
      <w:pPr>
        <w:pStyle w:val="BodyText"/>
        <w:spacing w:after="240"/>
        <w:rPr>
          <w:szCs w:val="22"/>
        </w:rPr>
      </w:pPr>
      <w:r>
        <w:rPr>
          <w:szCs w:val="22"/>
        </w:rPr>
        <w:t xml:space="preserve">Hydrological </w:t>
      </w:r>
      <w:r w:rsidR="00333CB2">
        <w:rPr>
          <w:szCs w:val="22"/>
        </w:rPr>
        <w:t>modelling</w:t>
      </w:r>
      <w:r>
        <w:rPr>
          <w:szCs w:val="22"/>
        </w:rPr>
        <w:t xml:space="preserve"> is a commonly used tool to simulate the hydrological response in a basin due to precipitation. Estimation of surface runoff in a watershed</w:t>
      </w:r>
      <w:r w:rsidR="00384F12">
        <w:rPr>
          <w:szCs w:val="22"/>
        </w:rPr>
        <w:t xml:space="preserve"> </w:t>
      </w:r>
      <w:r>
        <w:rPr>
          <w:szCs w:val="22"/>
        </w:rPr>
        <w:t xml:space="preserve">based on the rate of received precipitation and quantifying discharge at </w:t>
      </w:r>
      <w:r w:rsidR="00384F12">
        <w:rPr>
          <w:szCs w:val="22"/>
        </w:rPr>
        <w:t xml:space="preserve">the </w:t>
      </w:r>
      <w:r>
        <w:rPr>
          <w:szCs w:val="22"/>
        </w:rPr>
        <w:t xml:space="preserve">outlet is important in hydrologic studies. An analysis has been done for developing </w:t>
      </w:r>
      <w:r w:rsidR="00384F12">
        <w:rPr>
          <w:szCs w:val="22"/>
        </w:rPr>
        <w:t xml:space="preserve">a </w:t>
      </w:r>
      <w:r>
        <w:rPr>
          <w:szCs w:val="22"/>
        </w:rPr>
        <w:t>Hydrologic</w:t>
      </w:r>
      <w:ins w:id="1407" w:author="Kumar Baral" w:date="2023-02-07T16:49:00Z">
        <w:r w:rsidR="00F72045">
          <w:rPr>
            <w:szCs w:val="22"/>
          </w:rPr>
          <w:t>al</w:t>
        </w:r>
      </w:ins>
      <w:r>
        <w:rPr>
          <w:szCs w:val="22"/>
        </w:rPr>
        <w:t xml:space="preserve"> Model for the calculation of Probable Maximum Flood (PMF) using Probable Maximum Precipitation (PMP), over a Watershed. </w:t>
      </w:r>
      <w:r w:rsidR="00467B89">
        <w:t>The rainfall</w:t>
      </w:r>
      <w:r w:rsidR="00384F12">
        <w:t>-</w:t>
      </w:r>
      <w:r w:rsidR="00467B89">
        <w:t xml:space="preserve">runoff </w:t>
      </w:r>
      <w:r w:rsidR="00333CB2">
        <w:t>modelling</w:t>
      </w:r>
      <w:r w:rsidR="00467B89">
        <w:t xml:space="preserve"> </w:t>
      </w:r>
      <w:r w:rsidR="00384F12">
        <w:t>w</w:t>
      </w:r>
      <w:r w:rsidR="00467B89">
        <w:t xml:space="preserve">as carried out in HEC-HMS using the specific event of precipitation. </w:t>
      </w:r>
      <w:r>
        <w:rPr>
          <w:szCs w:val="22"/>
        </w:rPr>
        <w:t xml:space="preserve">The focus of the study is firmly on PMP estimates derived through Statistical Approach as mentioned in the WMO guidelines. To compute loss, rainfall excess conversion to runoff, </w:t>
      </w:r>
      <w:del w:id="1408" w:author="Kumar Baral" w:date="2023-02-07T16:49:00Z">
        <w:r w:rsidDel="00F72045">
          <w:rPr>
            <w:szCs w:val="22"/>
          </w:rPr>
          <w:delText>baseflow</w:delText>
        </w:r>
      </w:del>
      <w:ins w:id="1409" w:author="Kumar Baral" w:date="2023-02-07T16:49:00Z">
        <w:r w:rsidR="00F72045">
          <w:rPr>
            <w:szCs w:val="22"/>
          </w:rPr>
          <w:t>base flow</w:t>
        </w:r>
      </w:ins>
      <w:r w:rsidR="00384F12">
        <w:rPr>
          <w:szCs w:val="22"/>
        </w:rPr>
        <w:t>,</w:t>
      </w:r>
      <w:r>
        <w:rPr>
          <w:szCs w:val="22"/>
        </w:rPr>
        <w:t xml:space="preserve"> and flow routing, methods like SCS curve number, Snyder’s Unit hydrograph, recession</w:t>
      </w:r>
      <w:r w:rsidR="00384F12">
        <w:rPr>
          <w:szCs w:val="22"/>
        </w:rPr>
        <w:t>,</w:t>
      </w:r>
      <w:r>
        <w:rPr>
          <w:szCs w:val="22"/>
        </w:rPr>
        <w:t xml:space="preserve"> and Muskingum routing were chosen, respectively.</w:t>
      </w:r>
      <w:r w:rsidR="00596E5A">
        <w:rPr>
          <w:szCs w:val="22"/>
        </w:rPr>
        <w:t xml:space="preserve"> the methods </w:t>
      </w:r>
      <w:r w:rsidR="005D20F0">
        <w:rPr>
          <w:szCs w:val="22"/>
        </w:rPr>
        <w:t>describe</w:t>
      </w:r>
      <w:r w:rsidR="00596E5A">
        <w:rPr>
          <w:szCs w:val="22"/>
        </w:rPr>
        <w:t xml:space="preserve"> the methodology for portraying the PMP estimation for </w:t>
      </w:r>
      <w:r w:rsidR="00384F12">
        <w:rPr>
          <w:szCs w:val="22"/>
        </w:rPr>
        <w:t xml:space="preserve">the </w:t>
      </w:r>
      <w:r w:rsidR="00596E5A">
        <w:rPr>
          <w:szCs w:val="22"/>
        </w:rPr>
        <w:t>Kaligandaki basin at D</w:t>
      </w:r>
      <w:r w:rsidR="005D20F0">
        <w:rPr>
          <w:szCs w:val="22"/>
        </w:rPr>
        <w:t xml:space="preserve">am location </w:t>
      </w:r>
      <w:r w:rsidR="00596E5A">
        <w:rPr>
          <w:szCs w:val="22"/>
        </w:rPr>
        <w:t>5.</w:t>
      </w:r>
      <w:r w:rsidR="00232774">
        <w:rPr>
          <w:szCs w:val="22"/>
        </w:rPr>
        <w:t xml:space="preserve"> The DEMs of the study area were processed using ArcGIS for catchment delineation, terrain processing and basin processing. </w:t>
      </w:r>
    </w:p>
    <w:p w14:paraId="6B299297" w14:textId="77777777" w:rsidR="005D20F0" w:rsidRDefault="005D20F0" w:rsidP="005D20F0">
      <w:pPr>
        <w:pStyle w:val="Heading3"/>
      </w:pPr>
      <w:bookmarkStart w:id="1410" w:name="_Toc98928412"/>
      <w:r>
        <w:t>Description of the Study Area</w:t>
      </w:r>
      <w:bookmarkEnd w:id="1410"/>
    </w:p>
    <w:p w14:paraId="34E9A643" w14:textId="0452326E" w:rsidR="005D20F0" w:rsidRDefault="005D20F0" w:rsidP="00384F12">
      <w:pPr>
        <w:pStyle w:val="BodyText"/>
        <w:rPr>
          <w:ins w:id="1411" w:author="Kumar Baral" w:date="2023-02-07T16:52:00Z"/>
        </w:rPr>
      </w:pPr>
      <w:r>
        <w:t xml:space="preserve">The present study deals with the hydrological </w:t>
      </w:r>
      <w:r w:rsidR="00333CB2">
        <w:t>modelling</w:t>
      </w:r>
      <w:r>
        <w:t xml:space="preserve"> for </w:t>
      </w:r>
      <w:r w:rsidR="00384F12">
        <w:t xml:space="preserve">the </w:t>
      </w:r>
      <w:r>
        <w:t>watershed area of Dam 5 for the Kaligandaki Storage Hydropower Project. The catchment area of the dam is estimated to be 6828.37 km</w:t>
      </w:r>
      <w:r w:rsidRPr="00113497">
        <w:rPr>
          <w:vertAlign w:val="superscript"/>
        </w:rPr>
        <w:t>2</w:t>
      </w:r>
      <w:r>
        <w:t xml:space="preserve">. The description of the catchment area at Dam 5 is given in </w:t>
      </w:r>
      <w:r>
        <w:fldChar w:fldCharType="begin"/>
      </w:r>
      <w:r>
        <w:instrText xml:space="preserve"> REF _Ref89942959 \h  \* MERGEFORMAT </w:instrText>
      </w:r>
      <w:r>
        <w:fldChar w:fldCharType="separate"/>
      </w:r>
      <w:r w:rsidR="00CA7649">
        <w:t xml:space="preserve">Table </w:t>
      </w:r>
      <w:r w:rsidR="00CA7649">
        <w:rPr>
          <w:noProof/>
        </w:rPr>
        <w:t>2</w:t>
      </w:r>
      <w:r w:rsidR="00CA7649">
        <w:rPr>
          <w:noProof/>
        </w:rPr>
        <w:noBreakHyphen/>
        <w:t>2</w:t>
      </w:r>
      <w:r>
        <w:fldChar w:fldCharType="end"/>
      </w:r>
      <w:r>
        <w:t xml:space="preserve">. </w:t>
      </w:r>
      <w:r w:rsidRPr="0098298E">
        <w:t>The Kaligandaki River Basin is an important sub-basin of the Gandaki (Narayani) Basin located between 27° 43′N to 29° 19′N and 82° 53′E to 84° 26′E.in Nepal</w:t>
      </w:r>
      <w:r>
        <w:t>. The Himalayan zone contributes to the streamflow in the dry season by snow and ice melt. The highest percentile area within the catchment includes The Central Mahabharat Zone which contributes most to the high flows in the monsoon.</w:t>
      </w:r>
      <w:r w:rsidRPr="00EA39E7">
        <w:t xml:space="preserve"> </w:t>
      </w:r>
      <w:r w:rsidR="00384F12">
        <w:t>T</w:t>
      </w:r>
      <w:r>
        <w:t>his region is also responsible for the highest sediment yields due to steep topography and deforestation.</w:t>
      </w:r>
    </w:p>
    <w:p w14:paraId="60654C2C" w14:textId="77777777" w:rsidR="00F72045" w:rsidRDefault="00F72045" w:rsidP="00384F12">
      <w:pPr>
        <w:pStyle w:val="BodyText"/>
      </w:pPr>
    </w:p>
    <w:p w14:paraId="029C387A" w14:textId="017A9C88" w:rsidR="005D20F0" w:rsidRDefault="005D20F0" w:rsidP="005D20F0">
      <w:pPr>
        <w:pStyle w:val="Caption"/>
        <w:keepNext/>
      </w:pPr>
      <w:bookmarkStart w:id="1412" w:name="_Ref89942959"/>
      <w:bookmarkStart w:id="1413" w:name="_Toc98928429"/>
      <w:r>
        <w:lastRenderedPageBreak/>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bookmarkEnd w:id="1412"/>
      <w:r>
        <w:t xml:space="preserve"> Catchment characteristics of Dam 5</w:t>
      </w:r>
      <w:bookmarkEnd w:id="1413"/>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14" w:author="Kumar Baral" w:date="2023-02-07T16:51:00Z">
          <w:tblPr>
            <w:tblpPr w:leftFromText="180" w:rightFromText="180" w:vertAnchor="text" w:tblpXSpec="center" w:tblpY="1"/>
            <w:tblOverlap w:val="never"/>
            <w:tblW w:w="5000" w:type="pct"/>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3963"/>
        <w:gridCol w:w="842"/>
        <w:gridCol w:w="2045"/>
        <w:gridCol w:w="2166"/>
        <w:tblGridChange w:id="1415">
          <w:tblGrid>
            <w:gridCol w:w="3963"/>
            <w:gridCol w:w="842"/>
            <w:gridCol w:w="2045"/>
            <w:gridCol w:w="2166"/>
          </w:tblGrid>
        </w:tblGridChange>
      </w:tblGrid>
      <w:tr w:rsidR="005D20F0" w:rsidRPr="00113497" w14:paraId="7702EB8B" w14:textId="77777777" w:rsidTr="00F72045">
        <w:trPr>
          <w:trHeight w:val="144"/>
          <w:trPrChange w:id="1416" w:author="Kumar Baral" w:date="2023-02-07T16:51:00Z">
            <w:trPr>
              <w:trHeight w:val="144"/>
            </w:trPr>
          </w:trPrChange>
        </w:trPr>
        <w:tc>
          <w:tcPr>
            <w:tcW w:w="2198" w:type="pct"/>
            <w:vMerge w:val="restart"/>
            <w:shd w:val="clear" w:color="auto" w:fill="BFBFBF" w:themeFill="background1" w:themeFillShade="BF"/>
            <w:vAlign w:val="center"/>
            <w:tcPrChange w:id="1417" w:author="Kumar Baral" w:date="2023-02-07T16:51:00Z">
              <w:tcPr>
                <w:tcW w:w="2198" w:type="pct"/>
                <w:vMerge w:val="restart"/>
                <w:shd w:val="clear" w:color="auto" w:fill="E36C0A"/>
                <w:vAlign w:val="center"/>
              </w:tcPr>
            </w:tcPrChange>
          </w:tcPr>
          <w:p w14:paraId="3E2F5585" w14:textId="77777777" w:rsidR="005D20F0" w:rsidRPr="00F72045" w:rsidRDefault="005D20F0" w:rsidP="00025778">
            <w:pPr>
              <w:spacing w:after="0" w:line="240" w:lineRule="auto"/>
              <w:jc w:val="center"/>
              <w:rPr>
                <w:rFonts w:eastAsia="Times New Roman" w:cs="Calibri"/>
                <w:b/>
                <w:szCs w:val="20"/>
                <w:lang w:val="en-US"/>
              </w:rPr>
            </w:pPr>
            <w:r w:rsidRPr="00F72045">
              <w:rPr>
                <w:rFonts w:eastAsia="Times New Roman" w:cs="Calibri"/>
                <w:b/>
                <w:szCs w:val="20"/>
                <w:lang w:val="en-US"/>
                <w:rPrChange w:id="1418" w:author="Kumar Baral" w:date="2023-02-07T16:54:00Z">
                  <w:rPr>
                    <w:rFonts w:eastAsia="Times New Roman" w:cs="Calibri"/>
                    <w:b/>
                    <w:color w:val="FFFFFF"/>
                    <w:szCs w:val="20"/>
                    <w:lang w:val="en-US"/>
                  </w:rPr>
                </w:rPrChange>
              </w:rPr>
              <w:t>Features</w:t>
            </w:r>
          </w:p>
        </w:tc>
        <w:tc>
          <w:tcPr>
            <w:tcW w:w="467" w:type="pct"/>
            <w:vMerge w:val="restart"/>
            <w:shd w:val="clear" w:color="auto" w:fill="BFBFBF" w:themeFill="background1" w:themeFillShade="BF"/>
            <w:vAlign w:val="center"/>
            <w:tcPrChange w:id="1419" w:author="Kumar Baral" w:date="2023-02-07T16:51:00Z">
              <w:tcPr>
                <w:tcW w:w="467" w:type="pct"/>
                <w:vMerge w:val="restart"/>
                <w:shd w:val="clear" w:color="auto" w:fill="E36C0A"/>
                <w:vAlign w:val="center"/>
              </w:tcPr>
            </w:tcPrChange>
          </w:tcPr>
          <w:p w14:paraId="38F0A7CF" w14:textId="77777777" w:rsidR="005D20F0" w:rsidRPr="00F72045" w:rsidRDefault="005D20F0" w:rsidP="00025778">
            <w:pPr>
              <w:spacing w:after="0" w:line="240" w:lineRule="auto"/>
              <w:jc w:val="center"/>
              <w:rPr>
                <w:rFonts w:eastAsia="Times New Roman" w:cs="Calibri"/>
                <w:b/>
                <w:szCs w:val="20"/>
                <w:lang w:val="en-US"/>
                <w:rPrChange w:id="1420"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421" w:author="Kumar Baral" w:date="2023-02-07T16:54:00Z">
                  <w:rPr>
                    <w:rFonts w:eastAsia="Times New Roman" w:cs="Calibri"/>
                    <w:b/>
                    <w:color w:val="FFFFFF"/>
                    <w:szCs w:val="20"/>
                    <w:lang w:val="en-US"/>
                  </w:rPr>
                </w:rPrChange>
              </w:rPr>
              <w:t>Unit</w:t>
            </w:r>
          </w:p>
        </w:tc>
        <w:tc>
          <w:tcPr>
            <w:tcW w:w="2335" w:type="pct"/>
            <w:gridSpan w:val="2"/>
            <w:shd w:val="clear" w:color="auto" w:fill="BFBFBF" w:themeFill="background1" w:themeFillShade="BF"/>
            <w:vAlign w:val="center"/>
            <w:tcPrChange w:id="1422" w:author="Kumar Baral" w:date="2023-02-07T16:51:00Z">
              <w:tcPr>
                <w:tcW w:w="2335" w:type="pct"/>
                <w:gridSpan w:val="2"/>
                <w:shd w:val="clear" w:color="auto" w:fill="E36C0A"/>
                <w:vAlign w:val="center"/>
              </w:tcPr>
            </w:tcPrChange>
          </w:tcPr>
          <w:p w14:paraId="03628E8A" w14:textId="77777777" w:rsidR="005D20F0" w:rsidRPr="00F72045" w:rsidRDefault="005D20F0" w:rsidP="00025778">
            <w:pPr>
              <w:spacing w:after="0" w:line="240" w:lineRule="auto"/>
              <w:jc w:val="center"/>
              <w:rPr>
                <w:rFonts w:eastAsia="Times New Roman" w:cs="Calibri"/>
                <w:b/>
                <w:szCs w:val="20"/>
                <w:lang w:val="en-US"/>
                <w:rPrChange w:id="1423"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424" w:author="Kumar Baral" w:date="2023-02-07T16:54:00Z">
                  <w:rPr>
                    <w:rFonts w:eastAsia="Times New Roman" w:cs="Calibri"/>
                    <w:b/>
                    <w:color w:val="FFFFFF"/>
                    <w:szCs w:val="20"/>
                    <w:lang w:val="en-US"/>
                  </w:rPr>
                </w:rPrChange>
              </w:rPr>
              <w:t>Dam -5</w:t>
            </w:r>
          </w:p>
        </w:tc>
      </w:tr>
      <w:tr w:rsidR="005D20F0" w:rsidRPr="00113497" w14:paraId="1BF5FCB2" w14:textId="77777777" w:rsidTr="00F72045">
        <w:trPr>
          <w:trHeight w:val="144"/>
          <w:trPrChange w:id="1425" w:author="Kumar Baral" w:date="2023-02-07T16:51:00Z">
            <w:trPr>
              <w:trHeight w:val="144"/>
            </w:trPr>
          </w:trPrChange>
        </w:trPr>
        <w:tc>
          <w:tcPr>
            <w:tcW w:w="2198" w:type="pct"/>
            <w:vMerge/>
            <w:shd w:val="clear" w:color="auto" w:fill="BFBFBF" w:themeFill="background1" w:themeFillShade="BF"/>
            <w:vAlign w:val="center"/>
            <w:tcPrChange w:id="1426" w:author="Kumar Baral" w:date="2023-02-07T16:51:00Z">
              <w:tcPr>
                <w:tcW w:w="2198" w:type="pct"/>
                <w:vMerge/>
                <w:shd w:val="clear" w:color="auto" w:fill="E36C0A"/>
                <w:vAlign w:val="center"/>
              </w:tcPr>
            </w:tcPrChange>
          </w:tcPr>
          <w:p w14:paraId="4613222A" w14:textId="77777777" w:rsidR="005D20F0" w:rsidRPr="00F72045" w:rsidRDefault="005D20F0" w:rsidP="00025778">
            <w:pPr>
              <w:spacing w:after="0" w:line="240" w:lineRule="auto"/>
              <w:jc w:val="center"/>
              <w:rPr>
                <w:rFonts w:eastAsia="Times New Roman" w:cs="Calibri"/>
                <w:szCs w:val="20"/>
                <w:lang w:val="en-US"/>
                <w:rPrChange w:id="1427" w:author="Kumar Baral" w:date="2023-02-07T16:54:00Z">
                  <w:rPr>
                    <w:rFonts w:eastAsia="Times New Roman" w:cs="Calibri"/>
                    <w:color w:val="FFFFFF"/>
                    <w:szCs w:val="20"/>
                    <w:lang w:val="en-US"/>
                  </w:rPr>
                </w:rPrChange>
              </w:rPr>
            </w:pPr>
          </w:p>
        </w:tc>
        <w:tc>
          <w:tcPr>
            <w:tcW w:w="467" w:type="pct"/>
            <w:vMerge/>
            <w:shd w:val="clear" w:color="auto" w:fill="BFBFBF" w:themeFill="background1" w:themeFillShade="BF"/>
            <w:vAlign w:val="center"/>
            <w:tcPrChange w:id="1428" w:author="Kumar Baral" w:date="2023-02-07T16:51:00Z">
              <w:tcPr>
                <w:tcW w:w="467" w:type="pct"/>
                <w:vMerge/>
                <w:shd w:val="clear" w:color="auto" w:fill="E36C0A"/>
                <w:vAlign w:val="center"/>
              </w:tcPr>
            </w:tcPrChange>
          </w:tcPr>
          <w:p w14:paraId="67128A09" w14:textId="77777777" w:rsidR="005D20F0" w:rsidRPr="00F72045" w:rsidRDefault="005D20F0" w:rsidP="00025778">
            <w:pPr>
              <w:spacing w:after="0" w:line="240" w:lineRule="auto"/>
              <w:jc w:val="center"/>
              <w:rPr>
                <w:rFonts w:eastAsia="Times New Roman" w:cs="Calibri"/>
                <w:szCs w:val="20"/>
                <w:lang w:val="en-US"/>
                <w:rPrChange w:id="1429" w:author="Kumar Baral" w:date="2023-02-07T16:54:00Z">
                  <w:rPr>
                    <w:rFonts w:eastAsia="Times New Roman" w:cs="Calibri"/>
                    <w:color w:val="FFFFFF"/>
                    <w:szCs w:val="20"/>
                    <w:lang w:val="en-US"/>
                  </w:rPr>
                </w:rPrChange>
              </w:rPr>
            </w:pPr>
          </w:p>
        </w:tc>
        <w:tc>
          <w:tcPr>
            <w:tcW w:w="1134" w:type="pct"/>
            <w:shd w:val="clear" w:color="auto" w:fill="BFBFBF" w:themeFill="background1" w:themeFillShade="BF"/>
            <w:vAlign w:val="center"/>
            <w:tcPrChange w:id="1430" w:author="Kumar Baral" w:date="2023-02-07T16:51:00Z">
              <w:tcPr>
                <w:tcW w:w="1134" w:type="pct"/>
                <w:shd w:val="clear" w:color="auto" w:fill="E36C0A"/>
                <w:vAlign w:val="center"/>
              </w:tcPr>
            </w:tcPrChange>
          </w:tcPr>
          <w:p w14:paraId="4D4660DF" w14:textId="77777777" w:rsidR="005D20F0" w:rsidRPr="00F72045" w:rsidRDefault="005D20F0" w:rsidP="00025778">
            <w:pPr>
              <w:spacing w:after="0" w:line="240" w:lineRule="auto"/>
              <w:jc w:val="center"/>
              <w:rPr>
                <w:rFonts w:eastAsia="Times New Roman" w:cs="Calibri"/>
                <w:b/>
                <w:szCs w:val="20"/>
                <w:lang w:val="en-US"/>
                <w:rPrChange w:id="1431"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432" w:author="Kumar Baral" w:date="2023-02-07T16:54:00Z">
                  <w:rPr>
                    <w:rFonts w:eastAsia="Times New Roman" w:cs="Calibri"/>
                    <w:b/>
                    <w:color w:val="FFFFFF"/>
                    <w:szCs w:val="20"/>
                    <w:lang w:val="en-US"/>
                  </w:rPr>
                </w:rPrChange>
              </w:rPr>
              <w:t>Area</w:t>
            </w:r>
          </w:p>
        </w:tc>
        <w:tc>
          <w:tcPr>
            <w:tcW w:w="1201" w:type="pct"/>
            <w:shd w:val="clear" w:color="auto" w:fill="BFBFBF" w:themeFill="background1" w:themeFillShade="BF"/>
            <w:vAlign w:val="center"/>
            <w:tcPrChange w:id="1433" w:author="Kumar Baral" w:date="2023-02-07T16:51:00Z">
              <w:tcPr>
                <w:tcW w:w="1201" w:type="pct"/>
                <w:shd w:val="clear" w:color="auto" w:fill="E36C0A"/>
                <w:vAlign w:val="center"/>
              </w:tcPr>
            </w:tcPrChange>
          </w:tcPr>
          <w:p w14:paraId="1FFF308B" w14:textId="77777777" w:rsidR="005D20F0" w:rsidRPr="00F72045" w:rsidRDefault="005D20F0" w:rsidP="00025778">
            <w:pPr>
              <w:spacing w:after="0" w:line="240" w:lineRule="auto"/>
              <w:jc w:val="center"/>
              <w:rPr>
                <w:rFonts w:eastAsia="Times New Roman" w:cs="Calibri"/>
                <w:b/>
                <w:szCs w:val="20"/>
                <w:lang w:val="en-US"/>
                <w:rPrChange w:id="1434"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435" w:author="Kumar Baral" w:date="2023-02-07T16:54:00Z">
                  <w:rPr>
                    <w:rFonts w:eastAsia="Times New Roman" w:cs="Calibri"/>
                    <w:b/>
                    <w:color w:val="FFFFFF"/>
                    <w:szCs w:val="20"/>
                    <w:lang w:val="en-US"/>
                  </w:rPr>
                </w:rPrChange>
              </w:rPr>
              <w:t>Percentage (%)</w:t>
            </w:r>
          </w:p>
        </w:tc>
      </w:tr>
      <w:tr w:rsidR="005D20F0" w:rsidRPr="00113497" w14:paraId="7795D9A0" w14:textId="77777777" w:rsidTr="00F72045">
        <w:trPr>
          <w:trHeight w:val="144"/>
          <w:trPrChange w:id="1436" w:author="Kumar Baral" w:date="2023-02-07T16:51:00Z">
            <w:trPr>
              <w:trHeight w:val="144"/>
            </w:trPr>
          </w:trPrChange>
        </w:trPr>
        <w:tc>
          <w:tcPr>
            <w:tcW w:w="2198" w:type="pct"/>
            <w:shd w:val="clear" w:color="auto" w:fill="auto"/>
            <w:vAlign w:val="center"/>
            <w:tcPrChange w:id="1437" w:author="Kumar Baral" w:date="2023-02-07T16:51:00Z">
              <w:tcPr>
                <w:tcW w:w="2198" w:type="pct"/>
                <w:shd w:val="clear" w:color="auto" w:fill="auto"/>
                <w:vAlign w:val="center"/>
              </w:tcPr>
            </w:tcPrChange>
          </w:tcPr>
          <w:p w14:paraId="46EBF4FB" w14:textId="77777777" w:rsidR="005D20F0" w:rsidRPr="00113497" w:rsidRDefault="005D20F0" w:rsidP="00025778">
            <w:pPr>
              <w:spacing w:before="60" w:after="60"/>
              <w:jc w:val="center"/>
              <w:rPr>
                <w:rFonts w:cs="Arial"/>
                <w:szCs w:val="20"/>
              </w:rPr>
            </w:pPr>
            <w:r w:rsidRPr="00113497">
              <w:rPr>
                <w:rFonts w:cs="Arial"/>
                <w:szCs w:val="20"/>
              </w:rPr>
              <w:t>Total Catchment Area (A)</w:t>
            </w:r>
          </w:p>
        </w:tc>
        <w:tc>
          <w:tcPr>
            <w:tcW w:w="467" w:type="pct"/>
            <w:shd w:val="clear" w:color="auto" w:fill="auto"/>
            <w:vAlign w:val="center"/>
            <w:tcPrChange w:id="1438" w:author="Kumar Baral" w:date="2023-02-07T16:51:00Z">
              <w:tcPr>
                <w:tcW w:w="467" w:type="pct"/>
                <w:shd w:val="clear" w:color="auto" w:fill="auto"/>
                <w:vAlign w:val="center"/>
              </w:tcPr>
            </w:tcPrChange>
          </w:tcPr>
          <w:p w14:paraId="6522237D"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439" w:author="Kumar Baral" w:date="2023-02-07T16:51:00Z">
              <w:tcPr>
                <w:tcW w:w="1134" w:type="pct"/>
                <w:shd w:val="clear" w:color="auto" w:fill="auto"/>
                <w:vAlign w:val="center"/>
              </w:tcPr>
            </w:tcPrChange>
          </w:tcPr>
          <w:p w14:paraId="69B8583C" w14:textId="77777777" w:rsidR="005D20F0" w:rsidRPr="00113497" w:rsidRDefault="005D20F0" w:rsidP="00025778">
            <w:pPr>
              <w:spacing w:before="60" w:after="60"/>
              <w:jc w:val="center"/>
              <w:rPr>
                <w:rFonts w:cs="Arial"/>
                <w:szCs w:val="20"/>
              </w:rPr>
            </w:pPr>
            <w:r w:rsidRPr="00113497">
              <w:rPr>
                <w:szCs w:val="20"/>
              </w:rPr>
              <w:t>6828.37</w:t>
            </w:r>
          </w:p>
        </w:tc>
        <w:tc>
          <w:tcPr>
            <w:tcW w:w="1201" w:type="pct"/>
            <w:vAlign w:val="center"/>
            <w:tcPrChange w:id="1440" w:author="Kumar Baral" w:date="2023-02-07T16:51:00Z">
              <w:tcPr>
                <w:tcW w:w="1201" w:type="pct"/>
                <w:vAlign w:val="center"/>
              </w:tcPr>
            </w:tcPrChange>
          </w:tcPr>
          <w:p w14:paraId="601DF03A" w14:textId="77777777" w:rsidR="005D20F0" w:rsidRPr="00113497" w:rsidRDefault="005D20F0" w:rsidP="00025778">
            <w:pPr>
              <w:spacing w:before="60" w:after="60"/>
              <w:jc w:val="center"/>
              <w:rPr>
                <w:rFonts w:cs="Arial"/>
                <w:szCs w:val="20"/>
              </w:rPr>
            </w:pPr>
            <w:r w:rsidRPr="00113497">
              <w:rPr>
                <w:rFonts w:cs="Arial"/>
                <w:szCs w:val="20"/>
              </w:rPr>
              <w:t>100</w:t>
            </w:r>
          </w:p>
        </w:tc>
      </w:tr>
      <w:tr w:rsidR="005D20F0" w:rsidRPr="00113497" w14:paraId="2F62425B" w14:textId="77777777" w:rsidTr="00F72045">
        <w:trPr>
          <w:trHeight w:val="144"/>
          <w:trPrChange w:id="1441" w:author="Kumar Baral" w:date="2023-02-07T16:51:00Z">
            <w:trPr>
              <w:trHeight w:val="144"/>
            </w:trPr>
          </w:trPrChange>
        </w:trPr>
        <w:tc>
          <w:tcPr>
            <w:tcW w:w="2198" w:type="pct"/>
            <w:shd w:val="clear" w:color="auto" w:fill="auto"/>
            <w:vAlign w:val="center"/>
            <w:tcPrChange w:id="1442" w:author="Kumar Baral" w:date="2023-02-07T16:51:00Z">
              <w:tcPr>
                <w:tcW w:w="2198" w:type="pct"/>
                <w:shd w:val="clear" w:color="auto" w:fill="auto"/>
                <w:vAlign w:val="center"/>
              </w:tcPr>
            </w:tcPrChange>
          </w:tcPr>
          <w:p w14:paraId="4ACAD94B" w14:textId="77777777" w:rsidR="005D20F0" w:rsidRPr="00113497" w:rsidRDefault="005D20F0" w:rsidP="00025778">
            <w:pPr>
              <w:spacing w:before="60" w:after="60"/>
              <w:jc w:val="center"/>
              <w:rPr>
                <w:rFonts w:cs="Arial"/>
                <w:szCs w:val="20"/>
              </w:rPr>
            </w:pPr>
            <w:r w:rsidRPr="00113497">
              <w:rPr>
                <w:rFonts w:cs="Arial"/>
                <w:szCs w:val="20"/>
              </w:rPr>
              <w:t>Area above 5000 m</w:t>
            </w:r>
          </w:p>
        </w:tc>
        <w:tc>
          <w:tcPr>
            <w:tcW w:w="467" w:type="pct"/>
            <w:shd w:val="clear" w:color="auto" w:fill="auto"/>
            <w:vAlign w:val="center"/>
            <w:tcPrChange w:id="1443" w:author="Kumar Baral" w:date="2023-02-07T16:51:00Z">
              <w:tcPr>
                <w:tcW w:w="467" w:type="pct"/>
                <w:shd w:val="clear" w:color="auto" w:fill="auto"/>
                <w:vAlign w:val="center"/>
              </w:tcPr>
            </w:tcPrChange>
          </w:tcPr>
          <w:p w14:paraId="62FEE9FC"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444" w:author="Kumar Baral" w:date="2023-02-07T16:51:00Z">
              <w:tcPr>
                <w:tcW w:w="1134" w:type="pct"/>
                <w:shd w:val="clear" w:color="auto" w:fill="auto"/>
                <w:vAlign w:val="center"/>
              </w:tcPr>
            </w:tcPrChange>
          </w:tcPr>
          <w:p w14:paraId="68635D48" w14:textId="77777777" w:rsidR="005D20F0" w:rsidRPr="00113497" w:rsidRDefault="005D20F0" w:rsidP="00025778">
            <w:pPr>
              <w:spacing w:before="60" w:after="60"/>
              <w:jc w:val="center"/>
              <w:rPr>
                <w:rFonts w:cs="Arial"/>
                <w:szCs w:val="20"/>
              </w:rPr>
            </w:pPr>
            <w:r w:rsidRPr="00113497">
              <w:t>1976.99</w:t>
            </w:r>
          </w:p>
        </w:tc>
        <w:tc>
          <w:tcPr>
            <w:tcW w:w="1201" w:type="pct"/>
            <w:vAlign w:val="center"/>
            <w:tcPrChange w:id="1445" w:author="Kumar Baral" w:date="2023-02-07T16:51:00Z">
              <w:tcPr>
                <w:tcW w:w="1201" w:type="pct"/>
                <w:vAlign w:val="center"/>
              </w:tcPr>
            </w:tcPrChange>
          </w:tcPr>
          <w:p w14:paraId="46FE9335" w14:textId="77777777" w:rsidR="005D20F0" w:rsidRPr="00113497" w:rsidRDefault="005D20F0" w:rsidP="00025778">
            <w:pPr>
              <w:spacing w:before="60" w:after="60"/>
              <w:jc w:val="center"/>
              <w:rPr>
                <w:rFonts w:cs="Arial"/>
                <w:szCs w:val="20"/>
              </w:rPr>
            </w:pPr>
            <w:r w:rsidRPr="00113497">
              <w:t>28.95</w:t>
            </w:r>
          </w:p>
        </w:tc>
      </w:tr>
      <w:tr w:rsidR="005D20F0" w:rsidRPr="00113497" w14:paraId="5B0CABEB" w14:textId="77777777" w:rsidTr="00F72045">
        <w:trPr>
          <w:trHeight w:val="144"/>
          <w:trPrChange w:id="1446" w:author="Kumar Baral" w:date="2023-02-07T16:51:00Z">
            <w:trPr>
              <w:trHeight w:val="144"/>
            </w:trPr>
          </w:trPrChange>
        </w:trPr>
        <w:tc>
          <w:tcPr>
            <w:tcW w:w="2198" w:type="pct"/>
            <w:shd w:val="clear" w:color="auto" w:fill="auto"/>
            <w:vAlign w:val="center"/>
            <w:tcPrChange w:id="1447" w:author="Kumar Baral" w:date="2023-02-07T16:51:00Z">
              <w:tcPr>
                <w:tcW w:w="2198" w:type="pct"/>
                <w:shd w:val="clear" w:color="auto" w:fill="auto"/>
                <w:vAlign w:val="center"/>
              </w:tcPr>
            </w:tcPrChange>
          </w:tcPr>
          <w:p w14:paraId="67985853" w14:textId="77777777" w:rsidR="005D20F0" w:rsidRPr="00113497" w:rsidRDefault="005D20F0" w:rsidP="00025778">
            <w:pPr>
              <w:spacing w:before="60" w:after="60"/>
              <w:jc w:val="center"/>
              <w:rPr>
                <w:rFonts w:cs="Arial"/>
                <w:szCs w:val="20"/>
              </w:rPr>
            </w:pPr>
            <w:r w:rsidRPr="00113497">
              <w:rPr>
                <w:rFonts w:cs="Arial"/>
                <w:szCs w:val="20"/>
              </w:rPr>
              <w:t>The area between 3000 to 5000 m</w:t>
            </w:r>
          </w:p>
        </w:tc>
        <w:tc>
          <w:tcPr>
            <w:tcW w:w="467" w:type="pct"/>
            <w:shd w:val="clear" w:color="auto" w:fill="auto"/>
            <w:vAlign w:val="center"/>
            <w:tcPrChange w:id="1448" w:author="Kumar Baral" w:date="2023-02-07T16:51:00Z">
              <w:tcPr>
                <w:tcW w:w="467" w:type="pct"/>
                <w:shd w:val="clear" w:color="auto" w:fill="auto"/>
                <w:vAlign w:val="center"/>
              </w:tcPr>
            </w:tcPrChange>
          </w:tcPr>
          <w:p w14:paraId="5A815BFD"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449" w:author="Kumar Baral" w:date="2023-02-07T16:51:00Z">
              <w:tcPr>
                <w:tcW w:w="1134" w:type="pct"/>
                <w:shd w:val="clear" w:color="auto" w:fill="auto"/>
                <w:vAlign w:val="center"/>
              </w:tcPr>
            </w:tcPrChange>
          </w:tcPr>
          <w:p w14:paraId="2FB2F212" w14:textId="77777777" w:rsidR="005D20F0" w:rsidRPr="00113497" w:rsidRDefault="005D20F0" w:rsidP="00025778">
            <w:pPr>
              <w:spacing w:before="60" w:after="60"/>
              <w:jc w:val="center"/>
              <w:rPr>
                <w:rFonts w:cs="Arial"/>
                <w:szCs w:val="20"/>
              </w:rPr>
            </w:pPr>
            <w:r w:rsidRPr="00113497">
              <w:t>2771.77</w:t>
            </w:r>
          </w:p>
        </w:tc>
        <w:tc>
          <w:tcPr>
            <w:tcW w:w="1201" w:type="pct"/>
            <w:vAlign w:val="center"/>
            <w:tcPrChange w:id="1450" w:author="Kumar Baral" w:date="2023-02-07T16:51:00Z">
              <w:tcPr>
                <w:tcW w:w="1201" w:type="pct"/>
                <w:vAlign w:val="center"/>
              </w:tcPr>
            </w:tcPrChange>
          </w:tcPr>
          <w:p w14:paraId="7EFD6B5C" w14:textId="77777777" w:rsidR="005D20F0" w:rsidRPr="00113497" w:rsidRDefault="005D20F0" w:rsidP="00025778">
            <w:pPr>
              <w:spacing w:before="60" w:after="60"/>
              <w:jc w:val="center"/>
              <w:rPr>
                <w:rFonts w:cs="Arial"/>
                <w:szCs w:val="20"/>
              </w:rPr>
            </w:pPr>
            <w:r w:rsidRPr="00113497">
              <w:t>40.59</w:t>
            </w:r>
          </w:p>
        </w:tc>
      </w:tr>
      <w:tr w:rsidR="005D20F0" w:rsidRPr="00113497" w14:paraId="28DDE862" w14:textId="77777777" w:rsidTr="00F72045">
        <w:trPr>
          <w:trHeight w:val="144"/>
          <w:trPrChange w:id="1451" w:author="Kumar Baral" w:date="2023-02-07T16:51:00Z">
            <w:trPr>
              <w:trHeight w:val="144"/>
            </w:trPr>
          </w:trPrChange>
        </w:trPr>
        <w:tc>
          <w:tcPr>
            <w:tcW w:w="2198" w:type="pct"/>
            <w:shd w:val="clear" w:color="auto" w:fill="auto"/>
            <w:vAlign w:val="center"/>
            <w:tcPrChange w:id="1452" w:author="Kumar Baral" w:date="2023-02-07T16:51:00Z">
              <w:tcPr>
                <w:tcW w:w="2198" w:type="pct"/>
                <w:shd w:val="clear" w:color="auto" w:fill="auto"/>
                <w:vAlign w:val="center"/>
              </w:tcPr>
            </w:tcPrChange>
          </w:tcPr>
          <w:p w14:paraId="102C4E2F" w14:textId="77777777" w:rsidR="005D20F0" w:rsidRPr="00113497" w:rsidRDefault="005D20F0" w:rsidP="00025778">
            <w:pPr>
              <w:spacing w:before="60" w:after="60"/>
              <w:jc w:val="center"/>
              <w:rPr>
                <w:rFonts w:cs="Arial"/>
                <w:szCs w:val="20"/>
              </w:rPr>
            </w:pPr>
            <w:r w:rsidRPr="00113497">
              <w:rPr>
                <w:rFonts w:cs="Arial"/>
                <w:szCs w:val="20"/>
              </w:rPr>
              <w:t>Area below 3000 m</w:t>
            </w:r>
          </w:p>
        </w:tc>
        <w:tc>
          <w:tcPr>
            <w:tcW w:w="467" w:type="pct"/>
            <w:shd w:val="clear" w:color="auto" w:fill="auto"/>
            <w:vAlign w:val="center"/>
            <w:tcPrChange w:id="1453" w:author="Kumar Baral" w:date="2023-02-07T16:51:00Z">
              <w:tcPr>
                <w:tcW w:w="467" w:type="pct"/>
                <w:shd w:val="clear" w:color="auto" w:fill="auto"/>
                <w:vAlign w:val="center"/>
              </w:tcPr>
            </w:tcPrChange>
          </w:tcPr>
          <w:p w14:paraId="0EC02590"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454" w:author="Kumar Baral" w:date="2023-02-07T16:51:00Z">
              <w:tcPr>
                <w:tcW w:w="1134" w:type="pct"/>
                <w:shd w:val="clear" w:color="auto" w:fill="auto"/>
                <w:vAlign w:val="center"/>
              </w:tcPr>
            </w:tcPrChange>
          </w:tcPr>
          <w:p w14:paraId="7C6DB989" w14:textId="77777777" w:rsidR="005D20F0" w:rsidRPr="00113497" w:rsidRDefault="005D20F0" w:rsidP="00025778">
            <w:pPr>
              <w:spacing w:before="60" w:after="60"/>
              <w:jc w:val="center"/>
              <w:rPr>
                <w:rFonts w:cs="Arial"/>
                <w:szCs w:val="20"/>
              </w:rPr>
            </w:pPr>
            <w:r w:rsidRPr="00113497">
              <w:t>2079.60</w:t>
            </w:r>
          </w:p>
        </w:tc>
        <w:tc>
          <w:tcPr>
            <w:tcW w:w="1201" w:type="pct"/>
            <w:vAlign w:val="center"/>
            <w:tcPrChange w:id="1455" w:author="Kumar Baral" w:date="2023-02-07T16:51:00Z">
              <w:tcPr>
                <w:tcW w:w="1201" w:type="pct"/>
                <w:vAlign w:val="center"/>
              </w:tcPr>
            </w:tcPrChange>
          </w:tcPr>
          <w:p w14:paraId="1873ADC4" w14:textId="77777777" w:rsidR="005D20F0" w:rsidRPr="00113497" w:rsidRDefault="005D20F0" w:rsidP="00025778">
            <w:pPr>
              <w:keepNext/>
              <w:spacing w:before="60" w:after="60"/>
              <w:jc w:val="center"/>
              <w:rPr>
                <w:rFonts w:cs="Arial"/>
                <w:szCs w:val="20"/>
              </w:rPr>
            </w:pPr>
            <w:r w:rsidRPr="00113497">
              <w:t>30.46</w:t>
            </w:r>
          </w:p>
        </w:tc>
      </w:tr>
    </w:tbl>
    <w:p w14:paraId="6428C992" w14:textId="77777777" w:rsidR="005D20F0" w:rsidRDefault="005D20F0" w:rsidP="00467B89">
      <w:pPr>
        <w:pStyle w:val="Heading3"/>
      </w:pPr>
      <w:bookmarkStart w:id="1456" w:name="_Toc98928413"/>
      <w:r>
        <w:t>Materials and Methodology</w:t>
      </w:r>
      <w:bookmarkEnd w:id="1456"/>
    </w:p>
    <w:p w14:paraId="0BC9DB4E" w14:textId="77777777" w:rsidR="005D20F0" w:rsidRDefault="005D20F0" w:rsidP="005D20F0">
      <w:pPr>
        <w:pStyle w:val="BodyText"/>
      </w:pPr>
      <w:r>
        <w:t>The methodology for the model setup was divided into parts.</w:t>
      </w:r>
    </w:p>
    <w:p w14:paraId="59EEFD13" w14:textId="77777777" w:rsidR="005D20F0" w:rsidRDefault="005D20F0" w:rsidP="005D20F0">
      <w:pPr>
        <w:pStyle w:val="ListParagraph"/>
        <w:numPr>
          <w:ilvl w:val="0"/>
          <w:numId w:val="4"/>
        </w:numPr>
        <w:spacing w:after="160" w:line="259" w:lineRule="auto"/>
        <w:jc w:val="both"/>
      </w:pPr>
      <w:r>
        <w:t>Data collection</w:t>
      </w:r>
    </w:p>
    <w:p w14:paraId="406FB584" w14:textId="77777777" w:rsidR="00315278" w:rsidRDefault="00315278" w:rsidP="00315278">
      <w:pPr>
        <w:pStyle w:val="ListParagraph"/>
        <w:numPr>
          <w:ilvl w:val="0"/>
          <w:numId w:val="4"/>
        </w:numPr>
        <w:spacing w:after="160" w:line="259" w:lineRule="auto"/>
        <w:jc w:val="both"/>
      </w:pPr>
      <w:r>
        <w:t xml:space="preserve">Pre-processing in ArcGIS </w:t>
      </w:r>
    </w:p>
    <w:p w14:paraId="18936D36" w14:textId="77777777" w:rsidR="005D20F0" w:rsidRDefault="005D20F0" w:rsidP="005D20F0">
      <w:pPr>
        <w:pStyle w:val="ListParagraph"/>
        <w:numPr>
          <w:ilvl w:val="0"/>
          <w:numId w:val="4"/>
        </w:numPr>
        <w:spacing w:after="160" w:line="259" w:lineRule="auto"/>
        <w:jc w:val="both"/>
      </w:pPr>
      <w:r>
        <w:t>Model setup</w:t>
      </w:r>
    </w:p>
    <w:p w14:paraId="6AD16570" w14:textId="77777777" w:rsidR="00315278" w:rsidRDefault="003E019B" w:rsidP="00315278">
      <w:pPr>
        <w:pStyle w:val="Heading3"/>
      </w:pPr>
      <w:bookmarkStart w:id="1457" w:name="_Toc98928414"/>
      <w:r>
        <w:t>Data C</w:t>
      </w:r>
      <w:r w:rsidR="00315278">
        <w:t>ollection</w:t>
      </w:r>
      <w:bookmarkEnd w:id="1457"/>
    </w:p>
    <w:p w14:paraId="7E2D7C0F" w14:textId="72C78566" w:rsidR="00315278" w:rsidRDefault="00315278" w:rsidP="00CD7C70">
      <w:pPr>
        <w:pStyle w:val="BodyText"/>
        <w:spacing w:after="240"/>
      </w:pPr>
      <w:r>
        <w:t xml:space="preserve">In this study, an attempt to collect the relevant rainfall and discharge data with </w:t>
      </w:r>
      <w:r w:rsidR="00384F12">
        <w:t xml:space="preserve">a </w:t>
      </w:r>
      <w:r>
        <w:t>temporal resolution of an hour was made. Rainfall hourly data were collected from</w:t>
      </w:r>
      <w:r w:rsidR="008A53AB">
        <w:t xml:space="preserve"> </w:t>
      </w:r>
      <w:r w:rsidR="00384F12">
        <w:t xml:space="preserve">the </w:t>
      </w:r>
      <w:r w:rsidR="008A53AB">
        <w:t>Department of Hydrology and Meteorology (</w:t>
      </w:r>
      <w:r>
        <w:t>DHM</w:t>
      </w:r>
      <w:r w:rsidR="008A53AB">
        <w:t>)</w:t>
      </w:r>
      <w:r>
        <w:t xml:space="preserve">. The gauge data is recorded every 15 min in </w:t>
      </w:r>
      <w:r w:rsidR="00384F12">
        <w:t xml:space="preserve">an </w:t>
      </w:r>
      <w:r>
        <w:t xml:space="preserve">Automatic Water Level Recording (AWLR) device installed in Purtighat which has been used in this study by converting </w:t>
      </w:r>
      <w:r w:rsidR="00384F12">
        <w:t xml:space="preserve">it </w:t>
      </w:r>
      <w:r>
        <w:t xml:space="preserve">into discharge value using the rating curve equation. The available station and the period of availability are given in </w:t>
      </w:r>
      <w:r w:rsidR="00CD7C70">
        <w:fldChar w:fldCharType="begin"/>
      </w:r>
      <w:r w:rsidR="00CD7C70">
        <w:instrText xml:space="preserve"> REF _Ref89950332 \h </w:instrText>
      </w:r>
      <w:r w:rsidR="00CD7C70">
        <w:fldChar w:fldCharType="separate"/>
      </w:r>
      <w:r w:rsidR="00CA7649">
        <w:t xml:space="preserve">Table </w:t>
      </w:r>
      <w:r w:rsidR="00CA7649">
        <w:rPr>
          <w:noProof/>
        </w:rPr>
        <w:t>2</w:t>
      </w:r>
      <w:r w:rsidR="00CA7649">
        <w:noBreakHyphen/>
      </w:r>
      <w:r w:rsidR="00CA7649">
        <w:rPr>
          <w:noProof/>
        </w:rPr>
        <w:t>3</w:t>
      </w:r>
      <w:r w:rsidR="00CD7C70">
        <w:fldChar w:fldCharType="end"/>
      </w:r>
      <w:r w:rsidR="00CD7C70">
        <w:t>.</w:t>
      </w:r>
    </w:p>
    <w:p w14:paraId="31FD4DC0" w14:textId="44CB7570" w:rsidR="00CD7C70" w:rsidRDefault="00CD7C70" w:rsidP="00CD7C70">
      <w:pPr>
        <w:pStyle w:val="Caption"/>
        <w:keepNext/>
      </w:pPr>
      <w:bookmarkStart w:id="1458" w:name="_Ref89950332"/>
      <w:bookmarkStart w:id="1459" w:name="_Toc98928430"/>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3</w:t>
      </w:r>
      <w:r w:rsidR="008E7ED3">
        <w:fldChar w:fldCharType="end"/>
      </w:r>
      <w:bookmarkEnd w:id="1458"/>
      <w:r>
        <w:rPr>
          <w:lang w:val="en-US"/>
        </w:rPr>
        <w:t xml:space="preserve"> Meteorological stations collected for rainfall-runoff modeling</w:t>
      </w:r>
      <w:bookmarkEnd w:id="1459"/>
    </w:p>
    <w:tbl>
      <w:tblPr>
        <w:tblStyle w:val="GridTable4-Accent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60" w:author="Kumar Baral" w:date="2023-02-07T16:52:00Z">
          <w:tblPr>
            <w:tblStyle w:val="GridTable4-Accent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077"/>
        <w:gridCol w:w="1010"/>
        <w:gridCol w:w="1223"/>
        <w:gridCol w:w="2203"/>
        <w:gridCol w:w="1162"/>
        <w:gridCol w:w="1168"/>
        <w:gridCol w:w="1173"/>
        <w:tblGridChange w:id="1461">
          <w:tblGrid>
            <w:gridCol w:w="1077"/>
            <w:gridCol w:w="1010"/>
            <w:gridCol w:w="1223"/>
            <w:gridCol w:w="2203"/>
            <w:gridCol w:w="1162"/>
            <w:gridCol w:w="1168"/>
            <w:gridCol w:w="1173"/>
          </w:tblGrid>
        </w:tblGridChange>
      </w:tblGrid>
      <w:tr w:rsidR="00F72045" w:rsidRPr="00315278" w14:paraId="7AD76A46" w14:textId="77777777" w:rsidTr="00F72045">
        <w:trPr>
          <w:cnfStyle w:val="100000000000" w:firstRow="1" w:lastRow="0" w:firstColumn="0" w:lastColumn="0" w:oddVBand="0" w:evenVBand="0" w:oddHBand="0" w:evenHBand="0" w:firstRowFirstColumn="0" w:firstRowLastColumn="0" w:lastRowFirstColumn="0" w:lastRowLastColumn="0"/>
          <w:trHeight w:val="432"/>
          <w:tblHeader/>
          <w:trPrChange w:id="1462" w:author="Kumar Baral" w:date="2023-02-07T16:52:00Z">
            <w:trPr>
              <w:trHeight w:val="432"/>
              <w:tblHeader/>
            </w:trPr>
          </w:trPrChange>
        </w:trPr>
        <w:tc>
          <w:tcPr>
            <w:cnfStyle w:val="001000000000" w:firstRow="0" w:lastRow="0" w:firstColumn="1" w:lastColumn="0" w:oddVBand="0" w:evenVBand="0" w:oddHBand="0" w:evenHBand="0" w:firstRowFirstColumn="0" w:firstRowLastColumn="0" w:lastRowFirstColumn="0" w:lastRowLastColumn="0"/>
            <w:tcW w:w="60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63" w:author="Kumar Baral" w:date="2023-02-07T16:52:00Z">
              <w:tcPr>
                <w:tcW w:w="608" w:type="pct"/>
                <w:shd w:val="clear" w:color="auto" w:fill="BFBFBF" w:themeFill="background1" w:themeFillShade="BF"/>
                <w:vAlign w:val="center"/>
              </w:tcPr>
            </w:tcPrChange>
          </w:tcPr>
          <w:p w14:paraId="5D9C93CB" w14:textId="77777777" w:rsidR="00315278" w:rsidRPr="00F72045" w:rsidRDefault="00315278" w:rsidP="00315278">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Calibri"/>
                <w:color w:val="auto"/>
                <w:szCs w:val="20"/>
                <w:lang w:val="en-US"/>
                <w:rPrChange w:id="1464" w:author="Kumar Baral" w:date="2023-02-07T16:54:00Z">
                  <w:rPr>
                    <w:rFonts w:eastAsia="Times New Roman" w:cs="Calibri"/>
                    <w:szCs w:val="20"/>
                    <w:lang w:val="en-US"/>
                  </w:rPr>
                </w:rPrChange>
              </w:rPr>
            </w:pPr>
            <w:r w:rsidRPr="00F72045">
              <w:rPr>
                <w:rFonts w:eastAsia="Times New Roman" w:cs="Calibri"/>
                <w:szCs w:val="20"/>
                <w:lang w:val="en-US"/>
              </w:rPr>
              <w:t>S. No.</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65" w:author="Kumar Baral" w:date="2023-02-07T16:52:00Z">
              <w:tcPr>
                <w:tcW w:w="497" w:type="pct"/>
                <w:shd w:val="clear" w:color="auto" w:fill="BFBFBF" w:themeFill="background1" w:themeFillShade="BF"/>
                <w:vAlign w:val="center"/>
              </w:tcPr>
            </w:tcPrChange>
          </w:tcPr>
          <w:p w14:paraId="5ADEB2CE"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66" w:author="Kumar Baral" w:date="2023-02-07T16:54:00Z">
                  <w:rPr>
                    <w:rFonts w:eastAsia="Times New Roman" w:cs="Calibri"/>
                    <w:szCs w:val="20"/>
                    <w:lang w:val="en-US"/>
                  </w:rPr>
                </w:rPrChange>
              </w:rPr>
            </w:pPr>
            <w:r w:rsidRPr="00F72045">
              <w:rPr>
                <w:rFonts w:eastAsia="Times New Roman" w:cs="Calibri"/>
                <w:szCs w:val="20"/>
                <w:lang w:val="en-US"/>
              </w:rPr>
              <w:t>Station Number</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67" w:author="Kumar Baral" w:date="2023-02-07T16:52:00Z">
              <w:tcPr>
                <w:tcW w:w="688" w:type="pct"/>
                <w:shd w:val="clear" w:color="auto" w:fill="BFBFBF" w:themeFill="background1" w:themeFillShade="BF"/>
                <w:vAlign w:val="center"/>
              </w:tcPr>
            </w:tcPrChange>
          </w:tcPr>
          <w:p w14:paraId="2C7E5D6E"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68" w:author="Kumar Baral" w:date="2023-02-07T16:54:00Z">
                  <w:rPr>
                    <w:rFonts w:eastAsia="Times New Roman" w:cs="Calibri"/>
                    <w:szCs w:val="20"/>
                    <w:lang w:val="en-US"/>
                  </w:rPr>
                </w:rPrChange>
              </w:rPr>
            </w:pPr>
            <w:r w:rsidRPr="00F72045">
              <w:rPr>
                <w:rFonts w:eastAsia="Times New Roman" w:cs="Calibri"/>
                <w:szCs w:val="20"/>
                <w:lang w:val="en-US"/>
              </w:rPr>
              <w:t>Station Name</w:t>
            </w:r>
          </w:p>
        </w:tc>
        <w:tc>
          <w:tcPr>
            <w:tcW w:w="123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69" w:author="Kumar Baral" w:date="2023-02-07T16:52:00Z">
              <w:tcPr>
                <w:tcW w:w="1232" w:type="pct"/>
                <w:shd w:val="clear" w:color="auto" w:fill="BFBFBF" w:themeFill="background1" w:themeFillShade="BF"/>
                <w:vAlign w:val="center"/>
              </w:tcPr>
            </w:tcPrChange>
          </w:tcPr>
          <w:p w14:paraId="06D32193"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0" w:author="Kumar Baral" w:date="2023-02-07T16:54:00Z">
                  <w:rPr>
                    <w:rFonts w:eastAsia="Times New Roman" w:cs="Calibri"/>
                    <w:szCs w:val="20"/>
                    <w:lang w:val="en-US"/>
                  </w:rPr>
                </w:rPrChange>
              </w:rPr>
            </w:pPr>
            <w:r w:rsidRPr="00F72045">
              <w:rPr>
                <w:rFonts w:eastAsia="Times New Roman" w:cs="Calibri"/>
                <w:szCs w:val="20"/>
                <w:lang w:val="en-US"/>
              </w:rPr>
              <w:t>Range of data of the availability</w:t>
            </w:r>
          </w:p>
        </w:tc>
        <w:tc>
          <w:tcPr>
            <w:tcW w:w="6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71" w:author="Kumar Baral" w:date="2023-02-07T16:52:00Z">
              <w:tcPr>
                <w:tcW w:w="652" w:type="pct"/>
                <w:shd w:val="clear" w:color="auto" w:fill="BFBFBF" w:themeFill="background1" w:themeFillShade="BF"/>
                <w:vAlign w:val="center"/>
              </w:tcPr>
            </w:tcPrChange>
          </w:tcPr>
          <w:p w14:paraId="6CBBCB5B"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2" w:author="Kumar Baral" w:date="2023-02-07T16:54:00Z">
                  <w:rPr>
                    <w:rFonts w:eastAsia="Times New Roman" w:cs="Calibri"/>
                    <w:szCs w:val="20"/>
                    <w:lang w:val="en-US"/>
                  </w:rPr>
                </w:rPrChange>
              </w:rPr>
            </w:pPr>
            <w:r w:rsidRPr="00F72045">
              <w:rPr>
                <w:rFonts w:eastAsia="Times New Roman" w:cs="Calibri"/>
                <w:szCs w:val="20"/>
                <w:lang w:val="en-US"/>
              </w:rPr>
              <w:t>Longitude</w:t>
            </w:r>
          </w:p>
          <w:p w14:paraId="7B7562C8"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3" w:author="Kumar Baral" w:date="2023-02-07T16:54:00Z">
                  <w:rPr>
                    <w:rFonts w:eastAsia="Times New Roman" w:cs="Calibri"/>
                    <w:szCs w:val="20"/>
                    <w:lang w:val="en-US"/>
                  </w:rPr>
                </w:rPrChange>
              </w:rPr>
            </w:pPr>
            <w:r w:rsidRPr="00F72045">
              <w:rPr>
                <w:rFonts w:eastAsia="Times New Roman" w:cs="Calibri"/>
                <w:szCs w:val="20"/>
                <w:lang w:val="en-US"/>
              </w:rPr>
              <w:t>DD.MM</w:t>
            </w:r>
          </w:p>
        </w:tc>
        <w:tc>
          <w:tcPr>
            <w:tcW w:w="6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74" w:author="Kumar Baral" w:date="2023-02-07T16:52:00Z">
              <w:tcPr>
                <w:tcW w:w="661" w:type="pct"/>
                <w:shd w:val="clear" w:color="auto" w:fill="BFBFBF" w:themeFill="background1" w:themeFillShade="BF"/>
                <w:vAlign w:val="center"/>
              </w:tcPr>
            </w:tcPrChange>
          </w:tcPr>
          <w:p w14:paraId="615B9541"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5" w:author="Kumar Baral" w:date="2023-02-07T16:54:00Z">
                  <w:rPr>
                    <w:rFonts w:eastAsia="Times New Roman" w:cs="Calibri"/>
                    <w:szCs w:val="20"/>
                    <w:lang w:val="en-US"/>
                  </w:rPr>
                </w:rPrChange>
              </w:rPr>
            </w:pPr>
            <w:r w:rsidRPr="00F72045">
              <w:rPr>
                <w:rFonts w:eastAsia="Times New Roman" w:cs="Calibri"/>
                <w:szCs w:val="20"/>
                <w:lang w:val="en-US"/>
              </w:rPr>
              <w:t>Latitude</w:t>
            </w:r>
          </w:p>
          <w:p w14:paraId="1179CF89"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6" w:author="Kumar Baral" w:date="2023-02-07T16:54:00Z">
                  <w:rPr>
                    <w:rFonts w:eastAsia="Times New Roman" w:cs="Calibri"/>
                    <w:szCs w:val="20"/>
                    <w:lang w:val="en-US"/>
                  </w:rPr>
                </w:rPrChange>
              </w:rPr>
            </w:pPr>
            <w:r w:rsidRPr="00F72045">
              <w:rPr>
                <w:rFonts w:eastAsia="Times New Roman" w:cs="Calibri"/>
                <w:szCs w:val="20"/>
                <w:lang w:val="en-US"/>
              </w:rPr>
              <w:t>DD.MM</w:t>
            </w:r>
          </w:p>
        </w:tc>
        <w:tc>
          <w:tcPr>
            <w:tcW w:w="6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477" w:author="Kumar Baral" w:date="2023-02-07T16:52:00Z">
              <w:tcPr>
                <w:tcW w:w="661" w:type="pct"/>
                <w:shd w:val="clear" w:color="auto" w:fill="BFBFBF" w:themeFill="background1" w:themeFillShade="BF"/>
                <w:vAlign w:val="center"/>
              </w:tcPr>
            </w:tcPrChange>
          </w:tcPr>
          <w:p w14:paraId="091B63FC"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478" w:author="Kumar Baral" w:date="2023-02-07T16:54:00Z">
                  <w:rPr>
                    <w:rFonts w:eastAsia="Times New Roman" w:cs="Calibri"/>
                    <w:szCs w:val="20"/>
                    <w:lang w:val="en-US"/>
                  </w:rPr>
                </w:rPrChange>
              </w:rPr>
            </w:pPr>
            <w:r w:rsidRPr="00F72045">
              <w:rPr>
                <w:rFonts w:eastAsia="Times New Roman" w:cs="Calibri"/>
                <w:szCs w:val="20"/>
                <w:lang w:val="en-US"/>
              </w:rPr>
              <w:t>Elevation</w:t>
            </w:r>
          </w:p>
        </w:tc>
      </w:tr>
      <w:tr w:rsidR="00315278" w:rsidRPr="00315278" w14:paraId="75B9E6FA" w14:textId="77777777" w:rsidTr="00F72045">
        <w:tblPrEx>
          <w:tblPrExChange w:id="1479"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cnfStyle w:val="000000100000" w:firstRow="0" w:lastRow="0" w:firstColumn="0" w:lastColumn="0" w:oddVBand="0" w:evenVBand="0" w:oddHBand="1" w:evenHBand="0" w:firstRowFirstColumn="0" w:firstRowLastColumn="0" w:lastRowFirstColumn="0" w:lastRowLastColumn="0"/>
          <w:trHeight w:val="432"/>
          <w:trPrChange w:id="1480"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3026" w:type="pct"/>
            <w:gridSpan w:val="4"/>
            <w:tcBorders>
              <w:top w:val="single" w:sz="4" w:space="0" w:color="auto"/>
            </w:tcBorders>
            <w:shd w:val="clear" w:color="auto" w:fill="FFFFFF"/>
            <w:vAlign w:val="center"/>
            <w:tcPrChange w:id="1481" w:author="Kumar Baral" w:date="2023-02-07T16:52:00Z">
              <w:tcPr>
                <w:tcW w:w="3026" w:type="pct"/>
                <w:gridSpan w:val="4"/>
                <w:shd w:val="clear" w:color="auto" w:fill="FFFFFF"/>
                <w:vAlign w:val="center"/>
              </w:tcPr>
            </w:tcPrChange>
          </w:tcPr>
          <w:p w14:paraId="3514F452" w14:textId="77777777" w:rsidR="00315278" w:rsidRPr="00315278" w:rsidRDefault="00315278" w:rsidP="00315278">
            <w:pPr>
              <w:spacing w:before="200" w:after="0" w:line="240" w:lineRule="auto"/>
              <w:cnfStyle w:val="001000100000" w:firstRow="0" w:lastRow="0" w:firstColumn="1" w:lastColumn="0" w:oddVBand="0" w:evenVBand="0" w:oddHBand="1" w:evenHBand="0" w:firstRowFirstColumn="0" w:firstRowLastColumn="0" w:lastRowFirstColumn="0" w:lastRowLastColumn="0"/>
              <w:rPr>
                <w:rFonts w:cs="Calibri"/>
                <w:szCs w:val="20"/>
                <w:lang w:val="en-GB"/>
              </w:rPr>
            </w:pPr>
            <w:r w:rsidRPr="00315278">
              <w:rPr>
                <w:rFonts w:cs="Calibri"/>
                <w:szCs w:val="20"/>
                <w:lang w:val="en-GB"/>
              </w:rPr>
              <w:t>Meteorological Stations</w:t>
            </w:r>
            <w:r w:rsidR="00CD7C70">
              <w:rPr>
                <w:rFonts w:cs="Calibri"/>
                <w:szCs w:val="20"/>
                <w:lang w:val="en-GB"/>
              </w:rPr>
              <w:t xml:space="preserve"> </w:t>
            </w:r>
          </w:p>
        </w:tc>
        <w:tc>
          <w:tcPr>
            <w:tcW w:w="652" w:type="pct"/>
            <w:tcBorders>
              <w:top w:val="single" w:sz="4" w:space="0" w:color="auto"/>
            </w:tcBorders>
            <w:shd w:val="clear" w:color="auto" w:fill="FFFFFF"/>
            <w:vAlign w:val="center"/>
            <w:tcPrChange w:id="1482" w:author="Kumar Baral" w:date="2023-02-07T16:52:00Z">
              <w:tcPr>
                <w:tcW w:w="652" w:type="pct"/>
                <w:shd w:val="clear" w:color="auto" w:fill="FFFFFF"/>
                <w:vAlign w:val="center"/>
              </w:tcPr>
            </w:tcPrChange>
          </w:tcPr>
          <w:p w14:paraId="7FEDAF0C"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c>
          <w:tcPr>
            <w:tcW w:w="661" w:type="pct"/>
            <w:tcBorders>
              <w:top w:val="single" w:sz="4" w:space="0" w:color="auto"/>
            </w:tcBorders>
            <w:shd w:val="clear" w:color="auto" w:fill="FFFFFF"/>
            <w:vAlign w:val="center"/>
            <w:tcPrChange w:id="1483" w:author="Kumar Baral" w:date="2023-02-07T16:52:00Z">
              <w:tcPr>
                <w:tcW w:w="661" w:type="pct"/>
                <w:shd w:val="clear" w:color="auto" w:fill="FFFFFF"/>
                <w:vAlign w:val="center"/>
              </w:tcPr>
            </w:tcPrChange>
          </w:tcPr>
          <w:p w14:paraId="5C616794"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c>
          <w:tcPr>
            <w:tcW w:w="661" w:type="pct"/>
            <w:tcBorders>
              <w:top w:val="single" w:sz="4" w:space="0" w:color="auto"/>
            </w:tcBorders>
            <w:shd w:val="clear" w:color="auto" w:fill="FFFFFF"/>
            <w:vAlign w:val="center"/>
            <w:tcPrChange w:id="1484" w:author="Kumar Baral" w:date="2023-02-07T16:52:00Z">
              <w:tcPr>
                <w:tcW w:w="661" w:type="pct"/>
                <w:shd w:val="clear" w:color="auto" w:fill="FFFFFF"/>
                <w:vAlign w:val="center"/>
              </w:tcPr>
            </w:tcPrChange>
          </w:tcPr>
          <w:p w14:paraId="1FCF7B4C"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r>
      <w:tr w:rsidR="00315278" w:rsidRPr="00315278" w14:paraId="34F32F34" w14:textId="77777777" w:rsidTr="00F72045">
        <w:tblPrEx>
          <w:tblPrExChange w:id="1485"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trHeight w:val="432"/>
          <w:trPrChange w:id="1486"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487" w:author="Kumar Baral" w:date="2023-02-07T16:52:00Z">
              <w:tcPr>
                <w:tcW w:w="608" w:type="pct"/>
                <w:shd w:val="clear" w:color="auto" w:fill="FFFFFF"/>
                <w:vAlign w:val="center"/>
              </w:tcPr>
            </w:tcPrChange>
          </w:tcPr>
          <w:p w14:paraId="77DEF2E3" w14:textId="77777777" w:rsidR="00315278" w:rsidRPr="00315278" w:rsidRDefault="00315278" w:rsidP="00315278">
            <w:pPr>
              <w:spacing w:after="0" w:line="240" w:lineRule="auto"/>
              <w:jc w:val="center"/>
              <w:rPr>
                <w:rFonts w:cs="Calibri"/>
                <w:b w:val="0"/>
                <w:bCs w:val="0"/>
                <w:szCs w:val="20"/>
                <w:lang w:val="en-GB"/>
              </w:rPr>
            </w:pPr>
            <w:r w:rsidRPr="00315278">
              <w:rPr>
                <w:rFonts w:cs="Calibri"/>
                <w:b w:val="0"/>
                <w:bCs w:val="0"/>
                <w:color w:val="000000"/>
                <w:szCs w:val="20"/>
              </w:rPr>
              <w:t>1</w:t>
            </w:r>
          </w:p>
        </w:tc>
        <w:tc>
          <w:tcPr>
            <w:tcW w:w="497" w:type="pct"/>
            <w:shd w:val="clear" w:color="auto" w:fill="FFFFFF"/>
            <w:vAlign w:val="center"/>
            <w:tcPrChange w:id="1488" w:author="Kumar Baral" w:date="2023-02-07T16:52:00Z">
              <w:tcPr>
                <w:tcW w:w="497" w:type="pct"/>
                <w:shd w:val="clear" w:color="auto" w:fill="FFFFFF"/>
                <w:vAlign w:val="center"/>
              </w:tcPr>
            </w:tcPrChange>
          </w:tcPr>
          <w:p w14:paraId="3F18E839"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601</w:t>
            </w:r>
          </w:p>
        </w:tc>
        <w:tc>
          <w:tcPr>
            <w:tcW w:w="688" w:type="pct"/>
            <w:shd w:val="clear" w:color="auto" w:fill="FFFFFF"/>
            <w:vAlign w:val="center"/>
            <w:tcPrChange w:id="1489" w:author="Kumar Baral" w:date="2023-02-07T16:52:00Z">
              <w:tcPr>
                <w:tcW w:w="688" w:type="pct"/>
                <w:shd w:val="clear" w:color="auto" w:fill="FFFFFF"/>
                <w:vAlign w:val="center"/>
              </w:tcPr>
            </w:tcPrChange>
          </w:tcPr>
          <w:p w14:paraId="3991B2FE"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Jomsom</w:t>
            </w:r>
          </w:p>
        </w:tc>
        <w:tc>
          <w:tcPr>
            <w:tcW w:w="1232" w:type="pct"/>
            <w:shd w:val="clear" w:color="auto" w:fill="FFFFFF"/>
            <w:vAlign w:val="center"/>
            <w:tcPrChange w:id="1490" w:author="Kumar Baral" w:date="2023-02-07T16:52:00Z">
              <w:tcPr>
                <w:tcW w:w="1232" w:type="pct"/>
                <w:shd w:val="clear" w:color="auto" w:fill="FFFFFF"/>
                <w:vAlign w:val="center"/>
              </w:tcPr>
            </w:tcPrChange>
          </w:tcPr>
          <w:p w14:paraId="258C7D69" w14:textId="77777777" w:rsidR="008A53AB"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10/21/2020 9:00</w:t>
            </w:r>
          </w:p>
          <w:p w14:paraId="19B3F565"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491" w:author="Kumar Baral" w:date="2023-02-07T16:52:00Z">
              <w:tcPr>
                <w:tcW w:w="652" w:type="pct"/>
                <w:shd w:val="clear" w:color="auto" w:fill="FFFFFF"/>
                <w:vAlign w:val="center"/>
              </w:tcPr>
            </w:tcPrChange>
          </w:tcPr>
          <w:p w14:paraId="27D9EBC6"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83.43</w:t>
            </w:r>
          </w:p>
        </w:tc>
        <w:tc>
          <w:tcPr>
            <w:tcW w:w="661" w:type="pct"/>
            <w:shd w:val="clear" w:color="auto" w:fill="FFFFFF"/>
            <w:vAlign w:val="center"/>
            <w:tcPrChange w:id="1492" w:author="Kumar Baral" w:date="2023-02-07T16:52:00Z">
              <w:tcPr>
                <w:tcW w:w="661" w:type="pct"/>
                <w:shd w:val="clear" w:color="auto" w:fill="FFFFFF"/>
                <w:vAlign w:val="center"/>
              </w:tcPr>
            </w:tcPrChange>
          </w:tcPr>
          <w:p w14:paraId="6E36DABA"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28.47</w:t>
            </w:r>
          </w:p>
        </w:tc>
        <w:tc>
          <w:tcPr>
            <w:tcW w:w="661" w:type="pct"/>
            <w:shd w:val="clear" w:color="auto" w:fill="FFFFFF"/>
            <w:vAlign w:val="center"/>
            <w:tcPrChange w:id="1493" w:author="Kumar Baral" w:date="2023-02-07T16:52:00Z">
              <w:tcPr>
                <w:tcW w:w="661" w:type="pct"/>
                <w:shd w:val="clear" w:color="auto" w:fill="FFFFFF"/>
                <w:vAlign w:val="center"/>
              </w:tcPr>
            </w:tcPrChange>
          </w:tcPr>
          <w:p w14:paraId="4971FC91"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2,744</w:t>
            </w:r>
          </w:p>
        </w:tc>
      </w:tr>
      <w:tr w:rsidR="00315278" w:rsidRPr="00315278" w14:paraId="037932AC" w14:textId="77777777" w:rsidTr="00F72045">
        <w:tblPrEx>
          <w:tblPrExChange w:id="1494"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cnfStyle w:val="000000100000" w:firstRow="0" w:lastRow="0" w:firstColumn="0" w:lastColumn="0" w:oddVBand="0" w:evenVBand="0" w:oddHBand="1" w:evenHBand="0" w:firstRowFirstColumn="0" w:firstRowLastColumn="0" w:lastRowFirstColumn="0" w:lastRowLastColumn="0"/>
          <w:trHeight w:val="432"/>
          <w:trPrChange w:id="1495"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496" w:author="Kumar Baral" w:date="2023-02-07T16:52:00Z">
              <w:tcPr>
                <w:tcW w:w="608" w:type="pct"/>
                <w:shd w:val="clear" w:color="auto" w:fill="FFFFFF"/>
                <w:vAlign w:val="center"/>
              </w:tcPr>
            </w:tcPrChange>
          </w:tcPr>
          <w:p w14:paraId="7066A046" w14:textId="77777777" w:rsidR="00315278" w:rsidRPr="00E51641" w:rsidRDefault="00315278" w:rsidP="00315278">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cs="Calibri"/>
                <w:b w:val="0"/>
                <w:bCs w:val="0"/>
                <w:color w:val="000000"/>
                <w:szCs w:val="20"/>
              </w:rPr>
            </w:pPr>
            <w:r w:rsidRPr="00E51641">
              <w:rPr>
                <w:rFonts w:cs="Calibri"/>
                <w:b w:val="0"/>
                <w:bCs w:val="0"/>
                <w:color w:val="000000"/>
                <w:szCs w:val="20"/>
              </w:rPr>
              <w:t>2</w:t>
            </w:r>
          </w:p>
        </w:tc>
        <w:tc>
          <w:tcPr>
            <w:tcW w:w="497" w:type="pct"/>
            <w:shd w:val="clear" w:color="auto" w:fill="FFFFFF"/>
            <w:vAlign w:val="center"/>
            <w:tcPrChange w:id="1497" w:author="Kumar Baral" w:date="2023-02-07T16:52:00Z">
              <w:tcPr>
                <w:tcW w:w="497" w:type="pct"/>
                <w:shd w:val="clear" w:color="auto" w:fill="FFFFFF"/>
                <w:vAlign w:val="center"/>
              </w:tcPr>
            </w:tcPrChange>
          </w:tcPr>
          <w:p w14:paraId="2C1F9B16"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604</w:t>
            </w:r>
          </w:p>
        </w:tc>
        <w:tc>
          <w:tcPr>
            <w:tcW w:w="688" w:type="pct"/>
            <w:shd w:val="clear" w:color="auto" w:fill="FFFFFF"/>
            <w:vAlign w:val="center"/>
            <w:tcPrChange w:id="1498" w:author="Kumar Baral" w:date="2023-02-07T16:52:00Z">
              <w:tcPr>
                <w:tcW w:w="688" w:type="pct"/>
                <w:shd w:val="clear" w:color="auto" w:fill="FFFFFF"/>
                <w:vAlign w:val="center"/>
              </w:tcPr>
            </w:tcPrChange>
          </w:tcPr>
          <w:p w14:paraId="538D65FF"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Thakmarpha</w:t>
            </w:r>
          </w:p>
        </w:tc>
        <w:tc>
          <w:tcPr>
            <w:tcW w:w="1232" w:type="pct"/>
            <w:shd w:val="clear" w:color="auto" w:fill="FFFFFF"/>
            <w:vAlign w:val="center"/>
            <w:tcPrChange w:id="1499" w:author="Kumar Baral" w:date="2023-02-07T16:52:00Z">
              <w:tcPr>
                <w:tcW w:w="1232" w:type="pct"/>
                <w:shd w:val="clear" w:color="auto" w:fill="FFFFFF"/>
                <w:vAlign w:val="center"/>
              </w:tcPr>
            </w:tcPrChange>
          </w:tcPr>
          <w:p w14:paraId="728EBAA8" w14:textId="77777777" w:rsidR="008A53AB"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2/3/2020 14:00</w:t>
            </w:r>
          </w:p>
          <w:p w14:paraId="689BA2C2"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500" w:author="Kumar Baral" w:date="2023-02-07T16:52:00Z">
              <w:tcPr>
                <w:tcW w:w="652" w:type="pct"/>
                <w:shd w:val="clear" w:color="auto" w:fill="FFFFFF"/>
                <w:vAlign w:val="center"/>
              </w:tcPr>
            </w:tcPrChange>
          </w:tcPr>
          <w:p w14:paraId="35BFE3B0"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83.7</w:t>
            </w:r>
          </w:p>
        </w:tc>
        <w:tc>
          <w:tcPr>
            <w:tcW w:w="661" w:type="pct"/>
            <w:shd w:val="clear" w:color="auto" w:fill="FFFFFF"/>
            <w:vAlign w:val="center"/>
            <w:tcPrChange w:id="1501" w:author="Kumar Baral" w:date="2023-02-07T16:52:00Z">
              <w:tcPr>
                <w:tcW w:w="661" w:type="pct"/>
                <w:shd w:val="clear" w:color="auto" w:fill="FFFFFF"/>
                <w:vAlign w:val="center"/>
              </w:tcPr>
            </w:tcPrChange>
          </w:tcPr>
          <w:p w14:paraId="1D8EB068"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28.75</w:t>
            </w:r>
          </w:p>
        </w:tc>
        <w:tc>
          <w:tcPr>
            <w:tcW w:w="661" w:type="pct"/>
            <w:shd w:val="clear" w:color="auto" w:fill="FFFFFF"/>
            <w:vAlign w:val="center"/>
            <w:tcPrChange w:id="1502" w:author="Kumar Baral" w:date="2023-02-07T16:52:00Z">
              <w:tcPr>
                <w:tcW w:w="661" w:type="pct"/>
                <w:shd w:val="clear" w:color="auto" w:fill="FFFFFF"/>
                <w:vAlign w:val="center"/>
              </w:tcPr>
            </w:tcPrChange>
          </w:tcPr>
          <w:p w14:paraId="0612349E"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2566</w:t>
            </w:r>
          </w:p>
        </w:tc>
      </w:tr>
      <w:tr w:rsidR="00315278" w:rsidRPr="00315278" w14:paraId="13A7DAF6" w14:textId="77777777" w:rsidTr="00F72045">
        <w:tblPrEx>
          <w:tblPrExChange w:id="1503"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trHeight w:val="432"/>
          <w:trPrChange w:id="1504"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505" w:author="Kumar Baral" w:date="2023-02-07T16:52:00Z">
              <w:tcPr>
                <w:tcW w:w="608" w:type="pct"/>
                <w:shd w:val="clear" w:color="auto" w:fill="FFFFFF"/>
                <w:vAlign w:val="center"/>
              </w:tcPr>
            </w:tcPrChange>
          </w:tcPr>
          <w:p w14:paraId="5B999679" w14:textId="77777777" w:rsidR="00315278" w:rsidRPr="00315278" w:rsidRDefault="00315278" w:rsidP="00315278">
            <w:pPr>
              <w:spacing w:after="0" w:line="240" w:lineRule="auto"/>
              <w:jc w:val="center"/>
              <w:rPr>
                <w:rFonts w:cs="Calibri"/>
                <w:b w:val="0"/>
                <w:bCs w:val="0"/>
                <w:szCs w:val="20"/>
                <w:lang w:val="en-GB"/>
              </w:rPr>
            </w:pPr>
            <w:r w:rsidRPr="00E51641">
              <w:rPr>
                <w:rFonts w:cs="Calibri"/>
                <w:b w:val="0"/>
                <w:bCs w:val="0"/>
                <w:szCs w:val="20"/>
                <w:lang w:val="en-GB"/>
              </w:rPr>
              <w:t>3</w:t>
            </w:r>
          </w:p>
        </w:tc>
        <w:tc>
          <w:tcPr>
            <w:tcW w:w="497" w:type="pct"/>
            <w:shd w:val="clear" w:color="auto" w:fill="FFFFFF"/>
            <w:vAlign w:val="center"/>
            <w:tcPrChange w:id="1506" w:author="Kumar Baral" w:date="2023-02-07T16:52:00Z">
              <w:tcPr>
                <w:tcW w:w="497" w:type="pct"/>
                <w:shd w:val="clear" w:color="auto" w:fill="FFFFFF"/>
                <w:vAlign w:val="center"/>
              </w:tcPr>
            </w:tcPrChange>
          </w:tcPr>
          <w:p w14:paraId="2E2E7D52"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605</w:t>
            </w:r>
          </w:p>
        </w:tc>
        <w:tc>
          <w:tcPr>
            <w:tcW w:w="688" w:type="pct"/>
            <w:shd w:val="clear" w:color="auto" w:fill="FFFFFF"/>
            <w:vAlign w:val="center"/>
            <w:tcPrChange w:id="1507" w:author="Kumar Baral" w:date="2023-02-07T16:52:00Z">
              <w:tcPr>
                <w:tcW w:w="688" w:type="pct"/>
                <w:shd w:val="clear" w:color="auto" w:fill="FFFFFF"/>
                <w:vAlign w:val="center"/>
              </w:tcPr>
            </w:tcPrChange>
          </w:tcPr>
          <w:p w14:paraId="488A72B4"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Baglung</w:t>
            </w:r>
          </w:p>
        </w:tc>
        <w:tc>
          <w:tcPr>
            <w:tcW w:w="1232" w:type="pct"/>
            <w:shd w:val="clear" w:color="auto" w:fill="FFFFFF"/>
            <w:vAlign w:val="center"/>
            <w:tcPrChange w:id="1508" w:author="Kumar Baral" w:date="2023-02-07T16:52:00Z">
              <w:tcPr>
                <w:tcW w:w="1232" w:type="pct"/>
                <w:shd w:val="clear" w:color="auto" w:fill="FFFFFF"/>
                <w:vAlign w:val="center"/>
              </w:tcPr>
            </w:tcPrChange>
          </w:tcPr>
          <w:p w14:paraId="025F3AE9" w14:textId="77777777" w:rsidR="008A53AB"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9/11/2020 00:00</w:t>
            </w:r>
          </w:p>
          <w:p w14:paraId="1A63B61E"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509" w:author="Kumar Baral" w:date="2023-02-07T16:52:00Z">
              <w:tcPr>
                <w:tcW w:w="652" w:type="pct"/>
                <w:shd w:val="clear" w:color="auto" w:fill="FFFFFF"/>
                <w:vAlign w:val="center"/>
              </w:tcPr>
            </w:tcPrChange>
          </w:tcPr>
          <w:p w14:paraId="7E4E5C96"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83.6</w:t>
            </w:r>
          </w:p>
        </w:tc>
        <w:tc>
          <w:tcPr>
            <w:tcW w:w="661" w:type="pct"/>
            <w:shd w:val="clear" w:color="auto" w:fill="FFFFFF"/>
            <w:vAlign w:val="center"/>
            <w:tcPrChange w:id="1510" w:author="Kumar Baral" w:date="2023-02-07T16:52:00Z">
              <w:tcPr>
                <w:tcW w:w="661" w:type="pct"/>
                <w:shd w:val="clear" w:color="auto" w:fill="FFFFFF"/>
                <w:vAlign w:val="center"/>
              </w:tcPr>
            </w:tcPrChange>
          </w:tcPr>
          <w:p w14:paraId="1F42E679"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28.26</w:t>
            </w:r>
          </w:p>
        </w:tc>
        <w:tc>
          <w:tcPr>
            <w:tcW w:w="661" w:type="pct"/>
            <w:shd w:val="clear" w:color="auto" w:fill="FFFFFF"/>
            <w:vAlign w:val="center"/>
            <w:tcPrChange w:id="1511" w:author="Kumar Baral" w:date="2023-02-07T16:52:00Z">
              <w:tcPr>
                <w:tcW w:w="661" w:type="pct"/>
                <w:shd w:val="clear" w:color="auto" w:fill="FFFFFF"/>
                <w:vAlign w:val="center"/>
              </w:tcPr>
            </w:tcPrChange>
          </w:tcPr>
          <w:p w14:paraId="64906CB9"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984</w:t>
            </w:r>
          </w:p>
        </w:tc>
      </w:tr>
    </w:tbl>
    <w:p w14:paraId="2987DC78" w14:textId="6B559143" w:rsidR="008A53AB" w:rsidRPr="00CD7C70" w:rsidRDefault="008A53AB" w:rsidP="00CD7C70">
      <w:pPr>
        <w:pStyle w:val="BodyText"/>
      </w:pPr>
      <w:r w:rsidRPr="00CD7C70">
        <w:t xml:space="preserve">The AWLR has been </w:t>
      </w:r>
      <w:r w:rsidR="00384F12">
        <w:t>operating</w:t>
      </w:r>
      <w:r w:rsidRPr="00CD7C70">
        <w:t xml:space="preserve"> and thus the corresponding gauge data were downloaded from </w:t>
      </w:r>
      <w:r w:rsidR="00384F12">
        <w:t xml:space="preserve">the </w:t>
      </w:r>
      <w:r w:rsidRPr="00CD7C70">
        <w:t xml:space="preserve">website </w:t>
      </w:r>
      <w:hyperlink r:id="rId24" w:anchor="/login?_k=7va9cv" w:history="1">
        <w:r w:rsidRPr="00CD7C70">
          <w:rPr>
            <w:rStyle w:val="Hyperlink"/>
            <w:szCs w:val="28"/>
          </w:rPr>
          <w:t>WSCADA</w:t>
        </w:r>
      </w:hyperlink>
      <w:r w:rsidRPr="00CD7C70">
        <w:t xml:space="preserve"> where data is transmitted </w:t>
      </w:r>
      <w:r w:rsidR="00384F12">
        <w:t>in real-time</w:t>
      </w:r>
      <w:r w:rsidRPr="00CD7C70">
        <w:t xml:space="preserve">. </w:t>
      </w:r>
      <w:r w:rsidR="0095033C">
        <w:t>The gauge data were converted to discharge to be used as observed discharge in the model.</w:t>
      </w:r>
    </w:p>
    <w:p w14:paraId="5C21BDE9" w14:textId="77777777" w:rsidR="00315278" w:rsidRPr="00CD7C70" w:rsidRDefault="008A53AB" w:rsidP="00CD7C70">
      <w:pPr>
        <w:pStyle w:val="BodyText"/>
      </w:pPr>
      <w:r w:rsidRPr="00CD7C70">
        <w:t>SRTM D</w:t>
      </w:r>
      <w:r w:rsidR="00F975AE">
        <w:t>EM</w:t>
      </w:r>
      <w:r w:rsidRPr="00CD7C70">
        <w:t xml:space="preserve"> of 30 m x 30 m spatial resolution was acquired and trimmed for </w:t>
      </w:r>
      <w:r w:rsidR="00384F12">
        <w:t xml:space="preserve">the </w:t>
      </w:r>
      <w:r w:rsidRPr="00CD7C70">
        <w:t>KGSHPP catchment (previously computed in hydrological calculations).</w:t>
      </w:r>
    </w:p>
    <w:p w14:paraId="157F7714" w14:textId="77777777" w:rsidR="00607132" w:rsidRDefault="00607132" w:rsidP="00467B89">
      <w:pPr>
        <w:pStyle w:val="Heading3"/>
      </w:pPr>
      <w:bookmarkStart w:id="1512" w:name="_Toc98928415"/>
      <w:r w:rsidRPr="00C054A3">
        <w:t>Pre-processing in ArcGIS</w:t>
      </w:r>
      <w:bookmarkEnd w:id="1512"/>
    </w:p>
    <w:p w14:paraId="5607EF2A" w14:textId="77777777" w:rsidR="00607132" w:rsidRDefault="00607132" w:rsidP="00607132">
      <w:pPr>
        <w:pStyle w:val="BodyText"/>
      </w:pPr>
      <w:r>
        <w:t xml:space="preserve">The trimmed DEM was projected to MUTM 84 Projected Coordinate System and filled for pits using </w:t>
      </w:r>
      <w:r w:rsidR="00384F12">
        <w:t xml:space="preserve">the </w:t>
      </w:r>
      <w:r>
        <w:t xml:space="preserve">“Fill” tool under Hydrology of Spatial Analyst tools. </w:t>
      </w:r>
      <w:r w:rsidR="005B12D6">
        <w:t xml:space="preserve">The DEM was exported and the catchment was delineated in HEC-HMS so that the outlet can be assigned at Dam location 05. The basin model was named </w:t>
      </w:r>
      <w:r>
        <w:t>“</w:t>
      </w:r>
      <w:r w:rsidR="00596E5A">
        <w:t xml:space="preserve">Kaligandaki </w:t>
      </w:r>
      <w:r w:rsidR="005B12D6">
        <w:t>Basin”</w:t>
      </w:r>
      <w:r w:rsidR="0095033C">
        <w:t xml:space="preserve"> in HEC-HMS</w:t>
      </w:r>
      <w:r w:rsidR="005B12D6">
        <w:t>.</w:t>
      </w:r>
    </w:p>
    <w:p w14:paraId="096F013E" w14:textId="77777777" w:rsidR="00607132" w:rsidRDefault="00607132" w:rsidP="00467B89">
      <w:pPr>
        <w:pStyle w:val="BodyText"/>
      </w:pPr>
      <w:r>
        <w:t xml:space="preserve">For the SCS CN loss-model of sub-basins, land-use map for KGSHPP was </w:t>
      </w:r>
      <w:r w:rsidR="00FA3FCA">
        <w:t>analysed</w:t>
      </w:r>
      <w:r w:rsidR="00C54C3E">
        <w:t xml:space="preserve"> for area</w:t>
      </w:r>
      <w:r w:rsidR="00384F12">
        <w:t xml:space="preserve"> </w:t>
      </w:r>
      <w:r w:rsidR="00C54C3E">
        <w:t>distribution and c</w:t>
      </w:r>
      <w:r>
        <w:t xml:space="preserve">urve numbers based on </w:t>
      </w:r>
      <w:r w:rsidR="00384F12">
        <w:t xml:space="preserve">the </w:t>
      </w:r>
      <w:r>
        <w:t>dominance of area-by-land-use were adopted for each basin (Middle and Lower).</w:t>
      </w:r>
    </w:p>
    <w:p w14:paraId="028F58FB" w14:textId="77777777" w:rsidR="00113497" w:rsidRPr="00113497" w:rsidRDefault="00113497" w:rsidP="00113497"/>
    <w:p w14:paraId="5055442A" w14:textId="77777777" w:rsidR="00607132" w:rsidRPr="00D2715D" w:rsidRDefault="00607132" w:rsidP="00467B89">
      <w:pPr>
        <w:pStyle w:val="Heading3"/>
      </w:pPr>
      <w:bookmarkStart w:id="1513" w:name="_Toc98928416"/>
      <w:r>
        <w:lastRenderedPageBreak/>
        <w:t xml:space="preserve">Basin </w:t>
      </w:r>
      <w:r w:rsidRPr="00607132">
        <w:t>Model</w:t>
      </w:r>
      <w:r w:rsidR="00467B89">
        <w:t xml:space="preserve"> Setup</w:t>
      </w:r>
      <w:bookmarkEnd w:id="1513"/>
    </w:p>
    <w:p w14:paraId="7224D4D3" w14:textId="77777777" w:rsidR="00607132" w:rsidRDefault="00607132" w:rsidP="00CD7C70">
      <w:pPr>
        <w:pStyle w:val="BodyText"/>
      </w:pPr>
      <w:r>
        <w:t xml:space="preserve">A new </w:t>
      </w:r>
      <w:r w:rsidR="00001087">
        <w:t>model in HEC-HMS consists of three main parts; a basin model, meteorological model</w:t>
      </w:r>
      <w:r w:rsidR="00384F12">
        <w:t>,</w:t>
      </w:r>
      <w:r w:rsidR="00001087">
        <w:t xml:space="preserve"> and control indices. A basin m</w:t>
      </w:r>
      <w:r>
        <w:t>odel was then created and the terrain file was linked. The coordinate system for Basin Model Grid was adopted from the imported georeferenced terrain. A breakpoint was defined at the lowermost outlet point obtained from GIS. Drainage pre-processing was done and streams were identified for the condition A &gt; 300 km</w:t>
      </w:r>
      <w:r>
        <w:rPr>
          <w:vertAlign w:val="superscript"/>
        </w:rPr>
        <w:t>2</w:t>
      </w:r>
      <w:r>
        <w:t>. An automated delineation of elements was performed using HEC-HMS. While the automatic delineation divided the catchment into</w:t>
      </w:r>
      <w:r w:rsidR="005B12D6">
        <w:t xml:space="preserve"> more than 10</w:t>
      </w:r>
      <w:r>
        <w:t xml:space="preserve"> new sub</w:t>
      </w:r>
      <w:r w:rsidR="00384F12">
        <w:t>-</w:t>
      </w:r>
      <w:r>
        <w:t>catchments, these were merged to a coarser 3 sub-catchment set</w:t>
      </w:r>
      <w:r w:rsidR="00384F12">
        <w:t xml:space="preserve"> </w:t>
      </w:r>
      <w:r>
        <w:t xml:space="preserve">up to comply with </w:t>
      </w:r>
      <w:r w:rsidR="005D0959">
        <w:t xml:space="preserve">sparsely available </w:t>
      </w:r>
      <w:r>
        <w:t>meteorological data.</w:t>
      </w:r>
      <w:r w:rsidR="00CD7C70">
        <w:t xml:space="preserve"> </w:t>
      </w:r>
      <w:r w:rsidR="00FA3FCA">
        <w:t>The model is not divided into detailed sub catchments as data available is limited and better calibration and validation is performed in a lumped basin model with only 3 sub catchments.</w:t>
      </w:r>
    </w:p>
    <w:p w14:paraId="0A05A422" w14:textId="77777777" w:rsidR="00607132" w:rsidRDefault="005D0959" w:rsidP="00467B89">
      <w:pPr>
        <w:pStyle w:val="BodyText"/>
        <w:jc w:val="center"/>
      </w:pPr>
      <w:r>
        <w:rPr>
          <w:noProof/>
          <w:lang w:val="en-US" w:bidi="ne-NP"/>
        </w:rPr>
        <w:drawing>
          <wp:inline distT="0" distB="0" distL="0" distR="0" wp14:anchorId="74D6B485" wp14:editId="493C70FA">
            <wp:extent cx="5276850" cy="67151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6715125"/>
                    </a:xfrm>
                    <a:prstGeom prst="rect">
                      <a:avLst/>
                    </a:prstGeom>
                    <a:ln>
                      <a:solidFill>
                        <a:schemeClr val="tx1"/>
                      </a:solidFill>
                    </a:ln>
                  </pic:spPr>
                </pic:pic>
              </a:graphicData>
            </a:graphic>
          </wp:inline>
        </w:drawing>
      </w:r>
    </w:p>
    <w:p w14:paraId="15765B09" w14:textId="6AAB7415" w:rsidR="00607132" w:rsidRDefault="00607132" w:rsidP="00607132">
      <w:pPr>
        <w:pStyle w:val="Caption"/>
      </w:pPr>
      <w:bookmarkStart w:id="1514" w:name="_Toc98928450"/>
      <w:r>
        <w:lastRenderedPageBreak/>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4</w:t>
      </w:r>
      <w:r w:rsidR="005B244E">
        <w:fldChar w:fldCharType="end"/>
      </w:r>
      <w:r w:rsidR="00025778">
        <w:t xml:space="preserve"> Basin m</w:t>
      </w:r>
      <w:r w:rsidR="00B61984">
        <w:t>odel for Kaligandaki basin</w:t>
      </w:r>
      <w:bookmarkEnd w:id="1514"/>
    </w:p>
    <w:p w14:paraId="788F21F6" w14:textId="77777777" w:rsidR="00607132" w:rsidRDefault="00607132" w:rsidP="00384F12">
      <w:pPr>
        <w:pStyle w:val="BodyText"/>
      </w:pPr>
      <w:r>
        <w:t>The basin elements chosen fo</w:t>
      </w:r>
      <w:r w:rsidR="00B61984">
        <w:t>r the model are as enlisted in hydrological o</w:t>
      </w:r>
      <w:r>
        <w:t>rder:</w:t>
      </w:r>
    </w:p>
    <w:p w14:paraId="2616D554" w14:textId="5DA287B2" w:rsidR="00607132" w:rsidRDefault="00607132" w:rsidP="00607132">
      <w:pPr>
        <w:pStyle w:val="Caption"/>
        <w:keepNext/>
      </w:pPr>
      <w:bookmarkStart w:id="1515" w:name="_Toc98928431"/>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4</w:t>
      </w:r>
      <w:r w:rsidR="008E7ED3">
        <w:fldChar w:fldCharType="end"/>
      </w:r>
      <w:r>
        <w:t xml:space="preserve"> Adopted Hydrological Elements</w:t>
      </w:r>
      <w:bookmarkEnd w:id="1515"/>
    </w:p>
    <w:tbl>
      <w:tblPr>
        <w:tblStyle w:val="GridTable4-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16" w:author="Kumar Baral" w:date="2023-02-07T16:54:00Z">
          <w:tblPr>
            <w:tblStyle w:val="GridTable4-Accent2"/>
            <w:tblW w:w="5000" w:type="pct"/>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535"/>
        <w:gridCol w:w="2068"/>
        <w:gridCol w:w="1392"/>
        <w:gridCol w:w="2510"/>
        <w:gridCol w:w="2511"/>
        <w:tblGridChange w:id="1517">
          <w:tblGrid>
            <w:gridCol w:w="506"/>
            <w:gridCol w:w="2075"/>
            <w:gridCol w:w="1399"/>
            <w:gridCol w:w="2518"/>
            <w:gridCol w:w="2518"/>
          </w:tblGrid>
        </w:tblGridChange>
      </w:tblGrid>
      <w:tr w:rsidR="008A53AB" w:rsidRPr="00F72045" w14:paraId="7C3E7856"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518" w:author="Kumar Baral" w:date="2023-02-07T16:54:00Z">
              <w:tcPr>
                <w:tcW w:w="248" w:type="pct"/>
                <w:tcBorders>
                  <w:top w:val="none" w:sz="0" w:space="0" w:color="auto"/>
                  <w:left w:val="none" w:sz="0" w:space="0" w:color="auto"/>
                  <w:bottom w:val="none" w:sz="0" w:space="0" w:color="auto"/>
                  <w:right w:val="none" w:sz="0" w:space="0" w:color="auto"/>
                </w:tcBorders>
              </w:tcPr>
            </w:tcPrChange>
          </w:tcPr>
          <w:p w14:paraId="5502ADD6" w14:textId="77777777" w:rsidR="008A53AB" w:rsidRPr="00C116FD" w:rsidRDefault="008A53AB" w:rsidP="00607132">
            <w:pPr>
              <w:cnfStyle w:val="101000000000" w:firstRow="1" w:lastRow="0" w:firstColumn="1" w:lastColumn="0" w:oddVBand="0" w:evenVBand="0" w:oddHBand="0" w:evenHBand="0" w:firstRowFirstColumn="0" w:firstRowLastColumn="0" w:lastRowFirstColumn="0" w:lastRowLastColumn="0"/>
              <w:rPr>
                <w:b w:val="0"/>
                <w:bCs w:val="0"/>
                <w:color w:val="auto"/>
                <w:sz w:val="22"/>
                <w:szCs w:val="22"/>
                <w:rPrChange w:id="1519" w:author="Kumar Baral" w:date="2023-02-07T17:17:00Z">
                  <w:rPr>
                    <w:b w:val="0"/>
                    <w:bCs w:val="0"/>
                  </w:rPr>
                </w:rPrChange>
              </w:rPr>
            </w:pPr>
            <w:r w:rsidRPr="00C116FD">
              <w:rPr>
                <w:color w:val="auto"/>
                <w:sz w:val="22"/>
                <w:szCs w:val="22"/>
                <w:rPrChange w:id="1520" w:author="Kumar Baral" w:date="2023-02-07T17:17:00Z">
                  <w:rPr/>
                </w:rPrChange>
              </w:rPr>
              <w:t>SN</w:t>
            </w:r>
          </w:p>
        </w:tc>
        <w:tc>
          <w:tcPr>
            <w:tcW w:w="1159"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521" w:author="Kumar Baral" w:date="2023-02-07T16:54:00Z">
              <w:tcPr>
                <w:tcW w:w="1159" w:type="pct"/>
                <w:tcBorders>
                  <w:top w:val="none" w:sz="0" w:space="0" w:color="auto"/>
                  <w:left w:val="none" w:sz="0" w:space="0" w:color="auto"/>
                  <w:bottom w:val="none" w:sz="0" w:space="0" w:color="auto"/>
                  <w:right w:val="none" w:sz="0" w:space="0" w:color="auto"/>
                </w:tcBorders>
              </w:tcPr>
            </w:tcPrChange>
          </w:tcPr>
          <w:p w14:paraId="62D3DF07"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522" w:author="Kumar Baral" w:date="2023-02-07T17:17:00Z">
                  <w:rPr>
                    <w:b w:val="0"/>
                    <w:bCs w:val="0"/>
                  </w:rPr>
                </w:rPrChange>
              </w:rPr>
            </w:pPr>
            <w:r w:rsidRPr="00C116FD">
              <w:rPr>
                <w:color w:val="auto"/>
                <w:sz w:val="22"/>
                <w:szCs w:val="22"/>
                <w:rPrChange w:id="1523" w:author="Kumar Baral" w:date="2023-02-07T17:17:00Z">
                  <w:rPr/>
                </w:rPrChange>
              </w:rPr>
              <w:t>Hydrological Element</w:t>
            </w:r>
          </w:p>
        </w:tc>
        <w:tc>
          <w:tcPr>
            <w:tcW w:w="78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524" w:author="Kumar Baral" w:date="2023-02-07T16:54:00Z">
              <w:tcPr>
                <w:tcW w:w="784" w:type="pct"/>
                <w:tcBorders>
                  <w:top w:val="none" w:sz="0" w:space="0" w:color="auto"/>
                  <w:left w:val="none" w:sz="0" w:space="0" w:color="auto"/>
                  <w:bottom w:val="none" w:sz="0" w:space="0" w:color="auto"/>
                  <w:right w:val="none" w:sz="0" w:space="0" w:color="auto"/>
                </w:tcBorders>
              </w:tcPr>
            </w:tcPrChange>
          </w:tcPr>
          <w:p w14:paraId="75200C25"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525" w:author="Kumar Baral" w:date="2023-02-07T17:17:00Z">
                  <w:rPr>
                    <w:b w:val="0"/>
                    <w:bCs w:val="0"/>
                  </w:rPr>
                </w:rPrChange>
              </w:rPr>
            </w:pPr>
            <w:r w:rsidRPr="00C116FD">
              <w:rPr>
                <w:color w:val="auto"/>
                <w:sz w:val="22"/>
                <w:szCs w:val="22"/>
                <w:rPrChange w:id="1526" w:author="Kumar Baral" w:date="2023-02-07T17:17:00Z">
                  <w:rPr/>
                </w:rPrChange>
              </w:rPr>
              <w:t>Element Type</w:t>
            </w:r>
          </w:p>
        </w:tc>
        <w:tc>
          <w:tcPr>
            <w:tcW w:w="140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527" w:author="Kumar Baral" w:date="2023-02-07T16:54:00Z">
              <w:tcPr>
                <w:tcW w:w="1404" w:type="pct"/>
                <w:tcBorders>
                  <w:top w:val="none" w:sz="0" w:space="0" w:color="auto"/>
                  <w:left w:val="none" w:sz="0" w:space="0" w:color="auto"/>
                  <w:bottom w:val="none" w:sz="0" w:space="0" w:color="auto"/>
                  <w:right w:val="none" w:sz="0" w:space="0" w:color="auto"/>
                </w:tcBorders>
              </w:tcPr>
            </w:tcPrChange>
          </w:tcPr>
          <w:p w14:paraId="697EEA44"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528" w:author="Kumar Baral" w:date="2023-02-07T17:17:00Z">
                  <w:rPr>
                    <w:b w:val="0"/>
                    <w:bCs w:val="0"/>
                  </w:rPr>
                </w:rPrChange>
              </w:rPr>
            </w:pPr>
            <w:r w:rsidRPr="00C116FD">
              <w:rPr>
                <w:color w:val="auto"/>
                <w:sz w:val="22"/>
                <w:szCs w:val="22"/>
                <w:rPrChange w:id="1529" w:author="Kumar Baral" w:date="2023-02-07T17:17:00Z">
                  <w:rPr/>
                </w:rPrChange>
              </w:rPr>
              <w:t>Downstream Link Element</w:t>
            </w:r>
          </w:p>
        </w:tc>
        <w:tc>
          <w:tcPr>
            <w:tcW w:w="140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530" w:author="Kumar Baral" w:date="2023-02-07T16:54:00Z">
              <w:tcPr>
                <w:tcW w:w="1404" w:type="pct"/>
                <w:tcBorders>
                  <w:top w:val="none" w:sz="0" w:space="0" w:color="auto"/>
                  <w:left w:val="none" w:sz="0" w:space="0" w:color="auto"/>
                  <w:bottom w:val="none" w:sz="0" w:space="0" w:color="auto"/>
                  <w:right w:val="none" w:sz="0" w:space="0" w:color="auto"/>
                </w:tcBorders>
              </w:tcPr>
            </w:tcPrChange>
          </w:tcPr>
          <w:p w14:paraId="44EE123D"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color w:val="auto"/>
                <w:sz w:val="22"/>
                <w:szCs w:val="22"/>
                <w:rPrChange w:id="1531" w:author="Kumar Baral" w:date="2023-02-07T17:17:00Z">
                  <w:rPr/>
                </w:rPrChange>
              </w:rPr>
            </w:pPr>
            <w:r w:rsidRPr="00C116FD">
              <w:rPr>
                <w:color w:val="auto"/>
                <w:sz w:val="22"/>
                <w:szCs w:val="22"/>
                <w:rPrChange w:id="1532" w:author="Kumar Baral" w:date="2023-02-07T17:17:00Z">
                  <w:rPr/>
                </w:rPrChange>
              </w:rPr>
              <w:t>Catchment Area (km</w:t>
            </w:r>
            <w:r w:rsidRPr="00C116FD">
              <w:rPr>
                <w:color w:val="auto"/>
                <w:sz w:val="22"/>
                <w:szCs w:val="22"/>
                <w:vertAlign w:val="superscript"/>
                <w:rPrChange w:id="1533" w:author="Kumar Baral" w:date="2023-02-07T17:17:00Z">
                  <w:rPr>
                    <w:vertAlign w:val="superscript"/>
                  </w:rPr>
                </w:rPrChange>
              </w:rPr>
              <w:t>2</w:t>
            </w:r>
            <w:r w:rsidRPr="00C116FD">
              <w:rPr>
                <w:color w:val="auto"/>
                <w:sz w:val="22"/>
                <w:szCs w:val="22"/>
                <w:rPrChange w:id="1534" w:author="Kumar Baral" w:date="2023-02-07T17:17:00Z">
                  <w:rPr/>
                </w:rPrChange>
              </w:rPr>
              <w:t>)</w:t>
            </w:r>
          </w:p>
        </w:tc>
      </w:tr>
      <w:tr w:rsidR="008A53AB" w:rsidRPr="00F72045" w14:paraId="4F1E475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535" w:author="Kumar Baral" w:date="2023-02-07T16:53:00Z">
              <w:tcPr>
                <w:tcW w:w="248" w:type="pct"/>
                <w:shd w:val="clear" w:color="auto" w:fill="auto"/>
              </w:tcPr>
            </w:tcPrChange>
          </w:tcPr>
          <w:p w14:paraId="039B74B4"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536" w:author="Kumar Baral" w:date="2023-02-07T16:55:00Z">
                  <w:rPr/>
                </w:rPrChange>
              </w:rPr>
            </w:pPr>
            <w:r w:rsidRPr="00F72045">
              <w:rPr>
                <w:sz w:val="22"/>
                <w:szCs w:val="22"/>
                <w:rPrChange w:id="1537" w:author="Kumar Baral" w:date="2023-02-07T16:55:00Z">
                  <w:rPr/>
                </w:rPrChange>
              </w:rPr>
              <w:t>1</w:t>
            </w:r>
          </w:p>
        </w:tc>
        <w:tc>
          <w:tcPr>
            <w:tcW w:w="1159" w:type="pct"/>
            <w:shd w:val="clear" w:color="auto" w:fill="auto"/>
            <w:tcPrChange w:id="1538" w:author="Kumar Baral" w:date="2023-02-07T16:53:00Z">
              <w:tcPr>
                <w:tcW w:w="1159" w:type="pct"/>
                <w:shd w:val="clear" w:color="auto" w:fill="auto"/>
              </w:tcPr>
            </w:tcPrChange>
          </w:tcPr>
          <w:p w14:paraId="7DD8E1CC"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539" w:author="Kumar Baral" w:date="2023-02-07T16:55:00Z">
                  <w:rPr/>
                </w:rPrChange>
              </w:rPr>
            </w:pPr>
            <w:r w:rsidRPr="00F72045">
              <w:rPr>
                <w:sz w:val="22"/>
                <w:szCs w:val="22"/>
                <w:rPrChange w:id="1540" w:author="Kumar Baral" w:date="2023-02-07T16:55:00Z">
                  <w:rPr/>
                </w:rPrChange>
              </w:rPr>
              <w:t>Upper Basin</w:t>
            </w:r>
          </w:p>
        </w:tc>
        <w:tc>
          <w:tcPr>
            <w:tcW w:w="784" w:type="pct"/>
            <w:shd w:val="clear" w:color="auto" w:fill="auto"/>
            <w:tcPrChange w:id="1541" w:author="Kumar Baral" w:date="2023-02-07T16:53:00Z">
              <w:tcPr>
                <w:tcW w:w="784" w:type="pct"/>
                <w:shd w:val="clear" w:color="auto" w:fill="auto"/>
              </w:tcPr>
            </w:tcPrChange>
          </w:tcPr>
          <w:p w14:paraId="045B4919"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542" w:author="Kumar Baral" w:date="2023-02-07T16:55:00Z">
                  <w:rPr/>
                </w:rPrChange>
              </w:rPr>
            </w:pPr>
            <w:r w:rsidRPr="00F72045">
              <w:rPr>
                <w:sz w:val="22"/>
                <w:szCs w:val="22"/>
                <w:rPrChange w:id="1543" w:author="Kumar Baral" w:date="2023-02-07T16:55:00Z">
                  <w:rPr/>
                </w:rPrChange>
              </w:rPr>
              <w:t>Sub-basin</w:t>
            </w:r>
          </w:p>
        </w:tc>
        <w:tc>
          <w:tcPr>
            <w:tcW w:w="1404" w:type="pct"/>
            <w:shd w:val="clear" w:color="auto" w:fill="auto"/>
            <w:tcPrChange w:id="1544" w:author="Kumar Baral" w:date="2023-02-07T16:53:00Z">
              <w:tcPr>
                <w:tcW w:w="1404" w:type="pct"/>
                <w:shd w:val="clear" w:color="auto" w:fill="auto"/>
              </w:tcPr>
            </w:tcPrChange>
          </w:tcPr>
          <w:p w14:paraId="3D0FEC78"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545" w:author="Kumar Baral" w:date="2023-02-07T16:55:00Z">
                  <w:rPr>
                    <w:i/>
                    <w:iCs/>
                  </w:rPr>
                </w:rPrChange>
              </w:rPr>
            </w:pPr>
            <w:r w:rsidRPr="00F72045">
              <w:rPr>
                <w:i/>
                <w:iCs/>
                <w:sz w:val="22"/>
                <w:szCs w:val="22"/>
                <w:rPrChange w:id="1546" w:author="Kumar Baral" w:date="2023-02-07T16:55:00Z">
                  <w:rPr>
                    <w:i/>
                    <w:iCs/>
                  </w:rPr>
                </w:rPrChange>
              </w:rPr>
              <w:t>Upper Reach</w:t>
            </w:r>
          </w:p>
        </w:tc>
        <w:tc>
          <w:tcPr>
            <w:tcW w:w="1404" w:type="pct"/>
            <w:shd w:val="clear" w:color="auto" w:fill="auto"/>
            <w:tcPrChange w:id="1547" w:author="Kumar Baral" w:date="2023-02-07T16:53:00Z">
              <w:tcPr>
                <w:tcW w:w="1404" w:type="pct"/>
                <w:shd w:val="clear" w:color="auto" w:fill="auto"/>
              </w:tcPr>
            </w:tcPrChange>
          </w:tcPr>
          <w:p w14:paraId="26EF8DC3" w14:textId="77777777" w:rsidR="008A53AB" w:rsidRPr="00F72045" w:rsidRDefault="008A53AB"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548" w:author="Kumar Baral" w:date="2023-02-07T16:55:00Z">
                  <w:rPr/>
                </w:rPrChange>
              </w:rPr>
            </w:pPr>
            <w:r w:rsidRPr="00F72045">
              <w:rPr>
                <w:sz w:val="22"/>
                <w:szCs w:val="22"/>
                <w:rPrChange w:id="1549" w:author="Kumar Baral" w:date="2023-02-07T16:55:00Z">
                  <w:rPr/>
                </w:rPrChange>
              </w:rPr>
              <w:t>1021.4</w:t>
            </w:r>
          </w:p>
        </w:tc>
      </w:tr>
      <w:tr w:rsidR="008A53AB" w:rsidRPr="00F72045" w14:paraId="19F84348"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550" w:author="Kumar Baral" w:date="2023-02-07T16:53:00Z">
              <w:tcPr>
                <w:tcW w:w="248" w:type="pct"/>
                <w:shd w:val="clear" w:color="auto" w:fill="auto"/>
              </w:tcPr>
            </w:tcPrChange>
          </w:tcPr>
          <w:p w14:paraId="57A36B62" w14:textId="77777777" w:rsidR="008A53AB" w:rsidRPr="00F72045" w:rsidRDefault="008A53AB" w:rsidP="00607132">
            <w:pPr>
              <w:rPr>
                <w:sz w:val="22"/>
                <w:szCs w:val="22"/>
                <w:rPrChange w:id="1551" w:author="Kumar Baral" w:date="2023-02-07T16:55:00Z">
                  <w:rPr/>
                </w:rPrChange>
              </w:rPr>
            </w:pPr>
            <w:r w:rsidRPr="00F72045">
              <w:rPr>
                <w:sz w:val="22"/>
                <w:szCs w:val="22"/>
                <w:rPrChange w:id="1552" w:author="Kumar Baral" w:date="2023-02-07T16:55:00Z">
                  <w:rPr/>
                </w:rPrChange>
              </w:rPr>
              <w:t>2</w:t>
            </w:r>
          </w:p>
        </w:tc>
        <w:tc>
          <w:tcPr>
            <w:tcW w:w="1159" w:type="pct"/>
            <w:shd w:val="clear" w:color="auto" w:fill="auto"/>
            <w:tcPrChange w:id="1553" w:author="Kumar Baral" w:date="2023-02-07T16:53:00Z">
              <w:tcPr>
                <w:tcW w:w="1159" w:type="pct"/>
                <w:shd w:val="clear" w:color="auto" w:fill="auto"/>
              </w:tcPr>
            </w:tcPrChange>
          </w:tcPr>
          <w:p w14:paraId="335B70D5"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554" w:author="Kumar Baral" w:date="2023-02-07T16:55:00Z">
                  <w:rPr/>
                </w:rPrChange>
              </w:rPr>
            </w:pPr>
            <w:r w:rsidRPr="00F72045">
              <w:rPr>
                <w:sz w:val="22"/>
                <w:szCs w:val="22"/>
                <w:rPrChange w:id="1555" w:author="Kumar Baral" w:date="2023-02-07T16:55:00Z">
                  <w:rPr/>
                </w:rPrChange>
              </w:rPr>
              <w:t>Upper Basin Source</w:t>
            </w:r>
          </w:p>
        </w:tc>
        <w:tc>
          <w:tcPr>
            <w:tcW w:w="784" w:type="pct"/>
            <w:shd w:val="clear" w:color="auto" w:fill="auto"/>
            <w:tcPrChange w:id="1556" w:author="Kumar Baral" w:date="2023-02-07T16:53:00Z">
              <w:tcPr>
                <w:tcW w:w="784" w:type="pct"/>
                <w:shd w:val="clear" w:color="auto" w:fill="auto"/>
              </w:tcPr>
            </w:tcPrChange>
          </w:tcPr>
          <w:p w14:paraId="56047A3D"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557" w:author="Kumar Baral" w:date="2023-02-07T16:55:00Z">
                  <w:rPr/>
                </w:rPrChange>
              </w:rPr>
            </w:pPr>
            <w:r w:rsidRPr="00F72045">
              <w:rPr>
                <w:sz w:val="22"/>
                <w:szCs w:val="22"/>
                <w:rPrChange w:id="1558" w:author="Kumar Baral" w:date="2023-02-07T16:55:00Z">
                  <w:rPr/>
                </w:rPrChange>
              </w:rPr>
              <w:t>Source</w:t>
            </w:r>
          </w:p>
        </w:tc>
        <w:tc>
          <w:tcPr>
            <w:tcW w:w="1404" w:type="pct"/>
            <w:shd w:val="clear" w:color="auto" w:fill="auto"/>
            <w:tcPrChange w:id="1559" w:author="Kumar Baral" w:date="2023-02-07T16:53:00Z">
              <w:tcPr>
                <w:tcW w:w="1404" w:type="pct"/>
                <w:shd w:val="clear" w:color="auto" w:fill="auto"/>
              </w:tcPr>
            </w:tcPrChange>
          </w:tcPr>
          <w:p w14:paraId="04D24E5B"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560" w:author="Kumar Baral" w:date="2023-02-07T16:55:00Z">
                  <w:rPr>
                    <w:i/>
                    <w:iCs/>
                  </w:rPr>
                </w:rPrChange>
              </w:rPr>
            </w:pPr>
            <w:r w:rsidRPr="00F72045">
              <w:rPr>
                <w:i/>
                <w:iCs/>
                <w:sz w:val="22"/>
                <w:szCs w:val="22"/>
                <w:rPrChange w:id="1561" w:author="Kumar Baral" w:date="2023-02-07T16:55:00Z">
                  <w:rPr>
                    <w:i/>
                    <w:iCs/>
                  </w:rPr>
                </w:rPrChange>
              </w:rPr>
              <w:t>Upper Reach</w:t>
            </w:r>
          </w:p>
        </w:tc>
        <w:tc>
          <w:tcPr>
            <w:tcW w:w="1404" w:type="pct"/>
            <w:shd w:val="clear" w:color="auto" w:fill="auto"/>
            <w:tcPrChange w:id="1562" w:author="Kumar Baral" w:date="2023-02-07T16:53:00Z">
              <w:tcPr>
                <w:tcW w:w="1404" w:type="pct"/>
                <w:shd w:val="clear" w:color="auto" w:fill="auto"/>
              </w:tcPr>
            </w:tcPrChange>
          </w:tcPr>
          <w:p w14:paraId="1314A485" w14:textId="77777777" w:rsidR="008A53AB" w:rsidRPr="00F72045" w:rsidRDefault="00CD7C70"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563" w:author="Kumar Baral" w:date="2023-02-07T16:55:00Z">
                  <w:rPr/>
                </w:rPrChange>
              </w:rPr>
            </w:pPr>
            <w:r w:rsidRPr="00F72045">
              <w:rPr>
                <w:sz w:val="22"/>
                <w:szCs w:val="22"/>
                <w:rPrChange w:id="1564" w:author="Kumar Baral" w:date="2023-02-07T16:55:00Z">
                  <w:rPr/>
                </w:rPrChange>
              </w:rPr>
              <w:t>-</w:t>
            </w:r>
          </w:p>
        </w:tc>
      </w:tr>
      <w:tr w:rsidR="008A53AB" w:rsidRPr="00F72045" w14:paraId="21D634BF"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565" w:author="Kumar Baral" w:date="2023-02-07T16:53:00Z">
              <w:tcPr>
                <w:tcW w:w="248" w:type="pct"/>
                <w:shd w:val="clear" w:color="auto" w:fill="auto"/>
              </w:tcPr>
            </w:tcPrChange>
          </w:tcPr>
          <w:p w14:paraId="6439E723"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566" w:author="Kumar Baral" w:date="2023-02-07T16:55:00Z">
                  <w:rPr/>
                </w:rPrChange>
              </w:rPr>
            </w:pPr>
            <w:r w:rsidRPr="00F72045">
              <w:rPr>
                <w:sz w:val="22"/>
                <w:szCs w:val="22"/>
                <w:rPrChange w:id="1567" w:author="Kumar Baral" w:date="2023-02-07T16:55:00Z">
                  <w:rPr/>
                </w:rPrChange>
              </w:rPr>
              <w:t>3</w:t>
            </w:r>
          </w:p>
        </w:tc>
        <w:tc>
          <w:tcPr>
            <w:tcW w:w="1159" w:type="pct"/>
            <w:shd w:val="clear" w:color="auto" w:fill="auto"/>
            <w:tcPrChange w:id="1568" w:author="Kumar Baral" w:date="2023-02-07T16:53:00Z">
              <w:tcPr>
                <w:tcW w:w="1159" w:type="pct"/>
                <w:shd w:val="clear" w:color="auto" w:fill="auto"/>
              </w:tcPr>
            </w:tcPrChange>
          </w:tcPr>
          <w:p w14:paraId="1C651C95"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569" w:author="Kumar Baral" w:date="2023-02-07T16:55:00Z">
                  <w:rPr/>
                </w:rPrChange>
              </w:rPr>
            </w:pPr>
            <w:r w:rsidRPr="00F72045">
              <w:rPr>
                <w:sz w:val="22"/>
                <w:szCs w:val="22"/>
                <w:rPrChange w:id="1570" w:author="Kumar Baral" w:date="2023-02-07T16:55:00Z">
                  <w:rPr/>
                </w:rPrChange>
              </w:rPr>
              <w:t>Upper Reach</w:t>
            </w:r>
          </w:p>
        </w:tc>
        <w:tc>
          <w:tcPr>
            <w:tcW w:w="784" w:type="pct"/>
            <w:shd w:val="clear" w:color="auto" w:fill="auto"/>
            <w:tcPrChange w:id="1571" w:author="Kumar Baral" w:date="2023-02-07T16:53:00Z">
              <w:tcPr>
                <w:tcW w:w="784" w:type="pct"/>
                <w:shd w:val="clear" w:color="auto" w:fill="auto"/>
              </w:tcPr>
            </w:tcPrChange>
          </w:tcPr>
          <w:p w14:paraId="6E06450F"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572" w:author="Kumar Baral" w:date="2023-02-07T16:55:00Z">
                  <w:rPr/>
                </w:rPrChange>
              </w:rPr>
            </w:pPr>
            <w:r w:rsidRPr="00F72045">
              <w:rPr>
                <w:sz w:val="22"/>
                <w:szCs w:val="22"/>
                <w:rPrChange w:id="1573" w:author="Kumar Baral" w:date="2023-02-07T16:55:00Z">
                  <w:rPr/>
                </w:rPrChange>
              </w:rPr>
              <w:t>Reach</w:t>
            </w:r>
          </w:p>
        </w:tc>
        <w:tc>
          <w:tcPr>
            <w:tcW w:w="1404" w:type="pct"/>
            <w:shd w:val="clear" w:color="auto" w:fill="auto"/>
            <w:tcPrChange w:id="1574" w:author="Kumar Baral" w:date="2023-02-07T16:53:00Z">
              <w:tcPr>
                <w:tcW w:w="1404" w:type="pct"/>
                <w:shd w:val="clear" w:color="auto" w:fill="auto"/>
              </w:tcPr>
            </w:tcPrChange>
          </w:tcPr>
          <w:p w14:paraId="019454DA"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575" w:author="Kumar Baral" w:date="2023-02-07T16:55:00Z">
                  <w:rPr>
                    <w:i/>
                    <w:iCs/>
                  </w:rPr>
                </w:rPrChange>
              </w:rPr>
            </w:pPr>
            <w:r w:rsidRPr="00F72045">
              <w:rPr>
                <w:i/>
                <w:iCs/>
                <w:sz w:val="22"/>
                <w:szCs w:val="22"/>
                <w:rPrChange w:id="1576" w:author="Kumar Baral" w:date="2023-02-07T16:55:00Z">
                  <w:rPr>
                    <w:i/>
                    <w:iCs/>
                  </w:rPr>
                </w:rPrChange>
              </w:rPr>
              <w:t>Lower Reach</w:t>
            </w:r>
          </w:p>
        </w:tc>
        <w:tc>
          <w:tcPr>
            <w:tcW w:w="1404" w:type="pct"/>
            <w:shd w:val="clear" w:color="auto" w:fill="auto"/>
            <w:tcPrChange w:id="1577" w:author="Kumar Baral" w:date="2023-02-07T16:53:00Z">
              <w:tcPr>
                <w:tcW w:w="1404" w:type="pct"/>
                <w:shd w:val="clear" w:color="auto" w:fill="auto"/>
              </w:tcPr>
            </w:tcPrChange>
          </w:tcPr>
          <w:p w14:paraId="3287E12C"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578" w:author="Kumar Baral" w:date="2023-02-07T16:55:00Z">
                  <w:rPr/>
                </w:rPrChange>
              </w:rPr>
            </w:pPr>
            <w:r w:rsidRPr="00F72045">
              <w:rPr>
                <w:sz w:val="22"/>
                <w:szCs w:val="22"/>
                <w:rPrChange w:id="1579" w:author="Kumar Baral" w:date="2023-02-07T16:55:00Z">
                  <w:rPr/>
                </w:rPrChange>
              </w:rPr>
              <w:t>-</w:t>
            </w:r>
          </w:p>
        </w:tc>
      </w:tr>
      <w:tr w:rsidR="008A53AB" w:rsidRPr="00F72045" w14:paraId="5C21E520"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580" w:author="Kumar Baral" w:date="2023-02-07T16:53:00Z">
              <w:tcPr>
                <w:tcW w:w="248" w:type="pct"/>
                <w:shd w:val="clear" w:color="auto" w:fill="auto"/>
              </w:tcPr>
            </w:tcPrChange>
          </w:tcPr>
          <w:p w14:paraId="31B2479C" w14:textId="77777777" w:rsidR="008A53AB" w:rsidRPr="00F72045" w:rsidRDefault="008A53AB" w:rsidP="00607132">
            <w:pPr>
              <w:rPr>
                <w:sz w:val="22"/>
                <w:szCs w:val="22"/>
                <w:rPrChange w:id="1581" w:author="Kumar Baral" w:date="2023-02-07T16:55:00Z">
                  <w:rPr/>
                </w:rPrChange>
              </w:rPr>
            </w:pPr>
            <w:r w:rsidRPr="00F72045">
              <w:rPr>
                <w:sz w:val="22"/>
                <w:szCs w:val="22"/>
                <w:rPrChange w:id="1582" w:author="Kumar Baral" w:date="2023-02-07T16:55:00Z">
                  <w:rPr/>
                </w:rPrChange>
              </w:rPr>
              <w:t>4</w:t>
            </w:r>
          </w:p>
        </w:tc>
        <w:tc>
          <w:tcPr>
            <w:tcW w:w="1159" w:type="pct"/>
            <w:shd w:val="clear" w:color="auto" w:fill="auto"/>
            <w:tcPrChange w:id="1583" w:author="Kumar Baral" w:date="2023-02-07T16:53:00Z">
              <w:tcPr>
                <w:tcW w:w="1159" w:type="pct"/>
                <w:shd w:val="clear" w:color="auto" w:fill="auto"/>
              </w:tcPr>
            </w:tcPrChange>
          </w:tcPr>
          <w:p w14:paraId="1F72010E"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584" w:author="Kumar Baral" w:date="2023-02-07T16:55:00Z">
                  <w:rPr/>
                </w:rPrChange>
              </w:rPr>
            </w:pPr>
            <w:r w:rsidRPr="00F72045">
              <w:rPr>
                <w:sz w:val="22"/>
                <w:szCs w:val="22"/>
                <w:rPrChange w:id="1585" w:author="Kumar Baral" w:date="2023-02-07T16:55:00Z">
                  <w:rPr/>
                </w:rPrChange>
              </w:rPr>
              <w:t>Middle Basin</w:t>
            </w:r>
          </w:p>
        </w:tc>
        <w:tc>
          <w:tcPr>
            <w:tcW w:w="784" w:type="pct"/>
            <w:shd w:val="clear" w:color="auto" w:fill="auto"/>
            <w:tcPrChange w:id="1586" w:author="Kumar Baral" w:date="2023-02-07T16:53:00Z">
              <w:tcPr>
                <w:tcW w:w="784" w:type="pct"/>
                <w:shd w:val="clear" w:color="auto" w:fill="auto"/>
              </w:tcPr>
            </w:tcPrChange>
          </w:tcPr>
          <w:p w14:paraId="739F3BF4"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587" w:author="Kumar Baral" w:date="2023-02-07T16:55:00Z">
                  <w:rPr/>
                </w:rPrChange>
              </w:rPr>
            </w:pPr>
            <w:r w:rsidRPr="00F72045">
              <w:rPr>
                <w:sz w:val="22"/>
                <w:szCs w:val="22"/>
                <w:rPrChange w:id="1588" w:author="Kumar Baral" w:date="2023-02-07T16:55:00Z">
                  <w:rPr/>
                </w:rPrChange>
              </w:rPr>
              <w:t>Sub-basin</w:t>
            </w:r>
          </w:p>
        </w:tc>
        <w:tc>
          <w:tcPr>
            <w:tcW w:w="1404" w:type="pct"/>
            <w:shd w:val="clear" w:color="auto" w:fill="auto"/>
            <w:tcPrChange w:id="1589" w:author="Kumar Baral" w:date="2023-02-07T16:53:00Z">
              <w:tcPr>
                <w:tcW w:w="1404" w:type="pct"/>
                <w:shd w:val="clear" w:color="auto" w:fill="auto"/>
              </w:tcPr>
            </w:tcPrChange>
          </w:tcPr>
          <w:p w14:paraId="3ECBFB3C"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590" w:author="Kumar Baral" w:date="2023-02-07T16:55:00Z">
                  <w:rPr>
                    <w:i/>
                    <w:iCs/>
                  </w:rPr>
                </w:rPrChange>
              </w:rPr>
            </w:pPr>
            <w:r w:rsidRPr="00F72045">
              <w:rPr>
                <w:i/>
                <w:iCs/>
                <w:sz w:val="22"/>
                <w:szCs w:val="22"/>
                <w:rPrChange w:id="1591" w:author="Kumar Baral" w:date="2023-02-07T16:55:00Z">
                  <w:rPr>
                    <w:i/>
                    <w:iCs/>
                  </w:rPr>
                </w:rPrChange>
              </w:rPr>
              <w:t>Lower Reach</w:t>
            </w:r>
          </w:p>
        </w:tc>
        <w:tc>
          <w:tcPr>
            <w:tcW w:w="1404" w:type="pct"/>
            <w:shd w:val="clear" w:color="auto" w:fill="auto"/>
            <w:tcPrChange w:id="1592" w:author="Kumar Baral" w:date="2023-02-07T16:53:00Z">
              <w:tcPr>
                <w:tcW w:w="1404" w:type="pct"/>
                <w:shd w:val="clear" w:color="auto" w:fill="auto"/>
              </w:tcPr>
            </w:tcPrChange>
          </w:tcPr>
          <w:p w14:paraId="32720B22" w14:textId="77777777" w:rsidR="008A53AB" w:rsidRPr="00F72045" w:rsidRDefault="008A53AB"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593" w:author="Kumar Baral" w:date="2023-02-07T16:55:00Z">
                  <w:rPr/>
                </w:rPrChange>
              </w:rPr>
            </w:pPr>
            <w:r w:rsidRPr="00F72045">
              <w:rPr>
                <w:sz w:val="22"/>
                <w:szCs w:val="22"/>
                <w:rPrChange w:id="1594" w:author="Kumar Baral" w:date="2023-02-07T16:55:00Z">
                  <w:rPr/>
                </w:rPrChange>
              </w:rPr>
              <w:t>2905.8</w:t>
            </w:r>
          </w:p>
        </w:tc>
      </w:tr>
      <w:tr w:rsidR="008A53AB" w:rsidRPr="00F72045" w14:paraId="31838D2A"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595" w:author="Kumar Baral" w:date="2023-02-07T16:53:00Z">
              <w:tcPr>
                <w:tcW w:w="248" w:type="pct"/>
                <w:shd w:val="clear" w:color="auto" w:fill="auto"/>
              </w:tcPr>
            </w:tcPrChange>
          </w:tcPr>
          <w:p w14:paraId="1B5FEB4C"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596" w:author="Kumar Baral" w:date="2023-02-07T16:55:00Z">
                  <w:rPr/>
                </w:rPrChange>
              </w:rPr>
            </w:pPr>
            <w:r w:rsidRPr="00F72045">
              <w:rPr>
                <w:sz w:val="22"/>
                <w:szCs w:val="22"/>
                <w:rPrChange w:id="1597" w:author="Kumar Baral" w:date="2023-02-07T16:55:00Z">
                  <w:rPr/>
                </w:rPrChange>
              </w:rPr>
              <w:t>5</w:t>
            </w:r>
          </w:p>
        </w:tc>
        <w:tc>
          <w:tcPr>
            <w:tcW w:w="1159" w:type="pct"/>
            <w:shd w:val="clear" w:color="auto" w:fill="auto"/>
            <w:tcPrChange w:id="1598" w:author="Kumar Baral" w:date="2023-02-07T16:53:00Z">
              <w:tcPr>
                <w:tcW w:w="1159" w:type="pct"/>
                <w:shd w:val="clear" w:color="auto" w:fill="auto"/>
              </w:tcPr>
            </w:tcPrChange>
          </w:tcPr>
          <w:p w14:paraId="49D280F3"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599" w:author="Kumar Baral" w:date="2023-02-07T16:55:00Z">
                  <w:rPr/>
                </w:rPrChange>
              </w:rPr>
            </w:pPr>
            <w:r w:rsidRPr="00F72045">
              <w:rPr>
                <w:sz w:val="22"/>
                <w:szCs w:val="22"/>
                <w:rPrChange w:id="1600" w:author="Kumar Baral" w:date="2023-02-07T16:55:00Z">
                  <w:rPr/>
                </w:rPrChange>
              </w:rPr>
              <w:t>Lower Reach</w:t>
            </w:r>
          </w:p>
        </w:tc>
        <w:tc>
          <w:tcPr>
            <w:tcW w:w="784" w:type="pct"/>
            <w:shd w:val="clear" w:color="auto" w:fill="auto"/>
            <w:tcPrChange w:id="1601" w:author="Kumar Baral" w:date="2023-02-07T16:53:00Z">
              <w:tcPr>
                <w:tcW w:w="784" w:type="pct"/>
                <w:shd w:val="clear" w:color="auto" w:fill="auto"/>
              </w:tcPr>
            </w:tcPrChange>
          </w:tcPr>
          <w:p w14:paraId="2BA9C8EA"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02" w:author="Kumar Baral" w:date="2023-02-07T16:55:00Z">
                  <w:rPr/>
                </w:rPrChange>
              </w:rPr>
            </w:pPr>
            <w:r w:rsidRPr="00F72045">
              <w:rPr>
                <w:sz w:val="22"/>
                <w:szCs w:val="22"/>
                <w:rPrChange w:id="1603" w:author="Kumar Baral" w:date="2023-02-07T16:55:00Z">
                  <w:rPr/>
                </w:rPrChange>
              </w:rPr>
              <w:t>Reach</w:t>
            </w:r>
          </w:p>
        </w:tc>
        <w:tc>
          <w:tcPr>
            <w:tcW w:w="1404" w:type="pct"/>
            <w:shd w:val="clear" w:color="auto" w:fill="auto"/>
            <w:tcPrChange w:id="1604" w:author="Kumar Baral" w:date="2023-02-07T16:53:00Z">
              <w:tcPr>
                <w:tcW w:w="1404" w:type="pct"/>
                <w:shd w:val="clear" w:color="auto" w:fill="auto"/>
              </w:tcPr>
            </w:tcPrChange>
          </w:tcPr>
          <w:p w14:paraId="2B8D7C4C"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605" w:author="Kumar Baral" w:date="2023-02-07T16:55:00Z">
                  <w:rPr>
                    <w:i/>
                    <w:iCs/>
                  </w:rPr>
                </w:rPrChange>
              </w:rPr>
            </w:pPr>
            <w:r w:rsidRPr="00F72045">
              <w:rPr>
                <w:i/>
                <w:iCs/>
                <w:sz w:val="22"/>
                <w:szCs w:val="22"/>
                <w:rPrChange w:id="1606" w:author="Kumar Baral" w:date="2023-02-07T16:55:00Z">
                  <w:rPr>
                    <w:i/>
                    <w:iCs/>
                  </w:rPr>
                </w:rPrChange>
              </w:rPr>
              <w:t>Sink-1</w:t>
            </w:r>
          </w:p>
        </w:tc>
        <w:tc>
          <w:tcPr>
            <w:tcW w:w="1404" w:type="pct"/>
            <w:shd w:val="clear" w:color="auto" w:fill="auto"/>
            <w:tcPrChange w:id="1607" w:author="Kumar Baral" w:date="2023-02-07T16:53:00Z">
              <w:tcPr>
                <w:tcW w:w="1404" w:type="pct"/>
                <w:shd w:val="clear" w:color="auto" w:fill="auto"/>
              </w:tcPr>
            </w:tcPrChange>
          </w:tcPr>
          <w:p w14:paraId="6DE6276E"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608" w:author="Kumar Baral" w:date="2023-02-07T16:55:00Z">
                  <w:rPr/>
                </w:rPrChange>
              </w:rPr>
            </w:pPr>
            <w:r w:rsidRPr="00F72045">
              <w:rPr>
                <w:sz w:val="22"/>
                <w:szCs w:val="22"/>
                <w:rPrChange w:id="1609" w:author="Kumar Baral" w:date="2023-02-07T16:55:00Z">
                  <w:rPr/>
                </w:rPrChange>
              </w:rPr>
              <w:t>-</w:t>
            </w:r>
          </w:p>
        </w:tc>
      </w:tr>
      <w:tr w:rsidR="008A53AB" w:rsidRPr="00F72045" w14:paraId="637B4F96"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10" w:author="Kumar Baral" w:date="2023-02-07T16:53:00Z">
              <w:tcPr>
                <w:tcW w:w="248" w:type="pct"/>
                <w:shd w:val="clear" w:color="auto" w:fill="auto"/>
              </w:tcPr>
            </w:tcPrChange>
          </w:tcPr>
          <w:p w14:paraId="1ECB54CF" w14:textId="77777777" w:rsidR="008A53AB" w:rsidRPr="00F72045" w:rsidRDefault="008A53AB" w:rsidP="00607132">
            <w:pPr>
              <w:rPr>
                <w:sz w:val="22"/>
                <w:szCs w:val="22"/>
                <w:rPrChange w:id="1611" w:author="Kumar Baral" w:date="2023-02-07T16:55:00Z">
                  <w:rPr/>
                </w:rPrChange>
              </w:rPr>
            </w:pPr>
            <w:r w:rsidRPr="00F72045">
              <w:rPr>
                <w:sz w:val="22"/>
                <w:szCs w:val="22"/>
                <w:rPrChange w:id="1612" w:author="Kumar Baral" w:date="2023-02-07T16:55:00Z">
                  <w:rPr/>
                </w:rPrChange>
              </w:rPr>
              <w:t>6</w:t>
            </w:r>
          </w:p>
        </w:tc>
        <w:tc>
          <w:tcPr>
            <w:tcW w:w="1159" w:type="pct"/>
            <w:shd w:val="clear" w:color="auto" w:fill="auto"/>
            <w:tcPrChange w:id="1613" w:author="Kumar Baral" w:date="2023-02-07T16:53:00Z">
              <w:tcPr>
                <w:tcW w:w="1159" w:type="pct"/>
                <w:shd w:val="clear" w:color="auto" w:fill="auto"/>
              </w:tcPr>
            </w:tcPrChange>
          </w:tcPr>
          <w:p w14:paraId="798146C9"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14" w:author="Kumar Baral" w:date="2023-02-07T16:55:00Z">
                  <w:rPr/>
                </w:rPrChange>
              </w:rPr>
            </w:pPr>
            <w:r w:rsidRPr="00F72045">
              <w:rPr>
                <w:sz w:val="22"/>
                <w:szCs w:val="22"/>
                <w:rPrChange w:id="1615" w:author="Kumar Baral" w:date="2023-02-07T16:55:00Z">
                  <w:rPr/>
                </w:rPrChange>
              </w:rPr>
              <w:t>Lower Basin</w:t>
            </w:r>
          </w:p>
        </w:tc>
        <w:tc>
          <w:tcPr>
            <w:tcW w:w="784" w:type="pct"/>
            <w:shd w:val="clear" w:color="auto" w:fill="auto"/>
            <w:tcPrChange w:id="1616" w:author="Kumar Baral" w:date="2023-02-07T16:53:00Z">
              <w:tcPr>
                <w:tcW w:w="784" w:type="pct"/>
                <w:shd w:val="clear" w:color="auto" w:fill="auto"/>
              </w:tcPr>
            </w:tcPrChange>
          </w:tcPr>
          <w:p w14:paraId="6F85990F"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17" w:author="Kumar Baral" w:date="2023-02-07T16:55:00Z">
                  <w:rPr/>
                </w:rPrChange>
              </w:rPr>
            </w:pPr>
            <w:r w:rsidRPr="00F72045">
              <w:rPr>
                <w:sz w:val="22"/>
                <w:szCs w:val="22"/>
                <w:rPrChange w:id="1618" w:author="Kumar Baral" w:date="2023-02-07T16:55:00Z">
                  <w:rPr/>
                </w:rPrChange>
              </w:rPr>
              <w:t>Sub-basin</w:t>
            </w:r>
          </w:p>
        </w:tc>
        <w:tc>
          <w:tcPr>
            <w:tcW w:w="1404" w:type="pct"/>
            <w:shd w:val="clear" w:color="auto" w:fill="auto"/>
            <w:tcPrChange w:id="1619" w:author="Kumar Baral" w:date="2023-02-07T16:53:00Z">
              <w:tcPr>
                <w:tcW w:w="1404" w:type="pct"/>
                <w:shd w:val="clear" w:color="auto" w:fill="auto"/>
              </w:tcPr>
            </w:tcPrChange>
          </w:tcPr>
          <w:p w14:paraId="734DC104"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620" w:author="Kumar Baral" w:date="2023-02-07T16:55:00Z">
                  <w:rPr>
                    <w:i/>
                    <w:iCs/>
                  </w:rPr>
                </w:rPrChange>
              </w:rPr>
            </w:pPr>
            <w:r w:rsidRPr="00F72045">
              <w:rPr>
                <w:i/>
                <w:iCs/>
                <w:sz w:val="22"/>
                <w:szCs w:val="22"/>
                <w:rPrChange w:id="1621" w:author="Kumar Baral" w:date="2023-02-07T16:55:00Z">
                  <w:rPr>
                    <w:i/>
                    <w:iCs/>
                  </w:rPr>
                </w:rPrChange>
              </w:rPr>
              <w:t>Sink-1</w:t>
            </w:r>
          </w:p>
        </w:tc>
        <w:tc>
          <w:tcPr>
            <w:tcW w:w="1404" w:type="pct"/>
            <w:shd w:val="clear" w:color="auto" w:fill="auto"/>
            <w:tcPrChange w:id="1622" w:author="Kumar Baral" w:date="2023-02-07T16:53:00Z">
              <w:tcPr>
                <w:tcW w:w="1404" w:type="pct"/>
                <w:shd w:val="clear" w:color="auto" w:fill="auto"/>
              </w:tcPr>
            </w:tcPrChange>
          </w:tcPr>
          <w:p w14:paraId="08F2BE4D" w14:textId="77777777" w:rsidR="008A53AB" w:rsidRPr="00F72045" w:rsidRDefault="008A53AB"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623" w:author="Kumar Baral" w:date="2023-02-07T16:55:00Z">
                  <w:rPr/>
                </w:rPrChange>
              </w:rPr>
            </w:pPr>
            <w:r w:rsidRPr="00F72045">
              <w:rPr>
                <w:sz w:val="22"/>
                <w:szCs w:val="22"/>
                <w:rPrChange w:id="1624" w:author="Kumar Baral" w:date="2023-02-07T16:55:00Z">
                  <w:rPr/>
                </w:rPrChange>
              </w:rPr>
              <w:t>2875.74</w:t>
            </w:r>
          </w:p>
        </w:tc>
      </w:tr>
      <w:tr w:rsidR="008A53AB" w:rsidRPr="00F72045" w14:paraId="1B8AA780"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25" w:author="Kumar Baral" w:date="2023-02-07T16:53:00Z">
              <w:tcPr>
                <w:tcW w:w="248" w:type="pct"/>
                <w:shd w:val="clear" w:color="auto" w:fill="auto"/>
              </w:tcPr>
            </w:tcPrChange>
          </w:tcPr>
          <w:p w14:paraId="0CA90F80"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626" w:author="Kumar Baral" w:date="2023-02-07T16:55:00Z">
                  <w:rPr/>
                </w:rPrChange>
              </w:rPr>
            </w:pPr>
            <w:r w:rsidRPr="00F72045">
              <w:rPr>
                <w:sz w:val="22"/>
                <w:szCs w:val="22"/>
                <w:rPrChange w:id="1627" w:author="Kumar Baral" w:date="2023-02-07T16:55:00Z">
                  <w:rPr/>
                </w:rPrChange>
              </w:rPr>
              <w:t>7</w:t>
            </w:r>
          </w:p>
        </w:tc>
        <w:tc>
          <w:tcPr>
            <w:tcW w:w="1159" w:type="pct"/>
            <w:shd w:val="clear" w:color="auto" w:fill="auto"/>
            <w:tcPrChange w:id="1628" w:author="Kumar Baral" w:date="2023-02-07T16:53:00Z">
              <w:tcPr>
                <w:tcW w:w="1159" w:type="pct"/>
                <w:shd w:val="clear" w:color="auto" w:fill="auto"/>
              </w:tcPr>
            </w:tcPrChange>
          </w:tcPr>
          <w:p w14:paraId="4CC46B74"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29" w:author="Kumar Baral" w:date="2023-02-07T16:55:00Z">
                  <w:rPr/>
                </w:rPrChange>
              </w:rPr>
            </w:pPr>
            <w:r w:rsidRPr="00F72045">
              <w:rPr>
                <w:sz w:val="22"/>
                <w:szCs w:val="22"/>
                <w:rPrChange w:id="1630" w:author="Kumar Baral" w:date="2023-02-07T16:55:00Z">
                  <w:rPr/>
                </w:rPrChange>
              </w:rPr>
              <w:t>Sink-1</w:t>
            </w:r>
          </w:p>
        </w:tc>
        <w:tc>
          <w:tcPr>
            <w:tcW w:w="784" w:type="pct"/>
            <w:shd w:val="clear" w:color="auto" w:fill="auto"/>
            <w:tcPrChange w:id="1631" w:author="Kumar Baral" w:date="2023-02-07T16:53:00Z">
              <w:tcPr>
                <w:tcW w:w="784" w:type="pct"/>
                <w:shd w:val="clear" w:color="auto" w:fill="auto"/>
              </w:tcPr>
            </w:tcPrChange>
          </w:tcPr>
          <w:p w14:paraId="265B25B2"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32" w:author="Kumar Baral" w:date="2023-02-07T16:55:00Z">
                  <w:rPr/>
                </w:rPrChange>
              </w:rPr>
            </w:pPr>
            <w:r w:rsidRPr="00F72045">
              <w:rPr>
                <w:sz w:val="22"/>
                <w:szCs w:val="22"/>
                <w:rPrChange w:id="1633" w:author="Kumar Baral" w:date="2023-02-07T16:55:00Z">
                  <w:rPr/>
                </w:rPrChange>
              </w:rPr>
              <w:t>Sink</w:t>
            </w:r>
          </w:p>
        </w:tc>
        <w:tc>
          <w:tcPr>
            <w:tcW w:w="1404" w:type="pct"/>
            <w:shd w:val="clear" w:color="auto" w:fill="auto"/>
            <w:tcPrChange w:id="1634" w:author="Kumar Baral" w:date="2023-02-07T16:53:00Z">
              <w:tcPr>
                <w:tcW w:w="1404" w:type="pct"/>
                <w:shd w:val="clear" w:color="auto" w:fill="auto"/>
              </w:tcPr>
            </w:tcPrChange>
          </w:tcPr>
          <w:p w14:paraId="11C1EE5D"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635" w:author="Kumar Baral" w:date="2023-02-07T16:55:00Z">
                  <w:rPr>
                    <w:i/>
                    <w:iCs/>
                  </w:rPr>
                </w:rPrChange>
              </w:rPr>
            </w:pPr>
            <w:r w:rsidRPr="00F72045">
              <w:rPr>
                <w:i/>
                <w:iCs/>
                <w:sz w:val="22"/>
                <w:szCs w:val="22"/>
                <w:rPrChange w:id="1636" w:author="Kumar Baral" w:date="2023-02-07T16:55:00Z">
                  <w:rPr>
                    <w:i/>
                    <w:iCs/>
                  </w:rPr>
                </w:rPrChange>
              </w:rPr>
              <w:t>-</w:t>
            </w:r>
          </w:p>
        </w:tc>
        <w:tc>
          <w:tcPr>
            <w:tcW w:w="1404" w:type="pct"/>
            <w:shd w:val="clear" w:color="auto" w:fill="auto"/>
            <w:tcPrChange w:id="1637" w:author="Kumar Baral" w:date="2023-02-07T16:53:00Z">
              <w:tcPr>
                <w:tcW w:w="1404" w:type="pct"/>
                <w:shd w:val="clear" w:color="auto" w:fill="auto"/>
              </w:tcPr>
            </w:tcPrChange>
          </w:tcPr>
          <w:p w14:paraId="57E23150"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638" w:author="Kumar Baral" w:date="2023-02-07T16:55:00Z">
                  <w:rPr/>
                </w:rPrChange>
              </w:rPr>
            </w:pPr>
            <w:r w:rsidRPr="00F72045">
              <w:rPr>
                <w:sz w:val="22"/>
                <w:szCs w:val="22"/>
                <w:rPrChange w:id="1639" w:author="Kumar Baral" w:date="2023-02-07T16:55:00Z">
                  <w:rPr/>
                </w:rPrChange>
              </w:rPr>
              <w:t>-</w:t>
            </w:r>
          </w:p>
        </w:tc>
      </w:tr>
    </w:tbl>
    <w:p w14:paraId="3148A062" w14:textId="77777777" w:rsidR="00025778" w:rsidRDefault="00025778" w:rsidP="00025778">
      <w:pPr>
        <w:pStyle w:val="BodyText"/>
      </w:pPr>
      <w:r>
        <w:t>The “Upper Basin” was set</w:t>
      </w:r>
      <w:r w:rsidR="00384F12">
        <w:t xml:space="preserve"> </w:t>
      </w:r>
      <w:r>
        <w:t xml:space="preserve">up simply to retain the “Upper Reach” element as merging of upper and middle basins forced </w:t>
      </w:r>
      <w:r w:rsidR="00384F12">
        <w:t xml:space="preserve">the </w:t>
      </w:r>
      <w:r>
        <w:t>same parameters to be used for both the basin. It was stipulated that input to the “Lower Reach” by simply overland</w:t>
      </w:r>
      <w:r w:rsidR="00384F12">
        <w:t xml:space="preserve"> </w:t>
      </w:r>
      <w:r>
        <w:t xml:space="preserve">flow over the middle and upper basin would be insufficient to calibrate the basins based on flow peak events. However, no rainfall event, overland flow, or channel routing was devised for this sub-catchment. </w:t>
      </w:r>
    </w:p>
    <w:p w14:paraId="4A3DA2FF" w14:textId="77777777" w:rsidR="00025778" w:rsidRDefault="00025778" w:rsidP="00025778">
      <w:pPr>
        <w:pStyle w:val="BodyText"/>
      </w:pPr>
      <w:r>
        <w:t>The “Upper Basin Source” source was set</w:t>
      </w:r>
      <w:r w:rsidR="00384F12">
        <w:t xml:space="preserve"> </w:t>
      </w:r>
      <w:r>
        <w:t xml:space="preserve">up as </w:t>
      </w:r>
      <w:r w:rsidR="00384F12">
        <w:t xml:space="preserve">a </w:t>
      </w:r>
      <w:r>
        <w:t xml:space="preserve">“Constant inflow” source. This was used for representing the expected contribution from </w:t>
      </w:r>
      <w:r w:rsidR="00384F12">
        <w:t xml:space="preserve">the </w:t>
      </w:r>
      <w:r>
        <w:t>entire “Upper basin” catchment including snow-melt and the runoff from rainfall whose data were not available. It was set</w:t>
      </w:r>
      <w:r w:rsidR="00384F12">
        <w:t xml:space="preserve"> </w:t>
      </w:r>
      <w:r>
        <w:t>up in this manner owing that the model is not used for snowmelt calculations. The value for this constant discharge was optimi</w:t>
      </w:r>
      <w:r w:rsidR="00384F12">
        <w:t>z</w:t>
      </w:r>
      <w:r>
        <w:t>ed during the calibration stage and set to 300 m</w:t>
      </w:r>
      <w:r>
        <w:rPr>
          <w:vertAlign w:val="superscript"/>
        </w:rPr>
        <w:t>3</w:t>
      </w:r>
      <w:r>
        <w:t>/s.</w:t>
      </w:r>
    </w:p>
    <w:p w14:paraId="39A2F0D8" w14:textId="57AC41FA" w:rsidR="00025778" w:rsidRDefault="00025778" w:rsidP="00025778">
      <w:pPr>
        <w:pStyle w:val="BodyText"/>
        <w:spacing w:after="240"/>
      </w:pPr>
      <w:r>
        <w:t xml:space="preserve">Both the “Upper Reach” and “Lower Reach” were </w:t>
      </w:r>
      <w:r w:rsidR="00382BA6">
        <w:t>modelled</w:t>
      </w:r>
      <w:r>
        <w:t xml:space="preserve"> to be routed by </w:t>
      </w:r>
      <w:r w:rsidR="00384F12">
        <w:t xml:space="preserve">the </w:t>
      </w:r>
      <w:r>
        <w:t xml:space="preserve">Muskingum method. The parameters were adopted as tabulated in </w:t>
      </w:r>
      <w:r>
        <w:fldChar w:fldCharType="begin"/>
      </w:r>
      <w:r>
        <w:instrText xml:space="preserve"> REF _Ref84242254 \h  \* MERGEFORMAT </w:instrText>
      </w:r>
      <w:r>
        <w:fldChar w:fldCharType="separate"/>
      </w:r>
      <w:r w:rsidR="00CA7649">
        <w:t xml:space="preserve">Table </w:t>
      </w:r>
      <w:r w:rsidR="00CA7649">
        <w:rPr>
          <w:noProof/>
        </w:rPr>
        <w:t>2</w:t>
      </w:r>
      <w:r w:rsidR="00CA7649">
        <w:rPr>
          <w:noProof/>
        </w:rPr>
        <w:noBreakHyphen/>
        <w:t>7</w:t>
      </w:r>
      <w:r>
        <w:fldChar w:fldCharType="end"/>
      </w:r>
      <w:r>
        <w:t>. No loss/gain method was defined for the reaches owing to the peak damping coefficient available within the Muskingum method. These values were calibrated to match the peak timings from observed data at AWLR.</w:t>
      </w:r>
    </w:p>
    <w:p w14:paraId="3AFE7100" w14:textId="77777777" w:rsidR="00063D9F" w:rsidRDefault="00063D9F" w:rsidP="00063D9F">
      <w:pPr>
        <w:pStyle w:val="Heading3"/>
      </w:pPr>
      <w:bookmarkStart w:id="1640" w:name="_Toc98928417"/>
      <w:r>
        <w:t>Meteorologic</w:t>
      </w:r>
      <w:r w:rsidR="006E45E2">
        <w:t>al</w:t>
      </w:r>
      <w:r>
        <w:t xml:space="preserve"> Model</w:t>
      </w:r>
      <w:bookmarkEnd w:id="1640"/>
    </w:p>
    <w:p w14:paraId="4E41E15E" w14:textId="77777777" w:rsidR="00063D9F" w:rsidRDefault="00063D9F" w:rsidP="00063D9F">
      <w:pPr>
        <w:pStyle w:val="BodyText"/>
      </w:pPr>
      <w:r>
        <w:t xml:space="preserve">A new </w:t>
      </w:r>
      <w:r w:rsidR="00382BA6">
        <w:t>meteorological m</w:t>
      </w:r>
      <w:r>
        <w:t xml:space="preserve">odel was created and named “Rainfall”. Precipitation was defined using </w:t>
      </w:r>
      <w:r w:rsidR="00384F12">
        <w:t xml:space="preserve">the </w:t>
      </w:r>
      <w:r>
        <w:t>“Gauge Weights” method owing to the sparse distribution of rain gauges with avai</w:t>
      </w:r>
      <w:r w:rsidR="00382BA6">
        <w:t xml:space="preserve">lable hourly data for the model. </w:t>
      </w:r>
      <w:r>
        <w:t xml:space="preserve">The rain gauge stations that can be used for the sub-catchments were identified. Spatial distribution of recorded rainfall data in the Kaligandaki basin using </w:t>
      </w:r>
      <w:r w:rsidR="00384F12">
        <w:t>T</w:t>
      </w:r>
      <w:r>
        <w:t>hiesse</w:t>
      </w:r>
      <w:r w:rsidR="00382BA6">
        <w:t>n polygon method catchment was</w:t>
      </w:r>
      <w:r>
        <w:t xml:space="preserve"> not suitable as only three rain gauges with </w:t>
      </w:r>
      <w:r w:rsidR="00384F12">
        <w:t xml:space="preserve">a </w:t>
      </w:r>
      <w:r>
        <w:t xml:space="preserve">temporal resolution of an hour </w:t>
      </w:r>
      <w:r w:rsidR="00384F12">
        <w:t>are</w:t>
      </w:r>
      <w:r>
        <w:t xml:space="preserve"> available in the entire catchment.</w:t>
      </w:r>
      <w:r w:rsidRPr="00063D9F">
        <w:t xml:space="preserve"> </w:t>
      </w:r>
      <w:r>
        <w:t xml:space="preserve">“Thakmarpha” station data was also available but discarded as it was </w:t>
      </w:r>
      <w:r w:rsidR="00382BA6">
        <w:t>adjacent to</w:t>
      </w:r>
      <w:r w:rsidR="00384F12">
        <w:t xml:space="preserve"> </w:t>
      </w:r>
      <w:r>
        <w:t xml:space="preserve">“Jomsom” station for the scale of </w:t>
      </w:r>
      <w:r w:rsidR="00384F12">
        <w:t xml:space="preserve">the </w:t>
      </w:r>
      <w:r>
        <w:t>division of sub-catchment considered for this model. Also, the data overlap for “Selected Event” suited Jomsom better for calibration.</w:t>
      </w:r>
    </w:p>
    <w:p w14:paraId="506FC138" w14:textId="77777777" w:rsidR="00063D9F" w:rsidRDefault="00063D9F" w:rsidP="00063D9F">
      <w:pPr>
        <w:pStyle w:val="BodyText"/>
      </w:pPr>
      <w:r>
        <w:t>The gauge data for rainfall were defined for meteorological stations, conforming to the run-time of “Selected Event”. The following stations were considered:</w:t>
      </w:r>
    </w:p>
    <w:p w14:paraId="6A5454A9" w14:textId="77777777" w:rsidR="00063D9F" w:rsidRDefault="00063D9F" w:rsidP="00063D9F">
      <w:pPr>
        <w:pStyle w:val="ListParagraph"/>
        <w:numPr>
          <w:ilvl w:val="0"/>
          <w:numId w:val="6"/>
        </w:numPr>
        <w:spacing w:after="160" w:line="259" w:lineRule="auto"/>
        <w:jc w:val="both"/>
      </w:pPr>
      <w:r>
        <w:t>Baglung</w:t>
      </w:r>
    </w:p>
    <w:p w14:paraId="4040D6FF" w14:textId="77777777" w:rsidR="00063D9F" w:rsidRDefault="00063D9F" w:rsidP="00063D9F">
      <w:pPr>
        <w:pStyle w:val="ListParagraph"/>
        <w:numPr>
          <w:ilvl w:val="0"/>
          <w:numId w:val="6"/>
        </w:numPr>
        <w:spacing w:after="160" w:line="259" w:lineRule="auto"/>
        <w:jc w:val="both"/>
      </w:pPr>
      <w:r>
        <w:t>Jomsom</w:t>
      </w:r>
    </w:p>
    <w:p w14:paraId="1284DB4B" w14:textId="77777777" w:rsidR="00063D9F" w:rsidRDefault="00063D9F" w:rsidP="00063D9F">
      <w:pPr>
        <w:pStyle w:val="BodyText"/>
      </w:pPr>
      <w:r>
        <w:t xml:space="preserve">The time and depth weights for “Lower” and “Middle” basins were calibrated based on the trend (slope steepness) of Recession Limb for early (“Jomsom Rainfall” for Middle Basin) and late (“Baglung </w:t>
      </w:r>
      <w:r>
        <w:lastRenderedPageBreak/>
        <w:t xml:space="preserve">Rainfall” for Lower Basin) from computed hydrograph at Sink-1. </w:t>
      </w:r>
      <w:r w:rsidR="00384F12">
        <w:t>A s</w:t>
      </w:r>
      <w:r w:rsidR="00E50820">
        <w:t>eparate weight value</w:t>
      </w:r>
      <w:r w:rsidR="004D6DC6">
        <w:t xml:space="preserve"> for the rain gauge</w:t>
      </w:r>
      <w:r w:rsidR="00E50820">
        <w:t xml:space="preserve"> was provided </w:t>
      </w:r>
      <w:r w:rsidR="004D6DC6">
        <w:t>during</w:t>
      </w:r>
      <w:r w:rsidR="00E50820">
        <w:t xml:space="preserve"> validation as the rainfall weights are event</w:t>
      </w:r>
      <w:r w:rsidR="00384F12">
        <w:t>-</w:t>
      </w:r>
      <w:r w:rsidR="004D6DC6">
        <w:t>dependent</w:t>
      </w:r>
      <w:r w:rsidR="00E50820">
        <w:t>.</w:t>
      </w:r>
    </w:p>
    <w:p w14:paraId="0DDD79E1" w14:textId="78CBBAA3" w:rsidR="00063D9F" w:rsidRDefault="00063D9F" w:rsidP="00063D9F">
      <w:pPr>
        <w:pStyle w:val="BodyText"/>
      </w:pPr>
      <w:r>
        <w:t xml:space="preserve">The adopted weights for Middle Basin and Lower Basin </w:t>
      </w:r>
      <w:r w:rsidR="004D6DC6">
        <w:t xml:space="preserve">during calibration and validation </w:t>
      </w:r>
      <w:r>
        <w:t xml:space="preserve">are as tabulated in </w:t>
      </w:r>
      <w:r>
        <w:fldChar w:fldCharType="begin"/>
      </w:r>
      <w:r>
        <w:instrText xml:space="preserve"> REF _Ref84241440 \h </w:instrText>
      </w:r>
      <w:r>
        <w:fldChar w:fldCharType="separate"/>
      </w:r>
      <w:r w:rsidR="00CA7649">
        <w:t xml:space="preserve">Table </w:t>
      </w:r>
      <w:r w:rsidR="00CA7649">
        <w:rPr>
          <w:noProof/>
        </w:rPr>
        <w:t>2</w:t>
      </w:r>
      <w:r w:rsidR="00CA7649">
        <w:noBreakHyphen/>
      </w:r>
      <w:r w:rsidR="00CA7649">
        <w:rPr>
          <w:noProof/>
        </w:rPr>
        <w:t>5</w:t>
      </w:r>
      <w:r>
        <w:fldChar w:fldCharType="end"/>
      </w:r>
      <w:r>
        <w:t xml:space="preserve"> and </w:t>
      </w:r>
      <w:r>
        <w:fldChar w:fldCharType="begin"/>
      </w:r>
      <w:r>
        <w:instrText xml:space="preserve"> REF _Ref84241441 \h </w:instrText>
      </w:r>
      <w:r>
        <w:fldChar w:fldCharType="separate"/>
      </w:r>
      <w:r w:rsidR="00CA7649">
        <w:t xml:space="preserve">Table </w:t>
      </w:r>
      <w:r w:rsidR="00CA7649">
        <w:rPr>
          <w:noProof/>
        </w:rPr>
        <w:t>2</w:t>
      </w:r>
      <w:r w:rsidR="00CA7649">
        <w:noBreakHyphen/>
      </w:r>
      <w:r w:rsidR="00CA7649">
        <w:rPr>
          <w:noProof/>
        </w:rPr>
        <w:t>6</w:t>
      </w:r>
      <w:r>
        <w:fldChar w:fldCharType="end"/>
      </w:r>
      <w:r>
        <w:t>.</w:t>
      </w:r>
    </w:p>
    <w:p w14:paraId="049977F8" w14:textId="75CB4B38" w:rsidR="00063D9F" w:rsidRDefault="00063D9F" w:rsidP="00063D9F">
      <w:pPr>
        <w:pStyle w:val="Caption"/>
        <w:keepNext/>
      </w:pPr>
      <w:bookmarkStart w:id="1641" w:name="_Ref84241440"/>
      <w:bookmarkStart w:id="1642" w:name="_Toc98928432"/>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5</w:t>
      </w:r>
      <w:r w:rsidR="008E7ED3">
        <w:fldChar w:fldCharType="end"/>
      </w:r>
      <w:bookmarkEnd w:id="1641"/>
      <w:r>
        <w:t xml:space="preserve"> Precipitation Time/Depth Weights for Middle Basin</w:t>
      </w:r>
      <w:bookmarkEnd w:id="1642"/>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Change w:id="1643" w:author="Kumar Baral" w:date="2023-02-07T16:55: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PrChange>
      </w:tblPr>
      <w:tblGrid>
        <w:gridCol w:w="2837"/>
        <w:gridCol w:w="1561"/>
        <w:gridCol w:w="1476"/>
        <w:gridCol w:w="1561"/>
        <w:gridCol w:w="1476"/>
        <w:tblGridChange w:id="1644">
          <w:tblGrid>
            <w:gridCol w:w="2837"/>
            <w:gridCol w:w="1561"/>
            <w:gridCol w:w="1476"/>
            <w:gridCol w:w="1561"/>
            <w:gridCol w:w="1476"/>
          </w:tblGrid>
        </w:tblGridChange>
      </w:tblGrid>
      <w:tr w:rsidR="00F72045" w:rsidRPr="00F72045" w14:paraId="16CCAC93"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BFBFBF" w:themeFill="background1" w:themeFillShade="BF"/>
            <w:vAlign w:val="center"/>
            <w:tcPrChange w:id="1645" w:author="Kumar Baral" w:date="2023-02-07T16:55:00Z">
              <w:tcPr>
                <w:tcW w:w="0" w:type="auto"/>
                <w:vMerge w:val="restart"/>
                <w:shd w:val="clear" w:color="auto" w:fill="BFBFBF" w:themeFill="background1" w:themeFillShade="BF"/>
                <w:vAlign w:val="center"/>
              </w:tcPr>
            </w:tcPrChange>
          </w:tcPr>
          <w:p w14:paraId="0E9C26A9" w14:textId="77777777" w:rsidR="00C4664B" w:rsidRPr="00C116FD" w:rsidRDefault="00C4664B" w:rsidP="00C4664B">
            <w:pPr>
              <w:jc w:val="center"/>
              <w:cnfStyle w:val="101000000000" w:firstRow="1" w:lastRow="0" w:firstColumn="1" w:lastColumn="0" w:oddVBand="0" w:evenVBand="0" w:oddHBand="0" w:evenHBand="0" w:firstRowFirstColumn="0" w:firstRowLastColumn="0" w:lastRowFirstColumn="0" w:lastRowLastColumn="0"/>
              <w:rPr>
                <w:color w:val="auto"/>
                <w:rPrChange w:id="1646" w:author="Kumar Baral" w:date="2023-02-07T17:17:00Z">
                  <w:rPr/>
                </w:rPrChange>
              </w:rPr>
            </w:pPr>
            <w:r w:rsidRPr="00C116FD">
              <w:rPr>
                <w:color w:val="auto"/>
                <w:rPrChange w:id="1647" w:author="Kumar Baral" w:date="2023-02-07T17:17:00Z">
                  <w:rPr/>
                </w:rPrChange>
              </w:rPr>
              <w:t>Precipitation Event (Gauge)</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648" w:author="Kumar Baral" w:date="2023-02-07T16:55:00Z">
              <w:tcPr>
                <w:tcW w:w="0" w:type="auto"/>
                <w:gridSpan w:val="2"/>
                <w:shd w:val="clear" w:color="auto" w:fill="BFBFBF" w:themeFill="background1" w:themeFillShade="BF"/>
              </w:tcPr>
            </w:tcPrChange>
          </w:tcPr>
          <w:p w14:paraId="1783D267" w14:textId="77777777" w:rsidR="00C4664B" w:rsidRPr="00C116FD" w:rsidRDefault="00C4664B" w:rsidP="00C4664B">
            <w:pPr>
              <w:jc w:val="center"/>
              <w:cnfStyle w:val="100000000000" w:firstRow="1" w:lastRow="0" w:firstColumn="0" w:lastColumn="0" w:oddVBand="0" w:evenVBand="0" w:oddHBand="0" w:evenHBand="0" w:firstRowFirstColumn="0" w:firstRowLastColumn="0" w:lastRowFirstColumn="0" w:lastRowLastColumn="0"/>
              <w:rPr>
                <w:color w:val="auto"/>
                <w:rPrChange w:id="1649" w:author="Kumar Baral" w:date="2023-02-07T17:17:00Z">
                  <w:rPr/>
                </w:rPrChange>
              </w:rPr>
            </w:pPr>
            <w:r w:rsidRPr="00C116FD">
              <w:rPr>
                <w:color w:val="auto"/>
                <w:rPrChange w:id="1650" w:author="Kumar Baral" w:date="2023-02-07T17:17:00Z">
                  <w:rPr/>
                </w:rPrChange>
              </w:rPr>
              <w:t>Calibration</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651" w:author="Kumar Baral" w:date="2023-02-07T16:55:00Z">
              <w:tcPr>
                <w:tcW w:w="0" w:type="auto"/>
                <w:gridSpan w:val="2"/>
                <w:shd w:val="clear" w:color="auto" w:fill="BFBFBF" w:themeFill="background1" w:themeFillShade="BF"/>
              </w:tcPr>
            </w:tcPrChange>
          </w:tcPr>
          <w:p w14:paraId="372B64F4" w14:textId="77777777" w:rsidR="00C4664B" w:rsidRPr="00C116FD" w:rsidRDefault="00C4664B" w:rsidP="00C4664B">
            <w:pPr>
              <w:jc w:val="center"/>
              <w:cnfStyle w:val="100000000000" w:firstRow="1" w:lastRow="0" w:firstColumn="0" w:lastColumn="0" w:oddVBand="0" w:evenVBand="0" w:oddHBand="0" w:evenHBand="0" w:firstRowFirstColumn="0" w:firstRowLastColumn="0" w:lastRowFirstColumn="0" w:lastRowLastColumn="0"/>
              <w:rPr>
                <w:color w:val="auto"/>
                <w:rPrChange w:id="1652" w:author="Kumar Baral" w:date="2023-02-07T17:17:00Z">
                  <w:rPr/>
                </w:rPrChange>
              </w:rPr>
            </w:pPr>
            <w:r w:rsidRPr="00C116FD">
              <w:rPr>
                <w:color w:val="auto"/>
                <w:rPrChange w:id="1653" w:author="Kumar Baral" w:date="2023-02-07T17:17:00Z">
                  <w:rPr/>
                </w:rPrChange>
              </w:rPr>
              <w:t>Validation</w:t>
            </w:r>
          </w:p>
        </w:tc>
      </w:tr>
      <w:tr w:rsidR="00F72045" w:rsidRPr="00F72045" w14:paraId="4066771B"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FBFBF" w:themeFill="background1" w:themeFillShade="BF"/>
          </w:tcPr>
          <w:p w14:paraId="45054544" w14:textId="77777777" w:rsidR="00C4664B" w:rsidRPr="00C116FD" w:rsidRDefault="00C4664B" w:rsidP="00C4664B">
            <w:pPr>
              <w:rPr>
                <w:rPrChange w:id="1654" w:author="Kumar Baral" w:date="2023-02-07T17:17:00Z">
                  <w:rPr/>
                </w:rPrChange>
              </w:rPr>
            </w:pPr>
          </w:p>
        </w:tc>
        <w:tc>
          <w:tcPr>
            <w:tcW w:w="0" w:type="auto"/>
            <w:shd w:val="clear" w:color="auto" w:fill="BFBFBF" w:themeFill="background1" w:themeFillShade="BF"/>
          </w:tcPr>
          <w:p w14:paraId="763F0E94"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655" w:author="Kumar Baral" w:date="2023-02-07T17:17:00Z">
                  <w:rPr>
                    <w:b/>
                    <w:bCs/>
                    <w:color w:val="FFFFFF" w:themeColor="background1"/>
                  </w:rPr>
                </w:rPrChange>
              </w:rPr>
            </w:pPr>
            <w:r w:rsidRPr="00C116FD">
              <w:rPr>
                <w:b/>
                <w:bCs/>
                <w:rPrChange w:id="1656" w:author="Kumar Baral" w:date="2023-02-07T17:17:00Z">
                  <w:rPr>
                    <w:b/>
                    <w:bCs/>
                    <w:color w:val="FFFFFF" w:themeColor="background1"/>
                  </w:rPr>
                </w:rPrChange>
              </w:rPr>
              <w:t>Depth Weight</w:t>
            </w:r>
          </w:p>
        </w:tc>
        <w:tc>
          <w:tcPr>
            <w:tcW w:w="0" w:type="auto"/>
            <w:shd w:val="clear" w:color="auto" w:fill="BFBFBF" w:themeFill="background1" w:themeFillShade="BF"/>
          </w:tcPr>
          <w:p w14:paraId="6C1F2B8A"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657" w:author="Kumar Baral" w:date="2023-02-07T17:17:00Z">
                  <w:rPr>
                    <w:b/>
                    <w:bCs/>
                    <w:color w:val="FFFFFF" w:themeColor="background1"/>
                  </w:rPr>
                </w:rPrChange>
              </w:rPr>
            </w:pPr>
            <w:r w:rsidRPr="00C116FD">
              <w:rPr>
                <w:b/>
                <w:bCs/>
                <w:rPrChange w:id="1658" w:author="Kumar Baral" w:date="2023-02-07T17:17:00Z">
                  <w:rPr>
                    <w:b/>
                    <w:bCs/>
                    <w:color w:val="FFFFFF" w:themeColor="background1"/>
                  </w:rPr>
                </w:rPrChange>
              </w:rPr>
              <w:t>Time Weight</w:t>
            </w:r>
          </w:p>
        </w:tc>
        <w:tc>
          <w:tcPr>
            <w:tcW w:w="0" w:type="auto"/>
            <w:shd w:val="clear" w:color="auto" w:fill="BFBFBF" w:themeFill="background1" w:themeFillShade="BF"/>
          </w:tcPr>
          <w:p w14:paraId="02D63D01"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659" w:author="Kumar Baral" w:date="2023-02-07T17:17:00Z">
                  <w:rPr>
                    <w:b/>
                    <w:bCs/>
                    <w:color w:val="FFFFFF" w:themeColor="background1"/>
                  </w:rPr>
                </w:rPrChange>
              </w:rPr>
            </w:pPr>
            <w:r w:rsidRPr="00C116FD">
              <w:rPr>
                <w:b/>
                <w:bCs/>
                <w:rPrChange w:id="1660" w:author="Kumar Baral" w:date="2023-02-07T17:17:00Z">
                  <w:rPr>
                    <w:b/>
                    <w:bCs/>
                    <w:color w:val="FFFFFF" w:themeColor="background1"/>
                  </w:rPr>
                </w:rPrChange>
              </w:rPr>
              <w:t>Depth Weight</w:t>
            </w:r>
          </w:p>
        </w:tc>
        <w:tc>
          <w:tcPr>
            <w:tcW w:w="0" w:type="auto"/>
            <w:shd w:val="clear" w:color="auto" w:fill="BFBFBF" w:themeFill="background1" w:themeFillShade="BF"/>
          </w:tcPr>
          <w:p w14:paraId="6FEF0A2E"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661" w:author="Kumar Baral" w:date="2023-02-07T17:17:00Z">
                  <w:rPr>
                    <w:b/>
                    <w:bCs/>
                    <w:color w:val="FFFFFF" w:themeColor="background1"/>
                  </w:rPr>
                </w:rPrChange>
              </w:rPr>
            </w:pPr>
            <w:r w:rsidRPr="00C116FD">
              <w:rPr>
                <w:b/>
                <w:bCs/>
                <w:rPrChange w:id="1662" w:author="Kumar Baral" w:date="2023-02-07T17:17:00Z">
                  <w:rPr>
                    <w:b/>
                    <w:bCs/>
                    <w:color w:val="FFFFFF" w:themeColor="background1"/>
                  </w:rPr>
                </w:rPrChange>
              </w:rPr>
              <w:t>Time Weight</w:t>
            </w:r>
          </w:p>
        </w:tc>
      </w:tr>
      <w:tr w:rsidR="00F72045" w:rsidRPr="00F72045" w14:paraId="6A3ADD94" w14:textId="77777777" w:rsidTr="00F72045">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14:paraId="35F4230C" w14:textId="77777777" w:rsidR="00C4664B" w:rsidRPr="00F72045" w:rsidRDefault="00C4664B" w:rsidP="003C17EB">
            <w:r w:rsidRPr="00F72045">
              <w:t>Jomsom</w:t>
            </w:r>
          </w:p>
        </w:tc>
        <w:tc>
          <w:tcPr>
            <w:tcW w:w="0" w:type="auto"/>
            <w:shd w:val="clear" w:color="auto" w:fill="BFBFBF" w:themeFill="background1" w:themeFillShade="BF"/>
          </w:tcPr>
          <w:p w14:paraId="71F14DD6" w14:textId="77777777" w:rsidR="00C4664B" w:rsidRPr="00F72045" w:rsidRDefault="00C4664B"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5143F9B6" w14:textId="77777777" w:rsidR="00C4664B" w:rsidRPr="00F72045" w:rsidRDefault="00C4664B"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37CF9568" w14:textId="77777777" w:rsidR="00C4664B" w:rsidRPr="00F72045" w:rsidRDefault="00505EB3"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31A38BE7" w14:textId="77777777" w:rsidR="00C4664B" w:rsidRPr="00F72045" w:rsidRDefault="00505EB3"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r>
    </w:tbl>
    <w:p w14:paraId="6F536D99" w14:textId="77777777" w:rsidR="00063D9F" w:rsidRDefault="00063D9F" w:rsidP="00063D9F"/>
    <w:p w14:paraId="6EA089EE" w14:textId="12D03342" w:rsidR="00063D9F" w:rsidRDefault="00063D9F" w:rsidP="00063D9F">
      <w:pPr>
        <w:pStyle w:val="Caption"/>
        <w:keepNext/>
      </w:pPr>
      <w:bookmarkStart w:id="1663" w:name="_Ref84241441"/>
      <w:bookmarkStart w:id="1664" w:name="_Toc98928433"/>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6</w:t>
      </w:r>
      <w:r w:rsidR="008E7ED3">
        <w:fldChar w:fldCharType="end"/>
      </w:r>
      <w:bookmarkEnd w:id="1663"/>
      <w:r>
        <w:t xml:space="preserve"> Precipitation Time/Depth Weights for Lower Basin</w:t>
      </w:r>
      <w:bookmarkEnd w:id="1664"/>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65" w:author="Kumar Baral" w:date="2023-02-07T16:55: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837"/>
        <w:gridCol w:w="1561"/>
        <w:gridCol w:w="1476"/>
        <w:gridCol w:w="1561"/>
        <w:gridCol w:w="1476"/>
        <w:tblGridChange w:id="1666">
          <w:tblGrid>
            <w:gridCol w:w="2837"/>
            <w:gridCol w:w="1561"/>
            <w:gridCol w:w="1476"/>
            <w:gridCol w:w="1561"/>
            <w:gridCol w:w="1476"/>
          </w:tblGrid>
        </w:tblGridChange>
      </w:tblGrid>
      <w:tr w:rsidR="00F72045" w:rsidRPr="00F72045" w14:paraId="25334764"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BFBFBF" w:themeFill="background1" w:themeFillShade="BF"/>
            <w:vAlign w:val="center"/>
            <w:tcPrChange w:id="1667" w:author="Kumar Baral" w:date="2023-02-07T16:55:00Z">
              <w:tcPr>
                <w:tcW w:w="0" w:type="auto"/>
                <w:vMerge w:val="restart"/>
                <w:vAlign w:val="center"/>
              </w:tcPr>
            </w:tcPrChange>
          </w:tcPr>
          <w:p w14:paraId="1FD85956" w14:textId="77777777" w:rsidR="009E03D4" w:rsidRPr="00C116FD" w:rsidRDefault="009E03D4" w:rsidP="003A09BD">
            <w:pPr>
              <w:jc w:val="center"/>
              <w:cnfStyle w:val="101000000000" w:firstRow="1" w:lastRow="0" w:firstColumn="1" w:lastColumn="0" w:oddVBand="0" w:evenVBand="0" w:oddHBand="0" w:evenHBand="0" w:firstRowFirstColumn="0" w:firstRowLastColumn="0" w:lastRowFirstColumn="0" w:lastRowLastColumn="0"/>
              <w:rPr>
                <w:color w:val="auto"/>
                <w:rPrChange w:id="1668" w:author="Kumar Baral" w:date="2023-02-07T17:17:00Z">
                  <w:rPr/>
                </w:rPrChange>
              </w:rPr>
            </w:pPr>
            <w:r w:rsidRPr="00C116FD">
              <w:rPr>
                <w:color w:val="auto"/>
                <w:rPrChange w:id="1669" w:author="Kumar Baral" w:date="2023-02-07T17:17:00Z">
                  <w:rPr/>
                </w:rPrChange>
              </w:rPr>
              <w:t>Precipitation Event (Gauge)</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670" w:author="Kumar Baral" w:date="2023-02-07T16:55:00Z">
              <w:tcPr>
                <w:tcW w:w="0" w:type="auto"/>
                <w:gridSpan w:val="2"/>
              </w:tcPr>
            </w:tcPrChange>
          </w:tcPr>
          <w:p w14:paraId="49E8050B" w14:textId="77777777" w:rsidR="009E03D4" w:rsidRPr="00C116FD" w:rsidRDefault="009E03D4" w:rsidP="009E03D4">
            <w:pPr>
              <w:jc w:val="center"/>
              <w:cnfStyle w:val="100000000000" w:firstRow="1" w:lastRow="0" w:firstColumn="0" w:lastColumn="0" w:oddVBand="0" w:evenVBand="0" w:oddHBand="0" w:evenHBand="0" w:firstRowFirstColumn="0" w:firstRowLastColumn="0" w:lastRowFirstColumn="0" w:lastRowLastColumn="0"/>
              <w:rPr>
                <w:color w:val="auto"/>
                <w:rPrChange w:id="1671" w:author="Kumar Baral" w:date="2023-02-07T17:17:00Z">
                  <w:rPr/>
                </w:rPrChange>
              </w:rPr>
            </w:pPr>
            <w:r w:rsidRPr="00C116FD">
              <w:rPr>
                <w:color w:val="auto"/>
                <w:rPrChange w:id="1672" w:author="Kumar Baral" w:date="2023-02-07T17:17:00Z">
                  <w:rPr/>
                </w:rPrChange>
              </w:rPr>
              <w:t>Calibration</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673" w:author="Kumar Baral" w:date="2023-02-07T16:55:00Z">
              <w:tcPr>
                <w:tcW w:w="0" w:type="auto"/>
                <w:gridSpan w:val="2"/>
              </w:tcPr>
            </w:tcPrChange>
          </w:tcPr>
          <w:p w14:paraId="651657CD" w14:textId="77777777" w:rsidR="009E03D4" w:rsidRPr="00C116FD" w:rsidRDefault="009E03D4" w:rsidP="009E03D4">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674" w:author="Kumar Baral" w:date="2023-02-07T17:17:00Z">
                  <w:rPr>
                    <w:b w:val="0"/>
                    <w:bCs w:val="0"/>
                  </w:rPr>
                </w:rPrChange>
              </w:rPr>
            </w:pPr>
            <w:r w:rsidRPr="00C116FD">
              <w:rPr>
                <w:color w:val="auto"/>
                <w:rPrChange w:id="1675" w:author="Kumar Baral" w:date="2023-02-07T17:17:00Z">
                  <w:rPr/>
                </w:rPrChange>
              </w:rPr>
              <w:t>Validation</w:t>
            </w:r>
          </w:p>
        </w:tc>
      </w:tr>
      <w:tr w:rsidR="00F72045" w:rsidRPr="00F72045" w14:paraId="7D68AAF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FBFBF" w:themeFill="background1" w:themeFillShade="BF"/>
            <w:tcPrChange w:id="1676" w:author="Kumar Baral" w:date="2023-02-07T16:54:00Z">
              <w:tcPr>
                <w:tcW w:w="0" w:type="auto"/>
                <w:vMerge/>
                <w:shd w:val="clear" w:color="auto" w:fill="ED7D31" w:themeFill="accent2"/>
              </w:tcPr>
            </w:tcPrChange>
          </w:tcPr>
          <w:p w14:paraId="3B467ABB" w14:textId="77777777" w:rsidR="009E03D4" w:rsidRPr="00C116FD" w:rsidRDefault="009E03D4" w:rsidP="009E03D4">
            <w:pPr>
              <w:cnfStyle w:val="001000100000" w:firstRow="0" w:lastRow="0" w:firstColumn="1" w:lastColumn="0" w:oddVBand="0" w:evenVBand="0" w:oddHBand="1" w:evenHBand="0" w:firstRowFirstColumn="0" w:firstRowLastColumn="0" w:lastRowFirstColumn="0" w:lastRowLastColumn="0"/>
              <w:rPr>
                <w:rPrChange w:id="1677" w:author="Kumar Baral" w:date="2023-02-07T17:17:00Z">
                  <w:rPr>
                    <w:color w:val="FFFFFF" w:themeColor="background1"/>
                  </w:rPr>
                </w:rPrChange>
              </w:rPr>
            </w:pPr>
          </w:p>
        </w:tc>
        <w:tc>
          <w:tcPr>
            <w:tcW w:w="0" w:type="auto"/>
            <w:shd w:val="clear" w:color="auto" w:fill="BFBFBF" w:themeFill="background1" w:themeFillShade="BF"/>
            <w:tcPrChange w:id="1678" w:author="Kumar Baral" w:date="2023-02-07T16:54:00Z">
              <w:tcPr>
                <w:tcW w:w="0" w:type="auto"/>
                <w:shd w:val="clear" w:color="auto" w:fill="ED7D31" w:themeFill="accent2"/>
              </w:tcPr>
            </w:tcPrChange>
          </w:tcPr>
          <w:p w14:paraId="19DF22A4"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b/>
                <w:bCs/>
                <w:rPrChange w:id="1679" w:author="Kumar Baral" w:date="2023-02-07T17:17:00Z">
                  <w:rPr>
                    <w:b/>
                    <w:bCs/>
                    <w:color w:val="FFFFFF" w:themeColor="background1"/>
                  </w:rPr>
                </w:rPrChange>
              </w:rPr>
            </w:pPr>
            <w:r w:rsidRPr="00C116FD">
              <w:rPr>
                <w:b/>
                <w:bCs/>
                <w:rPrChange w:id="1680" w:author="Kumar Baral" w:date="2023-02-07T17:17:00Z">
                  <w:rPr>
                    <w:b/>
                    <w:bCs/>
                    <w:color w:val="FFFFFF" w:themeColor="background1"/>
                  </w:rPr>
                </w:rPrChange>
              </w:rPr>
              <w:t>Depth Weight</w:t>
            </w:r>
          </w:p>
        </w:tc>
        <w:tc>
          <w:tcPr>
            <w:tcW w:w="0" w:type="auto"/>
            <w:shd w:val="clear" w:color="auto" w:fill="BFBFBF" w:themeFill="background1" w:themeFillShade="BF"/>
            <w:tcPrChange w:id="1681" w:author="Kumar Baral" w:date="2023-02-07T16:54:00Z">
              <w:tcPr>
                <w:tcW w:w="0" w:type="auto"/>
                <w:shd w:val="clear" w:color="auto" w:fill="ED7D31" w:themeFill="accent2"/>
              </w:tcPr>
            </w:tcPrChange>
          </w:tcPr>
          <w:p w14:paraId="2040A4BA"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b/>
                <w:bCs/>
                <w:rPrChange w:id="1682" w:author="Kumar Baral" w:date="2023-02-07T17:17:00Z">
                  <w:rPr>
                    <w:b/>
                    <w:bCs/>
                    <w:color w:val="FFFFFF" w:themeColor="background1"/>
                  </w:rPr>
                </w:rPrChange>
              </w:rPr>
            </w:pPr>
            <w:r w:rsidRPr="00C116FD">
              <w:rPr>
                <w:b/>
                <w:bCs/>
                <w:rPrChange w:id="1683" w:author="Kumar Baral" w:date="2023-02-07T17:17:00Z">
                  <w:rPr>
                    <w:b/>
                    <w:bCs/>
                    <w:color w:val="FFFFFF" w:themeColor="background1"/>
                  </w:rPr>
                </w:rPrChange>
              </w:rPr>
              <w:t>Time Weight</w:t>
            </w:r>
          </w:p>
        </w:tc>
        <w:tc>
          <w:tcPr>
            <w:tcW w:w="0" w:type="auto"/>
            <w:shd w:val="clear" w:color="auto" w:fill="BFBFBF" w:themeFill="background1" w:themeFillShade="BF"/>
            <w:tcPrChange w:id="1684" w:author="Kumar Baral" w:date="2023-02-07T16:54:00Z">
              <w:tcPr>
                <w:tcW w:w="0" w:type="auto"/>
                <w:shd w:val="clear" w:color="auto" w:fill="ED7D31" w:themeFill="accent2"/>
              </w:tcPr>
            </w:tcPrChange>
          </w:tcPr>
          <w:p w14:paraId="6AFC416B"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rPrChange w:id="1685" w:author="Kumar Baral" w:date="2023-02-07T17:17:00Z">
                  <w:rPr/>
                </w:rPrChange>
              </w:rPr>
            </w:pPr>
            <w:r w:rsidRPr="00C116FD">
              <w:rPr>
                <w:b/>
                <w:bCs/>
                <w:rPrChange w:id="1686" w:author="Kumar Baral" w:date="2023-02-07T17:17:00Z">
                  <w:rPr>
                    <w:b/>
                    <w:bCs/>
                    <w:color w:val="FFFFFF" w:themeColor="background1"/>
                  </w:rPr>
                </w:rPrChange>
              </w:rPr>
              <w:t>Depth Weight</w:t>
            </w:r>
          </w:p>
        </w:tc>
        <w:tc>
          <w:tcPr>
            <w:tcW w:w="0" w:type="auto"/>
            <w:shd w:val="clear" w:color="auto" w:fill="BFBFBF" w:themeFill="background1" w:themeFillShade="BF"/>
            <w:tcPrChange w:id="1687" w:author="Kumar Baral" w:date="2023-02-07T16:54:00Z">
              <w:tcPr>
                <w:tcW w:w="0" w:type="auto"/>
                <w:shd w:val="clear" w:color="auto" w:fill="ED7D31" w:themeFill="accent2"/>
              </w:tcPr>
            </w:tcPrChange>
          </w:tcPr>
          <w:p w14:paraId="6A669B82"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rPrChange w:id="1688" w:author="Kumar Baral" w:date="2023-02-07T17:17:00Z">
                  <w:rPr/>
                </w:rPrChange>
              </w:rPr>
            </w:pPr>
            <w:r w:rsidRPr="00C116FD">
              <w:rPr>
                <w:b/>
                <w:bCs/>
                <w:rPrChange w:id="1689" w:author="Kumar Baral" w:date="2023-02-07T17:17:00Z">
                  <w:rPr>
                    <w:b/>
                    <w:bCs/>
                    <w:color w:val="FFFFFF" w:themeColor="background1"/>
                  </w:rPr>
                </w:rPrChange>
              </w:rPr>
              <w:t>Time Weight</w:t>
            </w:r>
          </w:p>
        </w:tc>
      </w:tr>
      <w:tr w:rsidR="00F72045" w:rsidRPr="00F72045" w14:paraId="5E716EC9" w14:textId="77777777" w:rsidTr="00F72045">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37365F3" w14:textId="77777777" w:rsidR="009E03D4" w:rsidRPr="00F72045" w:rsidRDefault="009E03D4" w:rsidP="003C17EB">
            <w:r w:rsidRPr="00F72045">
              <w:t>Baglung</w:t>
            </w:r>
          </w:p>
        </w:tc>
        <w:tc>
          <w:tcPr>
            <w:tcW w:w="0" w:type="auto"/>
            <w:shd w:val="clear" w:color="auto" w:fill="auto"/>
          </w:tcPr>
          <w:p w14:paraId="6D1AF94F"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0.5</w:t>
            </w:r>
          </w:p>
        </w:tc>
        <w:tc>
          <w:tcPr>
            <w:tcW w:w="0" w:type="auto"/>
            <w:shd w:val="clear" w:color="auto" w:fill="auto"/>
          </w:tcPr>
          <w:p w14:paraId="3EDB4A54"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0.5</w:t>
            </w:r>
          </w:p>
        </w:tc>
        <w:tc>
          <w:tcPr>
            <w:tcW w:w="0" w:type="auto"/>
            <w:shd w:val="clear" w:color="auto" w:fill="auto"/>
          </w:tcPr>
          <w:p w14:paraId="7DBF5174"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auto"/>
          </w:tcPr>
          <w:p w14:paraId="2FA4C049"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1</w:t>
            </w:r>
          </w:p>
        </w:tc>
      </w:tr>
      <w:tr w:rsidR="00F72045" w:rsidRPr="00F72045" w14:paraId="694EF25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B3ECB0" w14:textId="77777777" w:rsidR="009E03D4" w:rsidRPr="00F72045" w:rsidRDefault="009E03D4" w:rsidP="003C17EB">
            <w:r w:rsidRPr="00F72045">
              <w:t>Jomsom</w:t>
            </w:r>
          </w:p>
        </w:tc>
        <w:tc>
          <w:tcPr>
            <w:tcW w:w="0" w:type="auto"/>
            <w:shd w:val="clear" w:color="auto" w:fill="auto"/>
          </w:tcPr>
          <w:p w14:paraId="518BE358"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1</w:t>
            </w:r>
          </w:p>
        </w:tc>
        <w:tc>
          <w:tcPr>
            <w:tcW w:w="0" w:type="auto"/>
            <w:shd w:val="clear" w:color="auto" w:fill="auto"/>
          </w:tcPr>
          <w:p w14:paraId="7E9D84C7"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1</w:t>
            </w:r>
          </w:p>
        </w:tc>
        <w:tc>
          <w:tcPr>
            <w:tcW w:w="0" w:type="auto"/>
            <w:shd w:val="clear" w:color="auto" w:fill="auto"/>
          </w:tcPr>
          <w:p w14:paraId="7BFBB003"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0.1</w:t>
            </w:r>
          </w:p>
        </w:tc>
        <w:tc>
          <w:tcPr>
            <w:tcW w:w="0" w:type="auto"/>
            <w:shd w:val="clear" w:color="auto" w:fill="auto"/>
          </w:tcPr>
          <w:p w14:paraId="019C6EAF"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0.1</w:t>
            </w:r>
          </w:p>
        </w:tc>
      </w:tr>
    </w:tbl>
    <w:p w14:paraId="14B3A104" w14:textId="77777777" w:rsidR="006E45E2" w:rsidRDefault="006E45E2" w:rsidP="006E45E2">
      <w:pPr>
        <w:pStyle w:val="Heading3"/>
      </w:pPr>
      <w:bookmarkStart w:id="1690" w:name="_Toc98928418"/>
      <w:r>
        <w:t>Time Series Data</w:t>
      </w:r>
      <w:bookmarkEnd w:id="1690"/>
    </w:p>
    <w:p w14:paraId="4A34D83D" w14:textId="77777777" w:rsidR="006E45E2" w:rsidRDefault="006E45E2" w:rsidP="006E45E2">
      <w:pPr>
        <w:pStyle w:val="BodyText"/>
        <w:spacing w:after="240"/>
      </w:pPr>
      <w:r>
        <w:t xml:space="preserve">Station Thakmarpha and Jomsom lie </w:t>
      </w:r>
      <w:r w:rsidR="00384F12">
        <w:t>adjacent</w:t>
      </w:r>
      <w:r>
        <w:t xml:space="preserve"> to each other. Thus, only </w:t>
      </w:r>
      <w:r w:rsidR="00384F12">
        <w:t xml:space="preserve">the </w:t>
      </w:r>
      <w:r>
        <w:t xml:space="preserve">Jomsom station was used for the model thus representing the rain gauge in the middle basin. Station Baglung was used for the lower basin. </w:t>
      </w:r>
    </w:p>
    <w:p w14:paraId="6858886E" w14:textId="0B5AA5CC" w:rsidR="006E45E2" w:rsidRDefault="006E45E2" w:rsidP="006E45E2">
      <w:pPr>
        <w:pStyle w:val="BodyText"/>
        <w:spacing w:after="240"/>
      </w:pPr>
      <w:r>
        <w:t>The meteorological models were defined in the model for separately selected rainfall event</w:t>
      </w:r>
      <w:r w:rsidR="00384F12">
        <w:t>s</w:t>
      </w:r>
      <w:r>
        <w:t xml:space="preserve"> for validation and calibration. The event selection for the calibration and validation of the model was carried out with careful observation. The main idea was to capture the </w:t>
      </w:r>
      <w:del w:id="1691" w:author="Kumar Baral" w:date="2023-02-07T16:57:00Z">
        <w:r w:rsidDel="008B4D44">
          <w:delText>behavior</w:delText>
        </w:r>
      </w:del>
      <w:ins w:id="1692" w:author="Kumar Baral" w:date="2023-02-07T16:57:00Z">
        <w:r w:rsidR="008B4D44">
          <w:t>behaviour</w:t>
        </w:r>
      </w:ins>
      <w:r>
        <w:t xml:space="preserve"> of the catchment for the peak event, selected rainfall event includes the time duration when both the stations Jomsom and Baglung ha</w:t>
      </w:r>
      <w:r w:rsidR="00384F12">
        <w:t>ve</w:t>
      </w:r>
      <w:r>
        <w:t xml:space="preserve"> rainfall on the higher side. “Baglung” had an earlier rainfall event than rainfall at “Jomsom” station. This data format was selected so that the individual peaks could be calibrated in order of “Lower Basin Parameters” with “Baglung” and “Middle Basin Parameters” with “Jomsom”. This includes the period between </w:t>
      </w:r>
      <w:r w:rsidRPr="00AC6A9F">
        <w:rPr>
          <w:b/>
          <w:bCs/>
        </w:rPr>
        <w:t>6/14/2021 00:00 to 6/17/2021 00:00</w:t>
      </w:r>
      <w:r>
        <w:t xml:space="preserve"> for calibration of the model. For the validation, rainfall event between </w:t>
      </w:r>
      <w:r w:rsidRPr="00AC6A9F">
        <w:rPr>
          <w:b/>
          <w:bCs/>
        </w:rPr>
        <w:t>07/05/2021 15:00 to 07/06/2021 18:00</w:t>
      </w:r>
      <w:r>
        <w:rPr>
          <w:b/>
          <w:bCs/>
        </w:rPr>
        <w:t xml:space="preserve"> </w:t>
      </w:r>
      <w:r w:rsidRPr="004D6DC6">
        <w:t>was chosen</w:t>
      </w:r>
      <w:r w:rsidR="0017699D">
        <w:t xml:space="preserve">. This </w:t>
      </w:r>
      <w:r w:rsidRPr="004D6DC6">
        <w:t>event was considered as an isolated event as the preceding event rainfall was allowe</w:t>
      </w:r>
      <w:r>
        <w:t xml:space="preserve">d to recede to base flow before a new rainfall event was received in the catchment. The validation event was not intended for simulating the highest rainfall event but just </w:t>
      </w:r>
      <w:r w:rsidR="00384F12">
        <w:t>to confirm</w:t>
      </w:r>
      <w:r>
        <w:t xml:space="preserve"> the </w:t>
      </w:r>
      <w:r w:rsidR="0017699D">
        <w:t xml:space="preserve">performance of </w:t>
      </w:r>
      <w:r w:rsidR="00384F12">
        <w:t xml:space="preserve">the </w:t>
      </w:r>
      <w:r>
        <w:t xml:space="preserve">calibrated model. The selected </w:t>
      </w:r>
      <w:r w:rsidR="0017699D">
        <w:t xml:space="preserve">rainfall </w:t>
      </w:r>
      <w:r>
        <w:t>event graph for validation and calibration are given in the figures below:</w:t>
      </w:r>
    </w:p>
    <w:p w14:paraId="2776CFDC" w14:textId="51426285" w:rsidR="006E45E2" w:rsidRDefault="006E45E2" w:rsidP="006E45E2">
      <w:pPr>
        <w:spacing w:after="160" w:line="259" w:lineRule="auto"/>
        <w:jc w:val="both"/>
      </w:pPr>
      <w:r w:rsidRPr="00704C64">
        <w:rPr>
          <w:noProof/>
          <w:lang w:val="en-US" w:bidi="ne-NP"/>
        </w:rPr>
        <w:lastRenderedPageBreak/>
        <w:drawing>
          <wp:inline distT="0" distB="0" distL="0" distR="0" wp14:anchorId="646CAFF8" wp14:editId="37F81E27">
            <wp:extent cx="4711639" cy="4157330"/>
            <wp:effectExtent l="19050" t="19050" r="1333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72194" cy="4210761"/>
                    </a:xfrm>
                    <a:prstGeom prst="rect">
                      <a:avLst/>
                    </a:prstGeom>
                    <a:ln>
                      <a:solidFill>
                        <a:schemeClr val="tx1"/>
                      </a:solidFill>
                    </a:ln>
                  </pic:spPr>
                </pic:pic>
              </a:graphicData>
            </a:graphic>
          </wp:inline>
        </w:drawing>
      </w:r>
    </w:p>
    <w:p w14:paraId="1410F3FB" w14:textId="50CC3A0F" w:rsidR="006E45E2" w:rsidRDefault="008B4D44" w:rsidP="006E45E2">
      <w:pPr>
        <w:pStyle w:val="Caption"/>
        <w:rPr>
          <w:ins w:id="1693" w:author="Kumar Baral" w:date="2023-02-07T16:59:00Z"/>
        </w:rPr>
      </w:pPr>
      <w:bookmarkStart w:id="1694" w:name="_Toc98928451"/>
      <w:del w:id="1695" w:author="Kumar Baral" w:date="2023-02-07T16:59:00Z">
        <w:r w:rsidRPr="00704C64" w:rsidDel="008B4D44">
          <w:rPr>
            <w:noProof/>
            <w:lang w:val="en-US" w:bidi="ne-NP"/>
          </w:rPr>
          <w:drawing>
            <wp:anchor distT="0" distB="0" distL="114300" distR="114300" simplePos="0" relativeHeight="251664384" behindDoc="0" locked="0" layoutInCell="1" allowOverlap="1" wp14:anchorId="1158D4DC" wp14:editId="625ED03A">
              <wp:simplePos x="0" y="0"/>
              <wp:positionH relativeFrom="margin">
                <wp:align>left</wp:align>
              </wp:positionH>
              <wp:positionV relativeFrom="paragraph">
                <wp:posOffset>238760</wp:posOffset>
              </wp:positionV>
              <wp:extent cx="3819525" cy="3268345"/>
              <wp:effectExtent l="19050" t="19050" r="28575"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19525" cy="3268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del>
      <w:r w:rsidR="006E45E2">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5</w:t>
      </w:r>
      <w:r w:rsidR="005B244E">
        <w:fldChar w:fldCharType="end"/>
      </w:r>
      <w:r w:rsidR="006E45E2" w:rsidRPr="00C511CA">
        <w:t xml:space="preserve"> </w:t>
      </w:r>
      <w:r w:rsidR="006E45E2">
        <w:t>Incremental Rainfall Data for Baglung (Calibration)</w:t>
      </w:r>
      <w:bookmarkEnd w:id="1694"/>
    </w:p>
    <w:p w14:paraId="226F5A7E" w14:textId="2EB0ED74" w:rsidR="008B4D44" w:rsidRPr="0073438D" w:rsidRDefault="00C116FD">
      <w:pPr>
        <w:rPr>
          <w:ins w:id="1696" w:author="Kumar Baral" w:date="2023-02-07T16:59:00Z"/>
        </w:rPr>
        <w:pPrChange w:id="1697" w:author="Kumar Baral" w:date="2023-02-07T16:59:00Z">
          <w:pPr>
            <w:pStyle w:val="Caption"/>
          </w:pPr>
        </w:pPrChange>
      </w:pPr>
      <w:ins w:id="1698" w:author="Kumar Baral" w:date="2023-02-07T16:59:00Z">
        <w:r w:rsidRPr="00704C64">
          <w:rPr>
            <w:noProof/>
            <w:lang w:val="en-US" w:bidi="ne-NP"/>
          </w:rPr>
          <w:drawing>
            <wp:anchor distT="0" distB="0" distL="114300" distR="114300" simplePos="0" relativeHeight="251673600" behindDoc="0" locked="0" layoutInCell="1" allowOverlap="1" wp14:anchorId="3B197A2F" wp14:editId="4F1FB380">
              <wp:simplePos x="0" y="0"/>
              <wp:positionH relativeFrom="margin">
                <wp:posOffset>0</wp:posOffset>
              </wp:positionH>
              <wp:positionV relativeFrom="paragraph">
                <wp:posOffset>95885</wp:posOffset>
              </wp:positionV>
              <wp:extent cx="4433570" cy="3794125"/>
              <wp:effectExtent l="19050" t="19050" r="24130" b="15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33570" cy="379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ins>
    </w:p>
    <w:p w14:paraId="031282D6" w14:textId="5F572EF2" w:rsidR="008B4D44" w:rsidDel="008B4D44" w:rsidRDefault="008B4D44">
      <w:pPr>
        <w:rPr>
          <w:del w:id="1699" w:author="Kumar Baral" w:date="2023-02-07T16:59:00Z"/>
        </w:rPr>
        <w:pPrChange w:id="1700" w:author="Kumar Baral" w:date="2023-02-07T16:59:00Z">
          <w:pPr>
            <w:pStyle w:val="Caption"/>
          </w:pPr>
        </w:pPrChange>
      </w:pPr>
    </w:p>
    <w:p w14:paraId="5CBAB7FD" w14:textId="544B9954" w:rsidR="008B4D44" w:rsidRDefault="008B4D44" w:rsidP="006E45E2">
      <w:pPr>
        <w:pStyle w:val="Caption"/>
        <w:rPr>
          <w:ins w:id="1701" w:author="Kumar Baral" w:date="2023-02-07T16:59:00Z"/>
          <w:b w:val="0"/>
          <w:iCs w:val="0"/>
          <w:sz w:val="20"/>
          <w:szCs w:val="24"/>
        </w:rPr>
      </w:pPr>
    </w:p>
    <w:p w14:paraId="73461D41" w14:textId="25099F85" w:rsidR="008B4D44" w:rsidRDefault="008B4D44">
      <w:pPr>
        <w:rPr>
          <w:ins w:id="1702" w:author="Kumar Baral" w:date="2023-02-07T16:59:00Z"/>
        </w:rPr>
        <w:pPrChange w:id="1703" w:author="Kumar Baral" w:date="2023-02-07T16:59:00Z">
          <w:pPr>
            <w:pStyle w:val="Caption"/>
          </w:pPr>
        </w:pPrChange>
      </w:pPr>
    </w:p>
    <w:p w14:paraId="7D398036" w14:textId="00B100C6" w:rsidR="008B4D44" w:rsidRDefault="008B4D44">
      <w:pPr>
        <w:rPr>
          <w:ins w:id="1704" w:author="Kumar Baral" w:date="2023-02-07T16:59:00Z"/>
        </w:rPr>
        <w:pPrChange w:id="1705" w:author="Kumar Baral" w:date="2023-02-07T16:59:00Z">
          <w:pPr>
            <w:pStyle w:val="Caption"/>
          </w:pPr>
        </w:pPrChange>
      </w:pPr>
    </w:p>
    <w:p w14:paraId="2177688D" w14:textId="240757D6" w:rsidR="008B4D44" w:rsidRDefault="008B4D44">
      <w:pPr>
        <w:rPr>
          <w:ins w:id="1706" w:author="Kumar Baral" w:date="2023-02-07T16:59:00Z"/>
        </w:rPr>
        <w:pPrChange w:id="1707" w:author="Kumar Baral" w:date="2023-02-07T16:59:00Z">
          <w:pPr>
            <w:pStyle w:val="Caption"/>
          </w:pPr>
        </w:pPrChange>
      </w:pPr>
    </w:p>
    <w:p w14:paraId="48C17FFD" w14:textId="4279F92E" w:rsidR="008B4D44" w:rsidRDefault="008B4D44">
      <w:pPr>
        <w:rPr>
          <w:ins w:id="1708" w:author="Kumar Baral" w:date="2023-02-07T16:59:00Z"/>
        </w:rPr>
        <w:pPrChange w:id="1709" w:author="Kumar Baral" w:date="2023-02-07T16:59:00Z">
          <w:pPr>
            <w:pStyle w:val="Caption"/>
          </w:pPr>
        </w:pPrChange>
      </w:pPr>
    </w:p>
    <w:p w14:paraId="5C592F34" w14:textId="4D7CD1B5" w:rsidR="008B4D44" w:rsidRDefault="008B4D44">
      <w:pPr>
        <w:rPr>
          <w:ins w:id="1710" w:author="Kumar Baral" w:date="2023-02-07T16:59:00Z"/>
        </w:rPr>
        <w:pPrChange w:id="1711" w:author="Kumar Baral" w:date="2023-02-07T16:59:00Z">
          <w:pPr>
            <w:pStyle w:val="Caption"/>
          </w:pPr>
        </w:pPrChange>
      </w:pPr>
    </w:p>
    <w:p w14:paraId="4885EBD6" w14:textId="75F05B3F" w:rsidR="008B4D44" w:rsidRDefault="008B4D44">
      <w:pPr>
        <w:rPr>
          <w:ins w:id="1712" w:author="Kumar Baral" w:date="2023-02-07T16:59:00Z"/>
        </w:rPr>
        <w:pPrChange w:id="1713" w:author="Kumar Baral" w:date="2023-02-07T16:59:00Z">
          <w:pPr>
            <w:pStyle w:val="Caption"/>
          </w:pPr>
        </w:pPrChange>
      </w:pPr>
    </w:p>
    <w:p w14:paraId="20E977C6" w14:textId="51E36BAF" w:rsidR="008B4D44" w:rsidRDefault="008B4D44">
      <w:pPr>
        <w:rPr>
          <w:ins w:id="1714" w:author="Kumar Baral" w:date="2023-02-07T16:59:00Z"/>
        </w:rPr>
        <w:pPrChange w:id="1715" w:author="Kumar Baral" w:date="2023-02-07T16:59:00Z">
          <w:pPr>
            <w:pStyle w:val="Caption"/>
          </w:pPr>
        </w:pPrChange>
      </w:pPr>
    </w:p>
    <w:p w14:paraId="1CA6E959" w14:textId="73A69975" w:rsidR="008B4D44" w:rsidRDefault="008B4D44">
      <w:pPr>
        <w:rPr>
          <w:ins w:id="1716" w:author="Kumar Baral" w:date="2023-02-07T16:59:00Z"/>
        </w:rPr>
        <w:pPrChange w:id="1717" w:author="Kumar Baral" w:date="2023-02-07T16:59:00Z">
          <w:pPr>
            <w:pStyle w:val="Caption"/>
          </w:pPr>
        </w:pPrChange>
      </w:pPr>
    </w:p>
    <w:p w14:paraId="595A01E8" w14:textId="529BC5E9" w:rsidR="008B4D44" w:rsidRDefault="008B4D44">
      <w:pPr>
        <w:rPr>
          <w:ins w:id="1718" w:author="Kumar Baral" w:date="2023-02-07T16:59:00Z"/>
        </w:rPr>
        <w:pPrChange w:id="1719" w:author="Kumar Baral" w:date="2023-02-07T16:59:00Z">
          <w:pPr>
            <w:pStyle w:val="Caption"/>
          </w:pPr>
        </w:pPrChange>
      </w:pPr>
    </w:p>
    <w:p w14:paraId="3D04540F" w14:textId="3FDA1186" w:rsidR="008B4D44" w:rsidRDefault="008B4D44">
      <w:pPr>
        <w:rPr>
          <w:ins w:id="1720" w:author="Kumar Baral" w:date="2023-02-07T16:59:00Z"/>
        </w:rPr>
        <w:pPrChange w:id="1721" w:author="Kumar Baral" w:date="2023-02-07T16:59:00Z">
          <w:pPr>
            <w:pStyle w:val="Caption"/>
          </w:pPr>
        </w:pPrChange>
      </w:pPr>
    </w:p>
    <w:p w14:paraId="2BDF282F" w14:textId="18092632" w:rsidR="008B4D44" w:rsidRDefault="008B4D44">
      <w:pPr>
        <w:rPr>
          <w:ins w:id="1722" w:author="Kumar Baral" w:date="2023-02-07T16:59:00Z"/>
        </w:rPr>
        <w:pPrChange w:id="1723" w:author="Kumar Baral" w:date="2023-02-07T16:59:00Z">
          <w:pPr>
            <w:pStyle w:val="Caption"/>
          </w:pPr>
        </w:pPrChange>
      </w:pPr>
    </w:p>
    <w:p w14:paraId="320B0C3B" w14:textId="1C216202" w:rsidR="008B4D44" w:rsidRDefault="008B4D44">
      <w:pPr>
        <w:rPr>
          <w:ins w:id="1724" w:author="Kumar Baral" w:date="2023-02-07T16:59:00Z"/>
        </w:rPr>
        <w:pPrChange w:id="1725" w:author="Kumar Baral" w:date="2023-02-07T16:59:00Z">
          <w:pPr>
            <w:pStyle w:val="Caption"/>
          </w:pPr>
        </w:pPrChange>
      </w:pPr>
    </w:p>
    <w:p w14:paraId="47B9A96A" w14:textId="7DDCF526" w:rsidR="008B4D44" w:rsidRDefault="008B4D44">
      <w:pPr>
        <w:rPr>
          <w:ins w:id="1726" w:author="Kumar Baral" w:date="2023-02-07T16:59:00Z"/>
        </w:rPr>
        <w:pPrChange w:id="1727" w:author="Kumar Baral" w:date="2023-02-07T16:59:00Z">
          <w:pPr>
            <w:pStyle w:val="Caption"/>
          </w:pPr>
        </w:pPrChange>
      </w:pPr>
    </w:p>
    <w:p w14:paraId="20B5B6AE" w14:textId="7A83C80D" w:rsidR="008B4D44" w:rsidRDefault="008B4D44">
      <w:pPr>
        <w:rPr>
          <w:ins w:id="1728" w:author="Kumar Baral" w:date="2023-02-07T16:59:00Z"/>
        </w:rPr>
        <w:pPrChange w:id="1729" w:author="Kumar Baral" w:date="2023-02-07T16:59:00Z">
          <w:pPr>
            <w:pStyle w:val="Caption"/>
          </w:pPr>
        </w:pPrChange>
      </w:pPr>
    </w:p>
    <w:p w14:paraId="188550A8" w14:textId="15225891" w:rsidR="00C116FD" w:rsidRDefault="00C116FD" w:rsidP="008B4D44">
      <w:pPr>
        <w:pStyle w:val="Caption"/>
        <w:rPr>
          <w:ins w:id="1730" w:author="Kumar Baral" w:date="2023-02-07T17:18:00Z"/>
        </w:rPr>
      </w:pPr>
      <w:ins w:id="1731" w:author="Kumar Baral" w:date="2023-02-07T17:18:00Z">
        <w:r>
          <w:t xml:space="preserve">                                                                                        </w:t>
        </w:r>
      </w:ins>
    </w:p>
    <w:p w14:paraId="749BDB86" w14:textId="6F93EA02" w:rsidR="008B4D44" w:rsidRDefault="008B4D44" w:rsidP="008B4D44">
      <w:pPr>
        <w:pStyle w:val="Caption"/>
        <w:rPr>
          <w:moveTo w:id="1732" w:author="Kumar Baral" w:date="2023-02-07T16:59:00Z"/>
        </w:rPr>
      </w:pPr>
      <w:moveToRangeStart w:id="1733" w:author="Kumar Baral" w:date="2023-02-07T16:59:00Z" w:name="move126681607"/>
      <w:moveTo w:id="1734" w:author="Kumar Baral" w:date="2023-02-07T16:59:00Z">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rsidRPr="00C511CA">
          <w:t xml:space="preserve"> </w:t>
        </w:r>
        <w:r>
          <w:t>Incremental Rainfall Data for Jomsom (Calibration)</w:t>
        </w:r>
      </w:moveTo>
    </w:p>
    <w:moveToRangeEnd w:id="1733"/>
    <w:p w14:paraId="2C9E8B6B" w14:textId="77777777" w:rsidR="008B4D44" w:rsidRPr="0073438D" w:rsidRDefault="008B4D44">
      <w:pPr>
        <w:rPr>
          <w:ins w:id="1735" w:author="Kumar Baral" w:date="2023-02-07T16:59:00Z"/>
        </w:rPr>
        <w:pPrChange w:id="1736" w:author="Kumar Baral" w:date="2023-02-07T16:59:00Z">
          <w:pPr>
            <w:pStyle w:val="Caption"/>
          </w:pPr>
        </w:pPrChange>
      </w:pPr>
    </w:p>
    <w:p w14:paraId="47207CE6" w14:textId="77777777" w:rsidR="008B4D44" w:rsidRPr="008B4D44" w:rsidRDefault="008B4D44">
      <w:pPr>
        <w:rPr>
          <w:ins w:id="1737" w:author="Kumar Baral" w:date="2023-02-07T16:59:00Z"/>
          <w:rPrChange w:id="1738" w:author="Kumar Baral" w:date="2023-02-07T16:59:00Z">
            <w:rPr>
              <w:ins w:id="1739" w:author="Kumar Baral" w:date="2023-02-07T16:59:00Z"/>
            </w:rPr>
          </w:rPrChange>
        </w:rPr>
        <w:pPrChange w:id="1740" w:author="Kumar Baral" w:date="2023-02-07T16:59:00Z">
          <w:pPr>
            <w:pStyle w:val="Caption"/>
          </w:pPr>
        </w:pPrChange>
      </w:pPr>
    </w:p>
    <w:p w14:paraId="696C9B7A" w14:textId="4290767C" w:rsidR="006E45E2" w:rsidDel="008B4D44" w:rsidRDefault="006E45E2" w:rsidP="006E45E2">
      <w:pPr>
        <w:keepNext/>
        <w:rPr>
          <w:del w:id="1741" w:author="Kumar Baral" w:date="2023-02-07T16:59:00Z"/>
          <w:noProof/>
          <w:lang w:val="en-US"/>
        </w:rPr>
      </w:pPr>
    </w:p>
    <w:p w14:paraId="06959979" w14:textId="3B1E4E3C" w:rsidR="006E45E2" w:rsidDel="008B4D44" w:rsidRDefault="006E45E2" w:rsidP="006E45E2">
      <w:pPr>
        <w:keepNext/>
        <w:rPr>
          <w:del w:id="1742" w:author="Kumar Baral" w:date="2023-02-07T16:59:00Z"/>
          <w:noProof/>
          <w:lang w:val="en-US"/>
        </w:rPr>
      </w:pPr>
    </w:p>
    <w:p w14:paraId="342D7DFD" w14:textId="14AC2FD0" w:rsidR="006E45E2" w:rsidDel="008B4D44" w:rsidRDefault="006E45E2" w:rsidP="006E45E2">
      <w:pPr>
        <w:keepNext/>
        <w:rPr>
          <w:del w:id="1743" w:author="Kumar Baral" w:date="2023-02-07T16:59:00Z"/>
          <w:noProof/>
          <w:lang w:val="en-US"/>
        </w:rPr>
      </w:pPr>
    </w:p>
    <w:p w14:paraId="5047343E" w14:textId="2CB2F423" w:rsidR="006E45E2" w:rsidDel="008B4D44" w:rsidRDefault="006E45E2" w:rsidP="006E45E2">
      <w:pPr>
        <w:keepNext/>
        <w:rPr>
          <w:del w:id="1744" w:author="Kumar Baral" w:date="2023-02-07T16:59:00Z"/>
          <w:noProof/>
          <w:lang w:val="en-US"/>
        </w:rPr>
      </w:pPr>
    </w:p>
    <w:p w14:paraId="56AC067D" w14:textId="684CB7AE" w:rsidR="006E45E2" w:rsidDel="008B4D44" w:rsidRDefault="006E45E2" w:rsidP="006E45E2">
      <w:pPr>
        <w:keepNext/>
        <w:rPr>
          <w:del w:id="1745" w:author="Kumar Baral" w:date="2023-02-07T16:59:00Z"/>
          <w:noProof/>
          <w:lang w:val="en-US"/>
        </w:rPr>
      </w:pPr>
    </w:p>
    <w:p w14:paraId="2081CCB1" w14:textId="622F8DAA" w:rsidR="006E45E2" w:rsidDel="008B4D44" w:rsidRDefault="006E45E2" w:rsidP="006E45E2">
      <w:pPr>
        <w:keepNext/>
        <w:rPr>
          <w:del w:id="1746" w:author="Kumar Baral" w:date="2023-02-07T16:59:00Z"/>
          <w:noProof/>
          <w:lang w:val="en-US"/>
        </w:rPr>
      </w:pPr>
    </w:p>
    <w:p w14:paraId="2E966FA1" w14:textId="555A8B79" w:rsidR="006E45E2" w:rsidDel="008B4D44" w:rsidRDefault="006E45E2" w:rsidP="006E45E2">
      <w:pPr>
        <w:keepNext/>
        <w:rPr>
          <w:del w:id="1747" w:author="Kumar Baral" w:date="2023-02-07T16:59:00Z"/>
          <w:noProof/>
          <w:lang w:val="en-US"/>
        </w:rPr>
      </w:pPr>
    </w:p>
    <w:p w14:paraId="5C453859" w14:textId="0DA57D32" w:rsidR="006E45E2" w:rsidDel="008B4D44" w:rsidRDefault="006E45E2" w:rsidP="006E45E2">
      <w:pPr>
        <w:keepNext/>
        <w:rPr>
          <w:del w:id="1748" w:author="Kumar Baral" w:date="2023-02-07T16:59:00Z"/>
          <w:noProof/>
          <w:lang w:val="en-US"/>
        </w:rPr>
      </w:pPr>
    </w:p>
    <w:p w14:paraId="668F8566" w14:textId="20C0B1A5" w:rsidR="006E45E2" w:rsidDel="008B4D44" w:rsidRDefault="006E45E2" w:rsidP="006E45E2">
      <w:pPr>
        <w:keepNext/>
        <w:rPr>
          <w:del w:id="1749" w:author="Kumar Baral" w:date="2023-02-07T16:59:00Z"/>
          <w:noProof/>
          <w:lang w:val="en-US"/>
        </w:rPr>
      </w:pPr>
    </w:p>
    <w:p w14:paraId="2AFD7671" w14:textId="1B6BCF8D" w:rsidR="006E45E2" w:rsidDel="008B4D44" w:rsidRDefault="006E45E2" w:rsidP="006E45E2">
      <w:pPr>
        <w:keepNext/>
        <w:rPr>
          <w:del w:id="1750" w:author="Kumar Baral" w:date="2023-02-07T16:59:00Z"/>
          <w:noProof/>
          <w:lang w:val="en-US"/>
        </w:rPr>
      </w:pPr>
    </w:p>
    <w:p w14:paraId="58B5A577" w14:textId="12060813" w:rsidR="006E45E2" w:rsidDel="008B4D44" w:rsidRDefault="006E45E2" w:rsidP="006E45E2">
      <w:pPr>
        <w:keepNext/>
        <w:rPr>
          <w:del w:id="1751" w:author="Kumar Baral" w:date="2023-02-07T16:59:00Z"/>
          <w:noProof/>
          <w:lang w:val="en-US"/>
        </w:rPr>
      </w:pPr>
    </w:p>
    <w:p w14:paraId="4B99ACF5" w14:textId="0C708F0E" w:rsidR="006E45E2" w:rsidDel="008B4D44" w:rsidRDefault="006E45E2" w:rsidP="006E45E2">
      <w:pPr>
        <w:keepNext/>
        <w:rPr>
          <w:del w:id="1752" w:author="Kumar Baral" w:date="2023-02-07T16:59:00Z"/>
        </w:rPr>
      </w:pPr>
    </w:p>
    <w:p w14:paraId="618D0DF7" w14:textId="3BB6FBF2" w:rsidR="006E45E2" w:rsidDel="008B4D44" w:rsidRDefault="006E45E2" w:rsidP="006E45E2">
      <w:pPr>
        <w:pStyle w:val="Caption"/>
        <w:rPr>
          <w:moveFrom w:id="1753" w:author="Kumar Baral" w:date="2023-02-07T16:59:00Z"/>
        </w:rPr>
      </w:pPr>
      <w:bookmarkStart w:id="1754" w:name="_Toc98928452"/>
      <w:moveFromRangeStart w:id="1755" w:author="Kumar Baral" w:date="2023-02-07T16:59:00Z" w:name="move126681607"/>
      <w:moveFrom w:id="1756" w:author="Kumar Baral" w:date="2023-02-07T16:59:00Z">
        <w:r w:rsidDel="008B4D44">
          <w:t xml:space="preserve">Figure </w:t>
        </w:r>
        <w:r w:rsidR="005B244E" w:rsidDel="008B4D44">
          <w:rPr>
            <w:b w:val="0"/>
            <w:iCs w:val="0"/>
          </w:rPr>
          <w:fldChar w:fldCharType="begin"/>
        </w:r>
        <w:r w:rsidR="005B244E" w:rsidDel="008B4D44">
          <w:instrText xml:space="preserve"> STYLEREF 1 \s </w:instrText>
        </w:r>
        <w:r w:rsidR="005B244E" w:rsidDel="008B4D44">
          <w:rPr>
            <w:b w:val="0"/>
            <w:iCs w:val="0"/>
          </w:rPr>
          <w:fldChar w:fldCharType="separate"/>
        </w:r>
        <w:r w:rsidR="00CA7649" w:rsidDel="008B4D44">
          <w:rPr>
            <w:noProof/>
          </w:rPr>
          <w:t>2</w:t>
        </w:r>
        <w:r w:rsidR="005B244E" w:rsidDel="008B4D44">
          <w:rPr>
            <w:b w:val="0"/>
            <w:iCs w:val="0"/>
          </w:rPr>
          <w:fldChar w:fldCharType="end"/>
        </w:r>
        <w:r w:rsidR="005B244E" w:rsidDel="008B4D44">
          <w:noBreakHyphen/>
        </w:r>
        <w:r w:rsidR="005B244E" w:rsidDel="008B4D44">
          <w:rPr>
            <w:b w:val="0"/>
            <w:iCs w:val="0"/>
          </w:rPr>
          <w:fldChar w:fldCharType="begin"/>
        </w:r>
        <w:r w:rsidR="005B244E" w:rsidDel="008B4D44">
          <w:instrText xml:space="preserve"> SEQ Figure \* ARABIC \s 1 </w:instrText>
        </w:r>
        <w:r w:rsidR="005B244E" w:rsidDel="008B4D44">
          <w:rPr>
            <w:b w:val="0"/>
            <w:iCs w:val="0"/>
          </w:rPr>
          <w:fldChar w:fldCharType="separate"/>
        </w:r>
        <w:r w:rsidR="00CA7649" w:rsidDel="008B4D44">
          <w:rPr>
            <w:noProof/>
          </w:rPr>
          <w:t>6</w:t>
        </w:r>
        <w:r w:rsidR="005B244E" w:rsidDel="008B4D44">
          <w:rPr>
            <w:b w:val="0"/>
            <w:iCs w:val="0"/>
          </w:rPr>
          <w:fldChar w:fldCharType="end"/>
        </w:r>
        <w:r w:rsidRPr="00C511CA" w:rsidDel="008B4D44">
          <w:t xml:space="preserve"> </w:t>
        </w:r>
        <w:r w:rsidDel="008B4D44">
          <w:t>Incremental Rainfall Data for Jomsom (Calibration)</w:t>
        </w:r>
        <w:bookmarkEnd w:id="1754"/>
      </w:moveFrom>
    </w:p>
    <w:moveFromRangeEnd w:id="1755"/>
    <w:p w14:paraId="7B5DAA33" w14:textId="77777777" w:rsidR="006E45E2" w:rsidRDefault="006E45E2" w:rsidP="006E45E2">
      <w:pPr>
        <w:pStyle w:val="BodyText"/>
        <w:keepNext/>
        <w:spacing w:after="240"/>
      </w:pPr>
      <w:r>
        <w:rPr>
          <w:noProof/>
          <w:lang w:val="en-US" w:bidi="ne-NP"/>
        </w:rPr>
        <w:drawing>
          <wp:inline distT="0" distB="0" distL="0" distR="0" wp14:anchorId="232F1885" wp14:editId="578CDB1F">
            <wp:extent cx="5076825" cy="2513180"/>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216" cy="2546045"/>
                    </a:xfrm>
                    <a:prstGeom prst="rect">
                      <a:avLst/>
                    </a:prstGeom>
                    <a:ln>
                      <a:solidFill>
                        <a:schemeClr val="tx1"/>
                      </a:solidFill>
                    </a:ln>
                  </pic:spPr>
                </pic:pic>
              </a:graphicData>
            </a:graphic>
          </wp:inline>
        </w:drawing>
      </w:r>
    </w:p>
    <w:p w14:paraId="53574ED4" w14:textId="2304C625" w:rsidR="006E45E2" w:rsidRDefault="006E45E2" w:rsidP="006E45E2">
      <w:pPr>
        <w:pStyle w:val="Caption"/>
        <w:jc w:val="both"/>
      </w:pPr>
      <w:bookmarkStart w:id="1757" w:name="_Toc98928453"/>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7</w:t>
      </w:r>
      <w:r w:rsidR="005B244E">
        <w:fldChar w:fldCharType="end"/>
      </w:r>
      <w:r>
        <w:t xml:space="preserve"> Incremental Rainfall Data for Baglung (Validation)</w:t>
      </w:r>
      <w:bookmarkEnd w:id="1757"/>
    </w:p>
    <w:p w14:paraId="5777EEDC" w14:textId="30C288C6" w:rsidR="006E45E2" w:rsidRDefault="008B4D44" w:rsidP="006E45E2">
      <w:r>
        <w:rPr>
          <w:noProof/>
          <w:lang w:val="en-US" w:bidi="ne-NP"/>
        </w:rPr>
        <w:drawing>
          <wp:anchor distT="0" distB="0" distL="114300" distR="114300" simplePos="0" relativeHeight="251665408" behindDoc="0" locked="0" layoutInCell="1" allowOverlap="1" wp14:anchorId="1CBFB9D9" wp14:editId="08F56839">
            <wp:simplePos x="0" y="0"/>
            <wp:positionH relativeFrom="column">
              <wp:posOffset>28575</wp:posOffset>
            </wp:positionH>
            <wp:positionV relativeFrom="paragraph">
              <wp:posOffset>227330</wp:posOffset>
            </wp:positionV>
            <wp:extent cx="5172075" cy="2560320"/>
            <wp:effectExtent l="19050" t="19050" r="28575" b="1143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2075" cy="2560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135194" w14:textId="1C7E34F6" w:rsidR="006E45E2" w:rsidRPr="000E5505" w:rsidRDefault="006E45E2" w:rsidP="006E45E2">
      <w:pPr>
        <w:pStyle w:val="Caption"/>
        <w:rPr>
          <w:noProof/>
          <w:sz w:val="20"/>
          <w:szCs w:val="24"/>
        </w:rPr>
      </w:pPr>
      <w:bookmarkStart w:id="1758" w:name="_Toc98928454"/>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8</w:t>
      </w:r>
      <w:r w:rsidR="005B244E">
        <w:fldChar w:fldCharType="end"/>
      </w:r>
      <w:r>
        <w:t xml:space="preserve"> Incremental Rainfall Data for Jomsom (Validation)</w:t>
      </w:r>
      <w:bookmarkEnd w:id="1758"/>
    </w:p>
    <w:p w14:paraId="132D6493" w14:textId="77777777" w:rsidR="006E45E2" w:rsidRDefault="006E45E2" w:rsidP="0017699D">
      <w:pPr>
        <w:pStyle w:val="BodyText"/>
      </w:pPr>
      <w:r>
        <w:t xml:space="preserve">The table for the selected rainfall event and corresponding </w:t>
      </w:r>
      <w:r w:rsidRPr="0017699D">
        <w:t>discharge</w:t>
      </w:r>
      <w:r>
        <w:t xml:space="preserve"> in the rive</w:t>
      </w:r>
      <w:r w:rsidR="0017699D">
        <w:t>r</w:t>
      </w:r>
      <w:r>
        <w:t xml:space="preserve"> is added in the annex.</w:t>
      </w:r>
    </w:p>
    <w:p w14:paraId="4F780BA8" w14:textId="77777777" w:rsidR="006E45E2" w:rsidRDefault="006E45E2" w:rsidP="006E45E2">
      <w:pPr>
        <w:pStyle w:val="BodyText"/>
      </w:pPr>
      <w:r>
        <w:t>The Sink-1</w:t>
      </w:r>
      <w:r w:rsidR="0017699D">
        <w:t xml:space="preserve"> (Outlet at Dam 05)</w:t>
      </w:r>
      <w:r>
        <w:t xml:space="preserve"> was set with the observed flow at AWLR </w:t>
      </w:r>
      <w:commentRangeStart w:id="1759"/>
      <w:r>
        <w:t>(Automation Water Level Recorded)</w:t>
      </w:r>
      <w:commentRangeEnd w:id="1759"/>
      <w:r w:rsidR="00D71381">
        <w:rPr>
          <w:rStyle w:val="CommentReference"/>
          <w:rFonts w:ascii="Calibri" w:hAnsi="Calibri"/>
          <w:lang w:val="en-AU"/>
        </w:rPr>
        <w:commentReference w:id="1759"/>
      </w:r>
      <w:r>
        <w:t xml:space="preserve"> setup at KGSHPP. The data was added as time-series data with a defined Control Specification. The event recorded from </w:t>
      </w:r>
      <w:r w:rsidRPr="006D4840">
        <w:rPr>
          <w:b/>
          <w:bCs/>
        </w:rPr>
        <w:t>14 June 2021 00:00 to 17 June 2021 00:00</w:t>
      </w:r>
      <w:r>
        <w:rPr>
          <w:b/>
          <w:bCs/>
        </w:rPr>
        <w:t xml:space="preserve"> </w:t>
      </w:r>
      <w:r>
        <w:t>was set</w:t>
      </w:r>
      <w:r w:rsidR="00384F12">
        <w:t xml:space="preserve"> </w:t>
      </w:r>
      <w:r>
        <w:t xml:space="preserve">up as “Selected Event” under </w:t>
      </w:r>
      <w:r w:rsidR="00384F12">
        <w:t xml:space="preserve">the </w:t>
      </w:r>
      <w:r>
        <w:t>control specification manager for calibration event.</w:t>
      </w:r>
    </w:p>
    <w:p w14:paraId="4B6404F9" w14:textId="77777777" w:rsidR="006E45E2" w:rsidRDefault="00662E24" w:rsidP="0017699D">
      <w:pPr>
        <w:pStyle w:val="BodyText"/>
      </w:pPr>
      <w:r w:rsidRPr="00AA33C8">
        <w:rPr>
          <w:noProof/>
          <w:lang w:val="en-US" w:bidi="ne-NP"/>
        </w:rPr>
        <w:lastRenderedPageBreak/>
        <w:drawing>
          <wp:inline distT="0" distB="0" distL="0" distR="0" wp14:anchorId="075D662D" wp14:editId="2DA99B7F">
            <wp:extent cx="4943475" cy="3411356"/>
            <wp:effectExtent l="19050" t="19050" r="952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69508" cy="3429321"/>
                    </a:xfrm>
                    <a:prstGeom prst="rect">
                      <a:avLst/>
                    </a:prstGeom>
                    <a:ln>
                      <a:solidFill>
                        <a:schemeClr val="tx1"/>
                      </a:solidFill>
                    </a:ln>
                  </pic:spPr>
                </pic:pic>
              </a:graphicData>
            </a:graphic>
          </wp:inline>
        </w:drawing>
      </w:r>
    </w:p>
    <w:p w14:paraId="571F8F3C" w14:textId="677BAB04" w:rsidR="006E45E2" w:rsidRDefault="006E45E2" w:rsidP="006E45E2">
      <w:pPr>
        <w:pStyle w:val="Caption"/>
      </w:pPr>
      <w:bookmarkStart w:id="1760" w:name="_Toc98928455"/>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9</w:t>
      </w:r>
      <w:r w:rsidR="005B244E">
        <w:fldChar w:fldCharType="end"/>
      </w:r>
      <w:r>
        <w:t xml:space="preserve"> AWLR Observed Flow Hydrograph</w:t>
      </w:r>
      <w:r w:rsidR="00662E24">
        <w:t xml:space="preserve"> (Calibration event)</w:t>
      </w:r>
      <w:bookmarkEnd w:id="1760"/>
    </w:p>
    <w:p w14:paraId="70C6D546" w14:textId="77777777" w:rsidR="00662E24" w:rsidRDefault="00662E24" w:rsidP="0017699D">
      <w:pPr>
        <w:pStyle w:val="BodyText"/>
        <w:rPr>
          <w:noProof/>
          <w:lang w:bidi="ne-NP"/>
        </w:rPr>
      </w:pPr>
      <w:r>
        <w:rPr>
          <w:noProof/>
          <w:lang w:val="en-US" w:bidi="ne-NP"/>
        </w:rPr>
        <w:drawing>
          <wp:inline distT="0" distB="0" distL="0" distR="0" wp14:anchorId="650AABA4" wp14:editId="56822808">
            <wp:extent cx="4933950" cy="2432643"/>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46212" cy="2438688"/>
                    </a:xfrm>
                    <a:prstGeom prst="rect">
                      <a:avLst/>
                    </a:prstGeom>
                    <a:ln>
                      <a:solidFill>
                        <a:schemeClr val="tx1"/>
                      </a:solidFill>
                    </a:ln>
                  </pic:spPr>
                </pic:pic>
              </a:graphicData>
            </a:graphic>
          </wp:inline>
        </w:drawing>
      </w:r>
    </w:p>
    <w:p w14:paraId="16F0CE86" w14:textId="123FA015" w:rsidR="0017699D" w:rsidRPr="0011799B" w:rsidRDefault="0017699D" w:rsidP="0017699D">
      <w:pPr>
        <w:pStyle w:val="Caption"/>
        <w:rPr>
          <w:noProof/>
          <w:sz w:val="20"/>
          <w:szCs w:val="24"/>
        </w:rPr>
      </w:pPr>
      <w:bookmarkStart w:id="1761" w:name="_Toc98928456"/>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10</w:t>
      </w:r>
      <w:r w:rsidR="005B244E">
        <w:fldChar w:fldCharType="end"/>
      </w:r>
      <w:r>
        <w:t xml:space="preserve"> AWLR Observed Flow Hydrograph (Validation event)</w:t>
      </w:r>
      <w:bookmarkEnd w:id="1761"/>
    </w:p>
    <w:p w14:paraId="2F2FBA54" w14:textId="77777777" w:rsidR="006E45E2" w:rsidRDefault="006E45E2" w:rsidP="006E45E2">
      <w:pPr>
        <w:pStyle w:val="Heading3"/>
      </w:pPr>
      <w:bookmarkStart w:id="1762" w:name="_Toc98928419"/>
      <w:r>
        <w:t>Parameters selected</w:t>
      </w:r>
      <w:bookmarkEnd w:id="1762"/>
    </w:p>
    <w:p w14:paraId="550C0593" w14:textId="77777777" w:rsidR="00063D9F" w:rsidRDefault="00063D9F" w:rsidP="00063D9F">
      <w:pPr>
        <w:pStyle w:val="BodyText"/>
        <w:spacing w:after="240"/>
      </w:pPr>
      <w:r>
        <w:t>Several optimi</w:t>
      </w:r>
      <w:r w:rsidR="00384F12">
        <w:t>z</w:t>
      </w:r>
      <w:r>
        <w:t>ation trials were computed for determining the parameters in the calibration stage. The most sensitive parameters selected during the optimi</w:t>
      </w:r>
      <w:r w:rsidR="00384F12">
        <w:t>z</w:t>
      </w:r>
      <w:r>
        <w:t>ation trials and other parameters were locked. The model was calibrated to match recorded hourly flow in AWLR.</w:t>
      </w:r>
    </w:p>
    <w:p w14:paraId="493EC92B" w14:textId="004AF0B6" w:rsidR="00063D9F" w:rsidRDefault="00063D9F" w:rsidP="00063D9F">
      <w:pPr>
        <w:pStyle w:val="Caption"/>
        <w:keepNext/>
      </w:pPr>
      <w:bookmarkStart w:id="1763" w:name="_Ref84242254"/>
      <w:bookmarkStart w:id="1764" w:name="_Toc98928434"/>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7</w:t>
      </w:r>
      <w:r w:rsidR="008E7ED3">
        <w:fldChar w:fldCharType="end"/>
      </w:r>
      <w:bookmarkEnd w:id="1763"/>
      <w:r>
        <w:t xml:space="preserve"> Muskingum Routing Parameters</w:t>
      </w:r>
      <w:bookmarkEnd w:id="1764"/>
    </w:p>
    <w:tbl>
      <w:tblPr>
        <w:tblStyle w:val="GridTable4-Accent2"/>
        <w:tblW w:w="8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65" w:author="Kumar Baral" w:date="2023-02-07T17:00:00Z">
          <w:tblPr>
            <w:tblStyle w:val="GridTable4-Accent2"/>
            <w:tblW w:w="0" w:type="auto"/>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Look w:val="04A0" w:firstRow="1" w:lastRow="0" w:firstColumn="1" w:lastColumn="0" w:noHBand="0" w:noVBand="1"/>
          </w:tblPr>
        </w:tblPrChange>
      </w:tblPr>
      <w:tblGrid>
        <w:gridCol w:w="1653"/>
        <w:gridCol w:w="3969"/>
        <w:gridCol w:w="3063"/>
        <w:tblGridChange w:id="1766">
          <w:tblGrid>
            <w:gridCol w:w="815"/>
            <w:gridCol w:w="1958"/>
            <w:gridCol w:w="1511"/>
          </w:tblGrid>
        </w:tblGridChange>
      </w:tblGrid>
      <w:tr w:rsidR="00063D9F" w14:paraId="493C343A" w14:textId="77777777" w:rsidTr="008B4D4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67"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08B85EA0"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768" w:author="Kumar Baral" w:date="2023-02-07T17:19:00Z">
                  <w:rPr>
                    <w:b w:val="0"/>
                    <w:bCs w:val="0"/>
                  </w:rPr>
                </w:rPrChange>
              </w:rPr>
            </w:pPr>
            <w:r w:rsidRPr="00C116FD">
              <w:rPr>
                <w:color w:val="auto"/>
                <w:rPrChange w:id="1769" w:author="Kumar Baral" w:date="2023-02-07T17:19:00Z">
                  <w:rPr/>
                </w:rPrChange>
              </w:rPr>
              <w:t>Reach</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70"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2412D819"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771" w:author="Kumar Baral" w:date="2023-02-07T17:19:00Z">
                  <w:rPr>
                    <w:b w:val="0"/>
                    <w:bCs w:val="0"/>
                  </w:rPr>
                </w:rPrChange>
              </w:rPr>
            </w:pPr>
            <w:r w:rsidRPr="00C116FD">
              <w:rPr>
                <w:color w:val="auto"/>
                <w:rPrChange w:id="1772" w:author="Kumar Baral" w:date="2023-02-07T17:19:00Z">
                  <w:rPr/>
                </w:rPrChange>
              </w:rPr>
              <w:t>Muskingum K (Hr)</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73"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01F904DD" w14:textId="77777777" w:rsidR="00063D9F" w:rsidRPr="00C116FD" w:rsidRDefault="00063D9F" w:rsidP="003C17EB">
            <w:pPr>
              <w:cnfStyle w:val="100000000000" w:firstRow="1" w:lastRow="0" w:firstColumn="0" w:lastColumn="0" w:oddVBand="0" w:evenVBand="0" w:oddHBand="0" w:evenHBand="0" w:firstRowFirstColumn="0" w:firstRowLastColumn="0" w:lastRowFirstColumn="0" w:lastRowLastColumn="0"/>
              <w:rPr>
                <w:b w:val="0"/>
                <w:bCs w:val="0"/>
                <w:color w:val="auto"/>
                <w:rPrChange w:id="1774" w:author="Kumar Baral" w:date="2023-02-07T17:19:00Z">
                  <w:rPr>
                    <w:b w:val="0"/>
                    <w:bCs w:val="0"/>
                  </w:rPr>
                </w:rPrChange>
              </w:rPr>
            </w:pPr>
            <w:r w:rsidRPr="00C116FD">
              <w:rPr>
                <w:color w:val="auto"/>
                <w:rPrChange w:id="1775" w:author="Kumar Baral" w:date="2023-02-07T17:19:00Z">
                  <w:rPr/>
                </w:rPrChange>
              </w:rPr>
              <w:t>Muskingum X</w:t>
            </w:r>
          </w:p>
        </w:tc>
      </w:tr>
      <w:tr w:rsidR="00063D9F" w14:paraId="3BE6D7FC" w14:textId="77777777" w:rsidTr="008B4D4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776" w:author="Kumar Baral" w:date="2023-02-07T17:00:00Z">
              <w:tcPr>
                <w:tcW w:w="0" w:type="auto"/>
                <w:shd w:val="clear" w:color="auto" w:fill="auto"/>
              </w:tcPr>
            </w:tcPrChange>
          </w:tcPr>
          <w:p w14:paraId="25AC79C7" w14:textId="77777777" w:rsidR="00063D9F" w:rsidRDefault="00063D9F" w:rsidP="003C17EB">
            <w:pPr>
              <w:cnfStyle w:val="001000100000" w:firstRow="0" w:lastRow="0" w:firstColumn="1" w:lastColumn="0" w:oddVBand="0" w:evenVBand="0" w:oddHBand="1" w:evenHBand="0" w:firstRowFirstColumn="0" w:firstRowLastColumn="0" w:lastRowFirstColumn="0" w:lastRowLastColumn="0"/>
            </w:pPr>
            <w:r>
              <w:t>Upper</w:t>
            </w:r>
          </w:p>
        </w:tc>
        <w:tc>
          <w:tcPr>
            <w:tcW w:w="0" w:type="auto"/>
            <w:shd w:val="clear" w:color="auto" w:fill="auto"/>
            <w:tcPrChange w:id="1777" w:author="Kumar Baral" w:date="2023-02-07T17:00:00Z">
              <w:tcPr>
                <w:tcW w:w="0" w:type="auto"/>
                <w:shd w:val="clear" w:color="auto" w:fill="auto"/>
              </w:tcPr>
            </w:tcPrChange>
          </w:tcPr>
          <w:p w14:paraId="64C89691"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t>2.0106</w:t>
            </w:r>
          </w:p>
        </w:tc>
        <w:tc>
          <w:tcPr>
            <w:tcW w:w="0" w:type="auto"/>
            <w:shd w:val="clear" w:color="auto" w:fill="auto"/>
            <w:tcPrChange w:id="1778" w:author="Kumar Baral" w:date="2023-02-07T17:00:00Z">
              <w:tcPr>
                <w:tcW w:w="0" w:type="auto"/>
                <w:shd w:val="clear" w:color="auto" w:fill="auto"/>
              </w:tcPr>
            </w:tcPrChange>
          </w:tcPr>
          <w:p w14:paraId="7E451941" w14:textId="77777777" w:rsidR="00063D9F" w:rsidRDefault="00063D9F" w:rsidP="003C17EB">
            <w:pPr>
              <w:cnfStyle w:val="000000100000" w:firstRow="0" w:lastRow="0" w:firstColumn="0" w:lastColumn="0" w:oddVBand="0" w:evenVBand="0" w:oddHBand="1" w:evenHBand="0" w:firstRowFirstColumn="0" w:firstRowLastColumn="0" w:lastRowFirstColumn="0" w:lastRowLastColumn="0"/>
            </w:pPr>
            <w:r>
              <w:t>0.20686</w:t>
            </w:r>
          </w:p>
        </w:tc>
      </w:tr>
      <w:tr w:rsidR="00063D9F" w14:paraId="0A928ECA" w14:textId="77777777" w:rsidTr="008B4D44">
        <w:trPr>
          <w:trHeight w:val="2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779" w:author="Kumar Baral" w:date="2023-02-07T17:00:00Z">
              <w:tcPr>
                <w:tcW w:w="0" w:type="auto"/>
                <w:shd w:val="clear" w:color="auto" w:fill="auto"/>
              </w:tcPr>
            </w:tcPrChange>
          </w:tcPr>
          <w:p w14:paraId="21F8C4AD" w14:textId="77777777" w:rsidR="00063D9F" w:rsidRDefault="00063D9F" w:rsidP="003C17EB">
            <w:r>
              <w:t>Lower</w:t>
            </w:r>
          </w:p>
        </w:tc>
        <w:tc>
          <w:tcPr>
            <w:tcW w:w="0" w:type="auto"/>
            <w:shd w:val="clear" w:color="auto" w:fill="auto"/>
            <w:tcPrChange w:id="1780" w:author="Kumar Baral" w:date="2023-02-07T17:00:00Z">
              <w:tcPr>
                <w:tcW w:w="0" w:type="auto"/>
                <w:shd w:val="clear" w:color="auto" w:fill="auto"/>
              </w:tcPr>
            </w:tcPrChange>
          </w:tcPr>
          <w:p w14:paraId="5F9DEA6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t>2.5011</w:t>
            </w:r>
          </w:p>
        </w:tc>
        <w:tc>
          <w:tcPr>
            <w:tcW w:w="0" w:type="auto"/>
            <w:shd w:val="clear" w:color="auto" w:fill="auto"/>
            <w:tcPrChange w:id="1781" w:author="Kumar Baral" w:date="2023-02-07T17:00:00Z">
              <w:tcPr>
                <w:tcW w:w="0" w:type="auto"/>
                <w:shd w:val="clear" w:color="auto" w:fill="auto"/>
              </w:tcPr>
            </w:tcPrChange>
          </w:tcPr>
          <w:p w14:paraId="48373FAC" w14:textId="77777777" w:rsidR="00063D9F" w:rsidRDefault="00063D9F" w:rsidP="003C17EB">
            <w:pPr>
              <w:cnfStyle w:val="000000000000" w:firstRow="0" w:lastRow="0" w:firstColumn="0" w:lastColumn="0" w:oddVBand="0" w:evenVBand="0" w:oddHBand="0" w:evenHBand="0" w:firstRowFirstColumn="0" w:firstRowLastColumn="0" w:lastRowFirstColumn="0" w:lastRowLastColumn="0"/>
            </w:pPr>
            <w:r>
              <w:t>0.24109</w:t>
            </w:r>
          </w:p>
        </w:tc>
      </w:tr>
    </w:tbl>
    <w:p w14:paraId="337CA50A" w14:textId="77777777" w:rsidR="003B3DE5" w:rsidRDefault="00063D9F" w:rsidP="00063D9F">
      <w:pPr>
        <w:pStyle w:val="BodyText"/>
      </w:pPr>
      <w:r>
        <w:t xml:space="preserve">Both the “Middle Basin” and “Lower Basin” were </w:t>
      </w:r>
      <w:r w:rsidR="0004247B">
        <w:t>modelled</w:t>
      </w:r>
    </w:p>
    <w:p w14:paraId="4FD43950" w14:textId="77777777" w:rsidR="003B3DE5" w:rsidRDefault="003B3DE5" w:rsidP="00063D9F">
      <w:pPr>
        <w:pStyle w:val="BodyText"/>
      </w:pPr>
    </w:p>
    <w:p w14:paraId="1BA7933F" w14:textId="77777777" w:rsidR="00063D9F" w:rsidRDefault="00063D9F" w:rsidP="00063D9F">
      <w:pPr>
        <w:pStyle w:val="BodyText"/>
      </w:pPr>
      <w:r>
        <w:t>for:</w:t>
      </w:r>
    </w:p>
    <w:p w14:paraId="06C8A1EB" w14:textId="77777777" w:rsidR="00063D9F" w:rsidRPr="00607132" w:rsidRDefault="00063D9F" w:rsidP="00063D9F">
      <w:pPr>
        <w:pStyle w:val="ListParagraph"/>
        <w:numPr>
          <w:ilvl w:val="0"/>
          <w:numId w:val="7"/>
        </w:numPr>
      </w:pPr>
      <w:r w:rsidRPr="00607132">
        <w:t>Losses using SCS Curve Number Method</w:t>
      </w:r>
    </w:p>
    <w:p w14:paraId="59F87987" w14:textId="77777777" w:rsidR="00063D9F" w:rsidRPr="00607132" w:rsidRDefault="00063D9F" w:rsidP="00063D9F">
      <w:pPr>
        <w:pStyle w:val="ListParagraph"/>
        <w:numPr>
          <w:ilvl w:val="0"/>
          <w:numId w:val="7"/>
        </w:numPr>
      </w:pPr>
      <w:r w:rsidRPr="00607132">
        <w:t>Flow Transform using Snyder Unit Hydrograph Method</w:t>
      </w:r>
    </w:p>
    <w:p w14:paraId="2C5B22FC" w14:textId="77777777" w:rsidR="00063D9F" w:rsidRPr="00607132" w:rsidRDefault="00063D9F" w:rsidP="00063D9F">
      <w:pPr>
        <w:pStyle w:val="ListParagraph"/>
        <w:numPr>
          <w:ilvl w:val="0"/>
          <w:numId w:val="7"/>
        </w:numPr>
      </w:pPr>
      <w:r w:rsidRPr="00607132">
        <w:t>Baseflow using Recession Method</w:t>
      </w:r>
    </w:p>
    <w:p w14:paraId="3F59E973" w14:textId="77777777" w:rsidR="00063D9F" w:rsidRDefault="00063D9F" w:rsidP="00063D9F">
      <w:pPr>
        <w:pStyle w:val="BodyText"/>
      </w:pPr>
      <w:r>
        <w:t>The tabulated parameters for each process are as tabulated.</w:t>
      </w:r>
    </w:p>
    <w:p w14:paraId="775DBAB0" w14:textId="6BD9FF29" w:rsidR="00063D9F" w:rsidRDefault="00063D9F" w:rsidP="00063D9F">
      <w:pPr>
        <w:pStyle w:val="Caption"/>
        <w:keepNext/>
      </w:pPr>
      <w:bookmarkStart w:id="1782" w:name="_Toc98928435"/>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8</w:t>
      </w:r>
      <w:r w:rsidR="008E7ED3">
        <w:fldChar w:fldCharType="end"/>
      </w:r>
      <w:r>
        <w:t xml:space="preserve"> Basin Loss Parameters</w:t>
      </w:r>
      <w:bookmarkEnd w:id="1782"/>
    </w:p>
    <w:tbl>
      <w:tblPr>
        <w:tblStyle w:val="GridTable4-Accent2"/>
        <w:tblW w:w="7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83" w:author="Kumar Baral" w:date="2023-02-07T17:02:00Z">
          <w:tblPr>
            <w:tblStyle w:val="GridTable4-Accent2"/>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1412"/>
        <w:gridCol w:w="2416"/>
        <w:gridCol w:w="2071"/>
        <w:gridCol w:w="2051"/>
        <w:tblGridChange w:id="1784">
          <w:tblGrid>
            <w:gridCol w:w="1116"/>
            <w:gridCol w:w="1911"/>
            <w:gridCol w:w="1638"/>
            <w:gridCol w:w="1622"/>
          </w:tblGrid>
        </w:tblGridChange>
      </w:tblGrid>
      <w:tr w:rsidR="00063D9F" w:rsidRPr="0086350D" w14:paraId="75445FE3" w14:textId="77777777" w:rsidTr="008B4D44">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85"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61CFF0F0"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786" w:author="Kumar Baral" w:date="2023-02-07T17:19:00Z">
                  <w:rPr>
                    <w:b w:val="0"/>
                    <w:bCs w:val="0"/>
                  </w:rPr>
                </w:rPrChange>
              </w:rPr>
            </w:pPr>
            <w:r w:rsidRPr="00C116FD">
              <w:rPr>
                <w:color w:val="auto"/>
                <w:rPrChange w:id="1787" w:author="Kumar Baral" w:date="2023-02-07T17:19:00Z">
                  <w:rPr/>
                </w:rPrChange>
              </w:rPr>
              <w:t>Sub-basin</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88"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015B22E6"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789" w:author="Kumar Baral" w:date="2023-02-07T17:19:00Z">
                  <w:rPr>
                    <w:b w:val="0"/>
                    <w:bCs w:val="0"/>
                  </w:rPr>
                </w:rPrChange>
              </w:rPr>
            </w:pPr>
            <w:r w:rsidRPr="00C116FD">
              <w:rPr>
                <w:color w:val="auto"/>
                <w:rPrChange w:id="1790" w:author="Kumar Baral" w:date="2023-02-07T17:19:00Z">
                  <w:rPr/>
                </w:rPrChange>
              </w:rPr>
              <w:t>Initial Abstraction</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91"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205680C3"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792" w:author="Kumar Baral" w:date="2023-02-07T17:19:00Z">
                  <w:rPr>
                    <w:b w:val="0"/>
                    <w:bCs w:val="0"/>
                  </w:rPr>
                </w:rPrChange>
              </w:rPr>
            </w:pPr>
            <w:r w:rsidRPr="00C116FD">
              <w:rPr>
                <w:color w:val="auto"/>
                <w:rPrChange w:id="1793" w:author="Kumar Baral" w:date="2023-02-07T17:19:00Z">
                  <w:rPr/>
                </w:rPrChange>
              </w:rPr>
              <w:t>Curve Number</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794"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31967CF4"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795" w:author="Kumar Baral" w:date="2023-02-07T17:19:00Z">
                  <w:rPr>
                    <w:b w:val="0"/>
                    <w:bCs w:val="0"/>
                  </w:rPr>
                </w:rPrChange>
              </w:rPr>
            </w:pPr>
            <w:r w:rsidRPr="00C116FD">
              <w:rPr>
                <w:color w:val="auto"/>
                <w:rPrChange w:id="1796" w:author="Kumar Baral" w:date="2023-02-07T17:19:00Z">
                  <w:rPr/>
                </w:rPrChange>
              </w:rPr>
              <w:t>Impervious (%)</w:t>
            </w:r>
          </w:p>
        </w:tc>
      </w:tr>
      <w:tr w:rsidR="00063D9F" w14:paraId="77DCA4E3" w14:textId="77777777" w:rsidTr="008B4D44">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797" w:author="Kumar Baral" w:date="2023-02-07T17:02:00Z">
              <w:tcPr>
                <w:tcW w:w="0" w:type="auto"/>
                <w:shd w:val="clear" w:color="auto" w:fill="auto"/>
              </w:tcPr>
            </w:tcPrChange>
          </w:tcPr>
          <w:p w14:paraId="5B1F7559" w14:textId="77777777" w:rsidR="00063D9F" w:rsidRDefault="00063D9F" w:rsidP="003C17EB">
            <w:pPr>
              <w:cnfStyle w:val="001000100000" w:firstRow="0" w:lastRow="0" w:firstColumn="1" w:lastColumn="0" w:oddVBand="0" w:evenVBand="0" w:oddHBand="1" w:evenHBand="0" w:firstRowFirstColumn="0" w:firstRowLastColumn="0" w:lastRowFirstColumn="0" w:lastRowLastColumn="0"/>
            </w:pPr>
            <w:r>
              <w:t>Middle</w:t>
            </w:r>
          </w:p>
        </w:tc>
        <w:tc>
          <w:tcPr>
            <w:tcW w:w="0" w:type="auto"/>
            <w:shd w:val="clear" w:color="auto" w:fill="auto"/>
            <w:tcPrChange w:id="1798" w:author="Kumar Baral" w:date="2023-02-07T17:02:00Z">
              <w:tcPr>
                <w:tcW w:w="0" w:type="auto"/>
                <w:shd w:val="clear" w:color="auto" w:fill="auto"/>
              </w:tcPr>
            </w:tcPrChange>
          </w:tcPr>
          <w:p w14:paraId="60E5AC86"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95033C">
              <w:t>5.3224</w:t>
            </w:r>
          </w:p>
        </w:tc>
        <w:tc>
          <w:tcPr>
            <w:tcW w:w="0" w:type="auto"/>
            <w:shd w:val="clear" w:color="auto" w:fill="auto"/>
            <w:tcPrChange w:id="1799" w:author="Kumar Baral" w:date="2023-02-07T17:02:00Z">
              <w:tcPr>
                <w:tcW w:w="0" w:type="auto"/>
                <w:shd w:val="clear" w:color="auto" w:fill="auto"/>
              </w:tcPr>
            </w:tcPrChange>
          </w:tcPr>
          <w:p w14:paraId="66187EAC"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95033C">
              <w:t>70.361</w:t>
            </w:r>
          </w:p>
        </w:tc>
        <w:tc>
          <w:tcPr>
            <w:tcW w:w="0" w:type="auto"/>
            <w:shd w:val="clear" w:color="auto" w:fill="auto"/>
            <w:tcPrChange w:id="1800" w:author="Kumar Baral" w:date="2023-02-07T17:02:00Z">
              <w:tcPr>
                <w:tcW w:w="0" w:type="auto"/>
                <w:shd w:val="clear" w:color="auto" w:fill="auto"/>
              </w:tcPr>
            </w:tcPrChange>
          </w:tcPr>
          <w:p w14:paraId="54C07F33"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t>0.0</w:t>
            </w:r>
          </w:p>
        </w:tc>
      </w:tr>
      <w:tr w:rsidR="00063D9F" w14:paraId="3514F9D6" w14:textId="77777777" w:rsidTr="008B4D44">
        <w:trPr>
          <w:trHeight w:val="364"/>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801" w:author="Kumar Baral" w:date="2023-02-07T17:02:00Z">
              <w:tcPr>
                <w:tcW w:w="0" w:type="auto"/>
                <w:shd w:val="clear" w:color="auto" w:fill="auto"/>
              </w:tcPr>
            </w:tcPrChange>
          </w:tcPr>
          <w:p w14:paraId="66AE7EBD" w14:textId="77777777" w:rsidR="00063D9F" w:rsidRDefault="00063D9F" w:rsidP="003C17EB">
            <w:r>
              <w:t>Lower</w:t>
            </w:r>
          </w:p>
        </w:tc>
        <w:tc>
          <w:tcPr>
            <w:tcW w:w="0" w:type="auto"/>
            <w:shd w:val="clear" w:color="auto" w:fill="auto"/>
            <w:tcPrChange w:id="1802" w:author="Kumar Baral" w:date="2023-02-07T17:02:00Z">
              <w:tcPr>
                <w:tcW w:w="0" w:type="auto"/>
                <w:shd w:val="clear" w:color="auto" w:fill="auto"/>
              </w:tcPr>
            </w:tcPrChange>
          </w:tcPr>
          <w:p w14:paraId="4F41169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95033C">
              <w:t>12.167</w:t>
            </w:r>
          </w:p>
        </w:tc>
        <w:tc>
          <w:tcPr>
            <w:tcW w:w="0" w:type="auto"/>
            <w:shd w:val="clear" w:color="auto" w:fill="auto"/>
            <w:tcPrChange w:id="1803" w:author="Kumar Baral" w:date="2023-02-07T17:02:00Z">
              <w:tcPr>
                <w:tcW w:w="0" w:type="auto"/>
                <w:shd w:val="clear" w:color="auto" w:fill="auto"/>
              </w:tcPr>
            </w:tcPrChange>
          </w:tcPr>
          <w:p w14:paraId="0F0D6BD7"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95033C">
              <w:t>54.695</w:t>
            </w:r>
          </w:p>
        </w:tc>
        <w:tc>
          <w:tcPr>
            <w:tcW w:w="0" w:type="auto"/>
            <w:shd w:val="clear" w:color="auto" w:fill="auto"/>
            <w:tcPrChange w:id="1804" w:author="Kumar Baral" w:date="2023-02-07T17:02:00Z">
              <w:tcPr>
                <w:tcW w:w="0" w:type="auto"/>
                <w:shd w:val="clear" w:color="auto" w:fill="auto"/>
              </w:tcPr>
            </w:tcPrChange>
          </w:tcPr>
          <w:p w14:paraId="10EED2A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t>5.0</w:t>
            </w:r>
          </w:p>
        </w:tc>
      </w:tr>
    </w:tbl>
    <w:p w14:paraId="00C1490F" w14:textId="77777777" w:rsidR="00063D9F" w:rsidRDefault="00063D9F" w:rsidP="00063D9F"/>
    <w:p w14:paraId="121C6E6A" w14:textId="400DC2C9" w:rsidR="00063D9F" w:rsidRDefault="00063D9F" w:rsidP="00063D9F">
      <w:pPr>
        <w:pStyle w:val="Caption"/>
        <w:keepNext/>
      </w:pPr>
      <w:bookmarkStart w:id="1805" w:name="_Toc98928436"/>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9</w:t>
      </w:r>
      <w:r w:rsidR="008E7ED3">
        <w:fldChar w:fldCharType="end"/>
      </w:r>
      <w:r>
        <w:t xml:space="preserve"> Basin Flow Transform (Overland Flow) Parameters</w:t>
      </w:r>
      <w:bookmarkEnd w:id="1805"/>
    </w:p>
    <w:tbl>
      <w:tblPr>
        <w:tblStyle w:val="GridTable4-Accent2"/>
        <w:tblW w:w="7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06" w:author="Kumar Baral" w:date="2023-02-07T17:19:00Z">
          <w:tblPr>
            <w:tblStyle w:val="GridTable4-Accent2"/>
            <w:tblW w:w="7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15"/>
        <w:gridCol w:w="2964"/>
        <w:gridCol w:w="3119"/>
        <w:tblGridChange w:id="1807">
          <w:tblGrid>
            <w:gridCol w:w="1715"/>
            <w:gridCol w:w="2964"/>
            <w:gridCol w:w="3119"/>
          </w:tblGrid>
        </w:tblGridChange>
      </w:tblGrid>
      <w:tr w:rsidR="00C116FD" w:rsidRPr="00C116FD" w14:paraId="5F5EC89B" w14:textId="77777777" w:rsidTr="00C116FD">
        <w:trPr>
          <w:cnfStyle w:val="100000000000" w:firstRow="1" w:lastRow="0" w:firstColumn="0" w:lastColumn="0" w:oddVBand="0" w:evenVBand="0" w:oddHBand="0" w:evenHBand="0" w:firstRowFirstColumn="0" w:firstRowLastColumn="0" w:lastRowFirstColumn="0" w:lastRowLastColumn="0"/>
          <w:trHeight w:val="368"/>
          <w:trPrChange w:id="1808" w:author="Kumar Baral" w:date="2023-02-07T17:19:00Z">
            <w:trPr>
              <w:trHeight w:val="368"/>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09" w:author="Kumar Baral" w:date="2023-02-07T17:19:00Z">
              <w:tcPr>
                <w:tcW w:w="0" w:type="auto"/>
                <w:shd w:val="clear" w:color="auto" w:fill="BFBFBF" w:themeFill="background1" w:themeFillShade="BF"/>
              </w:tcPr>
            </w:tcPrChange>
          </w:tcPr>
          <w:p w14:paraId="67C48131"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810" w:author="Kumar Baral" w:date="2023-02-07T17:19:00Z">
                  <w:rPr>
                    <w:b w:val="0"/>
                    <w:bCs w:val="0"/>
                  </w:rPr>
                </w:rPrChange>
              </w:rPr>
            </w:pPr>
            <w:r w:rsidRPr="00C116FD">
              <w:rPr>
                <w:color w:val="auto"/>
                <w:rPrChange w:id="1811" w:author="Kumar Baral" w:date="2023-02-07T17:19:00Z">
                  <w:rPr/>
                </w:rPrChange>
              </w:rPr>
              <w:t>Sub-basin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12" w:author="Kumar Baral" w:date="2023-02-07T17:19:00Z">
              <w:tcPr>
                <w:tcW w:w="0" w:type="auto"/>
                <w:shd w:val="clear" w:color="auto" w:fill="BFBFBF" w:themeFill="background1" w:themeFillShade="BF"/>
              </w:tcPr>
            </w:tcPrChange>
          </w:tcPr>
          <w:p w14:paraId="789D325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13" w:author="Kumar Baral" w:date="2023-02-07T17:19:00Z">
                  <w:rPr>
                    <w:b w:val="0"/>
                    <w:bCs w:val="0"/>
                  </w:rPr>
                </w:rPrChange>
              </w:rPr>
            </w:pPr>
            <w:r w:rsidRPr="00C116FD">
              <w:rPr>
                <w:color w:val="auto"/>
                <w:rPrChange w:id="1814" w:author="Kumar Baral" w:date="2023-02-07T17:19:00Z">
                  <w:rPr/>
                </w:rPrChange>
              </w:rPr>
              <w:t>Standard Lag (Hr)</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15" w:author="Kumar Baral" w:date="2023-02-07T17:19:00Z">
              <w:tcPr>
                <w:tcW w:w="0" w:type="auto"/>
                <w:shd w:val="clear" w:color="auto" w:fill="BFBFBF" w:themeFill="background1" w:themeFillShade="BF"/>
              </w:tcPr>
            </w:tcPrChange>
          </w:tcPr>
          <w:p w14:paraId="41A12D9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16" w:author="Kumar Baral" w:date="2023-02-07T17:19:00Z">
                  <w:rPr>
                    <w:b w:val="0"/>
                    <w:bCs w:val="0"/>
                  </w:rPr>
                </w:rPrChange>
              </w:rPr>
            </w:pPr>
            <w:r w:rsidRPr="00C116FD">
              <w:rPr>
                <w:color w:val="auto"/>
                <w:rPrChange w:id="1817" w:author="Kumar Baral" w:date="2023-02-07T17:19:00Z">
                  <w:rPr/>
                </w:rPrChange>
              </w:rPr>
              <w:t>Peaking Coefficient</w:t>
            </w:r>
          </w:p>
        </w:tc>
      </w:tr>
      <w:tr w:rsidR="00C116FD" w:rsidRPr="00C116FD" w14:paraId="4E2F3E68" w14:textId="77777777" w:rsidTr="00C116FD">
        <w:trPr>
          <w:cnfStyle w:val="000000100000" w:firstRow="0" w:lastRow="0" w:firstColumn="0" w:lastColumn="0" w:oddVBand="0" w:evenVBand="0" w:oddHBand="1" w:evenHBand="0" w:firstRowFirstColumn="0" w:firstRowLastColumn="0" w:lastRowFirstColumn="0" w:lastRowLastColumn="0"/>
          <w:trHeight w:val="368"/>
          <w:trPrChange w:id="1818" w:author="Kumar Baral" w:date="2023-02-07T17:19:00Z">
            <w:trPr>
              <w:trHeight w:val="368"/>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Change w:id="1819" w:author="Kumar Baral" w:date="2023-02-07T17:19:00Z">
              <w:tcPr>
                <w:tcW w:w="0" w:type="auto"/>
                <w:shd w:val="clear" w:color="auto" w:fill="auto"/>
              </w:tcPr>
            </w:tcPrChange>
          </w:tcPr>
          <w:p w14:paraId="5242B87A" w14:textId="77777777" w:rsidR="00063D9F" w:rsidRPr="00C116FD" w:rsidRDefault="00063D9F" w:rsidP="003C17EB">
            <w:pPr>
              <w:cnfStyle w:val="001000100000" w:firstRow="0" w:lastRow="0" w:firstColumn="1" w:lastColumn="0" w:oddVBand="0" w:evenVBand="0" w:oddHBand="1" w:evenHBand="0" w:firstRowFirstColumn="0" w:firstRowLastColumn="0" w:lastRowFirstColumn="0" w:lastRowLastColumn="0"/>
              <w:rPr>
                <w:rPrChange w:id="1820" w:author="Kumar Baral" w:date="2023-02-07T17:19:00Z">
                  <w:rPr/>
                </w:rPrChange>
              </w:rPr>
            </w:pPr>
            <w:r w:rsidRPr="00C116FD">
              <w:rPr>
                <w:rPrChange w:id="1821" w:author="Kumar Baral" w:date="2023-02-07T17:19:00Z">
                  <w:rPr/>
                </w:rPrChange>
              </w:rPr>
              <w:t>Middle</w:t>
            </w:r>
          </w:p>
        </w:tc>
        <w:tc>
          <w:tcPr>
            <w:tcW w:w="0" w:type="auto"/>
            <w:tcBorders>
              <w:top w:val="single" w:sz="4" w:space="0" w:color="auto"/>
            </w:tcBorders>
            <w:shd w:val="clear" w:color="auto" w:fill="auto"/>
            <w:tcPrChange w:id="1822" w:author="Kumar Baral" w:date="2023-02-07T17:19:00Z">
              <w:tcPr>
                <w:tcW w:w="0" w:type="auto"/>
                <w:shd w:val="clear" w:color="auto" w:fill="auto"/>
              </w:tcPr>
            </w:tcPrChange>
          </w:tcPr>
          <w:p w14:paraId="64ABF5D0"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23" w:author="Kumar Baral" w:date="2023-02-07T17:19:00Z">
                  <w:rPr/>
                </w:rPrChange>
              </w:rPr>
            </w:pPr>
            <w:r w:rsidRPr="00C116FD">
              <w:rPr>
                <w:rPrChange w:id="1824" w:author="Kumar Baral" w:date="2023-02-07T17:19:00Z">
                  <w:rPr/>
                </w:rPrChange>
              </w:rPr>
              <w:t>4.3621</w:t>
            </w:r>
          </w:p>
        </w:tc>
        <w:tc>
          <w:tcPr>
            <w:tcW w:w="0" w:type="auto"/>
            <w:tcBorders>
              <w:top w:val="single" w:sz="4" w:space="0" w:color="auto"/>
            </w:tcBorders>
            <w:shd w:val="clear" w:color="auto" w:fill="auto"/>
            <w:tcPrChange w:id="1825" w:author="Kumar Baral" w:date="2023-02-07T17:19:00Z">
              <w:tcPr>
                <w:tcW w:w="0" w:type="auto"/>
                <w:shd w:val="clear" w:color="auto" w:fill="auto"/>
              </w:tcPr>
            </w:tcPrChange>
          </w:tcPr>
          <w:p w14:paraId="34021011"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26" w:author="Kumar Baral" w:date="2023-02-07T17:19:00Z">
                  <w:rPr/>
                </w:rPrChange>
              </w:rPr>
            </w:pPr>
            <w:r w:rsidRPr="00C116FD">
              <w:rPr>
                <w:rPrChange w:id="1827" w:author="Kumar Baral" w:date="2023-02-07T17:19:00Z">
                  <w:rPr/>
                </w:rPrChange>
              </w:rPr>
              <w:t>0.54999</w:t>
            </w:r>
          </w:p>
        </w:tc>
      </w:tr>
      <w:tr w:rsidR="00C116FD" w:rsidRPr="00C116FD" w14:paraId="7C793D4A" w14:textId="77777777" w:rsidTr="008B4D44">
        <w:trPr>
          <w:trHeight w:val="36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579FAA5" w14:textId="77777777" w:rsidR="00063D9F" w:rsidRPr="00C116FD" w:rsidRDefault="00063D9F" w:rsidP="003C17EB">
            <w:pPr>
              <w:rPr>
                <w:rPrChange w:id="1828" w:author="Kumar Baral" w:date="2023-02-07T17:19:00Z">
                  <w:rPr/>
                </w:rPrChange>
              </w:rPr>
            </w:pPr>
            <w:r w:rsidRPr="00C116FD">
              <w:rPr>
                <w:rPrChange w:id="1829" w:author="Kumar Baral" w:date="2023-02-07T17:19:00Z">
                  <w:rPr/>
                </w:rPrChange>
              </w:rPr>
              <w:t>Lower</w:t>
            </w:r>
          </w:p>
        </w:tc>
        <w:tc>
          <w:tcPr>
            <w:tcW w:w="0" w:type="auto"/>
            <w:shd w:val="clear" w:color="auto" w:fill="auto"/>
          </w:tcPr>
          <w:p w14:paraId="33913DC5"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30" w:author="Kumar Baral" w:date="2023-02-07T17:19:00Z">
                  <w:rPr/>
                </w:rPrChange>
              </w:rPr>
            </w:pPr>
            <w:r w:rsidRPr="00C116FD">
              <w:rPr>
                <w:rPrChange w:id="1831" w:author="Kumar Baral" w:date="2023-02-07T17:19:00Z">
                  <w:rPr/>
                </w:rPrChange>
              </w:rPr>
              <w:t>4.446</w:t>
            </w:r>
          </w:p>
        </w:tc>
        <w:tc>
          <w:tcPr>
            <w:tcW w:w="0" w:type="auto"/>
            <w:shd w:val="clear" w:color="auto" w:fill="auto"/>
          </w:tcPr>
          <w:p w14:paraId="65FB8063"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32" w:author="Kumar Baral" w:date="2023-02-07T17:19:00Z">
                  <w:rPr/>
                </w:rPrChange>
              </w:rPr>
            </w:pPr>
            <w:r w:rsidRPr="00C116FD">
              <w:rPr>
                <w:rPrChange w:id="1833" w:author="Kumar Baral" w:date="2023-02-07T17:19:00Z">
                  <w:rPr/>
                </w:rPrChange>
              </w:rPr>
              <w:t>0.41011</w:t>
            </w:r>
          </w:p>
        </w:tc>
      </w:tr>
    </w:tbl>
    <w:p w14:paraId="52312C3A" w14:textId="538650D6" w:rsidR="00063D9F" w:rsidRDefault="00063D9F" w:rsidP="00063D9F">
      <w:pPr>
        <w:pStyle w:val="Caption"/>
        <w:keepNext/>
      </w:pPr>
      <w:bookmarkStart w:id="1834" w:name="_Toc98928437"/>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10</w:t>
      </w:r>
      <w:r w:rsidR="008E7ED3">
        <w:fldChar w:fldCharType="end"/>
      </w:r>
      <w:r>
        <w:t xml:space="preserve"> Basin Baseflow Parameters</w:t>
      </w:r>
      <w:bookmarkEnd w:id="1834"/>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35" w:author="Kumar Baral" w:date="2023-02-07T17:19: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116"/>
        <w:gridCol w:w="2345"/>
        <w:gridCol w:w="2049"/>
        <w:gridCol w:w="1697"/>
        <w:gridCol w:w="712"/>
        <w:tblGridChange w:id="1836">
          <w:tblGrid>
            <w:gridCol w:w="1116"/>
            <w:gridCol w:w="2345"/>
            <w:gridCol w:w="2049"/>
            <w:gridCol w:w="1697"/>
            <w:gridCol w:w="712"/>
          </w:tblGrid>
        </w:tblGridChange>
      </w:tblGrid>
      <w:tr w:rsidR="00C116FD" w:rsidRPr="00C116FD" w14:paraId="3273C747" w14:textId="77777777" w:rsidTr="00C11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37" w:author="Kumar Baral" w:date="2023-02-07T17:19:00Z">
              <w:tcPr>
                <w:tcW w:w="0" w:type="auto"/>
                <w:shd w:val="clear" w:color="auto" w:fill="BFBFBF" w:themeFill="background1" w:themeFillShade="BF"/>
              </w:tcPr>
            </w:tcPrChange>
          </w:tcPr>
          <w:p w14:paraId="437AA016"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838" w:author="Kumar Baral" w:date="2023-02-07T17:19:00Z">
                  <w:rPr>
                    <w:b w:val="0"/>
                    <w:bCs w:val="0"/>
                  </w:rPr>
                </w:rPrChange>
              </w:rPr>
            </w:pPr>
            <w:r w:rsidRPr="00C116FD">
              <w:rPr>
                <w:color w:val="auto"/>
                <w:rPrChange w:id="1839" w:author="Kumar Baral" w:date="2023-02-07T17:19:00Z">
                  <w:rPr/>
                </w:rPrChange>
              </w:rPr>
              <w:t>Sub-basin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40" w:author="Kumar Baral" w:date="2023-02-07T17:19:00Z">
              <w:tcPr>
                <w:tcW w:w="0" w:type="auto"/>
                <w:shd w:val="clear" w:color="auto" w:fill="BFBFBF" w:themeFill="background1" w:themeFillShade="BF"/>
              </w:tcPr>
            </w:tcPrChange>
          </w:tcPr>
          <w:p w14:paraId="525C3EDD"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41" w:author="Kumar Baral" w:date="2023-02-07T17:19:00Z">
                  <w:rPr>
                    <w:b w:val="0"/>
                    <w:bCs w:val="0"/>
                  </w:rPr>
                </w:rPrChange>
              </w:rPr>
            </w:pPr>
            <w:r w:rsidRPr="00C116FD">
              <w:rPr>
                <w:color w:val="auto"/>
                <w:rPrChange w:id="1842" w:author="Kumar Baral" w:date="2023-02-07T17:19:00Z">
                  <w:rPr/>
                </w:rPrChange>
              </w:rPr>
              <w:t>Initial Discharge (m</w:t>
            </w:r>
            <w:r w:rsidRPr="00C116FD">
              <w:rPr>
                <w:color w:val="auto"/>
                <w:vertAlign w:val="superscript"/>
                <w:rPrChange w:id="1843" w:author="Kumar Baral" w:date="2023-02-07T17:19:00Z">
                  <w:rPr>
                    <w:vertAlign w:val="superscript"/>
                  </w:rPr>
                </w:rPrChange>
              </w:rPr>
              <w:t>3</w:t>
            </w:r>
            <w:r w:rsidRPr="00C116FD">
              <w:rPr>
                <w:color w:val="auto"/>
                <w:rPrChange w:id="1844" w:author="Kumar Baral" w:date="2023-02-07T17:19:00Z">
                  <w:rPr/>
                </w:rPrChange>
              </w:rPr>
              <w:t>/s)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45" w:author="Kumar Baral" w:date="2023-02-07T17:19:00Z">
              <w:tcPr>
                <w:tcW w:w="0" w:type="auto"/>
                <w:shd w:val="clear" w:color="auto" w:fill="BFBFBF" w:themeFill="background1" w:themeFillShade="BF"/>
              </w:tcPr>
            </w:tcPrChange>
          </w:tcPr>
          <w:p w14:paraId="37E47A14"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46" w:author="Kumar Baral" w:date="2023-02-07T17:19:00Z">
                  <w:rPr>
                    <w:b w:val="0"/>
                    <w:bCs w:val="0"/>
                  </w:rPr>
                </w:rPrChange>
              </w:rPr>
            </w:pPr>
            <w:r w:rsidRPr="00C116FD">
              <w:rPr>
                <w:color w:val="auto"/>
                <w:rPrChange w:id="1847" w:author="Kumar Baral" w:date="2023-02-07T17:19:00Z">
                  <w:rPr/>
                </w:rPrChange>
              </w:rPr>
              <w:t>Recession Constant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48" w:author="Kumar Baral" w:date="2023-02-07T17:19:00Z">
              <w:tcPr>
                <w:tcW w:w="0" w:type="auto"/>
                <w:shd w:val="clear" w:color="auto" w:fill="BFBFBF" w:themeFill="background1" w:themeFillShade="BF"/>
              </w:tcPr>
            </w:tcPrChange>
          </w:tcPr>
          <w:p w14:paraId="532C2A48"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49" w:author="Kumar Baral" w:date="2023-02-07T17:19:00Z">
                  <w:rPr>
                    <w:b w:val="0"/>
                    <w:bCs w:val="0"/>
                  </w:rPr>
                </w:rPrChange>
              </w:rPr>
            </w:pPr>
            <w:r w:rsidRPr="00C116FD">
              <w:rPr>
                <w:color w:val="auto"/>
                <w:rPrChange w:id="1850" w:author="Kumar Baral" w:date="2023-02-07T17:19:00Z">
                  <w:rPr/>
                </w:rPrChange>
              </w:rPr>
              <w:t>Threshold 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51" w:author="Kumar Baral" w:date="2023-02-07T17:19:00Z">
              <w:tcPr>
                <w:tcW w:w="0" w:type="auto"/>
                <w:shd w:val="clear" w:color="auto" w:fill="BFBFBF" w:themeFill="background1" w:themeFillShade="BF"/>
              </w:tcPr>
            </w:tcPrChange>
          </w:tcPr>
          <w:p w14:paraId="605EDDE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52" w:author="Kumar Baral" w:date="2023-02-07T17:19:00Z">
                  <w:rPr>
                    <w:b w:val="0"/>
                    <w:bCs w:val="0"/>
                  </w:rPr>
                </w:rPrChange>
              </w:rPr>
            </w:pPr>
            <w:r w:rsidRPr="00C116FD">
              <w:rPr>
                <w:color w:val="auto"/>
                <w:rPrChange w:id="1853" w:author="Kumar Baral" w:date="2023-02-07T17:19:00Z">
                  <w:rPr/>
                </w:rPrChange>
              </w:rPr>
              <w:t>Ratio</w:t>
            </w:r>
          </w:p>
        </w:tc>
      </w:tr>
      <w:tr w:rsidR="00C116FD" w:rsidRPr="00C116FD" w14:paraId="24DC3285" w14:textId="77777777" w:rsidTr="00C11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Change w:id="1854" w:author="Kumar Baral" w:date="2023-02-07T17:19:00Z">
              <w:tcPr>
                <w:tcW w:w="0" w:type="auto"/>
                <w:shd w:val="clear" w:color="auto" w:fill="auto"/>
              </w:tcPr>
            </w:tcPrChange>
          </w:tcPr>
          <w:p w14:paraId="1EB0B8E6" w14:textId="77777777" w:rsidR="00063D9F" w:rsidRPr="00C116FD" w:rsidRDefault="00063D9F" w:rsidP="003C17EB">
            <w:pPr>
              <w:cnfStyle w:val="001000100000" w:firstRow="0" w:lastRow="0" w:firstColumn="1" w:lastColumn="0" w:oddVBand="0" w:evenVBand="0" w:oddHBand="1" w:evenHBand="0" w:firstRowFirstColumn="0" w:firstRowLastColumn="0" w:lastRowFirstColumn="0" w:lastRowLastColumn="0"/>
              <w:rPr>
                <w:rPrChange w:id="1855" w:author="Kumar Baral" w:date="2023-02-07T17:19:00Z">
                  <w:rPr/>
                </w:rPrChange>
              </w:rPr>
            </w:pPr>
            <w:r w:rsidRPr="00C116FD">
              <w:rPr>
                <w:rPrChange w:id="1856" w:author="Kumar Baral" w:date="2023-02-07T17:19:00Z">
                  <w:rPr/>
                </w:rPrChange>
              </w:rPr>
              <w:t>Middle</w:t>
            </w:r>
          </w:p>
        </w:tc>
        <w:tc>
          <w:tcPr>
            <w:tcW w:w="0" w:type="auto"/>
            <w:tcBorders>
              <w:top w:val="single" w:sz="4" w:space="0" w:color="auto"/>
            </w:tcBorders>
            <w:shd w:val="clear" w:color="auto" w:fill="auto"/>
            <w:tcPrChange w:id="1857" w:author="Kumar Baral" w:date="2023-02-07T17:19:00Z">
              <w:tcPr>
                <w:tcW w:w="0" w:type="auto"/>
                <w:shd w:val="clear" w:color="auto" w:fill="auto"/>
              </w:tcPr>
            </w:tcPrChange>
          </w:tcPr>
          <w:p w14:paraId="7CB21BAE"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58" w:author="Kumar Baral" w:date="2023-02-07T17:19:00Z">
                  <w:rPr/>
                </w:rPrChange>
              </w:rPr>
            </w:pPr>
            <w:r w:rsidRPr="00C116FD">
              <w:rPr>
                <w:rPrChange w:id="1859" w:author="Kumar Baral" w:date="2023-02-07T17:19:00Z">
                  <w:rPr/>
                </w:rPrChange>
              </w:rPr>
              <w:t>397.92</w:t>
            </w:r>
          </w:p>
        </w:tc>
        <w:tc>
          <w:tcPr>
            <w:tcW w:w="0" w:type="auto"/>
            <w:tcBorders>
              <w:top w:val="single" w:sz="4" w:space="0" w:color="auto"/>
            </w:tcBorders>
            <w:shd w:val="clear" w:color="auto" w:fill="auto"/>
            <w:tcPrChange w:id="1860" w:author="Kumar Baral" w:date="2023-02-07T17:19:00Z">
              <w:tcPr>
                <w:tcW w:w="0" w:type="auto"/>
                <w:shd w:val="clear" w:color="auto" w:fill="auto"/>
              </w:tcPr>
            </w:tcPrChange>
          </w:tcPr>
          <w:p w14:paraId="57DCD107"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61" w:author="Kumar Baral" w:date="2023-02-07T17:19:00Z">
                  <w:rPr/>
                </w:rPrChange>
              </w:rPr>
            </w:pPr>
            <w:r w:rsidRPr="00C116FD">
              <w:rPr>
                <w:rPrChange w:id="1862" w:author="Kumar Baral" w:date="2023-02-07T17:19:00Z">
                  <w:rPr/>
                </w:rPrChange>
              </w:rPr>
              <w:t>0.80</w:t>
            </w:r>
          </w:p>
        </w:tc>
        <w:tc>
          <w:tcPr>
            <w:tcW w:w="0" w:type="auto"/>
            <w:tcBorders>
              <w:top w:val="single" w:sz="4" w:space="0" w:color="auto"/>
            </w:tcBorders>
            <w:shd w:val="clear" w:color="auto" w:fill="auto"/>
            <w:tcPrChange w:id="1863" w:author="Kumar Baral" w:date="2023-02-07T17:19:00Z">
              <w:tcPr>
                <w:tcW w:w="0" w:type="auto"/>
                <w:shd w:val="clear" w:color="auto" w:fill="auto"/>
              </w:tcPr>
            </w:tcPrChange>
          </w:tcPr>
          <w:p w14:paraId="4D4BEC42"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64" w:author="Kumar Baral" w:date="2023-02-07T17:19:00Z">
                  <w:rPr/>
                </w:rPrChange>
              </w:rPr>
            </w:pPr>
            <w:r w:rsidRPr="00C116FD">
              <w:rPr>
                <w:rPrChange w:id="1865" w:author="Kumar Baral" w:date="2023-02-07T17:19:00Z">
                  <w:rPr/>
                </w:rPrChange>
              </w:rPr>
              <w:t>Ratio to Peak</w:t>
            </w:r>
          </w:p>
        </w:tc>
        <w:tc>
          <w:tcPr>
            <w:tcW w:w="0" w:type="auto"/>
            <w:tcBorders>
              <w:top w:val="single" w:sz="4" w:space="0" w:color="auto"/>
            </w:tcBorders>
            <w:shd w:val="clear" w:color="auto" w:fill="auto"/>
            <w:tcPrChange w:id="1866" w:author="Kumar Baral" w:date="2023-02-07T17:19:00Z">
              <w:tcPr>
                <w:tcW w:w="0" w:type="auto"/>
                <w:shd w:val="clear" w:color="auto" w:fill="auto"/>
              </w:tcPr>
            </w:tcPrChange>
          </w:tcPr>
          <w:p w14:paraId="74B37D56"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rPr>
                <w:rPrChange w:id="1867" w:author="Kumar Baral" w:date="2023-02-07T17:19:00Z">
                  <w:rPr/>
                </w:rPrChange>
              </w:rPr>
            </w:pPr>
            <w:r w:rsidRPr="00C116FD">
              <w:rPr>
                <w:rPrChange w:id="1868" w:author="Kumar Baral" w:date="2023-02-07T17:19:00Z">
                  <w:rPr/>
                </w:rPrChange>
              </w:rPr>
              <w:t>0.59</w:t>
            </w:r>
          </w:p>
        </w:tc>
      </w:tr>
      <w:tr w:rsidR="00C116FD" w:rsidRPr="00C116FD" w14:paraId="410D6C96" w14:textId="77777777" w:rsidTr="008B4D4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8AEFE9" w14:textId="77777777" w:rsidR="00063D9F" w:rsidRPr="00C116FD" w:rsidRDefault="00063D9F" w:rsidP="003C17EB">
            <w:pPr>
              <w:rPr>
                <w:rPrChange w:id="1869" w:author="Kumar Baral" w:date="2023-02-07T17:19:00Z">
                  <w:rPr/>
                </w:rPrChange>
              </w:rPr>
            </w:pPr>
            <w:r w:rsidRPr="00C116FD">
              <w:rPr>
                <w:rPrChange w:id="1870" w:author="Kumar Baral" w:date="2023-02-07T17:19:00Z">
                  <w:rPr/>
                </w:rPrChange>
              </w:rPr>
              <w:t>Lower</w:t>
            </w:r>
          </w:p>
        </w:tc>
        <w:tc>
          <w:tcPr>
            <w:tcW w:w="0" w:type="auto"/>
            <w:shd w:val="clear" w:color="auto" w:fill="auto"/>
          </w:tcPr>
          <w:p w14:paraId="23227E16"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71" w:author="Kumar Baral" w:date="2023-02-07T17:19:00Z">
                  <w:rPr/>
                </w:rPrChange>
              </w:rPr>
            </w:pPr>
            <w:r w:rsidRPr="00C116FD">
              <w:rPr>
                <w:rPrChange w:id="1872" w:author="Kumar Baral" w:date="2023-02-07T17:19:00Z">
                  <w:rPr/>
                </w:rPrChange>
              </w:rPr>
              <w:t>479.19</w:t>
            </w:r>
          </w:p>
        </w:tc>
        <w:tc>
          <w:tcPr>
            <w:tcW w:w="0" w:type="auto"/>
            <w:shd w:val="clear" w:color="auto" w:fill="auto"/>
          </w:tcPr>
          <w:p w14:paraId="7D4BCD8F"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73" w:author="Kumar Baral" w:date="2023-02-07T17:19:00Z">
                  <w:rPr/>
                </w:rPrChange>
              </w:rPr>
            </w:pPr>
            <w:r w:rsidRPr="00C116FD">
              <w:rPr>
                <w:rPrChange w:id="1874" w:author="Kumar Baral" w:date="2023-02-07T17:19:00Z">
                  <w:rPr/>
                </w:rPrChange>
              </w:rPr>
              <w:t>0.95</w:t>
            </w:r>
          </w:p>
        </w:tc>
        <w:tc>
          <w:tcPr>
            <w:tcW w:w="0" w:type="auto"/>
            <w:shd w:val="clear" w:color="auto" w:fill="auto"/>
          </w:tcPr>
          <w:p w14:paraId="6019D04C"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75" w:author="Kumar Baral" w:date="2023-02-07T17:19:00Z">
                  <w:rPr/>
                </w:rPrChange>
              </w:rPr>
            </w:pPr>
            <w:r w:rsidRPr="00C116FD">
              <w:rPr>
                <w:rPrChange w:id="1876" w:author="Kumar Baral" w:date="2023-02-07T17:19:00Z">
                  <w:rPr/>
                </w:rPrChange>
              </w:rPr>
              <w:t>Ratio to Peak</w:t>
            </w:r>
          </w:p>
        </w:tc>
        <w:tc>
          <w:tcPr>
            <w:tcW w:w="0" w:type="auto"/>
            <w:shd w:val="clear" w:color="auto" w:fill="auto"/>
          </w:tcPr>
          <w:p w14:paraId="5958DC6F"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rPr>
                <w:rPrChange w:id="1877" w:author="Kumar Baral" w:date="2023-02-07T17:19:00Z">
                  <w:rPr/>
                </w:rPrChange>
              </w:rPr>
            </w:pPr>
            <w:r w:rsidRPr="00C116FD">
              <w:rPr>
                <w:rPrChange w:id="1878" w:author="Kumar Baral" w:date="2023-02-07T17:19:00Z">
                  <w:rPr/>
                </w:rPrChange>
              </w:rPr>
              <w:t>0.56</w:t>
            </w:r>
          </w:p>
        </w:tc>
      </w:tr>
    </w:tbl>
    <w:p w14:paraId="3B0B7D4D" w14:textId="77777777" w:rsidR="00063D9F" w:rsidRDefault="00063D9F" w:rsidP="00063D9F">
      <w:pPr>
        <w:pStyle w:val="BodyText"/>
      </w:pPr>
      <w:r>
        <w:t xml:space="preserve">The initial base flow discharges were distributed to fit the observed discharge such that the flow from “Upper Basin Source”, and initial discharges of the “Middle” and “Lower” basins could sum up to the observed discharge at the start of </w:t>
      </w:r>
      <w:r w:rsidR="00384F12">
        <w:t xml:space="preserve">the </w:t>
      </w:r>
      <w:r>
        <w:t>selected Rainfall-Runoff event.</w:t>
      </w:r>
    </w:p>
    <w:p w14:paraId="42D2BF66" w14:textId="77777777" w:rsidR="00607132" w:rsidRDefault="00662E24" w:rsidP="00662E24">
      <w:pPr>
        <w:pStyle w:val="Heading3"/>
      </w:pPr>
      <w:bookmarkStart w:id="1879" w:name="_Toc98928420"/>
      <w:r>
        <w:t>R</w:t>
      </w:r>
      <w:r w:rsidR="0017699D">
        <w:t>esults</w:t>
      </w:r>
      <w:bookmarkEnd w:id="1879"/>
    </w:p>
    <w:p w14:paraId="2A059063" w14:textId="77777777" w:rsidR="00775A36" w:rsidRPr="008B4D44" w:rsidRDefault="00775A36" w:rsidP="00775A36">
      <w:pPr>
        <w:pStyle w:val="BodyText"/>
        <w:numPr>
          <w:ilvl w:val="0"/>
          <w:numId w:val="13"/>
        </w:numPr>
        <w:rPr>
          <w:b/>
          <w:bCs/>
          <w:color w:val="auto"/>
          <w:rPrChange w:id="1880" w:author="Kumar Baral" w:date="2023-02-07T17:05:00Z">
            <w:rPr>
              <w:b/>
              <w:bCs/>
              <w:color w:val="C45911" w:themeColor="accent2" w:themeShade="BF"/>
            </w:rPr>
          </w:rPrChange>
        </w:rPr>
      </w:pPr>
      <w:r w:rsidRPr="008B4D44">
        <w:rPr>
          <w:b/>
          <w:bCs/>
          <w:color w:val="auto"/>
          <w:rPrChange w:id="1881" w:author="Kumar Baral" w:date="2023-02-07T17:05:00Z">
            <w:rPr>
              <w:b/>
              <w:bCs/>
              <w:color w:val="C45911" w:themeColor="accent2" w:themeShade="BF"/>
            </w:rPr>
          </w:rPrChange>
        </w:rPr>
        <w:t>Calibration:</w:t>
      </w:r>
    </w:p>
    <w:p w14:paraId="3280E1C2" w14:textId="09C24A23" w:rsidR="00607132" w:rsidRDefault="00775A36" w:rsidP="00607132">
      <w:pPr>
        <w:pStyle w:val="BodyText"/>
      </w:pPr>
      <w:r>
        <w:rPr>
          <w:noProof/>
          <w:lang w:val="en-US" w:bidi="ne-NP"/>
        </w:rPr>
        <w:lastRenderedPageBreak/>
        <w:drawing>
          <wp:anchor distT="0" distB="0" distL="114300" distR="114300" simplePos="0" relativeHeight="251671552" behindDoc="1" locked="0" layoutInCell="1" allowOverlap="1" wp14:anchorId="2C71A8C2" wp14:editId="7251D080">
            <wp:simplePos x="0" y="0"/>
            <wp:positionH relativeFrom="column">
              <wp:posOffset>-635</wp:posOffset>
            </wp:positionH>
            <wp:positionV relativeFrom="paragraph">
              <wp:posOffset>723900</wp:posOffset>
            </wp:positionV>
            <wp:extent cx="6188075" cy="3181350"/>
            <wp:effectExtent l="19050" t="19050" r="22225" b="19050"/>
            <wp:wrapTight wrapText="bothSides">
              <wp:wrapPolygon edited="0">
                <wp:start x="-66" y="-129"/>
                <wp:lineTo x="-66" y="21600"/>
                <wp:lineTo x="21611" y="21600"/>
                <wp:lineTo x="21611" y="-129"/>
                <wp:lineTo x="-66" y="-12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075" cy="3181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7132">
        <w:t>The model for KGSHP was prepared and cali</w:t>
      </w:r>
      <w:r w:rsidR="00384F12">
        <w:t xml:space="preserve">brated in HEC-HMS. The flow at the outlet of </w:t>
      </w:r>
      <w:r>
        <w:t>Dam 05</w:t>
      </w:r>
      <w:r w:rsidR="00384F12">
        <w:t xml:space="preserve"> “Sink-01”</w:t>
      </w:r>
      <w:r w:rsidR="00607132">
        <w:t xml:space="preserve"> and “Observed Flow at AWLR” can be observed in </w:t>
      </w:r>
      <w:r w:rsidR="00607132">
        <w:fldChar w:fldCharType="begin"/>
      </w:r>
      <w:r w:rsidR="00607132">
        <w:instrText xml:space="preserve"> REF _Ref84241067 \h </w:instrText>
      </w:r>
      <w:r w:rsidR="00607132">
        <w:fldChar w:fldCharType="separate"/>
      </w:r>
      <w:r w:rsidR="00CA7649">
        <w:t xml:space="preserve">Figure </w:t>
      </w:r>
      <w:r w:rsidR="00CA7649">
        <w:rPr>
          <w:noProof/>
        </w:rPr>
        <w:t>2</w:t>
      </w:r>
      <w:r w:rsidR="00CA7649">
        <w:noBreakHyphen/>
      </w:r>
      <w:r w:rsidR="00CA7649">
        <w:rPr>
          <w:noProof/>
        </w:rPr>
        <w:t>11</w:t>
      </w:r>
      <w:r w:rsidR="00607132">
        <w:fldChar w:fldCharType="end"/>
      </w:r>
      <w:r w:rsidR="00607132">
        <w:t>.</w:t>
      </w:r>
      <w:r w:rsidR="00C71D0D">
        <w:t xml:space="preserve"> The Summary table for the calibrated model simulation is given in </w:t>
      </w:r>
      <w:r w:rsidR="00005C96">
        <w:fldChar w:fldCharType="begin"/>
      </w:r>
      <w:r w:rsidR="00005C96">
        <w:instrText xml:space="preserve"> REF _Ref89962839 \h </w:instrText>
      </w:r>
      <w:r w:rsidR="00005C96">
        <w:fldChar w:fldCharType="separate"/>
      </w:r>
      <w:r w:rsidR="00CA7649">
        <w:t xml:space="preserve">Figure </w:t>
      </w:r>
      <w:r w:rsidR="00CA7649">
        <w:rPr>
          <w:noProof/>
        </w:rPr>
        <w:t>2</w:t>
      </w:r>
      <w:r w:rsidR="00CA7649">
        <w:noBreakHyphen/>
      </w:r>
      <w:r w:rsidR="00CA7649">
        <w:rPr>
          <w:noProof/>
        </w:rPr>
        <w:t>12</w:t>
      </w:r>
      <w:r w:rsidR="00005C96">
        <w:fldChar w:fldCharType="end"/>
      </w:r>
      <w:r w:rsidR="0006158C">
        <w:t>.</w:t>
      </w:r>
    </w:p>
    <w:p w14:paraId="1561A75F" w14:textId="40BAA4B7" w:rsidR="00C71D0D" w:rsidRDefault="00C71D0D" w:rsidP="00C71D0D">
      <w:pPr>
        <w:pStyle w:val="Caption"/>
      </w:pPr>
      <w:bookmarkStart w:id="1882" w:name="_Ref84241067"/>
      <w:bookmarkStart w:id="1883" w:name="_Toc98928457"/>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11</w:t>
      </w:r>
      <w:r w:rsidR="005B244E">
        <w:fldChar w:fldCharType="end"/>
      </w:r>
      <w:bookmarkEnd w:id="1882"/>
      <w:r>
        <w:t xml:space="preserve"> Observed and </w:t>
      </w:r>
      <w:del w:id="1884" w:author="Kumar Baral" w:date="2023-02-07T17:03:00Z">
        <w:r w:rsidR="0017699D" w:rsidDel="008B4D44">
          <w:delText>modeled</w:delText>
        </w:r>
      </w:del>
      <w:ins w:id="1885" w:author="Kumar Baral" w:date="2023-02-07T17:03:00Z">
        <w:r w:rsidR="008B4D44">
          <w:t>modelled</w:t>
        </w:r>
      </w:ins>
      <w:r>
        <w:t xml:space="preserve"> flows during calibration</w:t>
      </w:r>
      <w:bookmarkEnd w:id="1883"/>
    </w:p>
    <w:p w14:paraId="5E5E9D75" w14:textId="77777777" w:rsidR="00C71D0D" w:rsidRDefault="00C71D0D" w:rsidP="00C71D0D">
      <w:pPr>
        <w:pStyle w:val="BodyText"/>
        <w:keepNext/>
      </w:pPr>
      <w:r>
        <w:rPr>
          <w:noProof/>
          <w:lang w:val="en-US" w:bidi="ne-NP"/>
        </w:rPr>
        <w:drawing>
          <wp:inline distT="0" distB="0" distL="0" distR="0" wp14:anchorId="6D1BCFBD" wp14:editId="2FB67214">
            <wp:extent cx="5187315" cy="2583815"/>
            <wp:effectExtent l="19050" t="19050" r="133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87315" cy="2583815"/>
                    </a:xfrm>
                    <a:prstGeom prst="rect">
                      <a:avLst/>
                    </a:prstGeom>
                    <a:ln>
                      <a:solidFill>
                        <a:schemeClr val="tx1"/>
                      </a:solidFill>
                    </a:ln>
                  </pic:spPr>
                </pic:pic>
              </a:graphicData>
            </a:graphic>
          </wp:inline>
        </w:drawing>
      </w:r>
    </w:p>
    <w:p w14:paraId="6ECB8950" w14:textId="092B1590" w:rsidR="00C71D0D" w:rsidRDefault="00C71D0D" w:rsidP="00C71D0D">
      <w:pPr>
        <w:pStyle w:val="Caption"/>
        <w:jc w:val="both"/>
      </w:pPr>
      <w:bookmarkStart w:id="1886" w:name="_Ref89962839"/>
      <w:bookmarkStart w:id="1887" w:name="_Toc98928458"/>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12</w:t>
      </w:r>
      <w:r w:rsidR="005B244E">
        <w:fldChar w:fldCharType="end"/>
      </w:r>
      <w:bookmarkEnd w:id="1886"/>
      <w:r>
        <w:t xml:space="preserve"> Summary table for the calibrated event</w:t>
      </w:r>
      <w:bookmarkEnd w:id="1887"/>
    </w:p>
    <w:p w14:paraId="115FACEA" w14:textId="77777777" w:rsidR="0006158C" w:rsidRPr="008B4D44" w:rsidRDefault="0006158C" w:rsidP="0006158C">
      <w:pPr>
        <w:pStyle w:val="BodyText"/>
        <w:numPr>
          <w:ilvl w:val="0"/>
          <w:numId w:val="13"/>
        </w:numPr>
        <w:rPr>
          <w:b/>
          <w:bCs/>
          <w:color w:val="auto"/>
          <w:rPrChange w:id="1888" w:author="Kumar Baral" w:date="2023-02-07T17:05:00Z">
            <w:rPr>
              <w:b/>
              <w:bCs/>
              <w:color w:val="C45911" w:themeColor="accent2" w:themeShade="BF"/>
            </w:rPr>
          </w:rPrChange>
        </w:rPr>
      </w:pPr>
      <w:r w:rsidRPr="008B4D44">
        <w:rPr>
          <w:b/>
          <w:bCs/>
          <w:color w:val="auto"/>
          <w:rPrChange w:id="1889" w:author="Kumar Baral" w:date="2023-02-07T17:05:00Z">
            <w:rPr>
              <w:b/>
              <w:bCs/>
              <w:color w:val="C45911" w:themeColor="accent2" w:themeShade="BF"/>
            </w:rPr>
          </w:rPrChange>
        </w:rPr>
        <w:t>Validation</w:t>
      </w:r>
    </w:p>
    <w:p w14:paraId="1E794163" w14:textId="0C9E597F" w:rsidR="0006158C" w:rsidRPr="0006158C" w:rsidRDefault="0006158C" w:rsidP="0006158C">
      <w:pPr>
        <w:pStyle w:val="BodyText"/>
      </w:pPr>
      <w:r>
        <w:t>The calibrated model for KGSHP was r</w:t>
      </w:r>
      <w:r w:rsidR="00384F12">
        <w:t>u</w:t>
      </w:r>
      <w:r>
        <w:t xml:space="preserve">n for </w:t>
      </w:r>
      <w:r w:rsidR="00384F12">
        <w:t xml:space="preserve">a </w:t>
      </w:r>
      <w:r>
        <w:t xml:space="preserve">validation event. The simulated flow at “Dam 05” and “Observed Flow at AWLR” for the validation event can be observed in </w:t>
      </w:r>
      <w:r>
        <w:fldChar w:fldCharType="begin"/>
      </w:r>
      <w:r>
        <w:instrText xml:space="preserve"> REF _Ref84241067 \h </w:instrText>
      </w:r>
      <w:r>
        <w:fldChar w:fldCharType="separate"/>
      </w:r>
      <w:r w:rsidR="00CA7649">
        <w:t xml:space="preserve">Figure </w:t>
      </w:r>
      <w:r w:rsidR="00CA7649">
        <w:rPr>
          <w:noProof/>
        </w:rPr>
        <w:t>2</w:t>
      </w:r>
      <w:r w:rsidR="00CA7649">
        <w:noBreakHyphen/>
      </w:r>
      <w:r w:rsidR="00CA7649">
        <w:rPr>
          <w:noProof/>
        </w:rPr>
        <w:t>11</w:t>
      </w:r>
      <w:r>
        <w:fldChar w:fldCharType="end"/>
      </w:r>
      <w:r>
        <w:t xml:space="preserve">. The Summary table for the calibrated model simulation is given in </w:t>
      </w:r>
      <w:r>
        <w:fldChar w:fldCharType="begin"/>
      </w:r>
      <w:r>
        <w:instrText xml:space="preserve"> REF _Ref89962839 \h </w:instrText>
      </w:r>
      <w:r>
        <w:fldChar w:fldCharType="separate"/>
      </w:r>
      <w:r w:rsidR="00CA7649">
        <w:t xml:space="preserve">Figure </w:t>
      </w:r>
      <w:r w:rsidR="00CA7649">
        <w:rPr>
          <w:noProof/>
        </w:rPr>
        <w:t>2</w:t>
      </w:r>
      <w:r w:rsidR="00CA7649">
        <w:noBreakHyphen/>
      </w:r>
      <w:r w:rsidR="00CA7649">
        <w:rPr>
          <w:noProof/>
        </w:rPr>
        <w:t>12</w:t>
      </w:r>
      <w:r>
        <w:fldChar w:fldCharType="end"/>
      </w:r>
    </w:p>
    <w:p w14:paraId="2CCE252B" w14:textId="77777777" w:rsidR="0006158C" w:rsidRDefault="0006158C" w:rsidP="0006158C">
      <w:pPr>
        <w:pStyle w:val="BodyText"/>
        <w:keepNext/>
      </w:pPr>
      <w:r>
        <w:rPr>
          <w:noProof/>
          <w:lang w:val="en-US" w:bidi="ne-NP"/>
        </w:rPr>
        <w:lastRenderedPageBreak/>
        <w:drawing>
          <wp:inline distT="0" distB="0" distL="0" distR="0" wp14:anchorId="1D0EDB39" wp14:editId="5FD0F040">
            <wp:extent cx="3826120" cy="3231423"/>
            <wp:effectExtent l="19050" t="19050" r="2222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835" cy="3250607"/>
                    </a:xfrm>
                    <a:prstGeom prst="rect">
                      <a:avLst/>
                    </a:prstGeom>
                    <a:ln>
                      <a:solidFill>
                        <a:schemeClr val="tx1"/>
                      </a:solidFill>
                    </a:ln>
                  </pic:spPr>
                </pic:pic>
              </a:graphicData>
            </a:graphic>
          </wp:inline>
        </w:drawing>
      </w:r>
    </w:p>
    <w:p w14:paraId="7B74B0EB" w14:textId="1E825FC6" w:rsidR="00C71D0D" w:rsidRDefault="0006158C" w:rsidP="0006158C">
      <w:pPr>
        <w:pStyle w:val="Caption"/>
        <w:jc w:val="both"/>
      </w:pPr>
      <w:bookmarkStart w:id="1890" w:name="_Toc98928459"/>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13</w:t>
      </w:r>
      <w:r w:rsidR="005B244E">
        <w:fldChar w:fldCharType="end"/>
      </w:r>
      <w:r>
        <w:t xml:space="preserve"> Observed and </w:t>
      </w:r>
      <w:r w:rsidR="00B61D84">
        <w:t>modelled</w:t>
      </w:r>
      <w:r>
        <w:t xml:space="preserve"> flows during validation</w:t>
      </w:r>
      <w:bookmarkEnd w:id="1890"/>
    </w:p>
    <w:p w14:paraId="46B42075" w14:textId="77777777" w:rsidR="0006158C" w:rsidRDefault="0006158C" w:rsidP="0006158C">
      <w:pPr>
        <w:pStyle w:val="BodyText"/>
        <w:keepNext/>
      </w:pPr>
      <w:r>
        <w:rPr>
          <w:noProof/>
          <w:lang w:val="en-US" w:bidi="ne-NP"/>
        </w:rPr>
        <w:drawing>
          <wp:inline distT="0" distB="0" distL="0" distR="0" wp14:anchorId="29CDA348" wp14:editId="063B0BBF">
            <wp:extent cx="5731510" cy="2766060"/>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6060"/>
                    </a:xfrm>
                    <a:prstGeom prst="rect">
                      <a:avLst/>
                    </a:prstGeom>
                    <a:ln>
                      <a:solidFill>
                        <a:schemeClr val="tx1"/>
                      </a:solidFill>
                    </a:ln>
                  </pic:spPr>
                </pic:pic>
              </a:graphicData>
            </a:graphic>
          </wp:inline>
        </w:drawing>
      </w:r>
    </w:p>
    <w:p w14:paraId="074DF05D" w14:textId="42D6D21B" w:rsidR="0006158C" w:rsidRDefault="0006158C" w:rsidP="0006158C">
      <w:pPr>
        <w:pStyle w:val="Caption"/>
        <w:jc w:val="both"/>
      </w:pPr>
      <w:bookmarkStart w:id="1891" w:name="_Toc98928460"/>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14</w:t>
      </w:r>
      <w:r w:rsidR="005B244E">
        <w:fldChar w:fldCharType="end"/>
      </w:r>
      <w:r>
        <w:t xml:space="preserve"> Summary table for the validation event</w:t>
      </w:r>
      <w:bookmarkEnd w:id="1891"/>
    </w:p>
    <w:p w14:paraId="540ADAAE" w14:textId="6A22A7AC" w:rsidR="0017699D" w:rsidRPr="009F0EDA" w:rsidRDefault="0047144E" w:rsidP="0017699D">
      <w:pPr>
        <w:pStyle w:val="BodyText"/>
        <w:numPr>
          <w:ilvl w:val="0"/>
          <w:numId w:val="13"/>
        </w:numPr>
        <w:rPr>
          <w:b/>
          <w:bCs/>
          <w:color w:val="auto"/>
          <w:rPrChange w:id="1892" w:author="Kumar Baral" w:date="2023-02-07T17:07:00Z">
            <w:rPr>
              <w:b/>
              <w:bCs/>
              <w:color w:val="C45911" w:themeColor="accent2" w:themeShade="BF"/>
            </w:rPr>
          </w:rPrChange>
        </w:rPr>
      </w:pPr>
      <w:r w:rsidRPr="009F0EDA">
        <w:rPr>
          <w:b/>
          <w:bCs/>
          <w:color w:val="auto"/>
          <w:rPrChange w:id="1893" w:author="Kumar Baral" w:date="2023-02-07T17:07:00Z">
            <w:rPr>
              <w:b/>
              <w:bCs/>
              <w:color w:val="C45911" w:themeColor="accent2" w:themeShade="BF"/>
            </w:rPr>
          </w:rPrChange>
        </w:rPr>
        <w:t>PMF</w:t>
      </w:r>
      <w:r w:rsidR="0017699D" w:rsidRPr="009F0EDA">
        <w:rPr>
          <w:b/>
          <w:bCs/>
          <w:color w:val="auto"/>
          <w:rPrChange w:id="1894" w:author="Kumar Baral" w:date="2023-02-07T17:07:00Z">
            <w:rPr>
              <w:b/>
              <w:bCs/>
              <w:color w:val="C45911" w:themeColor="accent2" w:themeShade="BF"/>
            </w:rPr>
          </w:rPrChange>
        </w:rPr>
        <w:t xml:space="preserve"> simulation</w:t>
      </w:r>
    </w:p>
    <w:p w14:paraId="3F741635" w14:textId="66577C2A" w:rsidR="0016702C" w:rsidRPr="009F0EDA" w:rsidRDefault="0016702C" w:rsidP="0016702C">
      <w:pPr>
        <w:pStyle w:val="BodyText"/>
        <w:rPr>
          <w:b/>
          <w:bCs/>
          <w:color w:val="auto"/>
          <w:u w:val="single"/>
          <w:rPrChange w:id="1895" w:author="Kumar Baral" w:date="2023-02-07T17:07:00Z">
            <w:rPr>
              <w:b/>
              <w:bCs/>
              <w:color w:val="C45911" w:themeColor="accent2" w:themeShade="BF"/>
              <w:u w:val="single"/>
            </w:rPr>
          </w:rPrChange>
        </w:rPr>
      </w:pPr>
      <w:r w:rsidRPr="009F0EDA">
        <w:rPr>
          <w:b/>
          <w:bCs/>
          <w:color w:val="auto"/>
          <w:u w:val="single"/>
          <w:rPrChange w:id="1896" w:author="Kumar Baral" w:date="2023-02-07T17:07:00Z">
            <w:rPr>
              <w:b/>
              <w:bCs/>
              <w:color w:val="C45911" w:themeColor="accent2" w:themeShade="BF"/>
              <w:u w:val="single"/>
            </w:rPr>
          </w:rPrChange>
        </w:rPr>
        <w:t>Case 1: PMP obser</w:t>
      </w:r>
      <w:r w:rsidR="0078394B" w:rsidRPr="009F0EDA">
        <w:rPr>
          <w:b/>
          <w:bCs/>
          <w:color w:val="auto"/>
          <w:u w:val="single"/>
          <w:rPrChange w:id="1897" w:author="Kumar Baral" w:date="2023-02-07T17:07:00Z">
            <w:rPr>
              <w:b/>
              <w:bCs/>
              <w:color w:val="C45911" w:themeColor="accent2" w:themeShade="BF"/>
              <w:u w:val="single"/>
            </w:rPr>
          </w:rPrChange>
        </w:rPr>
        <w:t>ved at both Baglung and Jomsom s</w:t>
      </w:r>
      <w:r w:rsidRPr="009F0EDA">
        <w:rPr>
          <w:b/>
          <w:bCs/>
          <w:color w:val="auto"/>
          <w:u w:val="single"/>
          <w:rPrChange w:id="1898" w:author="Kumar Baral" w:date="2023-02-07T17:07:00Z">
            <w:rPr>
              <w:b/>
              <w:bCs/>
              <w:color w:val="C45911" w:themeColor="accent2" w:themeShade="BF"/>
              <w:u w:val="single"/>
            </w:rPr>
          </w:rPrChange>
        </w:rPr>
        <w:t>tation</w:t>
      </w:r>
    </w:p>
    <w:p w14:paraId="6384D6A7" w14:textId="77777777" w:rsidR="00732B79" w:rsidRDefault="0017699D" w:rsidP="0017699D">
      <w:pPr>
        <w:pStyle w:val="BodyText"/>
      </w:pPr>
      <w:r>
        <w:t>For simulating PMF, the highest point PMP value calculated using Hershfield’s method (as given in Chapter 1) of given the stations was selected and added in the meteorological model.</w:t>
      </w:r>
      <w:r w:rsidR="009A1BC7">
        <w:t xml:space="preserve"> The selected 24- hr PMP value </w:t>
      </w:r>
      <w:r w:rsidR="00732B79">
        <w:t>for station Baglung (605) is 467.9</w:t>
      </w:r>
      <w:r w:rsidR="009A1BC7">
        <w:t xml:space="preserve"> mm</w:t>
      </w:r>
      <w:r w:rsidR="00732B79">
        <w:t xml:space="preserve"> and for station Jomsom (601) is 448.1 mm</w:t>
      </w:r>
      <w:r w:rsidR="009A1BC7">
        <w:t>.</w:t>
      </w:r>
      <w:r>
        <w:t xml:space="preserve"> </w:t>
      </w:r>
      <w:r w:rsidR="00BB340F">
        <w:t>Both the station was assumed to generate maximum precipitation during the time of the model run.</w:t>
      </w:r>
    </w:p>
    <w:p w14:paraId="7A2BB7FB" w14:textId="0995462E" w:rsidR="0017699D" w:rsidRDefault="0017699D" w:rsidP="0017699D">
      <w:pPr>
        <w:pStyle w:val="BodyText"/>
      </w:pPr>
      <w:r>
        <w:t>The point r</w:t>
      </w:r>
      <w:r w:rsidR="00732B79">
        <w:t xml:space="preserve">ainfall value </w:t>
      </w:r>
      <w:r w:rsidR="00BB340F">
        <w:t xml:space="preserve">for both the stations </w:t>
      </w:r>
      <w:r w:rsidR="00732B79">
        <w:t>was distributed usi</w:t>
      </w:r>
      <w:r w:rsidR="00BB340F">
        <w:t xml:space="preserve">ng temporal distribution pattern </w:t>
      </w:r>
      <w:r w:rsidR="00732B79">
        <w:t xml:space="preserve">adopted in </w:t>
      </w:r>
      <w:r w:rsidR="00732B79">
        <w:fldChar w:fldCharType="begin"/>
      </w:r>
      <w:r w:rsidR="00732B79">
        <w:instrText xml:space="preserve"> REF _Ref98748066 \h </w:instrText>
      </w:r>
      <w:r w:rsidR="00732B79">
        <w:fldChar w:fldCharType="separate"/>
      </w:r>
      <w:r w:rsidR="00CA7649">
        <w:t xml:space="preserve">Table </w:t>
      </w:r>
      <w:r w:rsidR="00CA7649">
        <w:rPr>
          <w:noProof/>
        </w:rPr>
        <w:t>1</w:t>
      </w:r>
      <w:r w:rsidR="00CA7649">
        <w:noBreakHyphen/>
      </w:r>
      <w:r w:rsidR="00CA7649">
        <w:rPr>
          <w:noProof/>
        </w:rPr>
        <w:t>3</w:t>
      </w:r>
      <w:r w:rsidR="00732B79">
        <w:fldChar w:fldCharType="end"/>
      </w:r>
      <w:r>
        <w:t>.</w:t>
      </w:r>
      <w:r w:rsidR="001922FD">
        <w:t xml:space="preserve"> The control specification has been set to run for two days </w:t>
      </w:r>
      <w:r w:rsidR="00BB340F">
        <w:t xml:space="preserve">with time interval of 3 hours </w:t>
      </w:r>
      <w:r w:rsidR="001922FD">
        <w:t xml:space="preserve">so that </w:t>
      </w:r>
      <w:r w:rsidR="00384F12">
        <w:t xml:space="preserve">the </w:t>
      </w:r>
      <w:r w:rsidR="003C17EB">
        <w:t xml:space="preserve">PMF </w:t>
      </w:r>
      <w:r w:rsidR="001922FD">
        <w:t xml:space="preserve">flow hydrograph </w:t>
      </w:r>
      <w:r w:rsidR="00BB340F">
        <w:t xml:space="preserve">components that includes rising limb and recession </w:t>
      </w:r>
      <w:r w:rsidR="001922FD">
        <w:t>can be visuali</w:t>
      </w:r>
      <w:r w:rsidR="00384F12">
        <w:t>z</w:t>
      </w:r>
      <w:r w:rsidR="001922FD">
        <w:t>ed.</w:t>
      </w:r>
      <w:r w:rsidR="002A0C56">
        <w:t xml:space="preserve"> </w:t>
      </w:r>
      <w:r w:rsidR="009A1BC7">
        <w:t xml:space="preserve">The peak outflow observed at the outlet of the basin is </w:t>
      </w:r>
      <w:r w:rsidR="00BB340F">
        <w:t>33</w:t>
      </w:r>
      <w:r w:rsidR="00673864">
        <w:t>,</w:t>
      </w:r>
      <w:r w:rsidR="00BB340F">
        <w:t>894.0</w:t>
      </w:r>
      <w:r w:rsidR="009A1BC7">
        <w:t xml:space="preserve"> m</w:t>
      </w:r>
      <w:r w:rsidR="009A1BC7" w:rsidRPr="009A1BC7">
        <w:rPr>
          <w:vertAlign w:val="superscript"/>
        </w:rPr>
        <w:t>3</w:t>
      </w:r>
      <w:r w:rsidR="009A1BC7">
        <w:t>/s.</w:t>
      </w:r>
    </w:p>
    <w:p w14:paraId="7A3E06ED" w14:textId="77777777" w:rsidR="001922FD" w:rsidRDefault="0016702C" w:rsidP="001922FD">
      <w:pPr>
        <w:pStyle w:val="BodyText"/>
        <w:keepNext/>
      </w:pPr>
      <w:r>
        <w:rPr>
          <w:noProof/>
          <w:lang w:val="en-US" w:bidi="ne-NP"/>
        </w:rPr>
        <w:lastRenderedPageBreak/>
        <w:drawing>
          <wp:inline distT="0" distB="0" distL="0" distR="0" wp14:anchorId="4190ACD4" wp14:editId="447FD827">
            <wp:extent cx="5603875" cy="4706374"/>
            <wp:effectExtent l="19050" t="19050" r="1587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594" r="2222" b="-1"/>
                    <a:stretch/>
                  </pic:blipFill>
                  <pic:spPr bwMode="auto">
                    <a:xfrm>
                      <a:off x="0" y="0"/>
                      <a:ext cx="5604163" cy="47066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9C9DEC" w14:textId="1303642B" w:rsidR="0017699D" w:rsidRDefault="001922FD" w:rsidP="001922FD">
      <w:pPr>
        <w:pStyle w:val="Caption"/>
        <w:jc w:val="both"/>
      </w:pPr>
      <w:bookmarkStart w:id="1899" w:name="_Toc98928461"/>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15</w:t>
      </w:r>
      <w:r w:rsidR="005B244E">
        <w:fldChar w:fldCharType="end"/>
      </w:r>
      <w:r>
        <w:rPr>
          <w:lang w:val="en-US"/>
        </w:rPr>
        <w:t xml:space="preserve"> Flow hydrograph for PMF</w:t>
      </w:r>
      <w:r w:rsidR="009A4690">
        <w:rPr>
          <w:lang w:val="en-US"/>
        </w:rPr>
        <w:t xml:space="preserve"> estimation with max precipitation recorded in both station Baglung and Jomsom</w:t>
      </w:r>
      <w:bookmarkEnd w:id="1899"/>
    </w:p>
    <w:p w14:paraId="6B6328E5" w14:textId="77777777" w:rsidR="001922FD" w:rsidRDefault="0016702C" w:rsidP="001922FD">
      <w:pPr>
        <w:pStyle w:val="BodyText"/>
        <w:keepNext/>
      </w:pPr>
      <w:r>
        <w:rPr>
          <w:noProof/>
          <w:lang w:val="en-US" w:bidi="ne-NP"/>
        </w:rPr>
        <w:drawing>
          <wp:inline distT="0" distB="0" distL="0" distR="0" wp14:anchorId="2C753A1C" wp14:editId="34FAF1D5">
            <wp:extent cx="5731510" cy="2180590"/>
            <wp:effectExtent l="19050" t="19050" r="215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80590"/>
                    </a:xfrm>
                    <a:prstGeom prst="rect">
                      <a:avLst/>
                    </a:prstGeom>
                    <a:ln>
                      <a:solidFill>
                        <a:schemeClr val="tx1"/>
                      </a:solidFill>
                    </a:ln>
                  </pic:spPr>
                </pic:pic>
              </a:graphicData>
            </a:graphic>
          </wp:inline>
        </w:drawing>
      </w:r>
    </w:p>
    <w:p w14:paraId="20281B3C" w14:textId="3CF31524" w:rsidR="005B244E" w:rsidRDefault="001922FD" w:rsidP="005B244E">
      <w:pPr>
        <w:pStyle w:val="Caption"/>
        <w:jc w:val="both"/>
      </w:pPr>
      <w:bookmarkStart w:id="1900" w:name="_Toc98928462"/>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16</w:t>
      </w:r>
      <w:r w:rsidR="005B244E">
        <w:fldChar w:fldCharType="end"/>
      </w:r>
      <w:r>
        <w:t xml:space="preserve"> Summary table for the PMF estimation</w:t>
      </w:r>
      <w:r w:rsidR="005B244E" w:rsidRPr="005B244E">
        <w:rPr>
          <w:lang w:val="en-US"/>
        </w:rPr>
        <w:t xml:space="preserve"> </w:t>
      </w:r>
      <w:r w:rsidR="005B244E">
        <w:rPr>
          <w:lang w:val="en-US"/>
        </w:rPr>
        <w:t>with max precipitation recorded in both station Baglung and Jomsom</w:t>
      </w:r>
      <w:bookmarkEnd w:id="1900"/>
    </w:p>
    <w:p w14:paraId="5624C1F1" w14:textId="65ABB983" w:rsidR="0017699D" w:rsidRDefault="0017699D" w:rsidP="001922FD">
      <w:pPr>
        <w:pStyle w:val="Caption"/>
        <w:jc w:val="both"/>
      </w:pPr>
    </w:p>
    <w:p w14:paraId="5B3111FE" w14:textId="7A64F0ED" w:rsidR="0016702C" w:rsidRPr="009F0EDA" w:rsidRDefault="0016702C" w:rsidP="0016702C">
      <w:pPr>
        <w:pStyle w:val="BodyText"/>
        <w:rPr>
          <w:b/>
          <w:bCs/>
          <w:color w:val="auto"/>
          <w:u w:val="single"/>
          <w:rPrChange w:id="1901" w:author="Kumar Baral" w:date="2023-02-07T17:08:00Z">
            <w:rPr>
              <w:b/>
              <w:bCs/>
              <w:color w:val="C45911" w:themeColor="accent2" w:themeShade="BF"/>
              <w:u w:val="single"/>
            </w:rPr>
          </w:rPrChange>
        </w:rPr>
      </w:pPr>
      <w:r w:rsidRPr="009F0EDA">
        <w:rPr>
          <w:b/>
          <w:bCs/>
          <w:color w:val="auto"/>
          <w:u w:val="single"/>
          <w:rPrChange w:id="1902" w:author="Kumar Baral" w:date="2023-02-07T17:08:00Z">
            <w:rPr>
              <w:b/>
              <w:bCs/>
              <w:color w:val="C45911" w:themeColor="accent2" w:themeShade="BF"/>
              <w:u w:val="single"/>
            </w:rPr>
          </w:rPrChange>
        </w:rPr>
        <w:t xml:space="preserve">Case 1: PMP observed at only Baglung </w:t>
      </w:r>
      <w:r w:rsidR="0078394B" w:rsidRPr="009F0EDA">
        <w:rPr>
          <w:b/>
          <w:bCs/>
          <w:color w:val="auto"/>
          <w:u w:val="single"/>
          <w:rPrChange w:id="1903" w:author="Kumar Baral" w:date="2023-02-07T17:08:00Z">
            <w:rPr>
              <w:b/>
              <w:bCs/>
              <w:color w:val="C45911" w:themeColor="accent2" w:themeShade="BF"/>
              <w:u w:val="single"/>
            </w:rPr>
          </w:rPrChange>
        </w:rPr>
        <w:t>station</w:t>
      </w:r>
    </w:p>
    <w:p w14:paraId="0B6AE76C" w14:textId="2C600DF6" w:rsidR="0016702C" w:rsidRDefault="008F342C" w:rsidP="0016702C">
      <w:pPr>
        <w:pStyle w:val="BodyText"/>
      </w:pPr>
      <w:r w:rsidRPr="008F342C">
        <w:lastRenderedPageBreak/>
        <w:t xml:space="preserve">In this case, it is assumed that the PMP is received only at station Baglung but Jomsom receives </w:t>
      </w:r>
      <w:r>
        <w:t xml:space="preserve">annual </w:t>
      </w:r>
      <w:r w:rsidR="0078394B">
        <w:t xml:space="preserve">average </w:t>
      </w:r>
      <w:r>
        <w:t>rainfall only</w:t>
      </w:r>
      <w:r w:rsidR="009A4690">
        <w:t xml:space="preserve"> which is </w:t>
      </w:r>
      <w:r w:rsidR="0078394B">
        <w:t>260.13</w:t>
      </w:r>
      <w:r w:rsidR="009A4690">
        <w:t xml:space="preserve"> mm for period </w:t>
      </w:r>
      <w:r w:rsidR="0078394B">
        <w:t>from</w:t>
      </w:r>
      <w:r w:rsidR="009A4690">
        <w:t xml:space="preserve"> 1957-2011</w:t>
      </w:r>
      <w:r>
        <w:t xml:space="preserve">. The temporal distribution for the annual average point precipitation recorded in Jomsom station is calculated using the same method as in </w:t>
      </w:r>
      <w:r>
        <w:fldChar w:fldCharType="begin"/>
      </w:r>
      <w:r>
        <w:instrText xml:space="preserve"> REF _Ref98748066 \h </w:instrText>
      </w:r>
      <w:r>
        <w:fldChar w:fldCharType="separate"/>
      </w:r>
      <w:r w:rsidR="00CA7649">
        <w:t xml:space="preserve">Table </w:t>
      </w:r>
      <w:r w:rsidR="00CA7649">
        <w:rPr>
          <w:noProof/>
        </w:rPr>
        <w:t>1</w:t>
      </w:r>
      <w:r w:rsidR="00CA7649">
        <w:noBreakHyphen/>
      </w:r>
      <w:r w:rsidR="00CA7649">
        <w:rPr>
          <w:noProof/>
        </w:rPr>
        <w:t>3</w:t>
      </w:r>
      <w:r>
        <w:fldChar w:fldCharType="end"/>
      </w:r>
      <w:r>
        <w:t>. Other model parameters and control specification is kept same as before.</w:t>
      </w:r>
    </w:p>
    <w:p w14:paraId="2A5A4256" w14:textId="774BE0DF" w:rsidR="009A4690" w:rsidRDefault="009A4690" w:rsidP="009A4690">
      <w:pPr>
        <w:pStyle w:val="BodyText"/>
      </w:pPr>
      <w:r>
        <w:t xml:space="preserve">The peak outflow observed at the outlet of the basin is </w:t>
      </w:r>
      <w:r w:rsidR="0078394B">
        <w:t>24,096.9</w:t>
      </w:r>
      <w:r>
        <w:t xml:space="preserve"> m</w:t>
      </w:r>
      <w:r w:rsidRPr="009A1BC7">
        <w:rPr>
          <w:vertAlign w:val="superscript"/>
        </w:rPr>
        <w:t>3</w:t>
      </w:r>
      <w:r>
        <w:t>/s.</w:t>
      </w:r>
    </w:p>
    <w:p w14:paraId="4359980D" w14:textId="4F7C4346" w:rsidR="009A4690" w:rsidRDefault="0078394B" w:rsidP="009A4690">
      <w:pPr>
        <w:pStyle w:val="BodyText"/>
        <w:keepNext/>
      </w:pPr>
      <w:r>
        <w:rPr>
          <w:noProof/>
          <w:lang w:val="en-US" w:bidi="ne-NP"/>
        </w:rPr>
        <w:drawing>
          <wp:inline distT="0" distB="0" distL="0" distR="0" wp14:anchorId="6D2DA786" wp14:editId="3675DC16">
            <wp:extent cx="5731510" cy="4798695"/>
            <wp:effectExtent l="19050" t="19050" r="2159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98695"/>
                    </a:xfrm>
                    <a:prstGeom prst="rect">
                      <a:avLst/>
                    </a:prstGeom>
                    <a:ln>
                      <a:solidFill>
                        <a:schemeClr val="tx1"/>
                      </a:solidFill>
                    </a:ln>
                  </pic:spPr>
                </pic:pic>
              </a:graphicData>
            </a:graphic>
          </wp:inline>
        </w:drawing>
      </w:r>
    </w:p>
    <w:p w14:paraId="253E411F" w14:textId="6F939172" w:rsidR="009A4690" w:rsidRDefault="009A4690" w:rsidP="009A4690">
      <w:pPr>
        <w:pStyle w:val="Caption"/>
        <w:jc w:val="both"/>
      </w:pPr>
      <w:bookmarkStart w:id="1904" w:name="_Toc98928463"/>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17</w:t>
      </w:r>
      <w:r w:rsidR="005B244E">
        <w:fldChar w:fldCharType="end"/>
      </w:r>
      <w:r>
        <w:t xml:space="preserve"> Flow Hydrograph for PMF </w:t>
      </w:r>
      <w:r>
        <w:rPr>
          <w:lang w:val="en-US"/>
        </w:rPr>
        <w:t>estimation with max precipitation recorded only in station Baglung</w:t>
      </w:r>
      <w:bookmarkEnd w:id="1904"/>
    </w:p>
    <w:p w14:paraId="0BBD43C9" w14:textId="1871C189" w:rsidR="009A4690" w:rsidRDefault="0078394B" w:rsidP="009A4690">
      <w:pPr>
        <w:pStyle w:val="BodyText"/>
        <w:keepNext/>
      </w:pPr>
      <w:r>
        <w:rPr>
          <w:noProof/>
          <w:lang w:val="en-US" w:bidi="ne-NP"/>
        </w:rPr>
        <w:lastRenderedPageBreak/>
        <w:drawing>
          <wp:inline distT="0" distB="0" distL="0" distR="0" wp14:anchorId="5F1A55EC" wp14:editId="2018F8B6">
            <wp:extent cx="5683752" cy="2159000"/>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21" t="3120" r="1441"/>
                    <a:stretch/>
                  </pic:blipFill>
                  <pic:spPr bwMode="auto">
                    <a:xfrm>
                      <a:off x="0" y="0"/>
                      <a:ext cx="5693638" cy="21627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D5515E" w14:textId="60274791" w:rsidR="009A4690" w:rsidRDefault="009A4690" w:rsidP="009A4690">
      <w:pPr>
        <w:pStyle w:val="Caption"/>
        <w:jc w:val="both"/>
      </w:pPr>
      <w:bookmarkStart w:id="1905" w:name="_Toc98928464"/>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18</w:t>
      </w:r>
      <w:r w:rsidR="005B244E">
        <w:fldChar w:fldCharType="end"/>
      </w:r>
      <w:r>
        <w:rPr>
          <w:lang w:val="en-US"/>
        </w:rPr>
        <w:t xml:space="preserve"> Summary Table for PMF estimation with max precipitation recorded only in station Baglung</w:t>
      </w:r>
      <w:bookmarkEnd w:id="1905"/>
    </w:p>
    <w:p w14:paraId="0AF2BB11" w14:textId="77777777" w:rsidR="001922FD" w:rsidRPr="001922FD" w:rsidRDefault="001922FD" w:rsidP="002A0C56">
      <w:pPr>
        <w:pStyle w:val="Heading2"/>
      </w:pPr>
      <w:bookmarkStart w:id="1906" w:name="_Toc98928421"/>
      <w:r>
        <w:t>Discussion</w:t>
      </w:r>
      <w:bookmarkEnd w:id="1906"/>
    </w:p>
    <w:p w14:paraId="6CBAC775" w14:textId="11947EEB" w:rsidR="005B244E" w:rsidRDefault="00190857" w:rsidP="005B244E">
      <w:pPr>
        <w:pStyle w:val="BodyText"/>
      </w:pPr>
      <w:r>
        <w:t>The peak discharge and apex time are obtained after computing the unit hydrograph</w:t>
      </w:r>
      <w:r w:rsidR="003C17EB">
        <w:t xml:space="preserve"> for given maximum precipitation</w:t>
      </w:r>
      <w:r>
        <w:t xml:space="preserve">. Having peak discharge computed, it is possible to evaluate and draw the flood's hydrograph resulting from the </w:t>
      </w:r>
      <w:r w:rsidR="003C17EB">
        <w:t xml:space="preserve">probable maximum </w:t>
      </w:r>
      <w:r>
        <w:t>precipitation.</w:t>
      </w:r>
    </w:p>
    <w:p w14:paraId="17D408F8" w14:textId="4C35615E" w:rsidR="00940380" w:rsidRDefault="00384F12" w:rsidP="005B244E">
      <w:pPr>
        <w:pStyle w:val="BodyText"/>
      </w:pPr>
      <w:r>
        <w:t>Regarding</w:t>
      </w:r>
      <w:r w:rsidR="003C17EB">
        <w:t xml:space="preserve"> the investigation, t</w:t>
      </w:r>
      <w:r w:rsidR="009A1BC7">
        <w:t>he above</w:t>
      </w:r>
      <w:r>
        <w:t>-</w:t>
      </w:r>
      <w:r w:rsidR="009A1BC7">
        <w:t>calculated PMF</w:t>
      </w:r>
      <w:r w:rsidR="003C17EB">
        <w:t xml:space="preserve"> </w:t>
      </w:r>
      <w:r w:rsidR="00940380">
        <w:t xml:space="preserve">value </w:t>
      </w:r>
      <w:r w:rsidR="003C17EB">
        <w:t>on outlet</w:t>
      </w:r>
      <w:r w:rsidR="005B244E">
        <w:t xml:space="preserve"> </w:t>
      </w:r>
      <w:r w:rsidR="0078394B">
        <w:t>in Case I with</w:t>
      </w:r>
      <w:r w:rsidR="00940380">
        <w:t xml:space="preserve"> maximum probable precipitation received in both Baglung and Jomsom station</w:t>
      </w:r>
      <w:r w:rsidR="0078394B">
        <w:t xml:space="preserve"> </w:t>
      </w:r>
      <w:r w:rsidR="005B244E">
        <w:t xml:space="preserve">seems overestimated </w:t>
      </w:r>
      <w:r w:rsidR="00940380">
        <w:t>if compared with the PMF estimates in the same region. Successful estimation of PMF is made in Kaligandaki A Hydropower Project which is 12,126 m</w:t>
      </w:r>
      <w:r w:rsidR="00940380" w:rsidRPr="008C2C91">
        <w:rPr>
          <w:vertAlign w:val="superscript"/>
        </w:rPr>
        <w:t>3</w:t>
      </w:r>
      <w:r w:rsidR="00940380">
        <w:t>/s.</w:t>
      </w:r>
    </w:p>
    <w:p w14:paraId="70153CE8" w14:textId="0E05A033" w:rsidR="00A45C23" w:rsidRDefault="005B244E" w:rsidP="005B244E">
      <w:pPr>
        <w:pStyle w:val="BodyText"/>
        <w:rPr>
          <w:szCs w:val="22"/>
        </w:rPr>
      </w:pPr>
      <w:r>
        <w:rPr>
          <w:szCs w:val="22"/>
        </w:rPr>
        <w:t>A number of investigators have obtained information on the largest recorded floods in history from tens of thousands of stream flow gauging stations around the world. They have then fitted envelop curves to the maximum recorded flows. Since there are so many stations in the historical record it is considered that the envelope curves are likely to approach the PMF values. Any PMF estimate that sits well above or well below these curves can be considered with suspicion.</w:t>
      </w:r>
      <w:r w:rsidRPr="005B244E">
        <w:rPr>
          <w:szCs w:val="22"/>
        </w:rPr>
        <w:t xml:space="preserve"> </w:t>
      </w:r>
      <w:r>
        <w:rPr>
          <w:szCs w:val="22"/>
        </w:rPr>
        <w:t xml:space="preserve">These envelope curves </w:t>
      </w:r>
      <w:r w:rsidR="00940380">
        <w:rPr>
          <w:szCs w:val="22"/>
        </w:rPr>
        <w:t xml:space="preserve">is </w:t>
      </w:r>
      <w:r>
        <w:rPr>
          <w:szCs w:val="22"/>
        </w:rPr>
        <w:t xml:space="preserve">provided in </w:t>
      </w:r>
      <w:r>
        <w:rPr>
          <w:szCs w:val="22"/>
        </w:rPr>
        <w:fldChar w:fldCharType="begin"/>
      </w:r>
      <w:r>
        <w:rPr>
          <w:szCs w:val="22"/>
        </w:rPr>
        <w:instrText xml:space="preserve"> REF _Ref98753244 \h </w:instrText>
      </w:r>
      <w:r>
        <w:rPr>
          <w:szCs w:val="22"/>
        </w:rPr>
      </w:r>
      <w:r>
        <w:rPr>
          <w:szCs w:val="22"/>
        </w:rPr>
        <w:fldChar w:fldCharType="separate"/>
      </w:r>
      <w:r w:rsidR="00CA7649">
        <w:t xml:space="preserve">Figure </w:t>
      </w:r>
      <w:r w:rsidR="00CA7649">
        <w:rPr>
          <w:noProof/>
        </w:rPr>
        <w:t>2</w:t>
      </w:r>
      <w:r w:rsidR="00CA7649">
        <w:noBreakHyphen/>
      </w:r>
      <w:r w:rsidR="00CA7649">
        <w:rPr>
          <w:noProof/>
        </w:rPr>
        <w:t>19</w:t>
      </w:r>
      <w:r>
        <w:rPr>
          <w:szCs w:val="22"/>
        </w:rPr>
        <w:fldChar w:fldCharType="end"/>
      </w:r>
      <w:r>
        <w:rPr>
          <w:szCs w:val="22"/>
        </w:rPr>
        <w:t>.</w:t>
      </w:r>
    </w:p>
    <w:p w14:paraId="56EAC05F" w14:textId="77777777" w:rsidR="00A45C23" w:rsidRDefault="00A45C23" w:rsidP="00A45C23">
      <w:pPr>
        <w:pStyle w:val="BodyText"/>
        <w:keepNext/>
        <w:jc w:val="center"/>
      </w:pPr>
      <w:r>
        <w:rPr>
          <w:noProof/>
          <w:lang w:val="en-US" w:bidi="ne-NP"/>
        </w:rPr>
        <w:lastRenderedPageBreak/>
        <w:drawing>
          <wp:inline distT="0" distB="0" distL="0" distR="0" wp14:anchorId="481AC2CC" wp14:editId="3C661E70">
            <wp:extent cx="5513377" cy="3241964"/>
            <wp:effectExtent l="19050" t="19050" r="1143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70" t="3382" r="3021" b="3949"/>
                    <a:stretch/>
                  </pic:blipFill>
                  <pic:spPr bwMode="auto">
                    <a:xfrm>
                      <a:off x="0" y="0"/>
                      <a:ext cx="5557565" cy="3267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E2DBE6" w14:textId="63FD0335" w:rsidR="00A45C23" w:rsidRDefault="00A45C23" w:rsidP="00A45C23">
      <w:pPr>
        <w:pStyle w:val="Caption"/>
        <w:jc w:val="both"/>
      </w:pPr>
      <w:bookmarkStart w:id="1907" w:name="_Ref98753244"/>
      <w:bookmarkStart w:id="1908" w:name="_Toc98928465"/>
      <w:r>
        <w:t xml:space="preserve">Figure </w:t>
      </w:r>
      <w:r>
        <w:fldChar w:fldCharType="begin"/>
      </w:r>
      <w:r>
        <w:instrText xml:space="preserve"> STYLEREF 1 \s </w:instrText>
      </w:r>
      <w:r>
        <w:fldChar w:fldCharType="separate"/>
      </w:r>
      <w:r w:rsidR="00CA7649">
        <w:rPr>
          <w:noProof/>
        </w:rPr>
        <w:t>2</w:t>
      </w:r>
      <w:r>
        <w:fldChar w:fldCharType="end"/>
      </w:r>
      <w:r>
        <w:noBreakHyphen/>
      </w:r>
      <w:r>
        <w:fldChar w:fldCharType="begin"/>
      </w:r>
      <w:r>
        <w:instrText xml:space="preserve"> SEQ Figure \* ARABIC \s 1 </w:instrText>
      </w:r>
      <w:r>
        <w:fldChar w:fldCharType="separate"/>
      </w:r>
      <w:r w:rsidR="00CA7649">
        <w:rPr>
          <w:noProof/>
        </w:rPr>
        <w:t>19</w:t>
      </w:r>
      <w:r>
        <w:fldChar w:fldCharType="end"/>
      </w:r>
      <w:bookmarkEnd w:id="1907"/>
      <w:r>
        <w:t xml:space="preserve"> World’s Largest Floods Envelope Curves</w:t>
      </w:r>
      <w:bookmarkEnd w:id="1908"/>
    </w:p>
    <w:p w14:paraId="5E1997B9" w14:textId="2C28F7B0" w:rsidR="005B244E" w:rsidRDefault="005B244E" w:rsidP="005B244E">
      <w:pPr>
        <w:pStyle w:val="BodyText"/>
      </w:pPr>
      <w:r>
        <w:rPr>
          <w:szCs w:val="22"/>
        </w:rPr>
        <w:t>It can</w:t>
      </w:r>
      <w:r w:rsidR="0009220A">
        <w:rPr>
          <w:szCs w:val="22"/>
        </w:rPr>
        <w:t xml:space="preserve"> be seen that the estimate of </w:t>
      </w:r>
      <w:r w:rsidR="0009220A">
        <w:t>33,894.</w:t>
      </w:r>
      <w:r w:rsidR="0009220A" w:rsidRPr="0009220A">
        <w:t xml:space="preserve">0 </w:t>
      </w:r>
      <w:r w:rsidRPr="0009220A">
        <w:rPr>
          <w:szCs w:val="22"/>
        </w:rPr>
        <w:t>m</w:t>
      </w:r>
      <w:r w:rsidRPr="0009220A">
        <w:rPr>
          <w:szCs w:val="22"/>
          <w:vertAlign w:val="superscript"/>
        </w:rPr>
        <w:t>3</w:t>
      </w:r>
      <w:r w:rsidRPr="0009220A">
        <w:rPr>
          <w:szCs w:val="22"/>
        </w:rPr>
        <w:t>/s for</w:t>
      </w:r>
      <w:r>
        <w:rPr>
          <w:szCs w:val="22"/>
        </w:rPr>
        <w:t xml:space="preserve"> the PMF at Kaligandaki 5 Dam sits on the envelope curve when plotted against a catchment area of 6,828 km</w:t>
      </w:r>
      <w:r w:rsidRPr="005B244E">
        <w:rPr>
          <w:szCs w:val="22"/>
          <w:vertAlign w:val="superscript"/>
        </w:rPr>
        <w:t>2</w:t>
      </w:r>
      <w:r>
        <w:rPr>
          <w:szCs w:val="22"/>
        </w:rPr>
        <w:t xml:space="preserve"> which is plausible but not reasonable as suggestion from the adopted </w:t>
      </w:r>
      <w:r>
        <w:t>PMF value used in Kaligandaki-A Hydropower Project and from generalised formula derived from regional PMF estimate.</w:t>
      </w:r>
    </w:p>
    <w:p w14:paraId="6853A6A7" w14:textId="4903983D" w:rsidR="005B244E" w:rsidRDefault="005B244E" w:rsidP="005B244E">
      <w:pPr>
        <w:pStyle w:val="BodyText"/>
      </w:pPr>
      <w:r>
        <w:t xml:space="preserve">Also, the HEC-HMS model result from allowing </w:t>
      </w:r>
      <w:r w:rsidR="001A23A3">
        <w:t xml:space="preserve">only </w:t>
      </w:r>
      <w:r>
        <w:t xml:space="preserve">the station Baglung to </w:t>
      </w:r>
      <w:r w:rsidR="00A45C23">
        <w:t>receive</w:t>
      </w:r>
      <w:r>
        <w:t xml:space="preserve"> PMP but Jomsom to receive annual average rainfall</w:t>
      </w:r>
      <w:r w:rsidR="001A23A3">
        <w:t xml:space="preserve"> value</w:t>
      </w:r>
      <w:r>
        <w:t xml:space="preserve"> suggest that the PMF received in the outlet of the basin is</w:t>
      </w:r>
      <w:r w:rsidR="00A45C23">
        <w:t xml:space="preserve"> </w:t>
      </w:r>
      <w:r w:rsidR="001A23A3">
        <w:t>24,096.9</w:t>
      </w:r>
      <w:r>
        <w:t xml:space="preserve"> m</w:t>
      </w:r>
      <w:r w:rsidRPr="009A1BC7">
        <w:rPr>
          <w:vertAlign w:val="superscript"/>
        </w:rPr>
        <w:t>3</w:t>
      </w:r>
      <w:r w:rsidR="00A45C23">
        <w:t xml:space="preserve">/s which is </w:t>
      </w:r>
      <w:r w:rsidR="001A23A3">
        <w:t>still on the higher side.</w:t>
      </w:r>
    </w:p>
    <w:p w14:paraId="35E69F87" w14:textId="3C461802" w:rsidR="001A5735" w:rsidRDefault="001A5735" w:rsidP="005B244E">
      <w:pPr>
        <w:pStyle w:val="BodyText"/>
      </w:pPr>
      <w:r w:rsidRPr="0009220A">
        <w:t xml:space="preserve">Thus, it is suggested that the PMF value for the hydraulic design be rationally selected </w:t>
      </w:r>
      <w:r w:rsidR="00EF1702">
        <w:t xml:space="preserve">as </w:t>
      </w:r>
      <w:r w:rsidR="00EF1702" w:rsidRPr="00A45C23">
        <w:rPr>
          <w:szCs w:val="22"/>
        </w:rPr>
        <w:t xml:space="preserve">11,100 </w:t>
      </w:r>
      <w:r w:rsidR="00EF1702">
        <w:t>m</w:t>
      </w:r>
      <w:r w:rsidR="00EF1702" w:rsidRPr="009A1BC7">
        <w:rPr>
          <w:vertAlign w:val="superscript"/>
        </w:rPr>
        <w:t>3</w:t>
      </w:r>
      <w:r w:rsidR="00EF1702">
        <w:t>/s</w:t>
      </w:r>
      <w:r w:rsidR="001A23A3" w:rsidRPr="0009220A">
        <w:t xml:space="preserve"> based on the regional estimate </w:t>
      </w:r>
      <w:r w:rsidR="00EF1702">
        <w:t xml:space="preserve">using historical records </w:t>
      </w:r>
      <w:r w:rsidR="001A23A3" w:rsidRPr="0009220A">
        <w:t>and adopted value at KG-A</w:t>
      </w:r>
      <w:r w:rsidR="00EF1702">
        <w:t xml:space="preserve"> Hydropower Project</w:t>
      </w:r>
      <w:r w:rsidR="001A23A3" w:rsidRPr="0009220A">
        <w:t>.</w:t>
      </w:r>
      <w:r w:rsidR="001A23A3">
        <w:t xml:space="preserve"> </w:t>
      </w:r>
    </w:p>
    <w:p w14:paraId="1CFF4488" w14:textId="4595AD84" w:rsidR="00607132" w:rsidRDefault="003C17EB" w:rsidP="0046125E">
      <w:pPr>
        <w:pStyle w:val="BodyText"/>
      </w:pPr>
      <w:r>
        <w:t>It is expected that the</w:t>
      </w:r>
      <w:r w:rsidR="00607132" w:rsidRPr="009A1BC7">
        <w:t xml:space="preserve"> coarseness </w:t>
      </w:r>
      <w:r>
        <w:t>of data available for rainfall-d</w:t>
      </w:r>
      <w:r w:rsidR="001A5735">
        <w:t>ischarge is the limitation of the model</w:t>
      </w:r>
      <w:r w:rsidR="00607132" w:rsidRPr="009A1BC7">
        <w:t xml:space="preserve">. </w:t>
      </w:r>
    </w:p>
    <w:p w14:paraId="07F4E895" w14:textId="14059884" w:rsidR="0057341D" w:rsidRDefault="0057341D" w:rsidP="0057341D">
      <w:pPr>
        <w:pStyle w:val="Heading1"/>
      </w:pPr>
      <w:bookmarkStart w:id="1909" w:name="_Toc98928422"/>
      <w:r>
        <w:lastRenderedPageBreak/>
        <w:t>Annex</w:t>
      </w:r>
      <w:bookmarkEnd w:id="1909"/>
    </w:p>
    <w:p w14:paraId="598B4111" w14:textId="77777777" w:rsidR="0057341D" w:rsidRDefault="0057341D" w:rsidP="0057341D">
      <w:pPr>
        <w:pStyle w:val="Heading2"/>
      </w:pPr>
      <w:bookmarkStart w:id="1910" w:name="_Toc98928423"/>
      <w:r>
        <w:t>Calibration Event Data</w:t>
      </w:r>
      <w:bookmarkEnd w:id="1910"/>
    </w:p>
    <w:p w14:paraId="4E4C1812" w14:textId="4896CB59" w:rsidR="0057341D" w:rsidRDefault="0057341D" w:rsidP="0057341D">
      <w:pPr>
        <w:pStyle w:val="Caption"/>
        <w:keepNext/>
      </w:pPr>
      <w:bookmarkStart w:id="1911" w:name="_Toc98928438"/>
      <w:r>
        <w:t xml:space="preserve">Table </w:t>
      </w:r>
      <w:r w:rsidR="008E7ED3">
        <w:fldChar w:fldCharType="begin"/>
      </w:r>
      <w:r w:rsidR="008E7ED3">
        <w:instrText xml:space="preserve"> STYLEREF 1 \s </w:instrText>
      </w:r>
      <w:r w:rsidR="008E7ED3">
        <w:fldChar w:fldCharType="separate"/>
      </w:r>
      <w:r w:rsidR="00CA7649">
        <w:rPr>
          <w:noProof/>
        </w:rPr>
        <w:t>3</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r>
        <w:t xml:space="preserve"> Selected data in the model for calibration event</w:t>
      </w:r>
      <w:bookmarkEnd w:id="1911"/>
    </w:p>
    <w:tbl>
      <w:tblPr>
        <w:tblW w:w="0" w:type="auto"/>
        <w:tblInd w:w="-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ayout w:type="fixed"/>
        <w:tblLook w:val="04A0" w:firstRow="1" w:lastRow="0" w:firstColumn="1" w:lastColumn="0" w:noHBand="0" w:noVBand="1"/>
      </w:tblPr>
      <w:tblGrid>
        <w:gridCol w:w="2430"/>
        <w:gridCol w:w="1890"/>
        <w:gridCol w:w="1800"/>
        <w:gridCol w:w="1260"/>
        <w:gridCol w:w="1641"/>
      </w:tblGrid>
      <w:tr w:rsidR="0057341D" w:rsidRPr="0057341D" w14:paraId="6E8D7F09" w14:textId="77777777" w:rsidTr="0057341D">
        <w:trPr>
          <w:trHeight w:val="420"/>
          <w:tblHeader/>
        </w:trPr>
        <w:tc>
          <w:tcPr>
            <w:tcW w:w="2430" w:type="dxa"/>
            <w:shd w:val="clear" w:color="auto" w:fill="C45911" w:themeFill="accent2" w:themeFillShade="BF"/>
            <w:noWrap/>
            <w:vAlign w:val="center"/>
            <w:hideMark/>
          </w:tcPr>
          <w:p w14:paraId="58443DC9"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Time</w:t>
            </w:r>
          </w:p>
        </w:tc>
        <w:tc>
          <w:tcPr>
            <w:tcW w:w="1890" w:type="dxa"/>
            <w:shd w:val="clear" w:color="auto" w:fill="C45911" w:themeFill="accent2" w:themeFillShade="BF"/>
            <w:noWrap/>
            <w:vAlign w:val="center"/>
            <w:hideMark/>
          </w:tcPr>
          <w:p w14:paraId="4D031A4A"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Baglung - Preicipitation (mm)</w:t>
            </w:r>
          </w:p>
        </w:tc>
        <w:tc>
          <w:tcPr>
            <w:tcW w:w="1800" w:type="dxa"/>
            <w:shd w:val="clear" w:color="auto" w:fill="C45911" w:themeFill="accent2" w:themeFillShade="BF"/>
            <w:noWrap/>
            <w:vAlign w:val="center"/>
            <w:hideMark/>
          </w:tcPr>
          <w:p w14:paraId="0B1473A9"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Jomsom - Precipitation (mm)</w:t>
            </w:r>
          </w:p>
        </w:tc>
        <w:tc>
          <w:tcPr>
            <w:tcW w:w="1260" w:type="dxa"/>
            <w:shd w:val="clear" w:color="auto" w:fill="C45911" w:themeFill="accent2" w:themeFillShade="BF"/>
            <w:noWrap/>
            <w:vAlign w:val="center"/>
            <w:hideMark/>
          </w:tcPr>
          <w:p w14:paraId="2AA5C7A7"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Stage at AWLR (m)</w:t>
            </w:r>
          </w:p>
        </w:tc>
        <w:tc>
          <w:tcPr>
            <w:tcW w:w="1641" w:type="dxa"/>
            <w:shd w:val="clear" w:color="auto" w:fill="C45911" w:themeFill="accent2" w:themeFillShade="BF"/>
            <w:noWrap/>
            <w:vAlign w:val="center"/>
            <w:hideMark/>
          </w:tcPr>
          <w:p w14:paraId="34E9206B"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Discharge at AWLR (cumecs)</w:t>
            </w:r>
          </w:p>
        </w:tc>
      </w:tr>
      <w:tr w:rsidR="0057341D" w:rsidRPr="0057341D" w14:paraId="5A0EBBD1" w14:textId="77777777" w:rsidTr="0057341D">
        <w:trPr>
          <w:trHeight w:val="288"/>
        </w:trPr>
        <w:tc>
          <w:tcPr>
            <w:tcW w:w="2430" w:type="dxa"/>
            <w:shd w:val="clear" w:color="auto" w:fill="auto"/>
            <w:noWrap/>
            <w:vAlign w:val="center"/>
            <w:hideMark/>
          </w:tcPr>
          <w:p w14:paraId="454F78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12:00 AM</w:t>
            </w:r>
          </w:p>
        </w:tc>
        <w:tc>
          <w:tcPr>
            <w:tcW w:w="1890" w:type="dxa"/>
            <w:shd w:val="clear" w:color="auto" w:fill="auto"/>
            <w:noWrap/>
            <w:vAlign w:val="center"/>
            <w:hideMark/>
          </w:tcPr>
          <w:p w14:paraId="14C047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2F787F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3CB070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3.85</w:t>
            </w:r>
          </w:p>
        </w:tc>
        <w:tc>
          <w:tcPr>
            <w:tcW w:w="1641" w:type="dxa"/>
            <w:shd w:val="clear" w:color="auto" w:fill="auto"/>
            <w:noWrap/>
            <w:vAlign w:val="center"/>
            <w:hideMark/>
          </w:tcPr>
          <w:p w14:paraId="57C921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1542.36</w:t>
            </w:r>
          </w:p>
        </w:tc>
      </w:tr>
      <w:tr w:rsidR="0057341D" w:rsidRPr="0057341D" w14:paraId="1000A4E1" w14:textId="77777777" w:rsidTr="0057341D">
        <w:trPr>
          <w:trHeight w:val="288"/>
        </w:trPr>
        <w:tc>
          <w:tcPr>
            <w:tcW w:w="2430" w:type="dxa"/>
            <w:shd w:val="clear" w:color="auto" w:fill="auto"/>
            <w:noWrap/>
            <w:vAlign w:val="center"/>
            <w:hideMark/>
          </w:tcPr>
          <w:p w14:paraId="02483A0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 AM</w:t>
            </w:r>
          </w:p>
        </w:tc>
        <w:tc>
          <w:tcPr>
            <w:tcW w:w="1890" w:type="dxa"/>
            <w:shd w:val="clear" w:color="auto" w:fill="auto"/>
            <w:noWrap/>
            <w:vAlign w:val="center"/>
            <w:hideMark/>
          </w:tcPr>
          <w:p w14:paraId="27E64C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922C1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5599CF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4.06</w:t>
            </w:r>
          </w:p>
        </w:tc>
        <w:tc>
          <w:tcPr>
            <w:tcW w:w="1641" w:type="dxa"/>
            <w:shd w:val="clear" w:color="auto" w:fill="auto"/>
            <w:noWrap/>
            <w:vAlign w:val="center"/>
            <w:hideMark/>
          </w:tcPr>
          <w:p w14:paraId="69E84DE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1683.79</w:t>
            </w:r>
          </w:p>
        </w:tc>
      </w:tr>
      <w:tr w:rsidR="0057341D" w:rsidRPr="0057341D" w14:paraId="5CD046FD" w14:textId="77777777" w:rsidTr="0057341D">
        <w:trPr>
          <w:trHeight w:val="288"/>
        </w:trPr>
        <w:tc>
          <w:tcPr>
            <w:tcW w:w="2430" w:type="dxa"/>
            <w:shd w:val="clear" w:color="auto" w:fill="auto"/>
            <w:noWrap/>
            <w:vAlign w:val="center"/>
            <w:hideMark/>
          </w:tcPr>
          <w:p w14:paraId="03C2140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2:00 AM</w:t>
            </w:r>
          </w:p>
        </w:tc>
        <w:tc>
          <w:tcPr>
            <w:tcW w:w="1890" w:type="dxa"/>
            <w:shd w:val="clear" w:color="auto" w:fill="auto"/>
            <w:noWrap/>
            <w:vAlign w:val="center"/>
            <w:hideMark/>
          </w:tcPr>
          <w:p w14:paraId="4787CEB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401187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B8E480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641" w:type="dxa"/>
            <w:shd w:val="clear" w:color="auto" w:fill="auto"/>
            <w:noWrap/>
            <w:vAlign w:val="center"/>
            <w:hideMark/>
          </w:tcPr>
          <w:p w14:paraId="1C6EAC2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1782.13</w:t>
            </w:r>
          </w:p>
        </w:tc>
      </w:tr>
      <w:tr w:rsidR="0057341D" w:rsidRPr="0057341D" w14:paraId="0270E9A9" w14:textId="77777777" w:rsidTr="0057341D">
        <w:trPr>
          <w:trHeight w:val="288"/>
        </w:trPr>
        <w:tc>
          <w:tcPr>
            <w:tcW w:w="2430" w:type="dxa"/>
            <w:shd w:val="clear" w:color="auto" w:fill="auto"/>
            <w:noWrap/>
            <w:vAlign w:val="center"/>
            <w:hideMark/>
          </w:tcPr>
          <w:p w14:paraId="3D402F6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3:00 AM</w:t>
            </w:r>
          </w:p>
        </w:tc>
        <w:tc>
          <w:tcPr>
            <w:tcW w:w="1890" w:type="dxa"/>
            <w:shd w:val="clear" w:color="auto" w:fill="auto"/>
            <w:noWrap/>
            <w:vAlign w:val="center"/>
            <w:hideMark/>
          </w:tcPr>
          <w:p w14:paraId="626848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55AF8A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A4E7E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4.19</w:t>
            </w:r>
          </w:p>
        </w:tc>
        <w:tc>
          <w:tcPr>
            <w:tcW w:w="1641" w:type="dxa"/>
            <w:shd w:val="clear" w:color="auto" w:fill="auto"/>
            <w:noWrap/>
            <w:vAlign w:val="center"/>
            <w:hideMark/>
          </w:tcPr>
          <w:p w14:paraId="404718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1773.02</w:t>
            </w:r>
          </w:p>
        </w:tc>
      </w:tr>
      <w:tr w:rsidR="0057341D" w:rsidRPr="0057341D" w14:paraId="6786D983" w14:textId="77777777" w:rsidTr="0057341D">
        <w:trPr>
          <w:trHeight w:val="288"/>
        </w:trPr>
        <w:tc>
          <w:tcPr>
            <w:tcW w:w="2430" w:type="dxa"/>
            <w:shd w:val="clear" w:color="auto" w:fill="auto"/>
            <w:noWrap/>
            <w:vAlign w:val="center"/>
            <w:hideMark/>
          </w:tcPr>
          <w:p w14:paraId="40C09F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4:00 AM</w:t>
            </w:r>
          </w:p>
        </w:tc>
        <w:tc>
          <w:tcPr>
            <w:tcW w:w="1890" w:type="dxa"/>
            <w:shd w:val="clear" w:color="auto" w:fill="auto"/>
            <w:noWrap/>
            <w:vAlign w:val="center"/>
            <w:hideMark/>
          </w:tcPr>
          <w:p w14:paraId="38A8918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35E451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31554F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4.09</w:t>
            </w:r>
          </w:p>
        </w:tc>
        <w:tc>
          <w:tcPr>
            <w:tcW w:w="1641" w:type="dxa"/>
            <w:shd w:val="clear" w:color="auto" w:fill="auto"/>
            <w:noWrap/>
            <w:vAlign w:val="center"/>
            <w:hideMark/>
          </w:tcPr>
          <w:p w14:paraId="346A27D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1706.01</w:t>
            </w:r>
          </w:p>
        </w:tc>
      </w:tr>
      <w:tr w:rsidR="0057341D" w:rsidRPr="0057341D" w14:paraId="2AB68EFE" w14:textId="77777777" w:rsidTr="0057341D">
        <w:trPr>
          <w:trHeight w:val="288"/>
        </w:trPr>
        <w:tc>
          <w:tcPr>
            <w:tcW w:w="2430" w:type="dxa"/>
            <w:shd w:val="clear" w:color="auto" w:fill="auto"/>
            <w:noWrap/>
            <w:vAlign w:val="center"/>
            <w:hideMark/>
          </w:tcPr>
          <w:p w14:paraId="3B536D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5:00 AM</w:t>
            </w:r>
          </w:p>
        </w:tc>
        <w:tc>
          <w:tcPr>
            <w:tcW w:w="1890" w:type="dxa"/>
            <w:shd w:val="clear" w:color="auto" w:fill="auto"/>
            <w:noWrap/>
            <w:vAlign w:val="center"/>
            <w:hideMark/>
          </w:tcPr>
          <w:p w14:paraId="0A912BF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7E50BF4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AC60B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3.97</w:t>
            </w:r>
          </w:p>
        </w:tc>
        <w:tc>
          <w:tcPr>
            <w:tcW w:w="1641" w:type="dxa"/>
            <w:shd w:val="clear" w:color="auto" w:fill="auto"/>
            <w:noWrap/>
            <w:vAlign w:val="center"/>
            <w:hideMark/>
          </w:tcPr>
          <w:p w14:paraId="1AB848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1623.66</w:t>
            </w:r>
          </w:p>
        </w:tc>
      </w:tr>
      <w:tr w:rsidR="0057341D" w:rsidRPr="0057341D" w14:paraId="1461773D" w14:textId="77777777" w:rsidTr="0057341D">
        <w:trPr>
          <w:trHeight w:val="288"/>
        </w:trPr>
        <w:tc>
          <w:tcPr>
            <w:tcW w:w="2430" w:type="dxa"/>
            <w:shd w:val="clear" w:color="auto" w:fill="auto"/>
            <w:noWrap/>
            <w:vAlign w:val="center"/>
            <w:hideMark/>
          </w:tcPr>
          <w:p w14:paraId="38985E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6:00 AM</w:t>
            </w:r>
          </w:p>
        </w:tc>
        <w:tc>
          <w:tcPr>
            <w:tcW w:w="1890" w:type="dxa"/>
            <w:shd w:val="clear" w:color="auto" w:fill="auto"/>
            <w:noWrap/>
            <w:vAlign w:val="center"/>
            <w:hideMark/>
          </w:tcPr>
          <w:p w14:paraId="486184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60302C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331B78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641" w:type="dxa"/>
            <w:shd w:val="clear" w:color="auto" w:fill="auto"/>
            <w:noWrap/>
            <w:vAlign w:val="center"/>
            <w:hideMark/>
          </w:tcPr>
          <w:p w14:paraId="3FE3773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1510.81</w:t>
            </w:r>
          </w:p>
        </w:tc>
      </w:tr>
      <w:tr w:rsidR="0057341D" w:rsidRPr="0057341D" w14:paraId="36B04410" w14:textId="77777777" w:rsidTr="0057341D">
        <w:trPr>
          <w:trHeight w:val="288"/>
        </w:trPr>
        <w:tc>
          <w:tcPr>
            <w:tcW w:w="2430" w:type="dxa"/>
            <w:shd w:val="clear" w:color="auto" w:fill="auto"/>
            <w:noWrap/>
            <w:vAlign w:val="center"/>
            <w:hideMark/>
          </w:tcPr>
          <w:p w14:paraId="7A28151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7:00 AM</w:t>
            </w:r>
          </w:p>
        </w:tc>
        <w:tc>
          <w:tcPr>
            <w:tcW w:w="1890" w:type="dxa"/>
            <w:shd w:val="clear" w:color="auto" w:fill="auto"/>
            <w:noWrap/>
            <w:vAlign w:val="center"/>
            <w:hideMark/>
          </w:tcPr>
          <w:p w14:paraId="6EBEA49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22BE2C5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4B727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3.71</w:t>
            </w:r>
          </w:p>
        </w:tc>
        <w:tc>
          <w:tcPr>
            <w:tcW w:w="1641" w:type="dxa"/>
            <w:shd w:val="clear" w:color="auto" w:fill="auto"/>
            <w:noWrap/>
            <w:vAlign w:val="center"/>
            <w:hideMark/>
          </w:tcPr>
          <w:p w14:paraId="317027B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1446.01</w:t>
            </w:r>
          </w:p>
        </w:tc>
      </w:tr>
      <w:tr w:rsidR="0057341D" w:rsidRPr="0057341D" w14:paraId="3537D442" w14:textId="77777777" w:rsidTr="0057341D">
        <w:trPr>
          <w:trHeight w:val="288"/>
        </w:trPr>
        <w:tc>
          <w:tcPr>
            <w:tcW w:w="2430" w:type="dxa"/>
            <w:shd w:val="clear" w:color="auto" w:fill="auto"/>
            <w:noWrap/>
            <w:vAlign w:val="center"/>
            <w:hideMark/>
          </w:tcPr>
          <w:p w14:paraId="232FF69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8:00 AM</w:t>
            </w:r>
          </w:p>
        </w:tc>
        <w:tc>
          <w:tcPr>
            <w:tcW w:w="1890" w:type="dxa"/>
            <w:shd w:val="clear" w:color="auto" w:fill="auto"/>
            <w:noWrap/>
            <w:vAlign w:val="center"/>
            <w:hideMark/>
          </w:tcPr>
          <w:p w14:paraId="02133A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800" w:type="dxa"/>
            <w:shd w:val="clear" w:color="auto" w:fill="auto"/>
            <w:noWrap/>
            <w:vAlign w:val="center"/>
            <w:hideMark/>
          </w:tcPr>
          <w:p w14:paraId="36B047B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23BCADC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3.61</w:t>
            </w:r>
          </w:p>
        </w:tc>
        <w:tc>
          <w:tcPr>
            <w:tcW w:w="1641" w:type="dxa"/>
            <w:shd w:val="clear" w:color="auto" w:fill="auto"/>
            <w:noWrap/>
            <w:vAlign w:val="center"/>
            <w:hideMark/>
          </w:tcPr>
          <w:p w14:paraId="186351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1386.13</w:t>
            </w:r>
          </w:p>
        </w:tc>
      </w:tr>
      <w:tr w:rsidR="0057341D" w:rsidRPr="0057341D" w14:paraId="3135EC26" w14:textId="77777777" w:rsidTr="0057341D">
        <w:trPr>
          <w:trHeight w:val="288"/>
        </w:trPr>
        <w:tc>
          <w:tcPr>
            <w:tcW w:w="2430" w:type="dxa"/>
            <w:shd w:val="clear" w:color="auto" w:fill="auto"/>
            <w:noWrap/>
            <w:vAlign w:val="center"/>
            <w:hideMark/>
          </w:tcPr>
          <w:p w14:paraId="39D6C6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9:00 AM</w:t>
            </w:r>
          </w:p>
        </w:tc>
        <w:tc>
          <w:tcPr>
            <w:tcW w:w="1890" w:type="dxa"/>
            <w:shd w:val="clear" w:color="auto" w:fill="auto"/>
            <w:noWrap/>
            <w:vAlign w:val="center"/>
            <w:hideMark/>
          </w:tcPr>
          <w:p w14:paraId="7F7739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1BE030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2BED81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w:t>
            </w:r>
          </w:p>
        </w:tc>
        <w:tc>
          <w:tcPr>
            <w:tcW w:w="1641" w:type="dxa"/>
            <w:shd w:val="clear" w:color="auto" w:fill="auto"/>
            <w:noWrap/>
            <w:vAlign w:val="center"/>
            <w:hideMark/>
          </w:tcPr>
          <w:p w14:paraId="6E759DD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1356.41</w:t>
            </w:r>
          </w:p>
        </w:tc>
      </w:tr>
      <w:tr w:rsidR="0057341D" w:rsidRPr="0057341D" w14:paraId="2493357A" w14:textId="77777777" w:rsidTr="0057341D">
        <w:trPr>
          <w:trHeight w:val="288"/>
        </w:trPr>
        <w:tc>
          <w:tcPr>
            <w:tcW w:w="2430" w:type="dxa"/>
            <w:shd w:val="clear" w:color="auto" w:fill="auto"/>
            <w:noWrap/>
            <w:vAlign w:val="center"/>
            <w:hideMark/>
          </w:tcPr>
          <w:p w14:paraId="7CB1358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10:00 AM</w:t>
            </w:r>
          </w:p>
        </w:tc>
        <w:tc>
          <w:tcPr>
            <w:tcW w:w="1890" w:type="dxa"/>
            <w:shd w:val="clear" w:color="auto" w:fill="auto"/>
            <w:noWrap/>
            <w:vAlign w:val="center"/>
            <w:hideMark/>
          </w:tcPr>
          <w:p w14:paraId="355EB5E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D7584E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077B8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3.55</w:t>
            </w:r>
          </w:p>
        </w:tc>
        <w:tc>
          <w:tcPr>
            <w:tcW w:w="1641" w:type="dxa"/>
            <w:shd w:val="clear" w:color="auto" w:fill="auto"/>
            <w:noWrap/>
            <w:vAlign w:val="center"/>
            <w:hideMark/>
          </w:tcPr>
          <w:p w14:paraId="3BF798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1345.94</w:t>
            </w:r>
          </w:p>
        </w:tc>
      </w:tr>
      <w:tr w:rsidR="0057341D" w:rsidRPr="0057341D" w14:paraId="5CBEF6DF" w14:textId="77777777" w:rsidTr="0057341D">
        <w:trPr>
          <w:trHeight w:val="288"/>
        </w:trPr>
        <w:tc>
          <w:tcPr>
            <w:tcW w:w="2430" w:type="dxa"/>
            <w:shd w:val="clear" w:color="auto" w:fill="auto"/>
            <w:noWrap/>
            <w:vAlign w:val="center"/>
            <w:hideMark/>
          </w:tcPr>
          <w:p w14:paraId="3E7751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11:00 AM</w:t>
            </w:r>
          </w:p>
        </w:tc>
        <w:tc>
          <w:tcPr>
            <w:tcW w:w="1890" w:type="dxa"/>
            <w:shd w:val="clear" w:color="auto" w:fill="auto"/>
            <w:noWrap/>
            <w:vAlign w:val="center"/>
            <w:hideMark/>
          </w:tcPr>
          <w:p w14:paraId="028BEB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CD4205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0E8D4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3.50</w:t>
            </w:r>
          </w:p>
        </w:tc>
        <w:tc>
          <w:tcPr>
            <w:tcW w:w="1641" w:type="dxa"/>
            <w:shd w:val="clear" w:color="auto" w:fill="auto"/>
            <w:noWrap/>
            <w:vAlign w:val="center"/>
            <w:hideMark/>
          </w:tcPr>
          <w:p w14:paraId="7F2F82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1318.33</w:t>
            </w:r>
          </w:p>
        </w:tc>
      </w:tr>
      <w:tr w:rsidR="0057341D" w:rsidRPr="0057341D" w14:paraId="7ACA21F8" w14:textId="77777777" w:rsidTr="0057341D">
        <w:trPr>
          <w:trHeight w:val="288"/>
        </w:trPr>
        <w:tc>
          <w:tcPr>
            <w:tcW w:w="2430" w:type="dxa"/>
            <w:shd w:val="clear" w:color="auto" w:fill="auto"/>
            <w:noWrap/>
            <w:vAlign w:val="center"/>
            <w:hideMark/>
          </w:tcPr>
          <w:p w14:paraId="2511AB8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12:00 PM</w:t>
            </w:r>
          </w:p>
        </w:tc>
        <w:tc>
          <w:tcPr>
            <w:tcW w:w="1890" w:type="dxa"/>
            <w:shd w:val="clear" w:color="auto" w:fill="auto"/>
            <w:noWrap/>
            <w:vAlign w:val="center"/>
            <w:hideMark/>
          </w:tcPr>
          <w:p w14:paraId="31EEC7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3076575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70211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3.65</w:t>
            </w:r>
          </w:p>
        </w:tc>
        <w:tc>
          <w:tcPr>
            <w:tcW w:w="1641" w:type="dxa"/>
            <w:shd w:val="clear" w:color="auto" w:fill="auto"/>
            <w:noWrap/>
            <w:vAlign w:val="center"/>
            <w:hideMark/>
          </w:tcPr>
          <w:p w14:paraId="35618F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1411.73</w:t>
            </w:r>
          </w:p>
        </w:tc>
      </w:tr>
      <w:tr w:rsidR="0057341D" w:rsidRPr="0057341D" w14:paraId="428A9B08" w14:textId="77777777" w:rsidTr="0057341D">
        <w:trPr>
          <w:trHeight w:val="288"/>
        </w:trPr>
        <w:tc>
          <w:tcPr>
            <w:tcW w:w="2430" w:type="dxa"/>
            <w:shd w:val="clear" w:color="auto" w:fill="auto"/>
            <w:noWrap/>
            <w:vAlign w:val="center"/>
            <w:hideMark/>
          </w:tcPr>
          <w:p w14:paraId="3786217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 PM</w:t>
            </w:r>
          </w:p>
        </w:tc>
        <w:tc>
          <w:tcPr>
            <w:tcW w:w="1890" w:type="dxa"/>
            <w:shd w:val="clear" w:color="auto" w:fill="auto"/>
            <w:noWrap/>
            <w:vAlign w:val="center"/>
            <w:hideMark/>
          </w:tcPr>
          <w:p w14:paraId="2FBE2A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w:t>
            </w:r>
          </w:p>
        </w:tc>
        <w:tc>
          <w:tcPr>
            <w:tcW w:w="1800" w:type="dxa"/>
            <w:shd w:val="clear" w:color="auto" w:fill="auto"/>
            <w:noWrap/>
            <w:vAlign w:val="center"/>
            <w:hideMark/>
          </w:tcPr>
          <w:p w14:paraId="2D6F1F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B295A2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3.78</w:t>
            </w:r>
          </w:p>
        </w:tc>
        <w:tc>
          <w:tcPr>
            <w:tcW w:w="1641" w:type="dxa"/>
            <w:shd w:val="clear" w:color="auto" w:fill="auto"/>
            <w:noWrap/>
            <w:vAlign w:val="center"/>
            <w:hideMark/>
          </w:tcPr>
          <w:p w14:paraId="1C74A9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1492.90</w:t>
            </w:r>
          </w:p>
        </w:tc>
      </w:tr>
      <w:tr w:rsidR="0057341D" w:rsidRPr="0057341D" w14:paraId="0EDD7799" w14:textId="77777777" w:rsidTr="0057341D">
        <w:trPr>
          <w:trHeight w:val="288"/>
        </w:trPr>
        <w:tc>
          <w:tcPr>
            <w:tcW w:w="2430" w:type="dxa"/>
            <w:shd w:val="clear" w:color="auto" w:fill="auto"/>
            <w:noWrap/>
            <w:vAlign w:val="center"/>
            <w:hideMark/>
          </w:tcPr>
          <w:p w14:paraId="5A6A558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2:00 PM</w:t>
            </w:r>
          </w:p>
        </w:tc>
        <w:tc>
          <w:tcPr>
            <w:tcW w:w="1890" w:type="dxa"/>
            <w:shd w:val="clear" w:color="auto" w:fill="auto"/>
            <w:noWrap/>
            <w:vAlign w:val="center"/>
            <w:hideMark/>
          </w:tcPr>
          <w:p w14:paraId="3C5FEA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4.60</w:t>
            </w:r>
          </w:p>
        </w:tc>
        <w:tc>
          <w:tcPr>
            <w:tcW w:w="1800" w:type="dxa"/>
            <w:shd w:val="clear" w:color="auto" w:fill="auto"/>
            <w:noWrap/>
            <w:vAlign w:val="center"/>
            <w:hideMark/>
          </w:tcPr>
          <w:p w14:paraId="46BF43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329D3D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3.82</w:t>
            </w:r>
          </w:p>
        </w:tc>
        <w:tc>
          <w:tcPr>
            <w:tcW w:w="1641" w:type="dxa"/>
            <w:shd w:val="clear" w:color="auto" w:fill="auto"/>
            <w:noWrap/>
            <w:vAlign w:val="center"/>
            <w:hideMark/>
          </w:tcPr>
          <w:p w14:paraId="554D3B0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1522.65</w:t>
            </w:r>
          </w:p>
        </w:tc>
      </w:tr>
      <w:tr w:rsidR="0057341D" w:rsidRPr="0057341D" w14:paraId="18E535A0" w14:textId="77777777" w:rsidTr="0057341D">
        <w:trPr>
          <w:trHeight w:val="288"/>
        </w:trPr>
        <w:tc>
          <w:tcPr>
            <w:tcW w:w="2430" w:type="dxa"/>
            <w:shd w:val="clear" w:color="auto" w:fill="auto"/>
            <w:noWrap/>
            <w:vAlign w:val="center"/>
            <w:hideMark/>
          </w:tcPr>
          <w:p w14:paraId="6141E1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3:00 PM</w:t>
            </w:r>
          </w:p>
        </w:tc>
        <w:tc>
          <w:tcPr>
            <w:tcW w:w="1890" w:type="dxa"/>
            <w:shd w:val="clear" w:color="auto" w:fill="auto"/>
            <w:noWrap/>
            <w:vAlign w:val="center"/>
            <w:hideMark/>
          </w:tcPr>
          <w:p w14:paraId="376494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15.80</w:t>
            </w:r>
          </w:p>
        </w:tc>
        <w:tc>
          <w:tcPr>
            <w:tcW w:w="1800" w:type="dxa"/>
            <w:shd w:val="clear" w:color="auto" w:fill="auto"/>
            <w:noWrap/>
            <w:vAlign w:val="center"/>
            <w:hideMark/>
          </w:tcPr>
          <w:p w14:paraId="28A01E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3.60</w:t>
            </w:r>
          </w:p>
        </w:tc>
        <w:tc>
          <w:tcPr>
            <w:tcW w:w="1260" w:type="dxa"/>
            <w:shd w:val="clear" w:color="auto" w:fill="auto"/>
            <w:noWrap/>
            <w:vAlign w:val="center"/>
            <w:hideMark/>
          </w:tcPr>
          <w:p w14:paraId="21B83D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3.79</w:t>
            </w:r>
          </w:p>
        </w:tc>
        <w:tc>
          <w:tcPr>
            <w:tcW w:w="1641" w:type="dxa"/>
            <w:shd w:val="clear" w:color="auto" w:fill="auto"/>
            <w:noWrap/>
            <w:vAlign w:val="center"/>
            <w:hideMark/>
          </w:tcPr>
          <w:p w14:paraId="341B5DA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1499.55</w:t>
            </w:r>
          </w:p>
        </w:tc>
      </w:tr>
      <w:tr w:rsidR="0057341D" w:rsidRPr="0057341D" w14:paraId="1DFED6C7" w14:textId="77777777" w:rsidTr="0057341D">
        <w:trPr>
          <w:trHeight w:val="288"/>
        </w:trPr>
        <w:tc>
          <w:tcPr>
            <w:tcW w:w="2430" w:type="dxa"/>
            <w:shd w:val="clear" w:color="auto" w:fill="auto"/>
            <w:noWrap/>
            <w:vAlign w:val="center"/>
            <w:hideMark/>
          </w:tcPr>
          <w:p w14:paraId="2C4700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4:00 PM</w:t>
            </w:r>
          </w:p>
        </w:tc>
        <w:tc>
          <w:tcPr>
            <w:tcW w:w="1890" w:type="dxa"/>
            <w:shd w:val="clear" w:color="auto" w:fill="auto"/>
            <w:noWrap/>
            <w:vAlign w:val="center"/>
            <w:hideMark/>
          </w:tcPr>
          <w:p w14:paraId="3ADA1D7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6.20</w:t>
            </w:r>
          </w:p>
        </w:tc>
        <w:tc>
          <w:tcPr>
            <w:tcW w:w="1800" w:type="dxa"/>
            <w:shd w:val="clear" w:color="auto" w:fill="auto"/>
            <w:noWrap/>
            <w:vAlign w:val="center"/>
            <w:hideMark/>
          </w:tcPr>
          <w:p w14:paraId="5CA9F6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3.20</w:t>
            </w:r>
          </w:p>
        </w:tc>
        <w:tc>
          <w:tcPr>
            <w:tcW w:w="1260" w:type="dxa"/>
            <w:shd w:val="clear" w:color="auto" w:fill="auto"/>
            <w:noWrap/>
            <w:vAlign w:val="center"/>
            <w:hideMark/>
          </w:tcPr>
          <w:p w14:paraId="7F5B33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3.77</w:t>
            </w:r>
          </w:p>
        </w:tc>
        <w:tc>
          <w:tcPr>
            <w:tcW w:w="1641" w:type="dxa"/>
            <w:shd w:val="clear" w:color="auto" w:fill="auto"/>
            <w:noWrap/>
            <w:vAlign w:val="center"/>
            <w:hideMark/>
          </w:tcPr>
          <w:p w14:paraId="68E1156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1490.50</w:t>
            </w:r>
          </w:p>
        </w:tc>
      </w:tr>
      <w:tr w:rsidR="0057341D" w:rsidRPr="0057341D" w14:paraId="03446089" w14:textId="77777777" w:rsidTr="0057341D">
        <w:trPr>
          <w:trHeight w:val="288"/>
        </w:trPr>
        <w:tc>
          <w:tcPr>
            <w:tcW w:w="2430" w:type="dxa"/>
            <w:shd w:val="clear" w:color="auto" w:fill="auto"/>
            <w:noWrap/>
            <w:vAlign w:val="center"/>
            <w:hideMark/>
          </w:tcPr>
          <w:p w14:paraId="5482594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5:00 PM</w:t>
            </w:r>
          </w:p>
        </w:tc>
        <w:tc>
          <w:tcPr>
            <w:tcW w:w="1890" w:type="dxa"/>
            <w:shd w:val="clear" w:color="auto" w:fill="auto"/>
            <w:noWrap/>
            <w:vAlign w:val="center"/>
            <w:hideMark/>
          </w:tcPr>
          <w:p w14:paraId="27A7A9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5.20</w:t>
            </w:r>
          </w:p>
        </w:tc>
        <w:tc>
          <w:tcPr>
            <w:tcW w:w="1800" w:type="dxa"/>
            <w:shd w:val="clear" w:color="auto" w:fill="auto"/>
            <w:noWrap/>
            <w:vAlign w:val="center"/>
            <w:hideMark/>
          </w:tcPr>
          <w:p w14:paraId="660FEA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2.80</w:t>
            </w:r>
          </w:p>
        </w:tc>
        <w:tc>
          <w:tcPr>
            <w:tcW w:w="1260" w:type="dxa"/>
            <w:shd w:val="clear" w:color="auto" w:fill="auto"/>
            <w:noWrap/>
            <w:vAlign w:val="center"/>
            <w:hideMark/>
          </w:tcPr>
          <w:p w14:paraId="0B9760A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3.84</w:t>
            </w:r>
          </w:p>
        </w:tc>
        <w:tc>
          <w:tcPr>
            <w:tcW w:w="1641" w:type="dxa"/>
            <w:shd w:val="clear" w:color="auto" w:fill="auto"/>
            <w:noWrap/>
            <w:vAlign w:val="center"/>
            <w:hideMark/>
          </w:tcPr>
          <w:p w14:paraId="496358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1533.32</w:t>
            </w:r>
          </w:p>
        </w:tc>
      </w:tr>
      <w:tr w:rsidR="0057341D" w:rsidRPr="0057341D" w14:paraId="6AFE0620" w14:textId="77777777" w:rsidTr="0057341D">
        <w:trPr>
          <w:trHeight w:val="288"/>
        </w:trPr>
        <w:tc>
          <w:tcPr>
            <w:tcW w:w="2430" w:type="dxa"/>
            <w:shd w:val="clear" w:color="auto" w:fill="auto"/>
            <w:noWrap/>
            <w:vAlign w:val="center"/>
            <w:hideMark/>
          </w:tcPr>
          <w:p w14:paraId="713822C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6:00 PM</w:t>
            </w:r>
          </w:p>
        </w:tc>
        <w:tc>
          <w:tcPr>
            <w:tcW w:w="1890" w:type="dxa"/>
            <w:shd w:val="clear" w:color="auto" w:fill="auto"/>
            <w:noWrap/>
            <w:vAlign w:val="center"/>
            <w:hideMark/>
          </w:tcPr>
          <w:p w14:paraId="119C64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12.40</w:t>
            </w:r>
          </w:p>
        </w:tc>
        <w:tc>
          <w:tcPr>
            <w:tcW w:w="1800" w:type="dxa"/>
            <w:shd w:val="clear" w:color="auto" w:fill="auto"/>
            <w:noWrap/>
            <w:vAlign w:val="center"/>
            <w:hideMark/>
          </w:tcPr>
          <w:p w14:paraId="37C852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w:t>
            </w:r>
          </w:p>
        </w:tc>
        <w:tc>
          <w:tcPr>
            <w:tcW w:w="1260" w:type="dxa"/>
            <w:shd w:val="clear" w:color="auto" w:fill="auto"/>
            <w:noWrap/>
            <w:vAlign w:val="center"/>
            <w:hideMark/>
          </w:tcPr>
          <w:p w14:paraId="1B0A18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4.16</w:t>
            </w:r>
          </w:p>
        </w:tc>
        <w:tc>
          <w:tcPr>
            <w:tcW w:w="1641" w:type="dxa"/>
            <w:shd w:val="clear" w:color="auto" w:fill="auto"/>
            <w:noWrap/>
            <w:vAlign w:val="center"/>
            <w:hideMark/>
          </w:tcPr>
          <w:p w14:paraId="6D5EDAD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1749.65</w:t>
            </w:r>
          </w:p>
        </w:tc>
      </w:tr>
      <w:tr w:rsidR="0057341D" w:rsidRPr="0057341D" w14:paraId="4C2468A2" w14:textId="77777777" w:rsidTr="0057341D">
        <w:trPr>
          <w:trHeight w:val="288"/>
        </w:trPr>
        <w:tc>
          <w:tcPr>
            <w:tcW w:w="2430" w:type="dxa"/>
            <w:shd w:val="clear" w:color="auto" w:fill="auto"/>
            <w:noWrap/>
            <w:vAlign w:val="center"/>
            <w:hideMark/>
          </w:tcPr>
          <w:p w14:paraId="2E3DF7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7:00 PM</w:t>
            </w:r>
          </w:p>
        </w:tc>
        <w:tc>
          <w:tcPr>
            <w:tcW w:w="1890" w:type="dxa"/>
            <w:shd w:val="clear" w:color="auto" w:fill="auto"/>
            <w:noWrap/>
            <w:vAlign w:val="center"/>
            <w:hideMark/>
          </w:tcPr>
          <w:p w14:paraId="1A4A0FE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9.80</w:t>
            </w:r>
          </w:p>
        </w:tc>
        <w:tc>
          <w:tcPr>
            <w:tcW w:w="1800" w:type="dxa"/>
            <w:shd w:val="clear" w:color="auto" w:fill="auto"/>
            <w:noWrap/>
            <w:vAlign w:val="center"/>
            <w:hideMark/>
          </w:tcPr>
          <w:p w14:paraId="2650DBB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260" w:type="dxa"/>
            <w:shd w:val="clear" w:color="auto" w:fill="auto"/>
            <w:noWrap/>
            <w:vAlign w:val="center"/>
            <w:hideMark/>
          </w:tcPr>
          <w:p w14:paraId="070920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4.52</w:t>
            </w:r>
          </w:p>
        </w:tc>
        <w:tc>
          <w:tcPr>
            <w:tcW w:w="1641" w:type="dxa"/>
            <w:shd w:val="clear" w:color="auto" w:fill="auto"/>
            <w:noWrap/>
            <w:vAlign w:val="center"/>
            <w:hideMark/>
          </w:tcPr>
          <w:p w14:paraId="0422F5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2011.38</w:t>
            </w:r>
          </w:p>
        </w:tc>
      </w:tr>
      <w:tr w:rsidR="0057341D" w:rsidRPr="0057341D" w14:paraId="214699FF" w14:textId="77777777" w:rsidTr="0057341D">
        <w:trPr>
          <w:trHeight w:val="288"/>
        </w:trPr>
        <w:tc>
          <w:tcPr>
            <w:tcW w:w="2430" w:type="dxa"/>
            <w:shd w:val="clear" w:color="auto" w:fill="auto"/>
            <w:noWrap/>
            <w:vAlign w:val="center"/>
            <w:hideMark/>
          </w:tcPr>
          <w:p w14:paraId="2BCEEB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8:00 PM</w:t>
            </w:r>
          </w:p>
        </w:tc>
        <w:tc>
          <w:tcPr>
            <w:tcW w:w="1890" w:type="dxa"/>
            <w:shd w:val="clear" w:color="auto" w:fill="auto"/>
            <w:noWrap/>
            <w:vAlign w:val="center"/>
            <w:hideMark/>
          </w:tcPr>
          <w:p w14:paraId="3C3D3A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12.00</w:t>
            </w:r>
          </w:p>
        </w:tc>
        <w:tc>
          <w:tcPr>
            <w:tcW w:w="1800" w:type="dxa"/>
            <w:shd w:val="clear" w:color="auto" w:fill="auto"/>
            <w:noWrap/>
            <w:vAlign w:val="center"/>
            <w:hideMark/>
          </w:tcPr>
          <w:p w14:paraId="13F6B6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9.00</w:t>
            </w:r>
          </w:p>
        </w:tc>
        <w:tc>
          <w:tcPr>
            <w:tcW w:w="1260" w:type="dxa"/>
            <w:shd w:val="clear" w:color="auto" w:fill="auto"/>
            <w:noWrap/>
            <w:vAlign w:val="center"/>
            <w:hideMark/>
          </w:tcPr>
          <w:p w14:paraId="7AB687C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4.52</w:t>
            </w:r>
          </w:p>
        </w:tc>
        <w:tc>
          <w:tcPr>
            <w:tcW w:w="1641" w:type="dxa"/>
            <w:shd w:val="clear" w:color="auto" w:fill="auto"/>
            <w:noWrap/>
            <w:vAlign w:val="center"/>
            <w:hideMark/>
          </w:tcPr>
          <w:p w14:paraId="4783AB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2009.54</w:t>
            </w:r>
          </w:p>
        </w:tc>
      </w:tr>
      <w:tr w:rsidR="0057341D" w:rsidRPr="0057341D" w14:paraId="218F87F7" w14:textId="77777777" w:rsidTr="0057341D">
        <w:trPr>
          <w:trHeight w:val="288"/>
        </w:trPr>
        <w:tc>
          <w:tcPr>
            <w:tcW w:w="2430" w:type="dxa"/>
            <w:shd w:val="clear" w:color="auto" w:fill="auto"/>
            <w:noWrap/>
            <w:vAlign w:val="center"/>
            <w:hideMark/>
          </w:tcPr>
          <w:p w14:paraId="2C8E97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9:00 PM</w:t>
            </w:r>
          </w:p>
        </w:tc>
        <w:tc>
          <w:tcPr>
            <w:tcW w:w="1890" w:type="dxa"/>
            <w:shd w:val="clear" w:color="auto" w:fill="auto"/>
            <w:noWrap/>
            <w:vAlign w:val="center"/>
            <w:hideMark/>
          </w:tcPr>
          <w:p w14:paraId="7566C26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800" w:type="dxa"/>
            <w:shd w:val="clear" w:color="auto" w:fill="auto"/>
            <w:noWrap/>
            <w:vAlign w:val="center"/>
            <w:hideMark/>
          </w:tcPr>
          <w:p w14:paraId="023CAD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6CD712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5.03</w:t>
            </w:r>
          </w:p>
        </w:tc>
        <w:tc>
          <w:tcPr>
            <w:tcW w:w="1641" w:type="dxa"/>
            <w:shd w:val="clear" w:color="auto" w:fill="auto"/>
            <w:noWrap/>
            <w:vAlign w:val="center"/>
            <w:hideMark/>
          </w:tcPr>
          <w:p w14:paraId="11E537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2397.90</w:t>
            </w:r>
          </w:p>
        </w:tc>
      </w:tr>
      <w:tr w:rsidR="0057341D" w:rsidRPr="0057341D" w14:paraId="332C9D22" w14:textId="77777777" w:rsidTr="0057341D">
        <w:trPr>
          <w:trHeight w:val="288"/>
        </w:trPr>
        <w:tc>
          <w:tcPr>
            <w:tcW w:w="2430" w:type="dxa"/>
            <w:shd w:val="clear" w:color="auto" w:fill="auto"/>
            <w:noWrap/>
            <w:vAlign w:val="center"/>
            <w:hideMark/>
          </w:tcPr>
          <w:p w14:paraId="1A5FCD6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10:00 PM</w:t>
            </w:r>
          </w:p>
        </w:tc>
        <w:tc>
          <w:tcPr>
            <w:tcW w:w="1890" w:type="dxa"/>
            <w:shd w:val="clear" w:color="auto" w:fill="auto"/>
            <w:noWrap/>
            <w:vAlign w:val="center"/>
            <w:hideMark/>
          </w:tcPr>
          <w:p w14:paraId="685689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3.60</w:t>
            </w:r>
          </w:p>
        </w:tc>
        <w:tc>
          <w:tcPr>
            <w:tcW w:w="1800" w:type="dxa"/>
            <w:shd w:val="clear" w:color="auto" w:fill="auto"/>
            <w:noWrap/>
            <w:vAlign w:val="center"/>
            <w:hideMark/>
          </w:tcPr>
          <w:p w14:paraId="5AEBCB3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22DF1C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5.53</w:t>
            </w:r>
          </w:p>
        </w:tc>
        <w:tc>
          <w:tcPr>
            <w:tcW w:w="1641" w:type="dxa"/>
            <w:shd w:val="clear" w:color="auto" w:fill="auto"/>
            <w:noWrap/>
            <w:vAlign w:val="center"/>
            <w:hideMark/>
          </w:tcPr>
          <w:p w14:paraId="646288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2804.81</w:t>
            </w:r>
          </w:p>
        </w:tc>
      </w:tr>
      <w:tr w:rsidR="0057341D" w:rsidRPr="0057341D" w14:paraId="226AF828" w14:textId="77777777" w:rsidTr="0057341D">
        <w:trPr>
          <w:trHeight w:val="288"/>
        </w:trPr>
        <w:tc>
          <w:tcPr>
            <w:tcW w:w="2430" w:type="dxa"/>
            <w:shd w:val="clear" w:color="auto" w:fill="auto"/>
            <w:noWrap/>
            <w:vAlign w:val="center"/>
            <w:hideMark/>
          </w:tcPr>
          <w:p w14:paraId="5194E6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11:00 PM</w:t>
            </w:r>
          </w:p>
        </w:tc>
        <w:tc>
          <w:tcPr>
            <w:tcW w:w="1890" w:type="dxa"/>
            <w:shd w:val="clear" w:color="auto" w:fill="auto"/>
            <w:noWrap/>
            <w:vAlign w:val="center"/>
            <w:hideMark/>
          </w:tcPr>
          <w:p w14:paraId="58591C4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5.80</w:t>
            </w:r>
          </w:p>
        </w:tc>
        <w:tc>
          <w:tcPr>
            <w:tcW w:w="1800" w:type="dxa"/>
            <w:shd w:val="clear" w:color="auto" w:fill="auto"/>
            <w:noWrap/>
            <w:vAlign w:val="center"/>
            <w:hideMark/>
          </w:tcPr>
          <w:p w14:paraId="6D9F5F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260" w:type="dxa"/>
            <w:shd w:val="clear" w:color="auto" w:fill="auto"/>
            <w:noWrap/>
            <w:vAlign w:val="center"/>
            <w:hideMark/>
          </w:tcPr>
          <w:p w14:paraId="1624A3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5.66</w:t>
            </w:r>
          </w:p>
        </w:tc>
        <w:tc>
          <w:tcPr>
            <w:tcW w:w="1641" w:type="dxa"/>
            <w:shd w:val="clear" w:color="auto" w:fill="auto"/>
            <w:noWrap/>
            <w:vAlign w:val="center"/>
            <w:hideMark/>
          </w:tcPr>
          <w:p w14:paraId="169D0F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2915.89</w:t>
            </w:r>
          </w:p>
        </w:tc>
      </w:tr>
      <w:tr w:rsidR="0057341D" w:rsidRPr="0057341D" w14:paraId="0658247A" w14:textId="77777777" w:rsidTr="0057341D">
        <w:trPr>
          <w:trHeight w:val="288"/>
        </w:trPr>
        <w:tc>
          <w:tcPr>
            <w:tcW w:w="2430" w:type="dxa"/>
            <w:shd w:val="clear" w:color="auto" w:fill="auto"/>
            <w:noWrap/>
            <w:vAlign w:val="center"/>
            <w:hideMark/>
          </w:tcPr>
          <w:p w14:paraId="7CBEDF2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12:00 AM</w:t>
            </w:r>
          </w:p>
        </w:tc>
        <w:tc>
          <w:tcPr>
            <w:tcW w:w="1890" w:type="dxa"/>
            <w:shd w:val="clear" w:color="auto" w:fill="auto"/>
            <w:noWrap/>
            <w:vAlign w:val="center"/>
            <w:hideMark/>
          </w:tcPr>
          <w:p w14:paraId="41831BE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5DD347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0D6F16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5.75</w:t>
            </w:r>
          </w:p>
        </w:tc>
        <w:tc>
          <w:tcPr>
            <w:tcW w:w="1641" w:type="dxa"/>
            <w:shd w:val="clear" w:color="auto" w:fill="auto"/>
            <w:noWrap/>
            <w:vAlign w:val="center"/>
            <w:hideMark/>
          </w:tcPr>
          <w:p w14:paraId="79CB466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2992.32</w:t>
            </w:r>
          </w:p>
        </w:tc>
      </w:tr>
      <w:tr w:rsidR="0057341D" w:rsidRPr="0057341D" w14:paraId="45C12968" w14:textId="77777777" w:rsidTr="0057341D">
        <w:trPr>
          <w:trHeight w:val="288"/>
        </w:trPr>
        <w:tc>
          <w:tcPr>
            <w:tcW w:w="2430" w:type="dxa"/>
            <w:shd w:val="clear" w:color="auto" w:fill="auto"/>
            <w:noWrap/>
            <w:vAlign w:val="center"/>
            <w:hideMark/>
          </w:tcPr>
          <w:p w14:paraId="7E7C0D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 AM</w:t>
            </w:r>
          </w:p>
        </w:tc>
        <w:tc>
          <w:tcPr>
            <w:tcW w:w="1890" w:type="dxa"/>
            <w:shd w:val="clear" w:color="auto" w:fill="auto"/>
            <w:noWrap/>
            <w:vAlign w:val="center"/>
            <w:hideMark/>
          </w:tcPr>
          <w:p w14:paraId="7831D9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1.60</w:t>
            </w:r>
          </w:p>
        </w:tc>
        <w:tc>
          <w:tcPr>
            <w:tcW w:w="1800" w:type="dxa"/>
            <w:shd w:val="clear" w:color="auto" w:fill="auto"/>
            <w:noWrap/>
            <w:vAlign w:val="center"/>
            <w:hideMark/>
          </w:tcPr>
          <w:p w14:paraId="2B80A2D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00F3258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5.47</w:t>
            </w:r>
          </w:p>
        </w:tc>
        <w:tc>
          <w:tcPr>
            <w:tcW w:w="1641" w:type="dxa"/>
            <w:shd w:val="clear" w:color="auto" w:fill="auto"/>
            <w:noWrap/>
            <w:vAlign w:val="center"/>
            <w:hideMark/>
          </w:tcPr>
          <w:p w14:paraId="0AF3CB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2750.12</w:t>
            </w:r>
          </w:p>
        </w:tc>
      </w:tr>
      <w:tr w:rsidR="0057341D" w:rsidRPr="0057341D" w14:paraId="10C0116D" w14:textId="77777777" w:rsidTr="0057341D">
        <w:trPr>
          <w:trHeight w:val="288"/>
        </w:trPr>
        <w:tc>
          <w:tcPr>
            <w:tcW w:w="2430" w:type="dxa"/>
            <w:shd w:val="clear" w:color="auto" w:fill="auto"/>
            <w:noWrap/>
            <w:vAlign w:val="center"/>
            <w:hideMark/>
          </w:tcPr>
          <w:p w14:paraId="1E5E59E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2:00 AM</w:t>
            </w:r>
          </w:p>
        </w:tc>
        <w:tc>
          <w:tcPr>
            <w:tcW w:w="1890" w:type="dxa"/>
            <w:shd w:val="clear" w:color="auto" w:fill="auto"/>
            <w:noWrap/>
            <w:vAlign w:val="center"/>
            <w:hideMark/>
          </w:tcPr>
          <w:p w14:paraId="24ABD0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800" w:type="dxa"/>
            <w:shd w:val="clear" w:color="auto" w:fill="auto"/>
            <w:noWrap/>
            <w:vAlign w:val="center"/>
            <w:hideMark/>
          </w:tcPr>
          <w:p w14:paraId="6E621A1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448EFC0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5.28</w:t>
            </w:r>
          </w:p>
        </w:tc>
        <w:tc>
          <w:tcPr>
            <w:tcW w:w="1641" w:type="dxa"/>
            <w:shd w:val="clear" w:color="auto" w:fill="auto"/>
            <w:noWrap/>
            <w:vAlign w:val="center"/>
            <w:hideMark/>
          </w:tcPr>
          <w:p w14:paraId="3C6884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2599.98</w:t>
            </w:r>
          </w:p>
        </w:tc>
      </w:tr>
      <w:tr w:rsidR="0057341D" w:rsidRPr="0057341D" w14:paraId="6E13C3B1" w14:textId="77777777" w:rsidTr="0057341D">
        <w:trPr>
          <w:trHeight w:val="288"/>
        </w:trPr>
        <w:tc>
          <w:tcPr>
            <w:tcW w:w="2430" w:type="dxa"/>
            <w:shd w:val="clear" w:color="auto" w:fill="auto"/>
            <w:noWrap/>
            <w:vAlign w:val="center"/>
            <w:hideMark/>
          </w:tcPr>
          <w:p w14:paraId="3369453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3:00 AM</w:t>
            </w:r>
          </w:p>
        </w:tc>
        <w:tc>
          <w:tcPr>
            <w:tcW w:w="1890" w:type="dxa"/>
            <w:shd w:val="clear" w:color="auto" w:fill="auto"/>
            <w:noWrap/>
            <w:vAlign w:val="center"/>
            <w:hideMark/>
          </w:tcPr>
          <w:p w14:paraId="6890EE7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5.40</w:t>
            </w:r>
          </w:p>
        </w:tc>
        <w:tc>
          <w:tcPr>
            <w:tcW w:w="1800" w:type="dxa"/>
            <w:shd w:val="clear" w:color="auto" w:fill="auto"/>
            <w:noWrap/>
            <w:vAlign w:val="center"/>
            <w:hideMark/>
          </w:tcPr>
          <w:p w14:paraId="1B1896B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195A6A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5.12</w:t>
            </w:r>
          </w:p>
        </w:tc>
        <w:tc>
          <w:tcPr>
            <w:tcW w:w="1641" w:type="dxa"/>
            <w:shd w:val="clear" w:color="auto" w:fill="auto"/>
            <w:noWrap/>
            <w:vAlign w:val="center"/>
            <w:hideMark/>
          </w:tcPr>
          <w:p w14:paraId="3CC509B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2465.51</w:t>
            </w:r>
          </w:p>
        </w:tc>
      </w:tr>
      <w:tr w:rsidR="0057341D" w:rsidRPr="0057341D" w14:paraId="21FD5E8E" w14:textId="77777777" w:rsidTr="0057341D">
        <w:trPr>
          <w:trHeight w:val="288"/>
        </w:trPr>
        <w:tc>
          <w:tcPr>
            <w:tcW w:w="2430" w:type="dxa"/>
            <w:shd w:val="clear" w:color="auto" w:fill="auto"/>
            <w:noWrap/>
            <w:vAlign w:val="center"/>
            <w:hideMark/>
          </w:tcPr>
          <w:p w14:paraId="07475F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4:00 AM</w:t>
            </w:r>
          </w:p>
        </w:tc>
        <w:tc>
          <w:tcPr>
            <w:tcW w:w="1890" w:type="dxa"/>
            <w:shd w:val="clear" w:color="auto" w:fill="auto"/>
            <w:noWrap/>
            <w:vAlign w:val="center"/>
            <w:hideMark/>
          </w:tcPr>
          <w:p w14:paraId="581FEC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12.00</w:t>
            </w:r>
          </w:p>
        </w:tc>
        <w:tc>
          <w:tcPr>
            <w:tcW w:w="1800" w:type="dxa"/>
            <w:shd w:val="clear" w:color="auto" w:fill="auto"/>
            <w:noWrap/>
            <w:vAlign w:val="center"/>
            <w:hideMark/>
          </w:tcPr>
          <w:p w14:paraId="5BC101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260" w:type="dxa"/>
            <w:shd w:val="clear" w:color="auto" w:fill="auto"/>
            <w:noWrap/>
            <w:vAlign w:val="center"/>
            <w:hideMark/>
          </w:tcPr>
          <w:p w14:paraId="165FC5E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5.02</w:t>
            </w:r>
          </w:p>
        </w:tc>
        <w:tc>
          <w:tcPr>
            <w:tcW w:w="1641" w:type="dxa"/>
            <w:shd w:val="clear" w:color="auto" w:fill="auto"/>
            <w:noWrap/>
            <w:vAlign w:val="center"/>
            <w:hideMark/>
          </w:tcPr>
          <w:p w14:paraId="73370D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2389.23</w:t>
            </w:r>
          </w:p>
        </w:tc>
      </w:tr>
      <w:tr w:rsidR="0057341D" w:rsidRPr="0057341D" w14:paraId="70F51598" w14:textId="77777777" w:rsidTr="0057341D">
        <w:trPr>
          <w:trHeight w:val="288"/>
        </w:trPr>
        <w:tc>
          <w:tcPr>
            <w:tcW w:w="2430" w:type="dxa"/>
            <w:shd w:val="clear" w:color="auto" w:fill="auto"/>
            <w:noWrap/>
            <w:vAlign w:val="center"/>
            <w:hideMark/>
          </w:tcPr>
          <w:p w14:paraId="102140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5:00 AM</w:t>
            </w:r>
          </w:p>
        </w:tc>
        <w:tc>
          <w:tcPr>
            <w:tcW w:w="1890" w:type="dxa"/>
            <w:shd w:val="clear" w:color="auto" w:fill="auto"/>
            <w:noWrap/>
            <w:vAlign w:val="center"/>
            <w:hideMark/>
          </w:tcPr>
          <w:p w14:paraId="66B57E2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6.80</w:t>
            </w:r>
          </w:p>
        </w:tc>
        <w:tc>
          <w:tcPr>
            <w:tcW w:w="1800" w:type="dxa"/>
            <w:shd w:val="clear" w:color="auto" w:fill="auto"/>
            <w:noWrap/>
            <w:vAlign w:val="center"/>
            <w:hideMark/>
          </w:tcPr>
          <w:p w14:paraId="5BB60C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720AF6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298F13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2326.09</w:t>
            </w:r>
          </w:p>
        </w:tc>
      </w:tr>
      <w:tr w:rsidR="0057341D" w:rsidRPr="0057341D" w14:paraId="78A382AD" w14:textId="77777777" w:rsidTr="0057341D">
        <w:trPr>
          <w:trHeight w:val="288"/>
        </w:trPr>
        <w:tc>
          <w:tcPr>
            <w:tcW w:w="2430" w:type="dxa"/>
            <w:shd w:val="clear" w:color="auto" w:fill="auto"/>
            <w:noWrap/>
            <w:vAlign w:val="center"/>
            <w:hideMark/>
          </w:tcPr>
          <w:p w14:paraId="054A63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6:00 AM</w:t>
            </w:r>
          </w:p>
        </w:tc>
        <w:tc>
          <w:tcPr>
            <w:tcW w:w="1890" w:type="dxa"/>
            <w:shd w:val="clear" w:color="auto" w:fill="auto"/>
            <w:noWrap/>
            <w:vAlign w:val="center"/>
            <w:hideMark/>
          </w:tcPr>
          <w:p w14:paraId="11D9F1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5.60</w:t>
            </w:r>
          </w:p>
        </w:tc>
        <w:tc>
          <w:tcPr>
            <w:tcW w:w="1800" w:type="dxa"/>
            <w:shd w:val="clear" w:color="auto" w:fill="auto"/>
            <w:noWrap/>
            <w:vAlign w:val="center"/>
            <w:hideMark/>
          </w:tcPr>
          <w:p w14:paraId="711122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260" w:type="dxa"/>
            <w:shd w:val="clear" w:color="auto" w:fill="auto"/>
            <w:noWrap/>
            <w:vAlign w:val="center"/>
            <w:hideMark/>
          </w:tcPr>
          <w:p w14:paraId="39661C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1D58F4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2323.10</w:t>
            </w:r>
          </w:p>
        </w:tc>
      </w:tr>
      <w:tr w:rsidR="0057341D" w:rsidRPr="0057341D" w14:paraId="51627FA4" w14:textId="77777777" w:rsidTr="0057341D">
        <w:trPr>
          <w:trHeight w:val="288"/>
        </w:trPr>
        <w:tc>
          <w:tcPr>
            <w:tcW w:w="2430" w:type="dxa"/>
            <w:shd w:val="clear" w:color="auto" w:fill="auto"/>
            <w:noWrap/>
            <w:vAlign w:val="center"/>
            <w:hideMark/>
          </w:tcPr>
          <w:p w14:paraId="33D920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7:00 AM</w:t>
            </w:r>
          </w:p>
        </w:tc>
        <w:tc>
          <w:tcPr>
            <w:tcW w:w="1890" w:type="dxa"/>
            <w:shd w:val="clear" w:color="auto" w:fill="auto"/>
            <w:noWrap/>
            <w:vAlign w:val="center"/>
            <w:hideMark/>
          </w:tcPr>
          <w:p w14:paraId="2BBEFA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6.80</w:t>
            </w:r>
          </w:p>
        </w:tc>
        <w:tc>
          <w:tcPr>
            <w:tcW w:w="1800" w:type="dxa"/>
            <w:shd w:val="clear" w:color="auto" w:fill="auto"/>
            <w:noWrap/>
            <w:vAlign w:val="center"/>
            <w:hideMark/>
          </w:tcPr>
          <w:p w14:paraId="58AA48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w:t>
            </w:r>
          </w:p>
        </w:tc>
        <w:tc>
          <w:tcPr>
            <w:tcW w:w="1260" w:type="dxa"/>
            <w:shd w:val="clear" w:color="auto" w:fill="auto"/>
            <w:noWrap/>
            <w:vAlign w:val="center"/>
            <w:hideMark/>
          </w:tcPr>
          <w:p w14:paraId="17AEFEE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4.96</w:t>
            </w:r>
          </w:p>
        </w:tc>
        <w:tc>
          <w:tcPr>
            <w:tcW w:w="1641" w:type="dxa"/>
            <w:shd w:val="clear" w:color="auto" w:fill="auto"/>
            <w:noWrap/>
            <w:vAlign w:val="center"/>
            <w:hideMark/>
          </w:tcPr>
          <w:p w14:paraId="2F75B3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2342.85</w:t>
            </w:r>
          </w:p>
        </w:tc>
      </w:tr>
      <w:tr w:rsidR="0057341D" w:rsidRPr="0057341D" w14:paraId="19660452" w14:textId="77777777" w:rsidTr="0057341D">
        <w:trPr>
          <w:trHeight w:val="288"/>
        </w:trPr>
        <w:tc>
          <w:tcPr>
            <w:tcW w:w="2430" w:type="dxa"/>
            <w:shd w:val="clear" w:color="auto" w:fill="auto"/>
            <w:noWrap/>
            <w:vAlign w:val="center"/>
            <w:hideMark/>
          </w:tcPr>
          <w:p w14:paraId="4AC79DD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8:00 AM</w:t>
            </w:r>
          </w:p>
        </w:tc>
        <w:tc>
          <w:tcPr>
            <w:tcW w:w="1890" w:type="dxa"/>
            <w:shd w:val="clear" w:color="auto" w:fill="auto"/>
            <w:noWrap/>
            <w:vAlign w:val="center"/>
            <w:hideMark/>
          </w:tcPr>
          <w:p w14:paraId="66FEB3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7.40</w:t>
            </w:r>
          </w:p>
        </w:tc>
        <w:tc>
          <w:tcPr>
            <w:tcW w:w="1800" w:type="dxa"/>
            <w:shd w:val="clear" w:color="auto" w:fill="auto"/>
            <w:noWrap/>
            <w:vAlign w:val="center"/>
            <w:hideMark/>
          </w:tcPr>
          <w:p w14:paraId="5434FA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w:t>
            </w:r>
          </w:p>
        </w:tc>
        <w:tc>
          <w:tcPr>
            <w:tcW w:w="1260" w:type="dxa"/>
            <w:shd w:val="clear" w:color="auto" w:fill="auto"/>
            <w:noWrap/>
            <w:vAlign w:val="center"/>
            <w:hideMark/>
          </w:tcPr>
          <w:p w14:paraId="0F73B9F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5.02</w:t>
            </w:r>
          </w:p>
        </w:tc>
        <w:tc>
          <w:tcPr>
            <w:tcW w:w="1641" w:type="dxa"/>
            <w:shd w:val="clear" w:color="auto" w:fill="auto"/>
            <w:noWrap/>
            <w:vAlign w:val="center"/>
            <w:hideMark/>
          </w:tcPr>
          <w:p w14:paraId="65B2DA1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2385.82</w:t>
            </w:r>
          </w:p>
        </w:tc>
      </w:tr>
      <w:tr w:rsidR="0057341D" w:rsidRPr="0057341D" w14:paraId="23A2DFD0" w14:textId="77777777" w:rsidTr="0057341D">
        <w:trPr>
          <w:trHeight w:val="288"/>
        </w:trPr>
        <w:tc>
          <w:tcPr>
            <w:tcW w:w="2430" w:type="dxa"/>
            <w:shd w:val="clear" w:color="auto" w:fill="auto"/>
            <w:noWrap/>
            <w:vAlign w:val="center"/>
            <w:hideMark/>
          </w:tcPr>
          <w:p w14:paraId="79C06E5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9:00 AM</w:t>
            </w:r>
          </w:p>
        </w:tc>
        <w:tc>
          <w:tcPr>
            <w:tcW w:w="1890" w:type="dxa"/>
            <w:shd w:val="clear" w:color="auto" w:fill="auto"/>
            <w:noWrap/>
            <w:vAlign w:val="center"/>
            <w:hideMark/>
          </w:tcPr>
          <w:p w14:paraId="6655F4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15.00</w:t>
            </w:r>
          </w:p>
        </w:tc>
        <w:tc>
          <w:tcPr>
            <w:tcW w:w="1800" w:type="dxa"/>
            <w:shd w:val="clear" w:color="auto" w:fill="auto"/>
            <w:noWrap/>
            <w:vAlign w:val="center"/>
            <w:hideMark/>
          </w:tcPr>
          <w:p w14:paraId="0A8E8D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260" w:type="dxa"/>
            <w:shd w:val="clear" w:color="auto" w:fill="auto"/>
            <w:noWrap/>
            <w:vAlign w:val="center"/>
            <w:hideMark/>
          </w:tcPr>
          <w:p w14:paraId="19DB39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5.16</w:t>
            </w:r>
          </w:p>
        </w:tc>
        <w:tc>
          <w:tcPr>
            <w:tcW w:w="1641" w:type="dxa"/>
            <w:shd w:val="clear" w:color="auto" w:fill="auto"/>
            <w:noWrap/>
            <w:vAlign w:val="center"/>
            <w:hideMark/>
          </w:tcPr>
          <w:p w14:paraId="0A48BD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2504.14</w:t>
            </w:r>
          </w:p>
        </w:tc>
      </w:tr>
      <w:tr w:rsidR="0057341D" w:rsidRPr="0057341D" w14:paraId="3101A748" w14:textId="77777777" w:rsidTr="0057341D">
        <w:trPr>
          <w:trHeight w:val="288"/>
        </w:trPr>
        <w:tc>
          <w:tcPr>
            <w:tcW w:w="2430" w:type="dxa"/>
            <w:shd w:val="clear" w:color="auto" w:fill="auto"/>
            <w:noWrap/>
            <w:vAlign w:val="center"/>
            <w:hideMark/>
          </w:tcPr>
          <w:p w14:paraId="3A70E9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10:00 AM</w:t>
            </w:r>
          </w:p>
        </w:tc>
        <w:tc>
          <w:tcPr>
            <w:tcW w:w="1890" w:type="dxa"/>
            <w:shd w:val="clear" w:color="auto" w:fill="auto"/>
            <w:noWrap/>
            <w:vAlign w:val="center"/>
            <w:hideMark/>
          </w:tcPr>
          <w:p w14:paraId="18B05EE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9.60</w:t>
            </w:r>
          </w:p>
        </w:tc>
        <w:tc>
          <w:tcPr>
            <w:tcW w:w="1800" w:type="dxa"/>
            <w:shd w:val="clear" w:color="auto" w:fill="auto"/>
            <w:noWrap/>
            <w:vAlign w:val="center"/>
            <w:hideMark/>
          </w:tcPr>
          <w:p w14:paraId="41351E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260" w:type="dxa"/>
            <w:shd w:val="clear" w:color="auto" w:fill="auto"/>
            <w:noWrap/>
            <w:vAlign w:val="center"/>
            <w:hideMark/>
          </w:tcPr>
          <w:p w14:paraId="2DD5894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5.32</w:t>
            </w:r>
          </w:p>
        </w:tc>
        <w:tc>
          <w:tcPr>
            <w:tcW w:w="1641" w:type="dxa"/>
            <w:shd w:val="clear" w:color="auto" w:fill="auto"/>
            <w:noWrap/>
            <w:vAlign w:val="center"/>
            <w:hideMark/>
          </w:tcPr>
          <w:p w14:paraId="73FFA2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2627.01</w:t>
            </w:r>
          </w:p>
        </w:tc>
      </w:tr>
      <w:tr w:rsidR="0057341D" w:rsidRPr="0057341D" w14:paraId="4F48A111" w14:textId="77777777" w:rsidTr="0057341D">
        <w:trPr>
          <w:trHeight w:val="288"/>
        </w:trPr>
        <w:tc>
          <w:tcPr>
            <w:tcW w:w="2430" w:type="dxa"/>
            <w:shd w:val="clear" w:color="auto" w:fill="auto"/>
            <w:noWrap/>
            <w:vAlign w:val="center"/>
            <w:hideMark/>
          </w:tcPr>
          <w:p w14:paraId="277B4A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11:00 AM</w:t>
            </w:r>
          </w:p>
        </w:tc>
        <w:tc>
          <w:tcPr>
            <w:tcW w:w="1890" w:type="dxa"/>
            <w:shd w:val="clear" w:color="auto" w:fill="auto"/>
            <w:noWrap/>
            <w:vAlign w:val="center"/>
            <w:hideMark/>
          </w:tcPr>
          <w:p w14:paraId="3FDA66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8.40</w:t>
            </w:r>
          </w:p>
        </w:tc>
        <w:tc>
          <w:tcPr>
            <w:tcW w:w="1800" w:type="dxa"/>
            <w:shd w:val="clear" w:color="auto" w:fill="auto"/>
            <w:noWrap/>
            <w:vAlign w:val="center"/>
            <w:hideMark/>
          </w:tcPr>
          <w:p w14:paraId="389E5D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260" w:type="dxa"/>
            <w:shd w:val="clear" w:color="auto" w:fill="auto"/>
            <w:noWrap/>
            <w:vAlign w:val="center"/>
            <w:hideMark/>
          </w:tcPr>
          <w:p w14:paraId="2E65F1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5.69</w:t>
            </w:r>
          </w:p>
        </w:tc>
        <w:tc>
          <w:tcPr>
            <w:tcW w:w="1641" w:type="dxa"/>
            <w:shd w:val="clear" w:color="auto" w:fill="auto"/>
            <w:noWrap/>
            <w:vAlign w:val="center"/>
            <w:hideMark/>
          </w:tcPr>
          <w:p w14:paraId="17F28E4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2937.06</w:t>
            </w:r>
          </w:p>
        </w:tc>
      </w:tr>
      <w:tr w:rsidR="0057341D" w:rsidRPr="0057341D" w14:paraId="7623E6E6" w14:textId="77777777" w:rsidTr="0057341D">
        <w:trPr>
          <w:trHeight w:val="288"/>
        </w:trPr>
        <w:tc>
          <w:tcPr>
            <w:tcW w:w="2430" w:type="dxa"/>
            <w:shd w:val="clear" w:color="auto" w:fill="auto"/>
            <w:noWrap/>
            <w:vAlign w:val="center"/>
            <w:hideMark/>
          </w:tcPr>
          <w:p w14:paraId="3057E54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12:00 PM</w:t>
            </w:r>
          </w:p>
        </w:tc>
        <w:tc>
          <w:tcPr>
            <w:tcW w:w="1890" w:type="dxa"/>
            <w:shd w:val="clear" w:color="auto" w:fill="auto"/>
            <w:noWrap/>
            <w:vAlign w:val="center"/>
            <w:hideMark/>
          </w:tcPr>
          <w:p w14:paraId="37031E3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12.40</w:t>
            </w:r>
          </w:p>
        </w:tc>
        <w:tc>
          <w:tcPr>
            <w:tcW w:w="1800" w:type="dxa"/>
            <w:shd w:val="clear" w:color="auto" w:fill="auto"/>
            <w:noWrap/>
            <w:vAlign w:val="center"/>
            <w:hideMark/>
          </w:tcPr>
          <w:p w14:paraId="0DAC27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4.60</w:t>
            </w:r>
          </w:p>
        </w:tc>
        <w:tc>
          <w:tcPr>
            <w:tcW w:w="1260" w:type="dxa"/>
            <w:shd w:val="clear" w:color="auto" w:fill="auto"/>
            <w:noWrap/>
            <w:vAlign w:val="center"/>
            <w:hideMark/>
          </w:tcPr>
          <w:p w14:paraId="207D30C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5.93</w:t>
            </w:r>
          </w:p>
        </w:tc>
        <w:tc>
          <w:tcPr>
            <w:tcW w:w="1641" w:type="dxa"/>
            <w:shd w:val="clear" w:color="auto" w:fill="auto"/>
            <w:noWrap/>
            <w:vAlign w:val="center"/>
            <w:hideMark/>
          </w:tcPr>
          <w:p w14:paraId="7DC47E0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3146.33</w:t>
            </w:r>
          </w:p>
        </w:tc>
      </w:tr>
      <w:tr w:rsidR="0057341D" w:rsidRPr="0057341D" w14:paraId="5D378DD1" w14:textId="77777777" w:rsidTr="0057341D">
        <w:trPr>
          <w:trHeight w:val="288"/>
        </w:trPr>
        <w:tc>
          <w:tcPr>
            <w:tcW w:w="2430" w:type="dxa"/>
            <w:shd w:val="clear" w:color="auto" w:fill="auto"/>
            <w:noWrap/>
            <w:vAlign w:val="center"/>
            <w:hideMark/>
          </w:tcPr>
          <w:p w14:paraId="5A5DF84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 PM</w:t>
            </w:r>
          </w:p>
        </w:tc>
        <w:tc>
          <w:tcPr>
            <w:tcW w:w="1890" w:type="dxa"/>
            <w:shd w:val="clear" w:color="auto" w:fill="auto"/>
            <w:noWrap/>
            <w:vAlign w:val="center"/>
            <w:hideMark/>
          </w:tcPr>
          <w:p w14:paraId="620A4C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800" w:type="dxa"/>
            <w:shd w:val="clear" w:color="auto" w:fill="auto"/>
            <w:noWrap/>
            <w:vAlign w:val="center"/>
            <w:hideMark/>
          </w:tcPr>
          <w:p w14:paraId="4025B7B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0206EDC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6.13</w:t>
            </w:r>
          </w:p>
        </w:tc>
        <w:tc>
          <w:tcPr>
            <w:tcW w:w="1641" w:type="dxa"/>
            <w:shd w:val="clear" w:color="auto" w:fill="auto"/>
            <w:noWrap/>
            <w:vAlign w:val="center"/>
            <w:hideMark/>
          </w:tcPr>
          <w:p w14:paraId="5EDCF1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3325.30</w:t>
            </w:r>
          </w:p>
        </w:tc>
      </w:tr>
      <w:tr w:rsidR="0057341D" w:rsidRPr="0057341D" w14:paraId="125BA054" w14:textId="77777777" w:rsidTr="0057341D">
        <w:trPr>
          <w:trHeight w:val="288"/>
        </w:trPr>
        <w:tc>
          <w:tcPr>
            <w:tcW w:w="2430" w:type="dxa"/>
            <w:shd w:val="clear" w:color="auto" w:fill="auto"/>
            <w:noWrap/>
            <w:vAlign w:val="center"/>
            <w:hideMark/>
          </w:tcPr>
          <w:p w14:paraId="374876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2:00 PM</w:t>
            </w:r>
          </w:p>
        </w:tc>
        <w:tc>
          <w:tcPr>
            <w:tcW w:w="1890" w:type="dxa"/>
            <w:shd w:val="clear" w:color="auto" w:fill="auto"/>
            <w:noWrap/>
            <w:vAlign w:val="center"/>
            <w:hideMark/>
          </w:tcPr>
          <w:p w14:paraId="71EF26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12.60</w:t>
            </w:r>
          </w:p>
        </w:tc>
        <w:tc>
          <w:tcPr>
            <w:tcW w:w="1800" w:type="dxa"/>
            <w:shd w:val="clear" w:color="auto" w:fill="auto"/>
            <w:noWrap/>
            <w:vAlign w:val="center"/>
            <w:hideMark/>
          </w:tcPr>
          <w:p w14:paraId="7EA929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260" w:type="dxa"/>
            <w:shd w:val="clear" w:color="auto" w:fill="auto"/>
            <w:noWrap/>
            <w:vAlign w:val="center"/>
            <w:hideMark/>
          </w:tcPr>
          <w:p w14:paraId="3A9DA2F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6.30</w:t>
            </w:r>
          </w:p>
        </w:tc>
        <w:tc>
          <w:tcPr>
            <w:tcW w:w="1641" w:type="dxa"/>
            <w:shd w:val="clear" w:color="auto" w:fill="auto"/>
            <w:noWrap/>
            <w:vAlign w:val="center"/>
            <w:hideMark/>
          </w:tcPr>
          <w:p w14:paraId="4C812B0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3482.10</w:t>
            </w:r>
          </w:p>
        </w:tc>
      </w:tr>
      <w:tr w:rsidR="0057341D" w:rsidRPr="0057341D" w14:paraId="445B16A4" w14:textId="77777777" w:rsidTr="0057341D">
        <w:trPr>
          <w:trHeight w:val="288"/>
        </w:trPr>
        <w:tc>
          <w:tcPr>
            <w:tcW w:w="2430" w:type="dxa"/>
            <w:shd w:val="clear" w:color="auto" w:fill="auto"/>
            <w:noWrap/>
            <w:vAlign w:val="center"/>
            <w:hideMark/>
          </w:tcPr>
          <w:p w14:paraId="60227D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3:00 PM</w:t>
            </w:r>
          </w:p>
        </w:tc>
        <w:tc>
          <w:tcPr>
            <w:tcW w:w="1890" w:type="dxa"/>
            <w:shd w:val="clear" w:color="auto" w:fill="auto"/>
            <w:noWrap/>
            <w:vAlign w:val="center"/>
            <w:hideMark/>
          </w:tcPr>
          <w:p w14:paraId="263A25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6.00</w:t>
            </w:r>
          </w:p>
        </w:tc>
        <w:tc>
          <w:tcPr>
            <w:tcW w:w="1800" w:type="dxa"/>
            <w:shd w:val="clear" w:color="auto" w:fill="auto"/>
            <w:noWrap/>
            <w:vAlign w:val="center"/>
            <w:hideMark/>
          </w:tcPr>
          <w:p w14:paraId="1FACAA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3E1BD2B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6.39</w:t>
            </w:r>
          </w:p>
        </w:tc>
        <w:tc>
          <w:tcPr>
            <w:tcW w:w="1641" w:type="dxa"/>
            <w:shd w:val="clear" w:color="auto" w:fill="auto"/>
            <w:noWrap/>
            <w:vAlign w:val="center"/>
            <w:hideMark/>
          </w:tcPr>
          <w:p w14:paraId="4C6E73B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3560.49</w:t>
            </w:r>
          </w:p>
        </w:tc>
      </w:tr>
      <w:tr w:rsidR="0057341D" w:rsidRPr="0057341D" w14:paraId="43AF3855" w14:textId="77777777" w:rsidTr="0057341D">
        <w:trPr>
          <w:trHeight w:val="288"/>
        </w:trPr>
        <w:tc>
          <w:tcPr>
            <w:tcW w:w="2430" w:type="dxa"/>
            <w:shd w:val="clear" w:color="auto" w:fill="auto"/>
            <w:noWrap/>
            <w:vAlign w:val="center"/>
            <w:hideMark/>
          </w:tcPr>
          <w:p w14:paraId="75806A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4:00 PM</w:t>
            </w:r>
          </w:p>
        </w:tc>
        <w:tc>
          <w:tcPr>
            <w:tcW w:w="1890" w:type="dxa"/>
            <w:shd w:val="clear" w:color="auto" w:fill="auto"/>
            <w:noWrap/>
            <w:vAlign w:val="center"/>
            <w:hideMark/>
          </w:tcPr>
          <w:p w14:paraId="5A833B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9.20</w:t>
            </w:r>
          </w:p>
        </w:tc>
        <w:tc>
          <w:tcPr>
            <w:tcW w:w="1800" w:type="dxa"/>
            <w:shd w:val="clear" w:color="auto" w:fill="auto"/>
            <w:noWrap/>
            <w:vAlign w:val="center"/>
            <w:hideMark/>
          </w:tcPr>
          <w:p w14:paraId="777EEC5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B3DE9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6.46</w:t>
            </w:r>
          </w:p>
        </w:tc>
        <w:tc>
          <w:tcPr>
            <w:tcW w:w="1641" w:type="dxa"/>
            <w:shd w:val="clear" w:color="auto" w:fill="auto"/>
            <w:noWrap/>
            <w:vAlign w:val="center"/>
            <w:hideMark/>
          </w:tcPr>
          <w:p w14:paraId="7146C9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3622.70</w:t>
            </w:r>
          </w:p>
        </w:tc>
      </w:tr>
      <w:tr w:rsidR="0057341D" w:rsidRPr="0057341D" w14:paraId="62F3439E" w14:textId="77777777" w:rsidTr="0057341D">
        <w:trPr>
          <w:trHeight w:val="288"/>
        </w:trPr>
        <w:tc>
          <w:tcPr>
            <w:tcW w:w="2430" w:type="dxa"/>
            <w:shd w:val="clear" w:color="auto" w:fill="auto"/>
            <w:noWrap/>
            <w:vAlign w:val="center"/>
            <w:hideMark/>
          </w:tcPr>
          <w:p w14:paraId="3410F6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lastRenderedPageBreak/>
              <w:t>6/15/21 5:00 PM</w:t>
            </w:r>
          </w:p>
        </w:tc>
        <w:tc>
          <w:tcPr>
            <w:tcW w:w="1890" w:type="dxa"/>
            <w:shd w:val="clear" w:color="auto" w:fill="auto"/>
            <w:noWrap/>
            <w:vAlign w:val="center"/>
            <w:hideMark/>
          </w:tcPr>
          <w:p w14:paraId="09CDCD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10.20</w:t>
            </w:r>
          </w:p>
        </w:tc>
        <w:tc>
          <w:tcPr>
            <w:tcW w:w="1800" w:type="dxa"/>
            <w:shd w:val="clear" w:color="auto" w:fill="auto"/>
            <w:noWrap/>
            <w:vAlign w:val="center"/>
            <w:hideMark/>
          </w:tcPr>
          <w:p w14:paraId="3740D7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4DAA3A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6.41</w:t>
            </w:r>
          </w:p>
        </w:tc>
        <w:tc>
          <w:tcPr>
            <w:tcW w:w="1641" w:type="dxa"/>
            <w:shd w:val="clear" w:color="auto" w:fill="auto"/>
            <w:noWrap/>
            <w:vAlign w:val="center"/>
            <w:hideMark/>
          </w:tcPr>
          <w:p w14:paraId="168AB94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3582.31</w:t>
            </w:r>
          </w:p>
        </w:tc>
      </w:tr>
      <w:tr w:rsidR="0057341D" w:rsidRPr="0057341D" w14:paraId="3EAC8504" w14:textId="77777777" w:rsidTr="0057341D">
        <w:trPr>
          <w:trHeight w:val="288"/>
        </w:trPr>
        <w:tc>
          <w:tcPr>
            <w:tcW w:w="2430" w:type="dxa"/>
            <w:shd w:val="clear" w:color="auto" w:fill="auto"/>
            <w:noWrap/>
            <w:vAlign w:val="center"/>
            <w:hideMark/>
          </w:tcPr>
          <w:p w14:paraId="2975E8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6:00 PM</w:t>
            </w:r>
          </w:p>
        </w:tc>
        <w:tc>
          <w:tcPr>
            <w:tcW w:w="1890" w:type="dxa"/>
            <w:shd w:val="clear" w:color="auto" w:fill="auto"/>
            <w:noWrap/>
            <w:vAlign w:val="center"/>
            <w:hideMark/>
          </w:tcPr>
          <w:p w14:paraId="2B5CCA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19.40</w:t>
            </w:r>
          </w:p>
        </w:tc>
        <w:tc>
          <w:tcPr>
            <w:tcW w:w="1800" w:type="dxa"/>
            <w:shd w:val="clear" w:color="auto" w:fill="auto"/>
            <w:noWrap/>
            <w:vAlign w:val="center"/>
            <w:hideMark/>
          </w:tcPr>
          <w:p w14:paraId="21D1811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7D5335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6.39</w:t>
            </w:r>
          </w:p>
        </w:tc>
        <w:tc>
          <w:tcPr>
            <w:tcW w:w="1641" w:type="dxa"/>
            <w:shd w:val="clear" w:color="auto" w:fill="auto"/>
            <w:noWrap/>
            <w:vAlign w:val="center"/>
            <w:hideMark/>
          </w:tcPr>
          <w:p w14:paraId="7C4A04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3560.03</w:t>
            </w:r>
          </w:p>
        </w:tc>
      </w:tr>
      <w:tr w:rsidR="0057341D" w:rsidRPr="0057341D" w14:paraId="12FDBCBF" w14:textId="77777777" w:rsidTr="0057341D">
        <w:trPr>
          <w:trHeight w:val="288"/>
        </w:trPr>
        <w:tc>
          <w:tcPr>
            <w:tcW w:w="2430" w:type="dxa"/>
            <w:shd w:val="clear" w:color="auto" w:fill="auto"/>
            <w:noWrap/>
            <w:vAlign w:val="center"/>
            <w:hideMark/>
          </w:tcPr>
          <w:p w14:paraId="7B77C0D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7:00 PM</w:t>
            </w:r>
          </w:p>
        </w:tc>
        <w:tc>
          <w:tcPr>
            <w:tcW w:w="1890" w:type="dxa"/>
            <w:shd w:val="clear" w:color="auto" w:fill="auto"/>
            <w:noWrap/>
            <w:vAlign w:val="center"/>
            <w:hideMark/>
          </w:tcPr>
          <w:p w14:paraId="3C2E08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5.80</w:t>
            </w:r>
          </w:p>
        </w:tc>
        <w:tc>
          <w:tcPr>
            <w:tcW w:w="1800" w:type="dxa"/>
            <w:shd w:val="clear" w:color="auto" w:fill="auto"/>
            <w:noWrap/>
            <w:vAlign w:val="center"/>
            <w:hideMark/>
          </w:tcPr>
          <w:p w14:paraId="4D1703C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06F93FB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6.53</w:t>
            </w:r>
          </w:p>
        </w:tc>
        <w:tc>
          <w:tcPr>
            <w:tcW w:w="1641" w:type="dxa"/>
            <w:shd w:val="clear" w:color="auto" w:fill="auto"/>
            <w:noWrap/>
            <w:vAlign w:val="center"/>
            <w:hideMark/>
          </w:tcPr>
          <w:p w14:paraId="230F09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3693.90</w:t>
            </w:r>
          </w:p>
        </w:tc>
      </w:tr>
      <w:tr w:rsidR="0057341D" w:rsidRPr="0057341D" w14:paraId="6D6CF6AB" w14:textId="77777777" w:rsidTr="0057341D">
        <w:trPr>
          <w:trHeight w:val="288"/>
        </w:trPr>
        <w:tc>
          <w:tcPr>
            <w:tcW w:w="2430" w:type="dxa"/>
            <w:shd w:val="clear" w:color="auto" w:fill="auto"/>
            <w:noWrap/>
            <w:vAlign w:val="center"/>
            <w:hideMark/>
          </w:tcPr>
          <w:p w14:paraId="2B3E9C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8:00 PM</w:t>
            </w:r>
          </w:p>
        </w:tc>
        <w:tc>
          <w:tcPr>
            <w:tcW w:w="1890" w:type="dxa"/>
            <w:shd w:val="clear" w:color="auto" w:fill="auto"/>
            <w:noWrap/>
            <w:vAlign w:val="center"/>
            <w:hideMark/>
          </w:tcPr>
          <w:p w14:paraId="1C055A1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800" w:type="dxa"/>
            <w:shd w:val="clear" w:color="auto" w:fill="auto"/>
            <w:noWrap/>
            <w:vAlign w:val="center"/>
            <w:hideMark/>
          </w:tcPr>
          <w:p w14:paraId="145E34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7D1FF76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6.41</w:t>
            </w:r>
          </w:p>
        </w:tc>
        <w:tc>
          <w:tcPr>
            <w:tcW w:w="1641" w:type="dxa"/>
            <w:shd w:val="clear" w:color="auto" w:fill="auto"/>
            <w:noWrap/>
            <w:vAlign w:val="center"/>
            <w:hideMark/>
          </w:tcPr>
          <w:p w14:paraId="4E6400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3580.77</w:t>
            </w:r>
          </w:p>
        </w:tc>
      </w:tr>
      <w:tr w:rsidR="0057341D" w:rsidRPr="0057341D" w14:paraId="6BB584E6" w14:textId="77777777" w:rsidTr="0057341D">
        <w:trPr>
          <w:trHeight w:val="288"/>
        </w:trPr>
        <w:tc>
          <w:tcPr>
            <w:tcW w:w="2430" w:type="dxa"/>
            <w:shd w:val="clear" w:color="auto" w:fill="auto"/>
            <w:noWrap/>
            <w:vAlign w:val="center"/>
            <w:hideMark/>
          </w:tcPr>
          <w:p w14:paraId="083FF6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9:00 PM</w:t>
            </w:r>
          </w:p>
        </w:tc>
        <w:tc>
          <w:tcPr>
            <w:tcW w:w="1890" w:type="dxa"/>
            <w:shd w:val="clear" w:color="auto" w:fill="auto"/>
            <w:noWrap/>
            <w:vAlign w:val="center"/>
            <w:hideMark/>
          </w:tcPr>
          <w:p w14:paraId="18EA350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800" w:type="dxa"/>
            <w:shd w:val="clear" w:color="auto" w:fill="auto"/>
            <w:noWrap/>
            <w:vAlign w:val="center"/>
            <w:hideMark/>
          </w:tcPr>
          <w:p w14:paraId="6C017B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FF83A8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6.21</w:t>
            </w:r>
          </w:p>
        </w:tc>
        <w:tc>
          <w:tcPr>
            <w:tcW w:w="1641" w:type="dxa"/>
            <w:shd w:val="clear" w:color="auto" w:fill="auto"/>
            <w:noWrap/>
            <w:vAlign w:val="center"/>
            <w:hideMark/>
          </w:tcPr>
          <w:p w14:paraId="40E9FDA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3394.45</w:t>
            </w:r>
          </w:p>
        </w:tc>
      </w:tr>
      <w:tr w:rsidR="0057341D" w:rsidRPr="0057341D" w14:paraId="55186F9B" w14:textId="77777777" w:rsidTr="0057341D">
        <w:trPr>
          <w:trHeight w:val="288"/>
        </w:trPr>
        <w:tc>
          <w:tcPr>
            <w:tcW w:w="2430" w:type="dxa"/>
            <w:shd w:val="clear" w:color="auto" w:fill="auto"/>
            <w:noWrap/>
            <w:vAlign w:val="center"/>
            <w:hideMark/>
          </w:tcPr>
          <w:p w14:paraId="2DB86E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10:00 PM</w:t>
            </w:r>
          </w:p>
        </w:tc>
        <w:tc>
          <w:tcPr>
            <w:tcW w:w="1890" w:type="dxa"/>
            <w:shd w:val="clear" w:color="auto" w:fill="auto"/>
            <w:noWrap/>
            <w:vAlign w:val="center"/>
            <w:hideMark/>
          </w:tcPr>
          <w:p w14:paraId="17723E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800" w:type="dxa"/>
            <w:shd w:val="clear" w:color="auto" w:fill="auto"/>
            <w:noWrap/>
            <w:vAlign w:val="center"/>
            <w:hideMark/>
          </w:tcPr>
          <w:p w14:paraId="14D7262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1CDE979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6.09</w:t>
            </w:r>
          </w:p>
        </w:tc>
        <w:tc>
          <w:tcPr>
            <w:tcW w:w="1641" w:type="dxa"/>
            <w:shd w:val="clear" w:color="auto" w:fill="auto"/>
            <w:noWrap/>
            <w:vAlign w:val="center"/>
            <w:hideMark/>
          </w:tcPr>
          <w:p w14:paraId="2269EF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3286.84</w:t>
            </w:r>
          </w:p>
        </w:tc>
      </w:tr>
      <w:tr w:rsidR="0057341D" w:rsidRPr="0057341D" w14:paraId="33A854B0" w14:textId="77777777" w:rsidTr="0057341D">
        <w:trPr>
          <w:trHeight w:val="288"/>
        </w:trPr>
        <w:tc>
          <w:tcPr>
            <w:tcW w:w="2430" w:type="dxa"/>
            <w:shd w:val="clear" w:color="auto" w:fill="auto"/>
            <w:noWrap/>
            <w:vAlign w:val="center"/>
            <w:hideMark/>
          </w:tcPr>
          <w:p w14:paraId="257E76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11:00 PM</w:t>
            </w:r>
          </w:p>
        </w:tc>
        <w:tc>
          <w:tcPr>
            <w:tcW w:w="1890" w:type="dxa"/>
            <w:shd w:val="clear" w:color="auto" w:fill="auto"/>
            <w:noWrap/>
            <w:vAlign w:val="center"/>
            <w:hideMark/>
          </w:tcPr>
          <w:p w14:paraId="7F9AF3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800" w:type="dxa"/>
            <w:shd w:val="clear" w:color="auto" w:fill="auto"/>
            <w:noWrap/>
            <w:vAlign w:val="center"/>
            <w:hideMark/>
          </w:tcPr>
          <w:p w14:paraId="7684371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941C9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5.94</w:t>
            </w:r>
          </w:p>
        </w:tc>
        <w:tc>
          <w:tcPr>
            <w:tcW w:w="1641" w:type="dxa"/>
            <w:shd w:val="clear" w:color="auto" w:fill="auto"/>
            <w:noWrap/>
            <w:vAlign w:val="center"/>
            <w:hideMark/>
          </w:tcPr>
          <w:p w14:paraId="7BD4F4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3158.32</w:t>
            </w:r>
          </w:p>
        </w:tc>
      </w:tr>
      <w:tr w:rsidR="0057341D" w:rsidRPr="0057341D" w14:paraId="3565E141" w14:textId="77777777" w:rsidTr="0057341D">
        <w:trPr>
          <w:trHeight w:val="288"/>
        </w:trPr>
        <w:tc>
          <w:tcPr>
            <w:tcW w:w="2430" w:type="dxa"/>
            <w:shd w:val="clear" w:color="auto" w:fill="auto"/>
            <w:noWrap/>
            <w:vAlign w:val="center"/>
            <w:hideMark/>
          </w:tcPr>
          <w:p w14:paraId="5BC5C4F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12:00 AM</w:t>
            </w:r>
          </w:p>
        </w:tc>
        <w:tc>
          <w:tcPr>
            <w:tcW w:w="1890" w:type="dxa"/>
            <w:shd w:val="clear" w:color="auto" w:fill="auto"/>
            <w:noWrap/>
            <w:vAlign w:val="center"/>
            <w:hideMark/>
          </w:tcPr>
          <w:p w14:paraId="4D2240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6.60</w:t>
            </w:r>
          </w:p>
        </w:tc>
        <w:tc>
          <w:tcPr>
            <w:tcW w:w="1800" w:type="dxa"/>
            <w:shd w:val="clear" w:color="auto" w:fill="auto"/>
            <w:noWrap/>
            <w:vAlign w:val="center"/>
            <w:hideMark/>
          </w:tcPr>
          <w:p w14:paraId="36132EA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18F07B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5.85</w:t>
            </w:r>
          </w:p>
        </w:tc>
        <w:tc>
          <w:tcPr>
            <w:tcW w:w="1641" w:type="dxa"/>
            <w:shd w:val="clear" w:color="auto" w:fill="auto"/>
            <w:noWrap/>
            <w:vAlign w:val="center"/>
            <w:hideMark/>
          </w:tcPr>
          <w:p w14:paraId="5CD012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3076.62</w:t>
            </w:r>
          </w:p>
        </w:tc>
      </w:tr>
      <w:tr w:rsidR="0057341D" w:rsidRPr="0057341D" w14:paraId="25BD1492" w14:textId="77777777" w:rsidTr="0057341D">
        <w:trPr>
          <w:trHeight w:val="288"/>
        </w:trPr>
        <w:tc>
          <w:tcPr>
            <w:tcW w:w="2430" w:type="dxa"/>
            <w:shd w:val="clear" w:color="auto" w:fill="auto"/>
            <w:noWrap/>
            <w:vAlign w:val="center"/>
            <w:hideMark/>
          </w:tcPr>
          <w:p w14:paraId="207F4F8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 AM</w:t>
            </w:r>
          </w:p>
        </w:tc>
        <w:tc>
          <w:tcPr>
            <w:tcW w:w="1890" w:type="dxa"/>
            <w:shd w:val="clear" w:color="auto" w:fill="auto"/>
            <w:noWrap/>
            <w:vAlign w:val="center"/>
            <w:hideMark/>
          </w:tcPr>
          <w:p w14:paraId="4F1A005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5.40</w:t>
            </w:r>
          </w:p>
        </w:tc>
        <w:tc>
          <w:tcPr>
            <w:tcW w:w="1800" w:type="dxa"/>
            <w:shd w:val="clear" w:color="auto" w:fill="auto"/>
            <w:noWrap/>
            <w:vAlign w:val="center"/>
            <w:hideMark/>
          </w:tcPr>
          <w:p w14:paraId="338C33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2493D47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5.69</w:t>
            </w:r>
          </w:p>
        </w:tc>
        <w:tc>
          <w:tcPr>
            <w:tcW w:w="1641" w:type="dxa"/>
            <w:shd w:val="clear" w:color="auto" w:fill="auto"/>
            <w:noWrap/>
            <w:vAlign w:val="center"/>
            <w:hideMark/>
          </w:tcPr>
          <w:p w14:paraId="564B670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2936.20</w:t>
            </w:r>
          </w:p>
        </w:tc>
      </w:tr>
      <w:tr w:rsidR="0057341D" w:rsidRPr="0057341D" w14:paraId="2F67ED2E" w14:textId="77777777" w:rsidTr="0057341D">
        <w:trPr>
          <w:trHeight w:val="288"/>
        </w:trPr>
        <w:tc>
          <w:tcPr>
            <w:tcW w:w="2430" w:type="dxa"/>
            <w:shd w:val="clear" w:color="auto" w:fill="auto"/>
            <w:noWrap/>
            <w:vAlign w:val="center"/>
            <w:hideMark/>
          </w:tcPr>
          <w:p w14:paraId="61CAFD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2:00 AM</w:t>
            </w:r>
          </w:p>
        </w:tc>
        <w:tc>
          <w:tcPr>
            <w:tcW w:w="1890" w:type="dxa"/>
            <w:shd w:val="clear" w:color="auto" w:fill="auto"/>
            <w:noWrap/>
            <w:vAlign w:val="center"/>
            <w:hideMark/>
          </w:tcPr>
          <w:p w14:paraId="436751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6DC182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33C0B9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5.61</w:t>
            </w:r>
          </w:p>
        </w:tc>
        <w:tc>
          <w:tcPr>
            <w:tcW w:w="1641" w:type="dxa"/>
            <w:shd w:val="clear" w:color="auto" w:fill="auto"/>
            <w:noWrap/>
            <w:vAlign w:val="center"/>
            <w:hideMark/>
          </w:tcPr>
          <w:p w14:paraId="03AA18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2875.29</w:t>
            </w:r>
          </w:p>
        </w:tc>
      </w:tr>
      <w:tr w:rsidR="0057341D" w:rsidRPr="0057341D" w14:paraId="1FF0F287" w14:textId="77777777" w:rsidTr="0057341D">
        <w:trPr>
          <w:trHeight w:val="288"/>
        </w:trPr>
        <w:tc>
          <w:tcPr>
            <w:tcW w:w="2430" w:type="dxa"/>
            <w:shd w:val="clear" w:color="auto" w:fill="auto"/>
            <w:noWrap/>
            <w:vAlign w:val="center"/>
            <w:hideMark/>
          </w:tcPr>
          <w:p w14:paraId="4102B92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3:00 AM</w:t>
            </w:r>
          </w:p>
        </w:tc>
        <w:tc>
          <w:tcPr>
            <w:tcW w:w="1890" w:type="dxa"/>
            <w:shd w:val="clear" w:color="auto" w:fill="auto"/>
            <w:noWrap/>
            <w:vAlign w:val="center"/>
            <w:hideMark/>
          </w:tcPr>
          <w:p w14:paraId="208502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2.60</w:t>
            </w:r>
          </w:p>
        </w:tc>
        <w:tc>
          <w:tcPr>
            <w:tcW w:w="1800" w:type="dxa"/>
            <w:shd w:val="clear" w:color="auto" w:fill="auto"/>
            <w:noWrap/>
            <w:vAlign w:val="center"/>
            <w:hideMark/>
          </w:tcPr>
          <w:p w14:paraId="29B9F3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5DD1670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5.65</w:t>
            </w:r>
          </w:p>
        </w:tc>
        <w:tc>
          <w:tcPr>
            <w:tcW w:w="1641" w:type="dxa"/>
            <w:shd w:val="clear" w:color="auto" w:fill="auto"/>
            <w:noWrap/>
            <w:vAlign w:val="center"/>
            <w:hideMark/>
          </w:tcPr>
          <w:p w14:paraId="456A74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2901.43</w:t>
            </w:r>
          </w:p>
        </w:tc>
      </w:tr>
      <w:tr w:rsidR="0057341D" w:rsidRPr="0057341D" w14:paraId="3AA8CB53" w14:textId="77777777" w:rsidTr="0057341D">
        <w:trPr>
          <w:trHeight w:val="288"/>
        </w:trPr>
        <w:tc>
          <w:tcPr>
            <w:tcW w:w="2430" w:type="dxa"/>
            <w:shd w:val="clear" w:color="auto" w:fill="auto"/>
            <w:noWrap/>
            <w:vAlign w:val="center"/>
            <w:hideMark/>
          </w:tcPr>
          <w:p w14:paraId="7994E6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4:00 AM</w:t>
            </w:r>
          </w:p>
        </w:tc>
        <w:tc>
          <w:tcPr>
            <w:tcW w:w="1890" w:type="dxa"/>
            <w:shd w:val="clear" w:color="auto" w:fill="auto"/>
            <w:noWrap/>
            <w:vAlign w:val="center"/>
            <w:hideMark/>
          </w:tcPr>
          <w:p w14:paraId="6054203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w:t>
            </w:r>
          </w:p>
        </w:tc>
        <w:tc>
          <w:tcPr>
            <w:tcW w:w="1800" w:type="dxa"/>
            <w:shd w:val="clear" w:color="auto" w:fill="auto"/>
            <w:noWrap/>
            <w:vAlign w:val="center"/>
            <w:hideMark/>
          </w:tcPr>
          <w:p w14:paraId="1663DA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FBBC34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5.63</w:t>
            </w:r>
          </w:p>
        </w:tc>
        <w:tc>
          <w:tcPr>
            <w:tcW w:w="1641" w:type="dxa"/>
            <w:shd w:val="clear" w:color="auto" w:fill="auto"/>
            <w:noWrap/>
            <w:vAlign w:val="center"/>
            <w:hideMark/>
          </w:tcPr>
          <w:p w14:paraId="313E35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2885.03</w:t>
            </w:r>
          </w:p>
        </w:tc>
      </w:tr>
      <w:tr w:rsidR="0057341D" w:rsidRPr="0057341D" w14:paraId="6892594E" w14:textId="77777777" w:rsidTr="0057341D">
        <w:trPr>
          <w:trHeight w:val="288"/>
        </w:trPr>
        <w:tc>
          <w:tcPr>
            <w:tcW w:w="2430" w:type="dxa"/>
            <w:shd w:val="clear" w:color="auto" w:fill="auto"/>
            <w:noWrap/>
            <w:vAlign w:val="center"/>
            <w:hideMark/>
          </w:tcPr>
          <w:p w14:paraId="788D08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5:00 AM</w:t>
            </w:r>
          </w:p>
        </w:tc>
        <w:tc>
          <w:tcPr>
            <w:tcW w:w="1890" w:type="dxa"/>
            <w:shd w:val="clear" w:color="auto" w:fill="auto"/>
            <w:noWrap/>
            <w:vAlign w:val="center"/>
            <w:hideMark/>
          </w:tcPr>
          <w:p w14:paraId="5587CAF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4.00</w:t>
            </w:r>
          </w:p>
        </w:tc>
        <w:tc>
          <w:tcPr>
            <w:tcW w:w="1800" w:type="dxa"/>
            <w:shd w:val="clear" w:color="auto" w:fill="auto"/>
            <w:noWrap/>
            <w:vAlign w:val="center"/>
            <w:hideMark/>
          </w:tcPr>
          <w:p w14:paraId="5582D3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16F216A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5.39</w:t>
            </w:r>
          </w:p>
        </w:tc>
        <w:tc>
          <w:tcPr>
            <w:tcW w:w="1641" w:type="dxa"/>
            <w:shd w:val="clear" w:color="auto" w:fill="auto"/>
            <w:noWrap/>
            <w:vAlign w:val="center"/>
            <w:hideMark/>
          </w:tcPr>
          <w:p w14:paraId="605CF0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2687.05</w:t>
            </w:r>
          </w:p>
        </w:tc>
      </w:tr>
      <w:tr w:rsidR="0057341D" w:rsidRPr="0057341D" w14:paraId="685F288C" w14:textId="77777777" w:rsidTr="0057341D">
        <w:trPr>
          <w:trHeight w:val="288"/>
        </w:trPr>
        <w:tc>
          <w:tcPr>
            <w:tcW w:w="2430" w:type="dxa"/>
            <w:shd w:val="clear" w:color="auto" w:fill="auto"/>
            <w:noWrap/>
            <w:vAlign w:val="center"/>
            <w:hideMark/>
          </w:tcPr>
          <w:p w14:paraId="5178F6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6:00 AM</w:t>
            </w:r>
          </w:p>
        </w:tc>
        <w:tc>
          <w:tcPr>
            <w:tcW w:w="1890" w:type="dxa"/>
            <w:shd w:val="clear" w:color="auto" w:fill="auto"/>
            <w:noWrap/>
            <w:vAlign w:val="center"/>
            <w:hideMark/>
          </w:tcPr>
          <w:p w14:paraId="28976AA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3.20</w:t>
            </w:r>
          </w:p>
        </w:tc>
        <w:tc>
          <w:tcPr>
            <w:tcW w:w="1800" w:type="dxa"/>
            <w:shd w:val="clear" w:color="auto" w:fill="auto"/>
            <w:noWrap/>
            <w:vAlign w:val="center"/>
            <w:hideMark/>
          </w:tcPr>
          <w:p w14:paraId="53E40E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6EFD7E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5.29</w:t>
            </w:r>
          </w:p>
        </w:tc>
        <w:tc>
          <w:tcPr>
            <w:tcW w:w="1641" w:type="dxa"/>
            <w:shd w:val="clear" w:color="auto" w:fill="auto"/>
            <w:noWrap/>
            <w:vAlign w:val="center"/>
            <w:hideMark/>
          </w:tcPr>
          <w:p w14:paraId="0DF418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2608.52</w:t>
            </w:r>
          </w:p>
        </w:tc>
      </w:tr>
      <w:tr w:rsidR="0057341D" w:rsidRPr="0057341D" w14:paraId="74F87725" w14:textId="77777777" w:rsidTr="0057341D">
        <w:trPr>
          <w:trHeight w:val="288"/>
        </w:trPr>
        <w:tc>
          <w:tcPr>
            <w:tcW w:w="2430" w:type="dxa"/>
            <w:shd w:val="clear" w:color="auto" w:fill="auto"/>
            <w:noWrap/>
            <w:vAlign w:val="center"/>
            <w:hideMark/>
          </w:tcPr>
          <w:p w14:paraId="25A373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7:00 AM</w:t>
            </w:r>
          </w:p>
        </w:tc>
        <w:tc>
          <w:tcPr>
            <w:tcW w:w="1890" w:type="dxa"/>
            <w:shd w:val="clear" w:color="auto" w:fill="auto"/>
            <w:noWrap/>
            <w:vAlign w:val="center"/>
            <w:hideMark/>
          </w:tcPr>
          <w:p w14:paraId="0A9A89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658678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72D7115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5.08</w:t>
            </w:r>
          </w:p>
        </w:tc>
        <w:tc>
          <w:tcPr>
            <w:tcW w:w="1641" w:type="dxa"/>
            <w:shd w:val="clear" w:color="auto" w:fill="auto"/>
            <w:noWrap/>
            <w:vAlign w:val="center"/>
            <w:hideMark/>
          </w:tcPr>
          <w:p w14:paraId="3FC1481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2439.67</w:t>
            </w:r>
          </w:p>
        </w:tc>
      </w:tr>
      <w:tr w:rsidR="0057341D" w:rsidRPr="0057341D" w14:paraId="051015E0" w14:textId="77777777" w:rsidTr="0057341D">
        <w:trPr>
          <w:trHeight w:val="288"/>
        </w:trPr>
        <w:tc>
          <w:tcPr>
            <w:tcW w:w="2430" w:type="dxa"/>
            <w:shd w:val="clear" w:color="auto" w:fill="auto"/>
            <w:noWrap/>
            <w:vAlign w:val="center"/>
            <w:hideMark/>
          </w:tcPr>
          <w:p w14:paraId="7AFFB4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8:00 AM</w:t>
            </w:r>
          </w:p>
        </w:tc>
        <w:tc>
          <w:tcPr>
            <w:tcW w:w="1890" w:type="dxa"/>
            <w:shd w:val="clear" w:color="auto" w:fill="auto"/>
            <w:noWrap/>
            <w:vAlign w:val="center"/>
            <w:hideMark/>
          </w:tcPr>
          <w:p w14:paraId="3ECB38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800" w:type="dxa"/>
            <w:shd w:val="clear" w:color="auto" w:fill="auto"/>
            <w:noWrap/>
            <w:vAlign w:val="center"/>
            <w:hideMark/>
          </w:tcPr>
          <w:p w14:paraId="15400D2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554578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5.09</w:t>
            </w:r>
          </w:p>
        </w:tc>
        <w:tc>
          <w:tcPr>
            <w:tcW w:w="1641" w:type="dxa"/>
            <w:shd w:val="clear" w:color="auto" w:fill="auto"/>
            <w:noWrap/>
            <w:vAlign w:val="center"/>
            <w:hideMark/>
          </w:tcPr>
          <w:p w14:paraId="6529863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2444.04</w:t>
            </w:r>
          </w:p>
        </w:tc>
      </w:tr>
      <w:tr w:rsidR="0057341D" w:rsidRPr="0057341D" w14:paraId="1BA36E7F" w14:textId="77777777" w:rsidTr="0057341D">
        <w:trPr>
          <w:trHeight w:val="288"/>
        </w:trPr>
        <w:tc>
          <w:tcPr>
            <w:tcW w:w="2430" w:type="dxa"/>
            <w:shd w:val="clear" w:color="auto" w:fill="auto"/>
            <w:noWrap/>
            <w:vAlign w:val="center"/>
            <w:hideMark/>
          </w:tcPr>
          <w:p w14:paraId="5523F6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9:00 AM</w:t>
            </w:r>
          </w:p>
        </w:tc>
        <w:tc>
          <w:tcPr>
            <w:tcW w:w="1890" w:type="dxa"/>
            <w:shd w:val="clear" w:color="auto" w:fill="auto"/>
            <w:noWrap/>
            <w:vAlign w:val="center"/>
            <w:hideMark/>
          </w:tcPr>
          <w:p w14:paraId="5FC510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6.60</w:t>
            </w:r>
          </w:p>
        </w:tc>
        <w:tc>
          <w:tcPr>
            <w:tcW w:w="1800" w:type="dxa"/>
            <w:shd w:val="clear" w:color="auto" w:fill="auto"/>
            <w:noWrap/>
            <w:vAlign w:val="center"/>
            <w:hideMark/>
          </w:tcPr>
          <w:p w14:paraId="261246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261877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4.96</w:t>
            </w:r>
          </w:p>
        </w:tc>
        <w:tc>
          <w:tcPr>
            <w:tcW w:w="1641" w:type="dxa"/>
            <w:shd w:val="clear" w:color="auto" w:fill="auto"/>
            <w:noWrap/>
            <w:vAlign w:val="center"/>
            <w:hideMark/>
          </w:tcPr>
          <w:p w14:paraId="139D7BC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2345.85</w:t>
            </w:r>
          </w:p>
        </w:tc>
      </w:tr>
      <w:tr w:rsidR="0057341D" w:rsidRPr="0057341D" w14:paraId="1C460633" w14:textId="77777777" w:rsidTr="0057341D">
        <w:trPr>
          <w:trHeight w:val="288"/>
        </w:trPr>
        <w:tc>
          <w:tcPr>
            <w:tcW w:w="2430" w:type="dxa"/>
            <w:shd w:val="clear" w:color="auto" w:fill="auto"/>
            <w:noWrap/>
            <w:vAlign w:val="center"/>
            <w:hideMark/>
          </w:tcPr>
          <w:p w14:paraId="67D2BD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10:00 AM</w:t>
            </w:r>
          </w:p>
        </w:tc>
        <w:tc>
          <w:tcPr>
            <w:tcW w:w="1890" w:type="dxa"/>
            <w:shd w:val="clear" w:color="auto" w:fill="auto"/>
            <w:noWrap/>
            <w:vAlign w:val="center"/>
            <w:hideMark/>
          </w:tcPr>
          <w:p w14:paraId="1AC650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3.00</w:t>
            </w:r>
          </w:p>
        </w:tc>
        <w:tc>
          <w:tcPr>
            <w:tcW w:w="1800" w:type="dxa"/>
            <w:shd w:val="clear" w:color="auto" w:fill="auto"/>
            <w:noWrap/>
            <w:vAlign w:val="center"/>
            <w:hideMark/>
          </w:tcPr>
          <w:p w14:paraId="4514EC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4EBF1C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5.04</w:t>
            </w:r>
          </w:p>
        </w:tc>
        <w:tc>
          <w:tcPr>
            <w:tcW w:w="1641" w:type="dxa"/>
            <w:shd w:val="clear" w:color="auto" w:fill="auto"/>
            <w:noWrap/>
            <w:vAlign w:val="center"/>
            <w:hideMark/>
          </w:tcPr>
          <w:p w14:paraId="14B5C4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2401.44</w:t>
            </w:r>
          </w:p>
        </w:tc>
      </w:tr>
      <w:tr w:rsidR="0057341D" w:rsidRPr="0057341D" w14:paraId="4A634B84" w14:textId="77777777" w:rsidTr="0057341D">
        <w:trPr>
          <w:trHeight w:val="288"/>
        </w:trPr>
        <w:tc>
          <w:tcPr>
            <w:tcW w:w="2430" w:type="dxa"/>
            <w:shd w:val="clear" w:color="auto" w:fill="auto"/>
            <w:noWrap/>
            <w:vAlign w:val="center"/>
            <w:hideMark/>
          </w:tcPr>
          <w:p w14:paraId="4568899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11:00 AM</w:t>
            </w:r>
          </w:p>
        </w:tc>
        <w:tc>
          <w:tcPr>
            <w:tcW w:w="1890" w:type="dxa"/>
            <w:shd w:val="clear" w:color="auto" w:fill="auto"/>
            <w:noWrap/>
            <w:vAlign w:val="center"/>
            <w:hideMark/>
          </w:tcPr>
          <w:p w14:paraId="56739FD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800" w:type="dxa"/>
            <w:shd w:val="clear" w:color="auto" w:fill="auto"/>
            <w:noWrap/>
            <w:vAlign w:val="center"/>
            <w:hideMark/>
          </w:tcPr>
          <w:p w14:paraId="2CC75B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70AAB5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4.95</w:t>
            </w:r>
          </w:p>
        </w:tc>
        <w:tc>
          <w:tcPr>
            <w:tcW w:w="1641" w:type="dxa"/>
            <w:shd w:val="clear" w:color="auto" w:fill="auto"/>
            <w:noWrap/>
            <w:vAlign w:val="center"/>
            <w:hideMark/>
          </w:tcPr>
          <w:p w14:paraId="6F5C7E3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2331.80</w:t>
            </w:r>
          </w:p>
        </w:tc>
      </w:tr>
      <w:tr w:rsidR="0057341D" w:rsidRPr="0057341D" w14:paraId="6F29C08B" w14:textId="77777777" w:rsidTr="0057341D">
        <w:trPr>
          <w:trHeight w:val="288"/>
        </w:trPr>
        <w:tc>
          <w:tcPr>
            <w:tcW w:w="2430" w:type="dxa"/>
            <w:shd w:val="clear" w:color="auto" w:fill="auto"/>
            <w:noWrap/>
            <w:vAlign w:val="center"/>
            <w:hideMark/>
          </w:tcPr>
          <w:p w14:paraId="5E54D5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12:00 PM</w:t>
            </w:r>
          </w:p>
        </w:tc>
        <w:tc>
          <w:tcPr>
            <w:tcW w:w="1890" w:type="dxa"/>
            <w:shd w:val="clear" w:color="auto" w:fill="auto"/>
            <w:noWrap/>
            <w:vAlign w:val="center"/>
            <w:hideMark/>
          </w:tcPr>
          <w:p w14:paraId="779730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800" w:type="dxa"/>
            <w:shd w:val="clear" w:color="auto" w:fill="auto"/>
            <w:noWrap/>
            <w:vAlign w:val="center"/>
            <w:hideMark/>
          </w:tcPr>
          <w:p w14:paraId="7E2EB37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60A6D9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4.91</w:t>
            </w:r>
          </w:p>
        </w:tc>
        <w:tc>
          <w:tcPr>
            <w:tcW w:w="1641" w:type="dxa"/>
            <w:shd w:val="clear" w:color="auto" w:fill="auto"/>
            <w:noWrap/>
            <w:vAlign w:val="center"/>
            <w:hideMark/>
          </w:tcPr>
          <w:p w14:paraId="7BF7DE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2300.60</w:t>
            </w:r>
          </w:p>
        </w:tc>
      </w:tr>
      <w:tr w:rsidR="0057341D" w:rsidRPr="0057341D" w14:paraId="097D18D4" w14:textId="77777777" w:rsidTr="0057341D">
        <w:trPr>
          <w:trHeight w:val="288"/>
        </w:trPr>
        <w:tc>
          <w:tcPr>
            <w:tcW w:w="2430" w:type="dxa"/>
            <w:shd w:val="clear" w:color="auto" w:fill="auto"/>
            <w:noWrap/>
            <w:vAlign w:val="center"/>
            <w:hideMark/>
          </w:tcPr>
          <w:p w14:paraId="2FCC8F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 PM</w:t>
            </w:r>
          </w:p>
        </w:tc>
        <w:tc>
          <w:tcPr>
            <w:tcW w:w="1890" w:type="dxa"/>
            <w:shd w:val="clear" w:color="auto" w:fill="auto"/>
            <w:noWrap/>
            <w:vAlign w:val="center"/>
            <w:hideMark/>
          </w:tcPr>
          <w:p w14:paraId="55A272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800" w:type="dxa"/>
            <w:shd w:val="clear" w:color="auto" w:fill="auto"/>
            <w:noWrap/>
            <w:vAlign w:val="center"/>
            <w:hideMark/>
          </w:tcPr>
          <w:p w14:paraId="53FF8C2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DB0D6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541D777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2330.50</w:t>
            </w:r>
          </w:p>
        </w:tc>
      </w:tr>
      <w:tr w:rsidR="0057341D" w:rsidRPr="0057341D" w14:paraId="0D25C442" w14:textId="77777777" w:rsidTr="0057341D">
        <w:trPr>
          <w:trHeight w:val="288"/>
        </w:trPr>
        <w:tc>
          <w:tcPr>
            <w:tcW w:w="2430" w:type="dxa"/>
            <w:shd w:val="clear" w:color="auto" w:fill="auto"/>
            <w:noWrap/>
            <w:vAlign w:val="center"/>
            <w:hideMark/>
          </w:tcPr>
          <w:p w14:paraId="1F2E35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2:00 PM</w:t>
            </w:r>
          </w:p>
        </w:tc>
        <w:tc>
          <w:tcPr>
            <w:tcW w:w="1890" w:type="dxa"/>
            <w:shd w:val="clear" w:color="auto" w:fill="auto"/>
            <w:noWrap/>
            <w:vAlign w:val="center"/>
            <w:hideMark/>
          </w:tcPr>
          <w:p w14:paraId="4AC7BAC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w:t>
            </w:r>
          </w:p>
        </w:tc>
        <w:tc>
          <w:tcPr>
            <w:tcW w:w="1800" w:type="dxa"/>
            <w:shd w:val="clear" w:color="auto" w:fill="auto"/>
            <w:noWrap/>
            <w:vAlign w:val="center"/>
            <w:hideMark/>
          </w:tcPr>
          <w:p w14:paraId="6B555C7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4C99BA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4.85</w:t>
            </w:r>
          </w:p>
        </w:tc>
        <w:tc>
          <w:tcPr>
            <w:tcW w:w="1641" w:type="dxa"/>
            <w:shd w:val="clear" w:color="auto" w:fill="auto"/>
            <w:noWrap/>
            <w:vAlign w:val="center"/>
            <w:hideMark/>
          </w:tcPr>
          <w:p w14:paraId="0564F5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2259.25</w:t>
            </w:r>
          </w:p>
        </w:tc>
      </w:tr>
      <w:tr w:rsidR="0057341D" w:rsidRPr="0057341D" w14:paraId="106204BF" w14:textId="77777777" w:rsidTr="0057341D">
        <w:trPr>
          <w:trHeight w:val="288"/>
        </w:trPr>
        <w:tc>
          <w:tcPr>
            <w:tcW w:w="2430" w:type="dxa"/>
            <w:shd w:val="clear" w:color="auto" w:fill="auto"/>
            <w:noWrap/>
            <w:vAlign w:val="center"/>
            <w:hideMark/>
          </w:tcPr>
          <w:p w14:paraId="7CE6D8C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3:00 PM</w:t>
            </w:r>
          </w:p>
        </w:tc>
        <w:tc>
          <w:tcPr>
            <w:tcW w:w="1890" w:type="dxa"/>
            <w:shd w:val="clear" w:color="auto" w:fill="auto"/>
            <w:noWrap/>
            <w:vAlign w:val="center"/>
            <w:hideMark/>
          </w:tcPr>
          <w:p w14:paraId="3F179B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07C08F7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14D98F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4.88</w:t>
            </w:r>
          </w:p>
        </w:tc>
        <w:tc>
          <w:tcPr>
            <w:tcW w:w="1641" w:type="dxa"/>
            <w:shd w:val="clear" w:color="auto" w:fill="auto"/>
            <w:noWrap/>
            <w:vAlign w:val="center"/>
            <w:hideMark/>
          </w:tcPr>
          <w:p w14:paraId="18F1D4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2283.29</w:t>
            </w:r>
          </w:p>
        </w:tc>
      </w:tr>
      <w:tr w:rsidR="0057341D" w:rsidRPr="0057341D" w14:paraId="2263F4AD" w14:textId="77777777" w:rsidTr="0057341D">
        <w:trPr>
          <w:trHeight w:val="288"/>
        </w:trPr>
        <w:tc>
          <w:tcPr>
            <w:tcW w:w="2430" w:type="dxa"/>
            <w:shd w:val="clear" w:color="auto" w:fill="auto"/>
            <w:noWrap/>
            <w:vAlign w:val="center"/>
            <w:hideMark/>
          </w:tcPr>
          <w:p w14:paraId="1B5CCD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4:00 PM</w:t>
            </w:r>
          </w:p>
        </w:tc>
        <w:tc>
          <w:tcPr>
            <w:tcW w:w="1890" w:type="dxa"/>
            <w:shd w:val="clear" w:color="auto" w:fill="auto"/>
            <w:noWrap/>
            <w:vAlign w:val="center"/>
            <w:hideMark/>
          </w:tcPr>
          <w:p w14:paraId="5247226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DFEDE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5AED01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4.86</w:t>
            </w:r>
          </w:p>
        </w:tc>
        <w:tc>
          <w:tcPr>
            <w:tcW w:w="1641" w:type="dxa"/>
            <w:shd w:val="clear" w:color="auto" w:fill="auto"/>
            <w:noWrap/>
            <w:vAlign w:val="center"/>
            <w:hideMark/>
          </w:tcPr>
          <w:p w14:paraId="1E724F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2266.43</w:t>
            </w:r>
          </w:p>
        </w:tc>
      </w:tr>
      <w:tr w:rsidR="0057341D" w:rsidRPr="0057341D" w14:paraId="218CA8D4" w14:textId="77777777" w:rsidTr="0057341D">
        <w:trPr>
          <w:trHeight w:val="288"/>
        </w:trPr>
        <w:tc>
          <w:tcPr>
            <w:tcW w:w="2430" w:type="dxa"/>
            <w:shd w:val="clear" w:color="auto" w:fill="auto"/>
            <w:noWrap/>
            <w:vAlign w:val="center"/>
            <w:hideMark/>
          </w:tcPr>
          <w:p w14:paraId="6FAE59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5:00 PM</w:t>
            </w:r>
          </w:p>
        </w:tc>
        <w:tc>
          <w:tcPr>
            <w:tcW w:w="1890" w:type="dxa"/>
            <w:shd w:val="clear" w:color="auto" w:fill="auto"/>
            <w:noWrap/>
            <w:vAlign w:val="center"/>
            <w:hideMark/>
          </w:tcPr>
          <w:p w14:paraId="0EB610D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79B0C5C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DA0033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4.78</w:t>
            </w:r>
          </w:p>
        </w:tc>
        <w:tc>
          <w:tcPr>
            <w:tcW w:w="1641" w:type="dxa"/>
            <w:shd w:val="clear" w:color="auto" w:fill="auto"/>
            <w:noWrap/>
            <w:vAlign w:val="center"/>
            <w:hideMark/>
          </w:tcPr>
          <w:p w14:paraId="4EA8172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2200.79</w:t>
            </w:r>
          </w:p>
        </w:tc>
      </w:tr>
      <w:tr w:rsidR="0057341D" w:rsidRPr="0057341D" w14:paraId="17D55F02" w14:textId="77777777" w:rsidTr="0057341D">
        <w:trPr>
          <w:trHeight w:val="288"/>
        </w:trPr>
        <w:tc>
          <w:tcPr>
            <w:tcW w:w="2430" w:type="dxa"/>
            <w:shd w:val="clear" w:color="auto" w:fill="auto"/>
            <w:noWrap/>
            <w:vAlign w:val="center"/>
            <w:hideMark/>
          </w:tcPr>
          <w:p w14:paraId="2C35A44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6:00 PM</w:t>
            </w:r>
          </w:p>
        </w:tc>
        <w:tc>
          <w:tcPr>
            <w:tcW w:w="1890" w:type="dxa"/>
            <w:shd w:val="clear" w:color="auto" w:fill="auto"/>
            <w:noWrap/>
            <w:vAlign w:val="center"/>
            <w:hideMark/>
          </w:tcPr>
          <w:p w14:paraId="20ED35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72F2D8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77F2EEF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4.66</w:t>
            </w:r>
          </w:p>
        </w:tc>
        <w:tc>
          <w:tcPr>
            <w:tcW w:w="1641" w:type="dxa"/>
            <w:shd w:val="clear" w:color="auto" w:fill="auto"/>
            <w:noWrap/>
            <w:vAlign w:val="center"/>
            <w:hideMark/>
          </w:tcPr>
          <w:p w14:paraId="3DC709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2112.24</w:t>
            </w:r>
          </w:p>
        </w:tc>
      </w:tr>
      <w:tr w:rsidR="0057341D" w:rsidRPr="0057341D" w14:paraId="61B0AF9D" w14:textId="77777777" w:rsidTr="0057341D">
        <w:trPr>
          <w:trHeight w:val="288"/>
        </w:trPr>
        <w:tc>
          <w:tcPr>
            <w:tcW w:w="2430" w:type="dxa"/>
            <w:shd w:val="clear" w:color="auto" w:fill="auto"/>
            <w:noWrap/>
            <w:vAlign w:val="center"/>
            <w:hideMark/>
          </w:tcPr>
          <w:p w14:paraId="6FAA9E4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7:00 PM</w:t>
            </w:r>
          </w:p>
        </w:tc>
        <w:tc>
          <w:tcPr>
            <w:tcW w:w="1890" w:type="dxa"/>
            <w:shd w:val="clear" w:color="auto" w:fill="auto"/>
            <w:noWrap/>
            <w:vAlign w:val="center"/>
            <w:hideMark/>
          </w:tcPr>
          <w:p w14:paraId="7F85E4D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EAA47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757E64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4.59</w:t>
            </w:r>
          </w:p>
        </w:tc>
        <w:tc>
          <w:tcPr>
            <w:tcW w:w="1641" w:type="dxa"/>
            <w:shd w:val="clear" w:color="auto" w:fill="auto"/>
            <w:noWrap/>
            <w:vAlign w:val="center"/>
            <w:hideMark/>
          </w:tcPr>
          <w:p w14:paraId="0CEC56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2057.42</w:t>
            </w:r>
          </w:p>
        </w:tc>
      </w:tr>
      <w:tr w:rsidR="0057341D" w:rsidRPr="0057341D" w14:paraId="3BA58422" w14:textId="77777777" w:rsidTr="0057341D">
        <w:trPr>
          <w:trHeight w:val="288"/>
        </w:trPr>
        <w:tc>
          <w:tcPr>
            <w:tcW w:w="2430" w:type="dxa"/>
            <w:shd w:val="clear" w:color="auto" w:fill="auto"/>
            <w:noWrap/>
            <w:vAlign w:val="center"/>
            <w:hideMark/>
          </w:tcPr>
          <w:p w14:paraId="524DF7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8:00 PM</w:t>
            </w:r>
          </w:p>
        </w:tc>
        <w:tc>
          <w:tcPr>
            <w:tcW w:w="1890" w:type="dxa"/>
            <w:shd w:val="clear" w:color="auto" w:fill="auto"/>
            <w:noWrap/>
            <w:vAlign w:val="center"/>
            <w:hideMark/>
          </w:tcPr>
          <w:p w14:paraId="1418C3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1522D89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74DCB8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4.53</w:t>
            </w:r>
          </w:p>
        </w:tc>
        <w:tc>
          <w:tcPr>
            <w:tcW w:w="1641" w:type="dxa"/>
            <w:shd w:val="clear" w:color="auto" w:fill="auto"/>
            <w:noWrap/>
            <w:vAlign w:val="center"/>
            <w:hideMark/>
          </w:tcPr>
          <w:p w14:paraId="529F12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2018.13</w:t>
            </w:r>
          </w:p>
        </w:tc>
      </w:tr>
      <w:tr w:rsidR="0057341D" w:rsidRPr="0057341D" w14:paraId="2331E0F3" w14:textId="77777777" w:rsidTr="0057341D">
        <w:trPr>
          <w:trHeight w:val="288"/>
        </w:trPr>
        <w:tc>
          <w:tcPr>
            <w:tcW w:w="2430" w:type="dxa"/>
            <w:shd w:val="clear" w:color="auto" w:fill="auto"/>
            <w:noWrap/>
            <w:vAlign w:val="center"/>
            <w:hideMark/>
          </w:tcPr>
          <w:p w14:paraId="57CAE01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9:00 PM</w:t>
            </w:r>
          </w:p>
        </w:tc>
        <w:tc>
          <w:tcPr>
            <w:tcW w:w="1890" w:type="dxa"/>
            <w:shd w:val="clear" w:color="auto" w:fill="auto"/>
            <w:noWrap/>
            <w:vAlign w:val="center"/>
            <w:hideMark/>
          </w:tcPr>
          <w:p w14:paraId="1D04E1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5F5CF5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C37A22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4.43</w:t>
            </w:r>
          </w:p>
        </w:tc>
        <w:tc>
          <w:tcPr>
            <w:tcW w:w="1641" w:type="dxa"/>
            <w:shd w:val="clear" w:color="auto" w:fill="auto"/>
            <w:noWrap/>
            <w:vAlign w:val="center"/>
            <w:hideMark/>
          </w:tcPr>
          <w:p w14:paraId="4D53CED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1942.61</w:t>
            </w:r>
          </w:p>
        </w:tc>
      </w:tr>
      <w:tr w:rsidR="0057341D" w:rsidRPr="0057341D" w14:paraId="4277B0BC" w14:textId="77777777" w:rsidTr="0057341D">
        <w:trPr>
          <w:trHeight w:val="288"/>
        </w:trPr>
        <w:tc>
          <w:tcPr>
            <w:tcW w:w="2430" w:type="dxa"/>
            <w:shd w:val="clear" w:color="auto" w:fill="auto"/>
            <w:noWrap/>
            <w:vAlign w:val="center"/>
            <w:hideMark/>
          </w:tcPr>
          <w:p w14:paraId="4B8F868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10:00 PM</w:t>
            </w:r>
          </w:p>
        </w:tc>
        <w:tc>
          <w:tcPr>
            <w:tcW w:w="1890" w:type="dxa"/>
            <w:shd w:val="clear" w:color="auto" w:fill="auto"/>
            <w:noWrap/>
            <w:vAlign w:val="center"/>
            <w:hideMark/>
          </w:tcPr>
          <w:p w14:paraId="5C2877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17832B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E2D201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4.34</w:t>
            </w:r>
          </w:p>
        </w:tc>
        <w:tc>
          <w:tcPr>
            <w:tcW w:w="1641" w:type="dxa"/>
            <w:shd w:val="clear" w:color="auto" w:fill="auto"/>
            <w:noWrap/>
            <w:vAlign w:val="center"/>
            <w:hideMark/>
          </w:tcPr>
          <w:p w14:paraId="44350E7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1878.24</w:t>
            </w:r>
          </w:p>
        </w:tc>
      </w:tr>
      <w:tr w:rsidR="0057341D" w:rsidRPr="0057341D" w14:paraId="6126AD5D" w14:textId="77777777" w:rsidTr="0057341D">
        <w:trPr>
          <w:trHeight w:val="288"/>
        </w:trPr>
        <w:tc>
          <w:tcPr>
            <w:tcW w:w="2430" w:type="dxa"/>
            <w:shd w:val="clear" w:color="auto" w:fill="auto"/>
            <w:noWrap/>
            <w:vAlign w:val="center"/>
            <w:hideMark/>
          </w:tcPr>
          <w:p w14:paraId="04C3F2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11:00 PM</w:t>
            </w:r>
          </w:p>
        </w:tc>
        <w:tc>
          <w:tcPr>
            <w:tcW w:w="1890" w:type="dxa"/>
            <w:shd w:val="clear" w:color="auto" w:fill="auto"/>
            <w:noWrap/>
            <w:vAlign w:val="center"/>
            <w:hideMark/>
          </w:tcPr>
          <w:p w14:paraId="6C2E153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3EF1B9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A58C7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4.29</w:t>
            </w:r>
          </w:p>
        </w:tc>
        <w:tc>
          <w:tcPr>
            <w:tcW w:w="1641" w:type="dxa"/>
            <w:shd w:val="clear" w:color="auto" w:fill="auto"/>
            <w:noWrap/>
            <w:vAlign w:val="center"/>
            <w:hideMark/>
          </w:tcPr>
          <w:p w14:paraId="1AEBBF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1844.01</w:t>
            </w:r>
          </w:p>
        </w:tc>
      </w:tr>
      <w:tr w:rsidR="0057341D" w:rsidRPr="0057341D" w14:paraId="5826B998" w14:textId="77777777" w:rsidTr="0057341D">
        <w:trPr>
          <w:trHeight w:val="288"/>
        </w:trPr>
        <w:tc>
          <w:tcPr>
            <w:tcW w:w="2430" w:type="dxa"/>
            <w:shd w:val="clear" w:color="auto" w:fill="auto"/>
            <w:noWrap/>
            <w:vAlign w:val="center"/>
            <w:hideMark/>
          </w:tcPr>
          <w:p w14:paraId="23D5B9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6/17/21 12:00 AM</w:t>
            </w:r>
          </w:p>
        </w:tc>
        <w:tc>
          <w:tcPr>
            <w:tcW w:w="1890" w:type="dxa"/>
            <w:shd w:val="clear" w:color="auto" w:fill="auto"/>
            <w:noWrap/>
            <w:vAlign w:val="center"/>
            <w:hideMark/>
          </w:tcPr>
          <w:p w14:paraId="59395E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8E5852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6831F6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4.25</w:t>
            </w:r>
          </w:p>
        </w:tc>
        <w:tc>
          <w:tcPr>
            <w:tcW w:w="1641" w:type="dxa"/>
            <w:shd w:val="clear" w:color="auto" w:fill="auto"/>
            <w:noWrap/>
            <w:vAlign w:val="center"/>
            <w:hideMark/>
          </w:tcPr>
          <w:p w14:paraId="5FCD0A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1815.08</w:t>
            </w:r>
          </w:p>
        </w:tc>
      </w:tr>
    </w:tbl>
    <w:p w14:paraId="60AAD8FA" w14:textId="77777777" w:rsidR="0057341D" w:rsidRPr="0057341D" w:rsidRDefault="0057341D" w:rsidP="0057341D">
      <w:pPr>
        <w:rPr>
          <w:lang w:val="en-GB"/>
        </w:rPr>
      </w:pPr>
    </w:p>
    <w:p w14:paraId="1552EA15" w14:textId="77777777" w:rsidR="0057341D" w:rsidRDefault="0057341D" w:rsidP="0057341D">
      <w:pPr>
        <w:pStyle w:val="Heading2"/>
      </w:pPr>
      <w:bookmarkStart w:id="1912" w:name="_Toc98928424"/>
      <w:r>
        <w:t>Validation Event Data</w:t>
      </w:r>
      <w:bookmarkEnd w:id="1912"/>
    </w:p>
    <w:p w14:paraId="28EAD364" w14:textId="3DA0F8E0" w:rsidR="0057341D" w:rsidRDefault="0057341D" w:rsidP="0057341D">
      <w:pPr>
        <w:pStyle w:val="Caption"/>
        <w:keepNext/>
      </w:pPr>
      <w:bookmarkStart w:id="1913" w:name="_Toc98928439"/>
      <w:r>
        <w:t xml:space="preserve">Table </w:t>
      </w:r>
      <w:r w:rsidR="008E7ED3">
        <w:fldChar w:fldCharType="begin"/>
      </w:r>
      <w:r w:rsidR="008E7ED3">
        <w:instrText xml:space="preserve"> STYLEREF 1 \s </w:instrText>
      </w:r>
      <w:r w:rsidR="008E7ED3">
        <w:fldChar w:fldCharType="separate"/>
      </w:r>
      <w:r w:rsidR="00CA7649">
        <w:rPr>
          <w:noProof/>
        </w:rPr>
        <w:t>3</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r>
        <w:t xml:space="preserve"> Model selected data for validation event</w:t>
      </w:r>
      <w:bookmarkEnd w:id="1913"/>
    </w:p>
    <w:tbl>
      <w:tblPr>
        <w:tblW w:w="0" w:type="auto"/>
        <w:tblInd w:w="-5" w:type="dxa"/>
        <w:tblLayout w:type="fixed"/>
        <w:tblLook w:val="04A0" w:firstRow="1" w:lastRow="0" w:firstColumn="1" w:lastColumn="0" w:noHBand="0" w:noVBand="1"/>
      </w:tblPr>
      <w:tblGrid>
        <w:gridCol w:w="1530"/>
        <w:gridCol w:w="2070"/>
        <w:gridCol w:w="1980"/>
        <w:gridCol w:w="1710"/>
        <w:gridCol w:w="1731"/>
      </w:tblGrid>
      <w:tr w:rsidR="0057341D" w:rsidRPr="0057341D" w14:paraId="3EBC77DD" w14:textId="77777777" w:rsidTr="004A221B">
        <w:trPr>
          <w:trHeight w:val="288"/>
          <w:tblHeader/>
        </w:trPr>
        <w:tc>
          <w:tcPr>
            <w:tcW w:w="1530" w:type="dxa"/>
            <w:tcBorders>
              <w:top w:val="single" w:sz="4" w:space="0" w:color="ED7D31"/>
              <w:left w:val="single" w:sz="4" w:space="0" w:color="ED7D31"/>
              <w:bottom w:val="single" w:sz="4" w:space="0" w:color="ED7D31"/>
              <w:right w:val="single" w:sz="4" w:space="0" w:color="ED7D31"/>
            </w:tcBorders>
            <w:shd w:val="clear" w:color="000000" w:fill="C65911"/>
            <w:noWrap/>
            <w:vAlign w:val="center"/>
            <w:hideMark/>
          </w:tcPr>
          <w:p w14:paraId="53BC59CD"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Date</w:t>
            </w:r>
          </w:p>
        </w:tc>
        <w:tc>
          <w:tcPr>
            <w:tcW w:w="2070" w:type="dxa"/>
            <w:tcBorders>
              <w:top w:val="single" w:sz="4" w:space="0" w:color="ED7D31"/>
              <w:left w:val="nil"/>
              <w:bottom w:val="single" w:sz="4" w:space="0" w:color="ED7D31"/>
              <w:right w:val="single" w:sz="4" w:space="0" w:color="ED7D31"/>
            </w:tcBorders>
            <w:shd w:val="clear" w:color="000000" w:fill="C65911"/>
            <w:noWrap/>
            <w:vAlign w:val="center"/>
            <w:hideMark/>
          </w:tcPr>
          <w:p w14:paraId="7BCDE955"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Baglung - Preicipitation (mm)</w:t>
            </w:r>
          </w:p>
        </w:tc>
        <w:tc>
          <w:tcPr>
            <w:tcW w:w="1980" w:type="dxa"/>
            <w:tcBorders>
              <w:top w:val="single" w:sz="4" w:space="0" w:color="ED7D31"/>
              <w:left w:val="nil"/>
              <w:bottom w:val="single" w:sz="4" w:space="0" w:color="ED7D31"/>
              <w:right w:val="single" w:sz="4" w:space="0" w:color="ED7D31"/>
            </w:tcBorders>
            <w:shd w:val="clear" w:color="000000" w:fill="C65911"/>
            <w:noWrap/>
            <w:vAlign w:val="center"/>
            <w:hideMark/>
          </w:tcPr>
          <w:p w14:paraId="257D563F"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Jomsom - Precipitation (mm)</w:t>
            </w:r>
          </w:p>
        </w:tc>
        <w:tc>
          <w:tcPr>
            <w:tcW w:w="1710" w:type="dxa"/>
            <w:tcBorders>
              <w:top w:val="single" w:sz="4" w:space="0" w:color="ED7D31"/>
              <w:left w:val="nil"/>
              <w:bottom w:val="single" w:sz="4" w:space="0" w:color="ED7D31"/>
              <w:right w:val="single" w:sz="4" w:space="0" w:color="ED7D31"/>
            </w:tcBorders>
            <w:shd w:val="clear" w:color="000000" w:fill="C65911"/>
            <w:noWrap/>
            <w:vAlign w:val="center"/>
            <w:hideMark/>
          </w:tcPr>
          <w:p w14:paraId="546265CF"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Stage at AWLR (m)</w:t>
            </w:r>
          </w:p>
        </w:tc>
        <w:tc>
          <w:tcPr>
            <w:tcW w:w="1731" w:type="dxa"/>
            <w:tcBorders>
              <w:top w:val="single" w:sz="4" w:space="0" w:color="ED7D31"/>
              <w:left w:val="nil"/>
              <w:bottom w:val="single" w:sz="4" w:space="0" w:color="ED7D31"/>
              <w:right w:val="single" w:sz="4" w:space="0" w:color="ED7D31"/>
            </w:tcBorders>
            <w:shd w:val="clear" w:color="000000" w:fill="C65911"/>
            <w:noWrap/>
            <w:vAlign w:val="center"/>
            <w:hideMark/>
          </w:tcPr>
          <w:p w14:paraId="5DE89582"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Discharge at AWLR (cumecs)</w:t>
            </w:r>
          </w:p>
        </w:tc>
      </w:tr>
      <w:tr w:rsidR="0057341D" w:rsidRPr="0057341D" w14:paraId="58EF639D"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F4F38B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15:00</w:t>
            </w:r>
          </w:p>
        </w:tc>
        <w:tc>
          <w:tcPr>
            <w:tcW w:w="2070" w:type="dxa"/>
            <w:tcBorders>
              <w:top w:val="nil"/>
              <w:left w:val="nil"/>
              <w:bottom w:val="single" w:sz="4" w:space="0" w:color="ED7D31"/>
              <w:right w:val="single" w:sz="4" w:space="0" w:color="ED7D31"/>
            </w:tcBorders>
            <w:shd w:val="clear" w:color="auto" w:fill="auto"/>
            <w:noWrap/>
            <w:vAlign w:val="bottom"/>
            <w:hideMark/>
          </w:tcPr>
          <w:p w14:paraId="7D40BA9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w:t>
            </w:r>
          </w:p>
        </w:tc>
        <w:tc>
          <w:tcPr>
            <w:tcW w:w="1980" w:type="dxa"/>
            <w:tcBorders>
              <w:top w:val="nil"/>
              <w:left w:val="nil"/>
              <w:bottom w:val="single" w:sz="4" w:space="0" w:color="ED7D31"/>
              <w:right w:val="single" w:sz="4" w:space="0" w:color="ED7D31"/>
            </w:tcBorders>
            <w:shd w:val="clear" w:color="auto" w:fill="auto"/>
            <w:noWrap/>
            <w:vAlign w:val="bottom"/>
            <w:hideMark/>
          </w:tcPr>
          <w:p w14:paraId="374356C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D65BA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2.94</w:t>
            </w:r>
          </w:p>
        </w:tc>
        <w:tc>
          <w:tcPr>
            <w:tcW w:w="1731" w:type="dxa"/>
            <w:tcBorders>
              <w:top w:val="nil"/>
              <w:left w:val="nil"/>
              <w:bottom w:val="single" w:sz="4" w:space="0" w:color="ED7D31"/>
              <w:right w:val="single" w:sz="4" w:space="0" w:color="ED7D31"/>
            </w:tcBorders>
            <w:shd w:val="clear" w:color="auto" w:fill="auto"/>
            <w:noWrap/>
            <w:vAlign w:val="bottom"/>
            <w:hideMark/>
          </w:tcPr>
          <w:p w14:paraId="32AE04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937.86</w:t>
            </w:r>
          </w:p>
        </w:tc>
      </w:tr>
      <w:tr w:rsidR="0057341D" w:rsidRPr="0057341D" w14:paraId="380239B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2CD51F4"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16:00</w:t>
            </w:r>
          </w:p>
        </w:tc>
        <w:tc>
          <w:tcPr>
            <w:tcW w:w="2070" w:type="dxa"/>
            <w:tcBorders>
              <w:top w:val="nil"/>
              <w:left w:val="nil"/>
              <w:bottom w:val="single" w:sz="4" w:space="0" w:color="ED7D31"/>
              <w:right w:val="single" w:sz="4" w:space="0" w:color="ED7D31"/>
            </w:tcBorders>
            <w:shd w:val="clear" w:color="auto" w:fill="auto"/>
            <w:noWrap/>
            <w:vAlign w:val="bottom"/>
            <w:hideMark/>
          </w:tcPr>
          <w:p w14:paraId="49CDE84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w:t>
            </w:r>
          </w:p>
        </w:tc>
        <w:tc>
          <w:tcPr>
            <w:tcW w:w="1980" w:type="dxa"/>
            <w:tcBorders>
              <w:top w:val="nil"/>
              <w:left w:val="nil"/>
              <w:bottom w:val="single" w:sz="4" w:space="0" w:color="ED7D31"/>
              <w:right w:val="single" w:sz="4" w:space="0" w:color="ED7D31"/>
            </w:tcBorders>
            <w:shd w:val="clear" w:color="auto" w:fill="auto"/>
            <w:noWrap/>
            <w:vAlign w:val="bottom"/>
            <w:hideMark/>
          </w:tcPr>
          <w:p w14:paraId="7B543E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69ED12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2.95</w:t>
            </w:r>
          </w:p>
        </w:tc>
        <w:tc>
          <w:tcPr>
            <w:tcW w:w="1731" w:type="dxa"/>
            <w:tcBorders>
              <w:top w:val="nil"/>
              <w:left w:val="nil"/>
              <w:bottom w:val="single" w:sz="4" w:space="0" w:color="ED7D31"/>
              <w:right w:val="single" w:sz="4" w:space="0" w:color="ED7D31"/>
            </w:tcBorders>
            <w:shd w:val="clear" w:color="auto" w:fill="auto"/>
            <w:noWrap/>
            <w:vAlign w:val="bottom"/>
            <w:hideMark/>
          </w:tcPr>
          <w:p w14:paraId="46F8207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939.86</w:t>
            </w:r>
          </w:p>
        </w:tc>
      </w:tr>
      <w:tr w:rsidR="0057341D" w:rsidRPr="0057341D" w14:paraId="6A8B74F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86CFC12"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17:00</w:t>
            </w:r>
          </w:p>
        </w:tc>
        <w:tc>
          <w:tcPr>
            <w:tcW w:w="2070" w:type="dxa"/>
            <w:tcBorders>
              <w:top w:val="nil"/>
              <w:left w:val="nil"/>
              <w:bottom w:val="single" w:sz="4" w:space="0" w:color="ED7D31"/>
              <w:right w:val="single" w:sz="4" w:space="0" w:color="ED7D31"/>
            </w:tcBorders>
            <w:shd w:val="clear" w:color="auto" w:fill="auto"/>
            <w:noWrap/>
            <w:vAlign w:val="bottom"/>
            <w:hideMark/>
          </w:tcPr>
          <w:p w14:paraId="180F09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w:t>
            </w:r>
          </w:p>
        </w:tc>
        <w:tc>
          <w:tcPr>
            <w:tcW w:w="1980" w:type="dxa"/>
            <w:tcBorders>
              <w:top w:val="nil"/>
              <w:left w:val="nil"/>
              <w:bottom w:val="single" w:sz="4" w:space="0" w:color="ED7D31"/>
              <w:right w:val="single" w:sz="4" w:space="0" w:color="ED7D31"/>
            </w:tcBorders>
            <w:shd w:val="clear" w:color="auto" w:fill="auto"/>
            <w:noWrap/>
            <w:vAlign w:val="bottom"/>
            <w:hideMark/>
          </w:tcPr>
          <w:p w14:paraId="13DF8D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237563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3.02</w:t>
            </w:r>
          </w:p>
        </w:tc>
        <w:tc>
          <w:tcPr>
            <w:tcW w:w="1731" w:type="dxa"/>
            <w:tcBorders>
              <w:top w:val="nil"/>
              <w:left w:val="nil"/>
              <w:bottom w:val="single" w:sz="4" w:space="0" w:color="ED7D31"/>
              <w:right w:val="single" w:sz="4" w:space="0" w:color="ED7D31"/>
            </w:tcBorders>
            <w:shd w:val="clear" w:color="auto" w:fill="auto"/>
            <w:noWrap/>
            <w:vAlign w:val="bottom"/>
            <w:hideMark/>
          </w:tcPr>
          <w:p w14:paraId="1FF3E4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978.49</w:t>
            </w:r>
          </w:p>
        </w:tc>
      </w:tr>
      <w:tr w:rsidR="0057341D" w:rsidRPr="0057341D" w14:paraId="5AF1C1D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313CBC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18:00</w:t>
            </w:r>
          </w:p>
        </w:tc>
        <w:tc>
          <w:tcPr>
            <w:tcW w:w="2070" w:type="dxa"/>
            <w:tcBorders>
              <w:top w:val="nil"/>
              <w:left w:val="nil"/>
              <w:bottom w:val="single" w:sz="4" w:space="0" w:color="ED7D31"/>
              <w:right w:val="single" w:sz="4" w:space="0" w:color="ED7D31"/>
            </w:tcBorders>
            <w:shd w:val="clear" w:color="auto" w:fill="auto"/>
            <w:noWrap/>
            <w:vAlign w:val="bottom"/>
            <w:hideMark/>
          </w:tcPr>
          <w:p w14:paraId="297E52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24.6</w:t>
            </w:r>
          </w:p>
        </w:tc>
        <w:tc>
          <w:tcPr>
            <w:tcW w:w="1980" w:type="dxa"/>
            <w:tcBorders>
              <w:top w:val="nil"/>
              <w:left w:val="nil"/>
              <w:bottom w:val="single" w:sz="4" w:space="0" w:color="ED7D31"/>
              <w:right w:val="single" w:sz="4" w:space="0" w:color="ED7D31"/>
            </w:tcBorders>
            <w:shd w:val="clear" w:color="auto" w:fill="auto"/>
            <w:noWrap/>
            <w:vAlign w:val="bottom"/>
            <w:hideMark/>
          </w:tcPr>
          <w:p w14:paraId="6E35F96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7ADFDB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3.42</w:t>
            </w:r>
          </w:p>
        </w:tc>
        <w:tc>
          <w:tcPr>
            <w:tcW w:w="1731" w:type="dxa"/>
            <w:tcBorders>
              <w:top w:val="nil"/>
              <w:left w:val="nil"/>
              <w:bottom w:val="single" w:sz="4" w:space="0" w:color="ED7D31"/>
              <w:right w:val="single" w:sz="4" w:space="0" w:color="ED7D31"/>
            </w:tcBorders>
            <w:shd w:val="clear" w:color="auto" w:fill="auto"/>
            <w:noWrap/>
            <w:vAlign w:val="bottom"/>
            <w:hideMark/>
          </w:tcPr>
          <w:p w14:paraId="58EB6E4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1211.46</w:t>
            </w:r>
          </w:p>
        </w:tc>
      </w:tr>
      <w:tr w:rsidR="0057341D" w:rsidRPr="0057341D" w14:paraId="3D8B2E9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7A5B26B"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19:00</w:t>
            </w:r>
          </w:p>
        </w:tc>
        <w:tc>
          <w:tcPr>
            <w:tcW w:w="2070" w:type="dxa"/>
            <w:tcBorders>
              <w:top w:val="nil"/>
              <w:left w:val="nil"/>
              <w:bottom w:val="single" w:sz="4" w:space="0" w:color="ED7D31"/>
              <w:right w:val="single" w:sz="4" w:space="0" w:color="ED7D31"/>
            </w:tcBorders>
            <w:shd w:val="clear" w:color="auto" w:fill="auto"/>
            <w:noWrap/>
            <w:vAlign w:val="bottom"/>
            <w:hideMark/>
          </w:tcPr>
          <w:p w14:paraId="7ABA628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12.8</w:t>
            </w:r>
          </w:p>
        </w:tc>
        <w:tc>
          <w:tcPr>
            <w:tcW w:w="1980" w:type="dxa"/>
            <w:tcBorders>
              <w:top w:val="nil"/>
              <w:left w:val="nil"/>
              <w:bottom w:val="single" w:sz="4" w:space="0" w:color="ED7D31"/>
              <w:right w:val="single" w:sz="4" w:space="0" w:color="ED7D31"/>
            </w:tcBorders>
            <w:shd w:val="clear" w:color="auto" w:fill="auto"/>
            <w:noWrap/>
            <w:vAlign w:val="bottom"/>
            <w:hideMark/>
          </w:tcPr>
          <w:p w14:paraId="5B629C9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11E85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3.71</w:t>
            </w:r>
          </w:p>
        </w:tc>
        <w:tc>
          <w:tcPr>
            <w:tcW w:w="1731" w:type="dxa"/>
            <w:tcBorders>
              <w:top w:val="nil"/>
              <w:left w:val="nil"/>
              <w:bottom w:val="single" w:sz="4" w:space="0" w:color="ED7D31"/>
              <w:right w:val="single" w:sz="4" w:space="0" w:color="ED7D31"/>
            </w:tcBorders>
            <w:shd w:val="clear" w:color="auto" w:fill="auto"/>
            <w:noWrap/>
            <w:vAlign w:val="bottom"/>
            <w:hideMark/>
          </w:tcPr>
          <w:p w14:paraId="3AF0A8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1389.41</w:t>
            </w:r>
          </w:p>
        </w:tc>
      </w:tr>
      <w:tr w:rsidR="0057341D" w:rsidRPr="0057341D" w14:paraId="45616B4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F86CD1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20:00</w:t>
            </w:r>
          </w:p>
        </w:tc>
        <w:tc>
          <w:tcPr>
            <w:tcW w:w="2070" w:type="dxa"/>
            <w:tcBorders>
              <w:top w:val="nil"/>
              <w:left w:val="nil"/>
              <w:bottom w:val="single" w:sz="4" w:space="0" w:color="ED7D31"/>
              <w:right w:val="single" w:sz="4" w:space="0" w:color="ED7D31"/>
            </w:tcBorders>
            <w:shd w:val="clear" w:color="auto" w:fill="auto"/>
            <w:noWrap/>
            <w:vAlign w:val="bottom"/>
            <w:hideMark/>
          </w:tcPr>
          <w:p w14:paraId="1177BA3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w:t>
            </w:r>
          </w:p>
        </w:tc>
        <w:tc>
          <w:tcPr>
            <w:tcW w:w="1980" w:type="dxa"/>
            <w:tcBorders>
              <w:top w:val="nil"/>
              <w:left w:val="nil"/>
              <w:bottom w:val="single" w:sz="4" w:space="0" w:color="ED7D31"/>
              <w:right w:val="single" w:sz="4" w:space="0" w:color="ED7D31"/>
            </w:tcBorders>
            <w:shd w:val="clear" w:color="auto" w:fill="auto"/>
            <w:noWrap/>
            <w:vAlign w:val="bottom"/>
            <w:hideMark/>
          </w:tcPr>
          <w:p w14:paraId="392F79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710" w:type="dxa"/>
            <w:tcBorders>
              <w:top w:val="nil"/>
              <w:left w:val="nil"/>
              <w:bottom w:val="single" w:sz="4" w:space="0" w:color="ED7D31"/>
              <w:right w:val="single" w:sz="4" w:space="0" w:color="ED7D31"/>
            </w:tcBorders>
            <w:shd w:val="clear" w:color="auto" w:fill="auto"/>
            <w:noWrap/>
            <w:vAlign w:val="bottom"/>
            <w:hideMark/>
          </w:tcPr>
          <w:p w14:paraId="6D65E19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3.78</w:t>
            </w:r>
          </w:p>
        </w:tc>
        <w:tc>
          <w:tcPr>
            <w:tcW w:w="1731" w:type="dxa"/>
            <w:tcBorders>
              <w:top w:val="nil"/>
              <w:left w:val="nil"/>
              <w:bottom w:val="single" w:sz="4" w:space="0" w:color="ED7D31"/>
              <w:right w:val="single" w:sz="4" w:space="0" w:color="ED7D31"/>
            </w:tcBorders>
            <w:shd w:val="clear" w:color="auto" w:fill="auto"/>
            <w:noWrap/>
            <w:vAlign w:val="bottom"/>
            <w:hideMark/>
          </w:tcPr>
          <w:p w14:paraId="788C9C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1437.62</w:t>
            </w:r>
          </w:p>
        </w:tc>
      </w:tr>
      <w:tr w:rsidR="0057341D" w:rsidRPr="0057341D" w14:paraId="0FAB4FB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55D9C2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21:00</w:t>
            </w:r>
          </w:p>
        </w:tc>
        <w:tc>
          <w:tcPr>
            <w:tcW w:w="2070" w:type="dxa"/>
            <w:tcBorders>
              <w:top w:val="nil"/>
              <w:left w:val="nil"/>
              <w:bottom w:val="single" w:sz="4" w:space="0" w:color="ED7D31"/>
              <w:right w:val="single" w:sz="4" w:space="0" w:color="ED7D31"/>
            </w:tcBorders>
            <w:shd w:val="clear" w:color="auto" w:fill="auto"/>
            <w:noWrap/>
            <w:vAlign w:val="bottom"/>
            <w:hideMark/>
          </w:tcPr>
          <w:p w14:paraId="333D16D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w:t>
            </w:r>
          </w:p>
        </w:tc>
        <w:tc>
          <w:tcPr>
            <w:tcW w:w="1980" w:type="dxa"/>
            <w:tcBorders>
              <w:top w:val="nil"/>
              <w:left w:val="nil"/>
              <w:bottom w:val="single" w:sz="4" w:space="0" w:color="ED7D31"/>
              <w:right w:val="single" w:sz="4" w:space="0" w:color="ED7D31"/>
            </w:tcBorders>
            <w:shd w:val="clear" w:color="auto" w:fill="auto"/>
            <w:noWrap/>
            <w:vAlign w:val="bottom"/>
            <w:hideMark/>
          </w:tcPr>
          <w:p w14:paraId="49A2A5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710" w:type="dxa"/>
            <w:tcBorders>
              <w:top w:val="nil"/>
              <w:left w:val="nil"/>
              <w:bottom w:val="single" w:sz="4" w:space="0" w:color="ED7D31"/>
              <w:right w:val="single" w:sz="4" w:space="0" w:color="ED7D31"/>
            </w:tcBorders>
            <w:shd w:val="clear" w:color="auto" w:fill="auto"/>
            <w:noWrap/>
            <w:vAlign w:val="bottom"/>
            <w:hideMark/>
          </w:tcPr>
          <w:p w14:paraId="7FAE46B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4.13</w:t>
            </w:r>
          </w:p>
        </w:tc>
        <w:tc>
          <w:tcPr>
            <w:tcW w:w="1731" w:type="dxa"/>
            <w:tcBorders>
              <w:top w:val="nil"/>
              <w:left w:val="nil"/>
              <w:bottom w:val="single" w:sz="4" w:space="0" w:color="ED7D31"/>
              <w:right w:val="single" w:sz="4" w:space="0" w:color="ED7D31"/>
            </w:tcBorders>
            <w:shd w:val="clear" w:color="auto" w:fill="auto"/>
            <w:noWrap/>
            <w:vAlign w:val="bottom"/>
            <w:hideMark/>
          </w:tcPr>
          <w:p w14:paraId="5BDB85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1671.58</w:t>
            </w:r>
          </w:p>
        </w:tc>
      </w:tr>
      <w:tr w:rsidR="0057341D" w:rsidRPr="0057341D" w14:paraId="2BB939F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A1E16EB"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lastRenderedPageBreak/>
              <w:t>7/5/21 22:00</w:t>
            </w:r>
          </w:p>
        </w:tc>
        <w:tc>
          <w:tcPr>
            <w:tcW w:w="2070" w:type="dxa"/>
            <w:tcBorders>
              <w:top w:val="nil"/>
              <w:left w:val="nil"/>
              <w:bottom w:val="single" w:sz="4" w:space="0" w:color="ED7D31"/>
              <w:right w:val="single" w:sz="4" w:space="0" w:color="ED7D31"/>
            </w:tcBorders>
            <w:shd w:val="clear" w:color="auto" w:fill="auto"/>
            <w:noWrap/>
            <w:vAlign w:val="bottom"/>
            <w:hideMark/>
          </w:tcPr>
          <w:p w14:paraId="2F61FD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w:t>
            </w:r>
          </w:p>
        </w:tc>
        <w:tc>
          <w:tcPr>
            <w:tcW w:w="1980" w:type="dxa"/>
            <w:tcBorders>
              <w:top w:val="nil"/>
              <w:left w:val="nil"/>
              <w:bottom w:val="single" w:sz="4" w:space="0" w:color="ED7D31"/>
              <w:right w:val="single" w:sz="4" w:space="0" w:color="ED7D31"/>
            </w:tcBorders>
            <w:shd w:val="clear" w:color="auto" w:fill="auto"/>
            <w:noWrap/>
            <w:vAlign w:val="bottom"/>
            <w:hideMark/>
          </w:tcPr>
          <w:p w14:paraId="5D423B1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0E0EA4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4.15</w:t>
            </w:r>
          </w:p>
        </w:tc>
        <w:tc>
          <w:tcPr>
            <w:tcW w:w="1731" w:type="dxa"/>
            <w:tcBorders>
              <w:top w:val="nil"/>
              <w:left w:val="nil"/>
              <w:bottom w:val="single" w:sz="4" w:space="0" w:color="ED7D31"/>
              <w:right w:val="single" w:sz="4" w:space="0" w:color="ED7D31"/>
            </w:tcBorders>
            <w:shd w:val="clear" w:color="auto" w:fill="auto"/>
            <w:noWrap/>
            <w:vAlign w:val="bottom"/>
            <w:hideMark/>
          </w:tcPr>
          <w:p w14:paraId="5F8927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1679.33</w:t>
            </w:r>
          </w:p>
        </w:tc>
      </w:tr>
      <w:tr w:rsidR="0057341D" w:rsidRPr="0057341D" w14:paraId="0234A47E"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BF17E43"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23:00</w:t>
            </w:r>
          </w:p>
        </w:tc>
        <w:tc>
          <w:tcPr>
            <w:tcW w:w="2070" w:type="dxa"/>
            <w:tcBorders>
              <w:top w:val="nil"/>
              <w:left w:val="nil"/>
              <w:bottom w:val="single" w:sz="4" w:space="0" w:color="ED7D31"/>
              <w:right w:val="single" w:sz="4" w:space="0" w:color="ED7D31"/>
            </w:tcBorders>
            <w:shd w:val="clear" w:color="auto" w:fill="auto"/>
            <w:noWrap/>
            <w:vAlign w:val="bottom"/>
            <w:hideMark/>
          </w:tcPr>
          <w:p w14:paraId="7A85BFC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980" w:type="dxa"/>
            <w:tcBorders>
              <w:top w:val="nil"/>
              <w:left w:val="nil"/>
              <w:bottom w:val="single" w:sz="4" w:space="0" w:color="ED7D31"/>
              <w:right w:val="single" w:sz="4" w:space="0" w:color="ED7D31"/>
            </w:tcBorders>
            <w:shd w:val="clear" w:color="auto" w:fill="auto"/>
            <w:noWrap/>
            <w:vAlign w:val="bottom"/>
            <w:hideMark/>
          </w:tcPr>
          <w:p w14:paraId="781A53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4F7217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4.15</w:t>
            </w:r>
          </w:p>
        </w:tc>
        <w:tc>
          <w:tcPr>
            <w:tcW w:w="1731" w:type="dxa"/>
            <w:tcBorders>
              <w:top w:val="nil"/>
              <w:left w:val="nil"/>
              <w:bottom w:val="single" w:sz="4" w:space="0" w:color="ED7D31"/>
              <w:right w:val="single" w:sz="4" w:space="0" w:color="ED7D31"/>
            </w:tcBorders>
            <w:shd w:val="clear" w:color="auto" w:fill="auto"/>
            <w:noWrap/>
            <w:vAlign w:val="bottom"/>
            <w:hideMark/>
          </w:tcPr>
          <w:p w14:paraId="37CB02B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1684.82</w:t>
            </w:r>
          </w:p>
        </w:tc>
      </w:tr>
      <w:tr w:rsidR="0057341D" w:rsidRPr="0057341D" w14:paraId="00E070E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897201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0:00</w:t>
            </w:r>
          </w:p>
        </w:tc>
        <w:tc>
          <w:tcPr>
            <w:tcW w:w="2070" w:type="dxa"/>
            <w:tcBorders>
              <w:top w:val="nil"/>
              <w:left w:val="nil"/>
              <w:bottom w:val="single" w:sz="4" w:space="0" w:color="ED7D31"/>
              <w:right w:val="single" w:sz="4" w:space="0" w:color="ED7D31"/>
            </w:tcBorders>
            <w:shd w:val="clear" w:color="auto" w:fill="auto"/>
            <w:noWrap/>
            <w:vAlign w:val="bottom"/>
            <w:hideMark/>
          </w:tcPr>
          <w:p w14:paraId="18B79D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5729D0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A2F496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4.13</w:t>
            </w:r>
          </w:p>
        </w:tc>
        <w:tc>
          <w:tcPr>
            <w:tcW w:w="1731" w:type="dxa"/>
            <w:tcBorders>
              <w:top w:val="nil"/>
              <w:left w:val="nil"/>
              <w:bottom w:val="single" w:sz="4" w:space="0" w:color="ED7D31"/>
              <w:right w:val="single" w:sz="4" w:space="0" w:color="ED7D31"/>
            </w:tcBorders>
            <w:shd w:val="clear" w:color="auto" w:fill="auto"/>
            <w:noWrap/>
            <w:vAlign w:val="bottom"/>
            <w:hideMark/>
          </w:tcPr>
          <w:p w14:paraId="032015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1666.91</w:t>
            </w:r>
          </w:p>
        </w:tc>
      </w:tr>
      <w:tr w:rsidR="0057341D" w:rsidRPr="0057341D" w14:paraId="718C799A"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D58C2F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1:00</w:t>
            </w:r>
          </w:p>
        </w:tc>
        <w:tc>
          <w:tcPr>
            <w:tcW w:w="2070" w:type="dxa"/>
            <w:tcBorders>
              <w:top w:val="nil"/>
              <w:left w:val="nil"/>
              <w:bottom w:val="single" w:sz="4" w:space="0" w:color="ED7D31"/>
              <w:right w:val="single" w:sz="4" w:space="0" w:color="ED7D31"/>
            </w:tcBorders>
            <w:shd w:val="clear" w:color="auto" w:fill="auto"/>
            <w:noWrap/>
            <w:vAlign w:val="bottom"/>
            <w:hideMark/>
          </w:tcPr>
          <w:p w14:paraId="113B3A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2838E0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90CA5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731" w:type="dxa"/>
            <w:tcBorders>
              <w:top w:val="nil"/>
              <w:left w:val="nil"/>
              <w:bottom w:val="single" w:sz="4" w:space="0" w:color="ED7D31"/>
              <w:right w:val="single" w:sz="4" w:space="0" w:color="ED7D31"/>
            </w:tcBorders>
            <w:shd w:val="clear" w:color="auto" w:fill="auto"/>
            <w:noWrap/>
            <w:vAlign w:val="bottom"/>
            <w:hideMark/>
          </w:tcPr>
          <w:p w14:paraId="65470B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1715.90</w:t>
            </w:r>
          </w:p>
        </w:tc>
      </w:tr>
      <w:tr w:rsidR="0057341D" w:rsidRPr="0057341D" w14:paraId="0A9D607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5220255"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2:00</w:t>
            </w:r>
          </w:p>
        </w:tc>
        <w:tc>
          <w:tcPr>
            <w:tcW w:w="2070" w:type="dxa"/>
            <w:tcBorders>
              <w:top w:val="nil"/>
              <w:left w:val="nil"/>
              <w:bottom w:val="single" w:sz="4" w:space="0" w:color="ED7D31"/>
              <w:right w:val="single" w:sz="4" w:space="0" w:color="ED7D31"/>
            </w:tcBorders>
            <w:shd w:val="clear" w:color="auto" w:fill="auto"/>
            <w:noWrap/>
            <w:vAlign w:val="bottom"/>
            <w:hideMark/>
          </w:tcPr>
          <w:p w14:paraId="74C0343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0CA125A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1D2E97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4.25</w:t>
            </w:r>
          </w:p>
        </w:tc>
        <w:tc>
          <w:tcPr>
            <w:tcW w:w="1731" w:type="dxa"/>
            <w:tcBorders>
              <w:top w:val="nil"/>
              <w:left w:val="nil"/>
              <w:bottom w:val="single" w:sz="4" w:space="0" w:color="ED7D31"/>
              <w:right w:val="single" w:sz="4" w:space="0" w:color="ED7D31"/>
            </w:tcBorders>
            <w:shd w:val="clear" w:color="auto" w:fill="auto"/>
            <w:noWrap/>
            <w:vAlign w:val="bottom"/>
            <w:hideMark/>
          </w:tcPr>
          <w:p w14:paraId="1F6541E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1752.55</w:t>
            </w:r>
          </w:p>
        </w:tc>
      </w:tr>
      <w:tr w:rsidR="0057341D" w:rsidRPr="0057341D" w14:paraId="41E4BB9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28B1F4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3:00</w:t>
            </w:r>
          </w:p>
        </w:tc>
        <w:tc>
          <w:tcPr>
            <w:tcW w:w="2070" w:type="dxa"/>
            <w:tcBorders>
              <w:top w:val="nil"/>
              <w:left w:val="nil"/>
              <w:bottom w:val="single" w:sz="4" w:space="0" w:color="ED7D31"/>
              <w:right w:val="single" w:sz="4" w:space="0" w:color="ED7D31"/>
            </w:tcBorders>
            <w:shd w:val="clear" w:color="auto" w:fill="auto"/>
            <w:noWrap/>
            <w:vAlign w:val="bottom"/>
            <w:hideMark/>
          </w:tcPr>
          <w:p w14:paraId="3E3CDE4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0276B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3552D4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4.14</w:t>
            </w:r>
          </w:p>
        </w:tc>
        <w:tc>
          <w:tcPr>
            <w:tcW w:w="1731" w:type="dxa"/>
            <w:tcBorders>
              <w:top w:val="nil"/>
              <w:left w:val="nil"/>
              <w:bottom w:val="single" w:sz="4" w:space="0" w:color="ED7D31"/>
              <w:right w:val="single" w:sz="4" w:space="0" w:color="ED7D31"/>
            </w:tcBorders>
            <w:shd w:val="clear" w:color="auto" w:fill="auto"/>
            <w:noWrap/>
            <w:vAlign w:val="bottom"/>
            <w:hideMark/>
          </w:tcPr>
          <w:p w14:paraId="35B6D3B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1675.11</w:t>
            </w:r>
          </w:p>
        </w:tc>
      </w:tr>
      <w:tr w:rsidR="0057341D" w:rsidRPr="0057341D" w14:paraId="0514BEE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EFC8A54"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4:00</w:t>
            </w:r>
          </w:p>
        </w:tc>
        <w:tc>
          <w:tcPr>
            <w:tcW w:w="2070" w:type="dxa"/>
            <w:tcBorders>
              <w:top w:val="nil"/>
              <w:left w:val="nil"/>
              <w:bottom w:val="single" w:sz="4" w:space="0" w:color="ED7D31"/>
              <w:right w:val="single" w:sz="4" w:space="0" w:color="ED7D31"/>
            </w:tcBorders>
            <w:shd w:val="clear" w:color="auto" w:fill="auto"/>
            <w:noWrap/>
            <w:vAlign w:val="bottom"/>
            <w:hideMark/>
          </w:tcPr>
          <w:p w14:paraId="3953C4D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5DB3E7A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9CA4F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3.95</w:t>
            </w:r>
          </w:p>
        </w:tc>
        <w:tc>
          <w:tcPr>
            <w:tcW w:w="1731" w:type="dxa"/>
            <w:tcBorders>
              <w:top w:val="nil"/>
              <w:left w:val="nil"/>
              <w:bottom w:val="single" w:sz="4" w:space="0" w:color="ED7D31"/>
              <w:right w:val="single" w:sz="4" w:space="0" w:color="ED7D31"/>
            </w:tcBorders>
            <w:shd w:val="clear" w:color="auto" w:fill="auto"/>
            <w:noWrap/>
            <w:vAlign w:val="bottom"/>
            <w:hideMark/>
          </w:tcPr>
          <w:p w14:paraId="4158C1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1546.56</w:t>
            </w:r>
          </w:p>
        </w:tc>
      </w:tr>
      <w:tr w:rsidR="0057341D" w:rsidRPr="0057341D" w14:paraId="7FEAD5C6"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7EC4591"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5:00</w:t>
            </w:r>
          </w:p>
        </w:tc>
        <w:tc>
          <w:tcPr>
            <w:tcW w:w="2070" w:type="dxa"/>
            <w:tcBorders>
              <w:top w:val="nil"/>
              <w:left w:val="nil"/>
              <w:bottom w:val="single" w:sz="4" w:space="0" w:color="ED7D31"/>
              <w:right w:val="single" w:sz="4" w:space="0" w:color="ED7D31"/>
            </w:tcBorders>
            <w:shd w:val="clear" w:color="auto" w:fill="auto"/>
            <w:noWrap/>
            <w:vAlign w:val="bottom"/>
            <w:hideMark/>
          </w:tcPr>
          <w:p w14:paraId="0E356E2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2CF4A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55E48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731" w:type="dxa"/>
            <w:tcBorders>
              <w:top w:val="nil"/>
              <w:left w:val="nil"/>
              <w:bottom w:val="single" w:sz="4" w:space="0" w:color="ED7D31"/>
              <w:right w:val="single" w:sz="4" w:space="0" w:color="ED7D31"/>
            </w:tcBorders>
            <w:shd w:val="clear" w:color="auto" w:fill="auto"/>
            <w:noWrap/>
            <w:vAlign w:val="bottom"/>
            <w:hideMark/>
          </w:tcPr>
          <w:p w14:paraId="1D0911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1449.13</w:t>
            </w:r>
          </w:p>
        </w:tc>
      </w:tr>
      <w:tr w:rsidR="0057341D" w:rsidRPr="0057341D" w14:paraId="1FD3B20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F17FC5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6:00</w:t>
            </w:r>
          </w:p>
        </w:tc>
        <w:tc>
          <w:tcPr>
            <w:tcW w:w="2070" w:type="dxa"/>
            <w:tcBorders>
              <w:top w:val="nil"/>
              <w:left w:val="nil"/>
              <w:bottom w:val="single" w:sz="4" w:space="0" w:color="ED7D31"/>
              <w:right w:val="single" w:sz="4" w:space="0" w:color="ED7D31"/>
            </w:tcBorders>
            <w:shd w:val="clear" w:color="auto" w:fill="auto"/>
            <w:noWrap/>
            <w:vAlign w:val="bottom"/>
            <w:hideMark/>
          </w:tcPr>
          <w:p w14:paraId="0638C0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A2D2F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27129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3.67</w:t>
            </w:r>
          </w:p>
        </w:tc>
        <w:tc>
          <w:tcPr>
            <w:tcW w:w="1731" w:type="dxa"/>
            <w:tcBorders>
              <w:top w:val="nil"/>
              <w:left w:val="nil"/>
              <w:bottom w:val="single" w:sz="4" w:space="0" w:color="ED7D31"/>
              <w:right w:val="single" w:sz="4" w:space="0" w:color="ED7D31"/>
            </w:tcBorders>
            <w:shd w:val="clear" w:color="auto" w:fill="auto"/>
            <w:noWrap/>
            <w:vAlign w:val="bottom"/>
            <w:hideMark/>
          </w:tcPr>
          <w:p w14:paraId="0A55FCE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1362.93</w:t>
            </w:r>
          </w:p>
        </w:tc>
      </w:tr>
      <w:tr w:rsidR="0057341D" w:rsidRPr="0057341D" w14:paraId="7B36879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760E83F"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7:00</w:t>
            </w:r>
          </w:p>
        </w:tc>
        <w:tc>
          <w:tcPr>
            <w:tcW w:w="2070" w:type="dxa"/>
            <w:tcBorders>
              <w:top w:val="nil"/>
              <w:left w:val="nil"/>
              <w:bottom w:val="single" w:sz="4" w:space="0" w:color="ED7D31"/>
              <w:right w:val="single" w:sz="4" w:space="0" w:color="ED7D31"/>
            </w:tcBorders>
            <w:shd w:val="clear" w:color="auto" w:fill="auto"/>
            <w:noWrap/>
            <w:vAlign w:val="bottom"/>
            <w:hideMark/>
          </w:tcPr>
          <w:p w14:paraId="7BBA737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AED11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3B8969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w:t>
            </w:r>
          </w:p>
        </w:tc>
        <w:tc>
          <w:tcPr>
            <w:tcW w:w="1731" w:type="dxa"/>
            <w:tcBorders>
              <w:top w:val="nil"/>
              <w:left w:val="nil"/>
              <w:bottom w:val="single" w:sz="4" w:space="0" w:color="ED7D31"/>
              <w:right w:val="single" w:sz="4" w:space="0" w:color="ED7D31"/>
            </w:tcBorders>
            <w:shd w:val="clear" w:color="auto" w:fill="auto"/>
            <w:noWrap/>
            <w:vAlign w:val="bottom"/>
            <w:hideMark/>
          </w:tcPr>
          <w:p w14:paraId="4B75A4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1298.77</w:t>
            </w:r>
          </w:p>
        </w:tc>
      </w:tr>
      <w:tr w:rsidR="0057341D" w:rsidRPr="0057341D" w14:paraId="1826F04E"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5FBB76A"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8:00</w:t>
            </w:r>
          </w:p>
        </w:tc>
        <w:tc>
          <w:tcPr>
            <w:tcW w:w="2070" w:type="dxa"/>
            <w:tcBorders>
              <w:top w:val="nil"/>
              <w:left w:val="nil"/>
              <w:bottom w:val="single" w:sz="4" w:space="0" w:color="ED7D31"/>
              <w:right w:val="single" w:sz="4" w:space="0" w:color="ED7D31"/>
            </w:tcBorders>
            <w:shd w:val="clear" w:color="auto" w:fill="auto"/>
            <w:noWrap/>
            <w:vAlign w:val="bottom"/>
            <w:hideMark/>
          </w:tcPr>
          <w:p w14:paraId="54B8538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E68F27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B2A1D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3.49</w:t>
            </w:r>
          </w:p>
        </w:tc>
        <w:tc>
          <w:tcPr>
            <w:tcW w:w="1731" w:type="dxa"/>
            <w:tcBorders>
              <w:top w:val="nil"/>
              <w:left w:val="nil"/>
              <w:bottom w:val="single" w:sz="4" w:space="0" w:color="ED7D31"/>
              <w:right w:val="single" w:sz="4" w:space="0" w:color="ED7D31"/>
            </w:tcBorders>
            <w:shd w:val="clear" w:color="auto" w:fill="auto"/>
            <w:noWrap/>
            <w:vAlign w:val="bottom"/>
            <w:hideMark/>
          </w:tcPr>
          <w:p w14:paraId="79BB0E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1252.37</w:t>
            </w:r>
          </w:p>
        </w:tc>
      </w:tr>
      <w:tr w:rsidR="0057341D" w:rsidRPr="0057341D" w14:paraId="2BDA0020"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28DDAA97"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9:00</w:t>
            </w:r>
          </w:p>
        </w:tc>
        <w:tc>
          <w:tcPr>
            <w:tcW w:w="2070" w:type="dxa"/>
            <w:tcBorders>
              <w:top w:val="nil"/>
              <w:left w:val="nil"/>
              <w:bottom w:val="single" w:sz="4" w:space="0" w:color="ED7D31"/>
              <w:right w:val="single" w:sz="4" w:space="0" w:color="ED7D31"/>
            </w:tcBorders>
            <w:shd w:val="clear" w:color="auto" w:fill="auto"/>
            <w:noWrap/>
            <w:vAlign w:val="bottom"/>
            <w:hideMark/>
          </w:tcPr>
          <w:p w14:paraId="5AE63C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DBBE9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D0ADC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3.41</w:t>
            </w:r>
          </w:p>
        </w:tc>
        <w:tc>
          <w:tcPr>
            <w:tcW w:w="1731" w:type="dxa"/>
            <w:tcBorders>
              <w:top w:val="nil"/>
              <w:left w:val="nil"/>
              <w:bottom w:val="single" w:sz="4" w:space="0" w:color="ED7D31"/>
              <w:right w:val="single" w:sz="4" w:space="0" w:color="ED7D31"/>
            </w:tcBorders>
            <w:shd w:val="clear" w:color="auto" w:fill="auto"/>
            <w:noWrap/>
            <w:vAlign w:val="bottom"/>
            <w:hideMark/>
          </w:tcPr>
          <w:p w14:paraId="64B26BA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1207.95</w:t>
            </w:r>
          </w:p>
        </w:tc>
      </w:tr>
      <w:tr w:rsidR="0057341D" w:rsidRPr="0057341D" w14:paraId="5C3F9AC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543A683"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10:00</w:t>
            </w:r>
          </w:p>
        </w:tc>
        <w:tc>
          <w:tcPr>
            <w:tcW w:w="2070" w:type="dxa"/>
            <w:tcBorders>
              <w:top w:val="nil"/>
              <w:left w:val="nil"/>
              <w:bottom w:val="single" w:sz="4" w:space="0" w:color="ED7D31"/>
              <w:right w:val="single" w:sz="4" w:space="0" w:color="ED7D31"/>
            </w:tcBorders>
            <w:shd w:val="clear" w:color="auto" w:fill="auto"/>
            <w:noWrap/>
            <w:vAlign w:val="bottom"/>
            <w:hideMark/>
          </w:tcPr>
          <w:p w14:paraId="6F57D6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7BD1CC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D05D1D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3.37</w:t>
            </w:r>
          </w:p>
        </w:tc>
        <w:tc>
          <w:tcPr>
            <w:tcW w:w="1731" w:type="dxa"/>
            <w:tcBorders>
              <w:top w:val="nil"/>
              <w:left w:val="nil"/>
              <w:bottom w:val="single" w:sz="4" w:space="0" w:color="ED7D31"/>
              <w:right w:val="single" w:sz="4" w:space="0" w:color="ED7D31"/>
            </w:tcBorders>
            <w:shd w:val="clear" w:color="auto" w:fill="auto"/>
            <w:noWrap/>
            <w:vAlign w:val="bottom"/>
            <w:hideMark/>
          </w:tcPr>
          <w:p w14:paraId="734FEC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1182.99</w:t>
            </w:r>
          </w:p>
        </w:tc>
      </w:tr>
      <w:tr w:rsidR="0057341D" w:rsidRPr="0057341D" w14:paraId="4717A7BD"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F20B34F"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11:00</w:t>
            </w:r>
          </w:p>
        </w:tc>
        <w:tc>
          <w:tcPr>
            <w:tcW w:w="2070" w:type="dxa"/>
            <w:tcBorders>
              <w:top w:val="nil"/>
              <w:left w:val="nil"/>
              <w:bottom w:val="single" w:sz="4" w:space="0" w:color="ED7D31"/>
              <w:right w:val="single" w:sz="4" w:space="0" w:color="ED7D31"/>
            </w:tcBorders>
            <w:shd w:val="clear" w:color="auto" w:fill="auto"/>
            <w:noWrap/>
            <w:vAlign w:val="bottom"/>
            <w:hideMark/>
          </w:tcPr>
          <w:p w14:paraId="748BA5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2C527A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32806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3.31</w:t>
            </w:r>
          </w:p>
        </w:tc>
        <w:tc>
          <w:tcPr>
            <w:tcW w:w="1731" w:type="dxa"/>
            <w:tcBorders>
              <w:top w:val="nil"/>
              <w:left w:val="nil"/>
              <w:bottom w:val="single" w:sz="4" w:space="0" w:color="ED7D31"/>
              <w:right w:val="single" w:sz="4" w:space="0" w:color="ED7D31"/>
            </w:tcBorders>
            <w:shd w:val="clear" w:color="auto" w:fill="auto"/>
            <w:noWrap/>
            <w:vAlign w:val="bottom"/>
            <w:hideMark/>
          </w:tcPr>
          <w:p w14:paraId="619C5FE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1147.60</w:t>
            </w:r>
          </w:p>
        </w:tc>
      </w:tr>
      <w:tr w:rsidR="0057341D" w:rsidRPr="0057341D" w14:paraId="3378140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18AC57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12:00</w:t>
            </w:r>
          </w:p>
        </w:tc>
        <w:tc>
          <w:tcPr>
            <w:tcW w:w="2070" w:type="dxa"/>
            <w:tcBorders>
              <w:top w:val="nil"/>
              <w:left w:val="nil"/>
              <w:bottom w:val="single" w:sz="4" w:space="0" w:color="ED7D31"/>
              <w:right w:val="single" w:sz="4" w:space="0" w:color="ED7D31"/>
            </w:tcBorders>
            <w:shd w:val="clear" w:color="auto" w:fill="auto"/>
            <w:noWrap/>
            <w:vAlign w:val="bottom"/>
            <w:hideMark/>
          </w:tcPr>
          <w:p w14:paraId="73C55A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752790C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9EAD02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3.29</w:t>
            </w:r>
          </w:p>
        </w:tc>
        <w:tc>
          <w:tcPr>
            <w:tcW w:w="1731" w:type="dxa"/>
            <w:tcBorders>
              <w:top w:val="nil"/>
              <w:left w:val="nil"/>
              <w:bottom w:val="single" w:sz="4" w:space="0" w:color="ED7D31"/>
              <w:right w:val="single" w:sz="4" w:space="0" w:color="ED7D31"/>
            </w:tcBorders>
            <w:shd w:val="clear" w:color="auto" w:fill="auto"/>
            <w:noWrap/>
            <w:vAlign w:val="bottom"/>
            <w:hideMark/>
          </w:tcPr>
          <w:p w14:paraId="104148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1135.83</w:t>
            </w:r>
          </w:p>
        </w:tc>
      </w:tr>
      <w:tr w:rsidR="0057341D" w:rsidRPr="0057341D" w14:paraId="690B747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20A4BFF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13:00</w:t>
            </w:r>
          </w:p>
        </w:tc>
        <w:tc>
          <w:tcPr>
            <w:tcW w:w="2070" w:type="dxa"/>
            <w:tcBorders>
              <w:top w:val="nil"/>
              <w:left w:val="nil"/>
              <w:bottom w:val="single" w:sz="4" w:space="0" w:color="ED7D31"/>
              <w:right w:val="single" w:sz="4" w:space="0" w:color="ED7D31"/>
            </w:tcBorders>
            <w:shd w:val="clear" w:color="auto" w:fill="auto"/>
            <w:noWrap/>
            <w:vAlign w:val="bottom"/>
            <w:hideMark/>
          </w:tcPr>
          <w:p w14:paraId="6B65FA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257D1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DFCBF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3.28</w:t>
            </w:r>
          </w:p>
        </w:tc>
        <w:tc>
          <w:tcPr>
            <w:tcW w:w="1731" w:type="dxa"/>
            <w:tcBorders>
              <w:top w:val="nil"/>
              <w:left w:val="nil"/>
              <w:bottom w:val="single" w:sz="4" w:space="0" w:color="ED7D31"/>
              <w:right w:val="single" w:sz="4" w:space="0" w:color="ED7D31"/>
            </w:tcBorders>
            <w:shd w:val="clear" w:color="auto" w:fill="auto"/>
            <w:noWrap/>
            <w:vAlign w:val="bottom"/>
            <w:hideMark/>
          </w:tcPr>
          <w:p w14:paraId="245196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1127.14</w:t>
            </w:r>
          </w:p>
        </w:tc>
      </w:tr>
      <w:tr w:rsidR="0057341D" w:rsidRPr="0057341D" w14:paraId="29A440FF"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78040B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14:00</w:t>
            </w:r>
          </w:p>
        </w:tc>
        <w:tc>
          <w:tcPr>
            <w:tcW w:w="2070" w:type="dxa"/>
            <w:tcBorders>
              <w:top w:val="nil"/>
              <w:left w:val="nil"/>
              <w:bottom w:val="single" w:sz="4" w:space="0" w:color="ED7D31"/>
              <w:right w:val="single" w:sz="4" w:space="0" w:color="ED7D31"/>
            </w:tcBorders>
            <w:shd w:val="clear" w:color="auto" w:fill="auto"/>
            <w:noWrap/>
            <w:vAlign w:val="bottom"/>
            <w:hideMark/>
          </w:tcPr>
          <w:p w14:paraId="0E3E8E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0DAB6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189A37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3.34</w:t>
            </w:r>
          </w:p>
        </w:tc>
        <w:tc>
          <w:tcPr>
            <w:tcW w:w="1731" w:type="dxa"/>
            <w:tcBorders>
              <w:top w:val="nil"/>
              <w:left w:val="nil"/>
              <w:bottom w:val="single" w:sz="4" w:space="0" w:color="ED7D31"/>
              <w:right w:val="single" w:sz="4" w:space="0" w:color="ED7D31"/>
            </w:tcBorders>
            <w:shd w:val="clear" w:color="auto" w:fill="auto"/>
            <w:noWrap/>
            <w:vAlign w:val="bottom"/>
            <w:hideMark/>
          </w:tcPr>
          <w:p w14:paraId="0851152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1162.67</w:t>
            </w:r>
          </w:p>
        </w:tc>
      </w:tr>
      <w:tr w:rsidR="0057341D" w:rsidRPr="0057341D" w14:paraId="0D06CE98"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D5E3E5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15:00</w:t>
            </w:r>
          </w:p>
        </w:tc>
        <w:tc>
          <w:tcPr>
            <w:tcW w:w="2070" w:type="dxa"/>
            <w:tcBorders>
              <w:top w:val="nil"/>
              <w:left w:val="nil"/>
              <w:bottom w:val="single" w:sz="4" w:space="0" w:color="ED7D31"/>
              <w:right w:val="single" w:sz="4" w:space="0" w:color="ED7D31"/>
            </w:tcBorders>
            <w:shd w:val="clear" w:color="auto" w:fill="auto"/>
            <w:noWrap/>
            <w:vAlign w:val="bottom"/>
            <w:hideMark/>
          </w:tcPr>
          <w:p w14:paraId="438A894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4C1B5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64E4C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3.35</w:t>
            </w:r>
          </w:p>
        </w:tc>
        <w:tc>
          <w:tcPr>
            <w:tcW w:w="1731" w:type="dxa"/>
            <w:tcBorders>
              <w:top w:val="nil"/>
              <w:left w:val="nil"/>
              <w:bottom w:val="single" w:sz="4" w:space="0" w:color="ED7D31"/>
              <w:right w:val="single" w:sz="4" w:space="0" w:color="ED7D31"/>
            </w:tcBorders>
            <w:shd w:val="clear" w:color="auto" w:fill="auto"/>
            <w:noWrap/>
            <w:vAlign w:val="bottom"/>
            <w:hideMark/>
          </w:tcPr>
          <w:p w14:paraId="04E981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1169.39</w:t>
            </w:r>
          </w:p>
        </w:tc>
      </w:tr>
      <w:tr w:rsidR="0057341D" w:rsidRPr="0057341D" w14:paraId="206E843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9305EC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16:00</w:t>
            </w:r>
          </w:p>
        </w:tc>
        <w:tc>
          <w:tcPr>
            <w:tcW w:w="2070" w:type="dxa"/>
            <w:tcBorders>
              <w:top w:val="nil"/>
              <w:left w:val="nil"/>
              <w:bottom w:val="single" w:sz="4" w:space="0" w:color="ED7D31"/>
              <w:right w:val="single" w:sz="4" w:space="0" w:color="ED7D31"/>
            </w:tcBorders>
            <w:shd w:val="clear" w:color="auto" w:fill="auto"/>
            <w:noWrap/>
            <w:vAlign w:val="bottom"/>
            <w:hideMark/>
          </w:tcPr>
          <w:p w14:paraId="2FB0F60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2DB16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19EAC5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3.36</w:t>
            </w:r>
          </w:p>
        </w:tc>
        <w:tc>
          <w:tcPr>
            <w:tcW w:w="1731" w:type="dxa"/>
            <w:tcBorders>
              <w:top w:val="nil"/>
              <w:left w:val="nil"/>
              <w:bottom w:val="single" w:sz="4" w:space="0" w:color="ED7D31"/>
              <w:right w:val="single" w:sz="4" w:space="0" w:color="ED7D31"/>
            </w:tcBorders>
            <w:shd w:val="clear" w:color="auto" w:fill="auto"/>
            <w:noWrap/>
            <w:vAlign w:val="bottom"/>
            <w:hideMark/>
          </w:tcPr>
          <w:p w14:paraId="5E9BF76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1176.73</w:t>
            </w:r>
          </w:p>
        </w:tc>
      </w:tr>
      <w:tr w:rsidR="0057341D" w:rsidRPr="0057341D" w14:paraId="2EE34ABA"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AD2A6AA"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17:00</w:t>
            </w:r>
          </w:p>
        </w:tc>
        <w:tc>
          <w:tcPr>
            <w:tcW w:w="2070" w:type="dxa"/>
            <w:tcBorders>
              <w:top w:val="nil"/>
              <w:left w:val="nil"/>
              <w:bottom w:val="single" w:sz="4" w:space="0" w:color="ED7D31"/>
              <w:right w:val="single" w:sz="4" w:space="0" w:color="ED7D31"/>
            </w:tcBorders>
            <w:shd w:val="clear" w:color="auto" w:fill="auto"/>
            <w:noWrap/>
            <w:vAlign w:val="bottom"/>
            <w:hideMark/>
          </w:tcPr>
          <w:p w14:paraId="0E50B7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99E765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F2F94F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3.36</w:t>
            </w:r>
          </w:p>
        </w:tc>
        <w:tc>
          <w:tcPr>
            <w:tcW w:w="1731" w:type="dxa"/>
            <w:tcBorders>
              <w:top w:val="nil"/>
              <w:left w:val="nil"/>
              <w:bottom w:val="single" w:sz="4" w:space="0" w:color="ED7D31"/>
              <w:right w:val="single" w:sz="4" w:space="0" w:color="ED7D31"/>
            </w:tcBorders>
            <w:shd w:val="clear" w:color="auto" w:fill="auto"/>
            <w:noWrap/>
            <w:vAlign w:val="bottom"/>
            <w:hideMark/>
          </w:tcPr>
          <w:p w14:paraId="3F72B7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1173.16</w:t>
            </w:r>
          </w:p>
        </w:tc>
      </w:tr>
      <w:tr w:rsidR="0057341D" w:rsidRPr="0057341D" w14:paraId="74B6AC6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0B67F3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18:00</w:t>
            </w:r>
          </w:p>
        </w:tc>
        <w:tc>
          <w:tcPr>
            <w:tcW w:w="2070" w:type="dxa"/>
            <w:tcBorders>
              <w:top w:val="nil"/>
              <w:left w:val="nil"/>
              <w:bottom w:val="single" w:sz="4" w:space="0" w:color="ED7D31"/>
              <w:right w:val="single" w:sz="4" w:space="0" w:color="ED7D31"/>
            </w:tcBorders>
            <w:shd w:val="clear" w:color="auto" w:fill="auto"/>
            <w:noWrap/>
            <w:vAlign w:val="bottom"/>
            <w:hideMark/>
          </w:tcPr>
          <w:p w14:paraId="543C0D7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EDC90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E9D80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3.41</w:t>
            </w:r>
          </w:p>
        </w:tc>
        <w:tc>
          <w:tcPr>
            <w:tcW w:w="1731" w:type="dxa"/>
            <w:tcBorders>
              <w:top w:val="nil"/>
              <w:left w:val="nil"/>
              <w:bottom w:val="single" w:sz="4" w:space="0" w:color="ED7D31"/>
              <w:right w:val="single" w:sz="4" w:space="0" w:color="ED7D31"/>
            </w:tcBorders>
            <w:shd w:val="clear" w:color="auto" w:fill="auto"/>
            <w:noWrap/>
            <w:vAlign w:val="bottom"/>
            <w:hideMark/>
          </w:tcPr>
          <w:p w14:paraId="4B541BA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1206.64</w:t>
            </w:r>
          </w:p>
        </w:tc>
      </w:tr>
    </w:tbl>
    <w:p w14:paraId="1262F8D9" w14:textId="03808864" w:rsidR="0057341D" w:rsidRPr="0057341D" w:rsidRDefault="0057341D" w:rsidP="0057341D">
      <w:pPr>
        <w:rPr>
          <w:lang w:val="en-GB"/>
        </w:rPr>
      </w:pPr>
    </w:p>
    <w:sectPr w:rsidR="0057341D" w:rsidRPr="0057341D" w:rsidSect="00607132">
      <w:headerReference w:type="default" r:id="rId41"/>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09" w:author="Windows User" w:date="2022-05-27T12:15:00Z" w:initials="WU">
    <w:p w14:paraId="2A1C7B55" w14:textId="0CE946E9" w:rsidR="0046212A" w:rsidRDefault="0046212A">
      <w:pPr>
        <w:pStyle w:val="CommentText"/>
      </w:pPr>
      <w:r>
        <w:rPr>
          <w:rStyle w:val="CommentReference"/>
        </w:rPr>
        <w:annotationRef/>
      </w:r>
      <w:r>
        <w:t xml:space="preserve">AWS means? </w:t>
      </w:r>
    </w:p>
  </w:comment>
  <w:comment w:id="1310" w:author="Windows User" w:date="2022-05-27T12:17:00Z" w:initials="WU">
    <w:p w14:paraId="6C520453" w14:textId="217CE063" w:rsidR="0046212A" w:rsidRDefault="0046212A">
      <w:pPr>
        <w:pStyle w:val="CommentText"/>
      </w:pPr>
      <w:r>
        <w:rPr>
          <w:rStyle w:val="CommentReference"/>
        </w:rPr>
        <w:annotationRef/>
      </w:r>
    </w:p>
  </w:comment>
  <w:comment w:id="1311" w:author="Windows User" w:date="2022-05-27T12:17:00Z" w:initials="WU">
    <w:p w14:paraId="27D1DADC" w14:textId="279E274B" w:rsidR="0046212A" w:rsidRDefault="0046212A">
      <w:pPr>
        <w:pStyle w:val="CommentText"/>
      </w:pPr>
      <w:r>
        <w:rPr>
          <w:rStyle w:val="CommentReference"/>
        </w:rPr>
        <w:annotationRef/>
      </w:r>
      <w:r>
        <w:t>AWLR means?</w:t>
      </w:r>
    </w:p>
  </w:comment>
  <w:comment w:id="1759" w:author="Windows User" w:date="2022-05-27T12:19:00Z" w:initials="WU">
    <w:p w14:paraId="79562130" w14:textId="55EC297B" w:rsidR="0046212A" w:rsidRDefault="0046212A">
      <w:pPr>
        <w:pStyle w:val="CommentText"/>
      </w:pPr>
      <w:r>
        <w:rPr>
          <w:rStyle w:val="CommentReference"/>
        </w:rPr>
        <w:annotationRef/>
      </w:r>
      <w:r>
        <w:t>Mention this before too.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1C7B55" w15:done="0"/>
  <w15:commentEx w15:paraId="6C520453" w15:done="0"/>
  <w15:commentEx w15:paraId="27D1DADC" w15:paraIdParent="6C520453" w15:done="0"/>
  <w15:commentEx w15:paraId="7956213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44A0B" w14:textId="77777777" w:rsidR="005E208D" w:rsidRDefault="005E208D" w:rsidP="00E04E7E">
      <w:pPr>
        <w:spacing w:after="0" w:line="240" w:lineRule="auto"/>
      </w:pPr>
      <w:r>
        <w:separator/>
      </w:r>
    </w:p>
  </w:endnote>
  <w:endnote w:type="continuationSeparator" w:id="0">
    <w:p w14:paraId="2A61F3DF" w14:textId="77777777" w:rsidR="005E208D" w:rsidRDefault="005E208D" w:rsidP="00E0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552680"/>
      <w:docPartObj>
        <w:docPartGallery w:val="Page Numbers (Bottom of Page)"/>
        <w:docPartUnique/>
      </w:docPartObj>
    </w:sdtPr>
    <w:sdtContent>
      <w:p w14:paraId="18639E95" w14:textId="18ACD4A5" w:rsidR="0046212A" w:rsidRDefault="0046212A">
        <w:pPr>
          <w:pStyle w:val="Footer"/>
          <w:jc w:val="right"/>
        </w:pPr>
        <w:del w:id="671" w:author="Kumar Baral" w:date="2023-02-07T17:11:00Z">
          <w:r w:rsidDel="0073438D">
            <w:rPr>
              <w:noProof/>
              <w:lang w:val="en-US" w:bidi="ne-NP"/>
            </w:rPr>
            <mc:AlternateContent>
              <mc:Choice Requires="wpg">
                <w:drawing>
                  <wp:anchor distT="0" distB="0" distL="114300" distR="114300" simplePos="0" relativeHeight="251661312" behindDoc="0" locked="0" layoutInCell="1" allowOverlap="1" wp14:anchorId="2EF56A15" wp14:editId="0912BC24">
                    <wp:simplePos x="0" y="0"/>
                    <wp:positionH relativeFrom="margin">
                      <wp:posOffset>-121920</wp:posOffset>
                    </wp:positionH>
                    <wp:positionV relativeFrom="paragraph">
                      <wp:posOffset>100965</wp:posOffset>
                    </wp:positionV>
                    <wp:extent cx="1633220" cy="339725"/>
                    <wp:effectExtent l="0" t="0" r="5080" b="3175"/>
                    <wp:wrapNone/>
                    <wp:docPr id="192478467" name="Group 192478467"/>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192478468"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192478469"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C8DA01" id="Group 192478467" o:spid="_x0000_s1026" style="position:absolute;margin-left:-9.6pt;margin-top:7.95pt;width:128.6pt;height:26.75pt;z-index:251661312;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">
                      <v:imagedata r:id="rId4" o:title=""/>
                      <v:path arrowok="t"/>
                    </v:shape>
                    <w10:wrap anchorx="margin"/>
                  </v:group>
                </w:pict>
              </mc:Fallback>
            </mc:AlternateContent>
          </w:r>
        </w:del>
        <w:r>
          <w:t xml:space="preserve">Page | </w:t>
        </w:r>
        <w:r>
          <w:fldChar w:fldCharType="begin"/>
        </w:r>
        <w:r>
          <w:instrText xml:space="preserve"> PAGE   \* MERGEFORMAT </w:instrText>
        </w:r>
        <w:r>
          <w:fldChar w:fldCharType="separate"/>
        </w:r>
        <w:r w:rsidR="00832644">
          <w:rPr>
            <w:noProof/>
          </w:rPr>
          <w:t>6</w:t>
        </w:r>
        <w:r>
          <w:rPr>
            <w:noProof/>
          </w:rPr>
          <w:fldChar w:fldCharType="end"/>
        </w:r>
        <w:r>
          <w:t xml:space="preserve"> </w:t>
        </w:r>
      </w:p>
    </w:sdtContent>
  </w:sdt>
  <w:p w14:paraId="40C76789" w14:textId="77777777" w:rsidR="0046212A" w:rsidRDefault="004621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917939"/>
      <w:docPartObj>
        <w:docPartGallery w:val="Page Numbers (Bottom of Page)"/>
        <w:docPartUnique/>
      </w:docPartObj>
    </w:sdtPr>
    <w:sdtContent>
      <w:p w14:paraId="72361D21" w14:textId="6AEB12E3" w:rsidR="0046212A" w:rsidDel="00F72045" w:rsidRDefault="0046212A">
        <w:pPr>
          <w:pStyle w:val="Footer"/>
          <w:pBdr>
            <w:top w:val="single" w:sz="4" w:space="0" w:color="auto"/>
          </w:pBdr>
          <w:spacing w:after="0"/>
          <w:jc w:val="right"/>
          <w:rPr>
            <w:del w:id="953" w:author="Kumar Baral" w:date="2023-02-07T16:56:00Z"/>
          </w:rPr>
          <w:pPrChange w:id="954" w:author="Kumar Baral" w:date="2023-02-07T16:56:00Z">
            <w:pPr>
              <w:pStyle w:val="Footer"/>
              <w:pBdr>
                <w:top w:val="single" w:sz="4" w:space="1" w:color="auto"/>
              </w:pBdr>
              <w:spacing w:after="0"/>
              <w:jc w:val="right"/>
            </w:pPr>
          </w:pPrChange>
        </w:pPr>
        <w:r w:rsidRPr="00CC750F">
          <w:rPr>
            <w:noProof/>
            <w:lang w:val="en-US" w:bidi="ne-NP"/>
          </w:rPr>
          <mc:AlternateContent>
            <mc:Choice Requires="wpg">
              <w:drawing>
                <wp:anchor distT="0" distB="0" distL="114300" distR="114300" simplePos="0" relativeHeight="251659264" behindDoc="0" locked="0" layoutInCell="1" allowOverlap="1" wp14:anchorId="73D48919" wp14:editId="3B9C851C">
                  <wp:simplePos x="0" y="0"/>
                  <wp:positionH relativeFrom="margin">
                    <wp:posOffset>-106680</wp:posOffset>
                  </wp:positionH>
                  <wp:positionV relativeFrom="paragraph">
                    <wp:posOffset>2886710</wp:posOffset>
                  </wp:positionV>
                  <wp:extent cx="1633220" cy="339725"/>
                  <wp:effectExtent l="0" t="0" r="5080" b="3175"/>
                  <wp:wrapNone/>
                  <wp:docPr id="192478464" name="Group 192478464"/>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192478465"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192478466"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4E329D" id="Group 192478464" o:spid="_x0000_s1026" style="position:absolute;margin-left:-8.4pt;margin-top:227.3pt;width:128.6pt;height:26.75pt;z-index:251659264;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">
                    <v:imagedata r:id="rId4" o:title=""/>
                    <v:path arrowok="t"/>
                  </v:shape>
                  <w10:wrap anchorx="margin"/>
                </v:group>
              </w:pict>
            </mc:Fallback>
          </mc:AlternateContent>
        </w:r>
        <w:r>
          <w:t xml:space="preserve">Page | </w:t>
        </w:r>
        <w:r>
          <w:fldChar w:fldCharType="begin"/>
        </w:r>
        <w:r>
          <w:instrText xml:space="preserve"> PAGE   \* MERGEFORMAT </w:instrText>
        </w:r>
        <w:r>
          <w:fldChar w:fldCharType="separate"/>
        </w:r>
        <w:r w:rsidR="00832644">
          <w:rPr>
            <w:noProof/>
          </w:rPr>
          <w:t>21</w:t>
        </w:r>
        <w:r>
          <w:rPr>
            <w:noProof/>
          </w:rPr>
          <w:fldChar w:fldCharType="end"/>
        </w:r>
        <w:r>
          <w:t xml:space="preserve"> </w:t>
        </w:r>
      </w:p>
    </w:sdtContent>
  </w:sdt>
  <w:p w14:paraId="210865B0" w14:textId="1B4F5A25" w:rsidR="0046212A" w:rsidRPr="00CC750F" w:rsidRDefault="0046212A">
    <w:pPr>
      <w:pStyle w:val="Footer"/>
      <w:pBdr>
        <w:top w:val="single" w:sz="4" w:space="0" w:color="auto"/>
      </w:pBdr>
      <w:spacing w:after="0"/>
      <w:jc w:val="right"/>
      <w:pPrChange w:id="955" w:author="Kumar Baral" w:date="2023-02-07T16:56:00Z">
        <w:pPr>
          <w:tabs>
            <w:tab w:val="center" w:pos="4513"/>
          </w:tabs>
          <w:spacing w:after="0" w:line="200" w:lineRule="exact"/>
        </w:pPr>
      </w:pPrChange>
    </w:pPr>
    <w:r>
      <w:rPr>
        <w:noProof/>
        <w:lang w:val="en-US" w:bidi="ne-NP"/>
      </w:rPr>
      <mc:AlternateContent>
        <mc:Choice Requires="wpg">
          <w:drawing>
            <wp:anchor distT="0" distB="0" distL="114300" distR="114300" simplePos="0" relativeHeight="251667456" behindDoc="0" locked="0" layoutInCell="1" allowOverlap="1" wp14:anchorId="6B634B28" wp14:editId="5B471BDD">
              <wp:simplePos x="0" y="0"/>
              <wp:positionH relativeFrom="margin">
                <wp:posOffset>152400</wp:posOffset>
              </wp:positionH>
              <wp:positionV relativeFrom="paragraph">
                <wp:posOffset>3071495</wp:posOffset>
              </wp:positionV>
              <wp:extent cx="1633220" cy="339725"/>
              <wp:effectExtent l="0" t="0" r="5080" b="3175"/>
              <wp:wrapNone/>
              <wp:docPr id="32" name="Group 32"/>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33"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34"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F0902D" id="Group 32" o:spid="_x0000_s1026" style="position:absolute;margin-left:12pt;margin-top:241.85pt;width:128.6pt;height:26.75pt;z-index:251667456;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">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">
                <v:imagedata r:id="rId4" o:title=""/>
                <v:path arrowok="t"/>
              </v:shape>
              <w10:wrap anchorx="margin"/>
            </v:group>
          </w:pict>
        </mc:Fallback>
      </mc:AlternateContent>
    </w:r>
    <w:r>
      <w:rPr>
        <w:noProof/>
        <w:lang w:val="en-US" w:bidi="ne-NP"/>
      </w:rPr>
      <mc:AlternateContent>
        <mc:Choice Requires="wpg">
          <w:drawing>
            <wp:anchor distT="0" distB="0" distL="114300" distR="114300" simplePos="0" relativeHeight="251665408" behindDoc="0" locked="0" layoutInCell="1" allowOverlap="1" wp14:anchorId="613E012E" wp14:editId="22C0382D">
              <wp:simplePos x="0" y="0"/>
              <wp:positionH relativeFrom="margin">
                <wp:posOffset>152400</wp:posOffset>
              </wp:positionH>
              <wp:positionV relativeFrom="paragraph">
                <wp:posOffset>3071495</wp:posOffset>
              </wp:positionV>
              <wp:extent cx="1633220" cy="339725"/>
              <wp:effectExtent l="0" t="0" r="5080" b="3175"/>
              <wp:wrapNone/>
              <wp:docPr id="29" name="Group 29"/>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30"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31"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11EA52" id="Group 29" o:spid="_x0000_s1026" style="position:absolute;margin-left:12pt;margin-top:241.85pt;width:128.6pt;height:26.75pt;z-index:251665408;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">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">
                <v:imagedata r:id="rId4" o:title=""/>
                <v:path arrowok="t"/>
              </v:shape>
              <w10:wrap anchorx="margin"/>
            </v:group>
          </w:pict>
        </mc:Fallback>
      </mc:AlternateContent>
    </w:r>
    <w:del w:id="956" w:author="Kumar Baral" w:date="2023-02-07T16:56:00Z">
      <w:r w:rsidDel="00F72045">
        <w:rPr>
          <w:noProof/>
          <w:lang w:val="en-US" w:bidi="ne-NP"/>
        </w:rPr>
        <mc:AlternateContent>
          <mc:Choice Requires="wpg">
            <w:drawing>
              <wp:anchor distT="0" distB="0" distL="114300" distR="114300" simplePos="0" relativeHeight="251663360" behindDoc="0" locked="0" layoutInCell="1" allowOverlap="1" wp14:anchorId="1AA05905" wp14:editId="1DA02112">
                <wp:simplePos x="0" y="0"/>
                <wp:positionH relativeFrom="margin">
                  <wp:posOffset>0</wp:posOffset>
                </wp:positionH>
                <wp:positionV relativeFrom="paragraph">
                  <wp:posOffset>-635</wp:posOffset>
                </wp:positionV>
                <wp:extent cx="1633220" cy="339725"/>
                <wp:effectExtent l="0" t="0" r="5080" b="3175"/>
                <wp:wrapNone/>
                <wp:docPr id="26" name="Group 26"/>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27"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28"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8FA1F6" id="Group 26" o:spid="_x0000_s1026" style="position:absolute;margin-left:0;margin-top:-.05pt;width:128.6pt;height:26.75pt;z-index:251663360;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">
                  <v:imagedata r:id="rId5"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">
                  <v:imagedata r:id="rId6" o:title=""/>
                  <v:path arrowok="t"/>
                </v:shape>
                <w10:wrap anchorx="margin"/>
              </v:group>
            </w:pict>
          </mc:Fallback>
        </mc:AlternateContent>
      </w:r>
    </w:del>
    <w:r>
      <w:rPr>
        <w:noProof/>
        <w:lang w:val="en-US" w:bidi="ne-NP"/>
      </w:rPr>
      <mc:AlternateContent>
        <mc:Choice Requires="wpg">
          <w:drawing>
            <wp:anchor distT="0" distB="0" distL="114300" distR="114300" simplePos="0" relativeHeight="251669504" behindDoc="0" locked="0" layoutInCell="1" allowOverlap="1" wp14:anchorId="2C008EDC" wp14:editId="2C755255">
              <wp:simplePos x="0" y="0"/>
              <wp:positionH relativeFrom="margin">
                <wp:posOffset>152400</wp:posOffset>
              </wp:positionH>
              <wp:positionV relativeFrom="paragraph">
                <wp:posOffset>3071495</wp:posOffset>
              </wp:positionV>
              <wp:extent cx="1633220" cy="339725"/>
              <wp:effectExtent l="0" t="0" r="5080" b="3175"/>
              <wp:wrapNone/>
              <wp:docPr id="35" name="Group 35"/>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36"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37"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861F43" id="Group 35" o:spid="_x0000_s1026" style="position:absolute;margin-left:12pt;margin-top:241.85pt;width:128.6pt;height:26.75pt;z-index:251669504;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">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">
                <v:imagedata r:id="rId4" o:title=""/>
                <v:path arrowok="t"/>
              </v:shape>
              <w10:wrap anchorx="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tbl>
      <w:tblPr>
        <w:tblStyle w:val="PlainTable3"/>
        <w:tblW w:w="5000" w:type="pct"/>
        <w:tblLook w:val="04A0" w:firstRow="1" w:lastRow="0" w:firstColumn="1" w:lastColumn="0" w:noHBand="0" w:noVBand="1"/>
      </w:tblPr>
      <w:tblGrid>
        <w:gridCol w:w="4680"/>
        <w:gridCol w:w="4680"/>
      </w:tblGrid>
      <w:tr w:rsidR="005E208D" w:rsidRPr="00A142A8" w14:paraId="1715EEE9" w14:textId="77777777" w:rsidTr="00CA76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09CEEFC7" w14:textId="77777777" w:rsidR="005E208D" w:rsidRPr="009E07D5" w:rsidRDefault="005E208D" w:rsidP="009F453A">
            <w:pPr>
              <w:pStyle w:val="Header"/>
              <w:rPr>
                <w:sz w:val="16"/>
                <w:szCs w:val="16"/>
              </w:rPr>
            </w:pPr>
            <w:r w:rsidRPr="00A142A8">
              <w:rPr>
                <w:sz w:val="16"/>
                <w:szCs w:val="16"/>
              </w:rPr>
              <w:t>Kaligandaki storage hydropower project</w:t>
            </w:r>
          </w:p>
        </w:tc>
        <w:tc>
          <w:tcPr>
            <w:tcW w:w="2500" w:type="pct"/>
          </w:tcPr>
          <w:p w14:paraId="62D16B80" w14:textId="77777777" w:rsidR="005E208D" w:rsidRPr="00A142A8" w:rsidRDefault="005E208D" w:rsidP="009F453A">
            <w:pPr>
              <w:pStyle w:val="Header"/>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xml:space="preserve">Estimation of PMP and PMF </w:t>
            </w:r>
          </w:p>
        </w:tc>
      </w:tr>
    </w:tbl>
    <w:p w14:paraId="3F7B1937" w14:textId="77777777" w:rsidR="005E208D" w:rsidRDefault="005E208D" w:rsidP="00E04E7E">
      <w:pPr>
        <w:spacing w:after="0" w:line="240" w:lineRule="auto"/>
      </w:pPr>
    </w:p>
  </w:footnote>
  <w:footnote w:type="continuationSeparator" w:id="0">
    <w:p w14:paraId="74275CC7" w14:textId="77777777" w:rsidR="005E208D" w:rsidRDefault="005E208D" w:rsidP="00E04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4949" w:type="pct"/>
      <w:tblInd w:w="-270" w:type="dxa"/>
      <w:tblLook w:val="04A0" w:firstRow="1" w:lastRow="0" w:firstColumn="1" w:lastColumn="0" w:noHBand="0" w:noVBand="1"/>
      <w:tblPrChange w:id="666" w:author="Kumar Baral" w:date="2023-02-07T17:22:00Z">
        <w:tblPr>
          <w:tblStyle w:val="PlainTable3"/>
          <w:tblW w:w="5000" w:type="pct"/>
          <w:tblLook w:val="04A0" w:firstRow="1" w:lastRow="0" w:firstColumn="1" w:lastColumn="0" w:noHBand="0" w:noVBand="1"/>
        </w:tblPr>
      </w:tblPrChange>
    </w:tblPr>
    <w:tblGrid>
      <w:gridCol w:w="4499"/>
      <w:gridCol w:w="4766"/>
      <w:tblGridChange w:id="667">
        <w:tblGrid>
          <w:gridCol w:w="4680"/>
          <w:gridCol w:w="4680"/>
        </w:tblGrid>
      </w:tblGridChange>
    </w:tblGrid>
    <w:tr w:rsidR="0046212A" w:rsidRPr="00F72045" w14:paraId="4150210F" w14:textId="77777777" w:rsidTr="00832644">
      <w:trPr>
        <w:cnfStyle w:val="100000000000" w:firstRow="1" w:lastRow="0" w:firstColumn="0" w:lastColumn="0" w:oddVBand="0" w:evenVBand="0" w:oddHBand="0" w:evenHBand="0" w:firstRowFirstColumn="0" w:firstRowLastColumn="0" w:lastRowFirstColumn="0" w:lastRowLastColumn="0"/>
        <w:trHeight w:val="98"/>
      </w:trPr>
      <w:tc>
        <w:tcPr>
          <w:cnfStyle w:val="001000000100" w:firstRow="0" w:lastRow="0" w:firstColumn="1" w:lastColumn="0" w:oddVBand="0" w:evenVBand="0" w:oddHBand="0" w:evenHBand="0" w:firstRowFirstColumn="1" w:firstRowLastColumn="0" w:lastRowFirstColumn="0" w:lastRowLastColumn="0"/>
          <w:tcW w:w="2428" w:type="pct"/>
          <w:tcBorders>
            <w:bottom w:val="none" w:sz="0" w:space="0" w:color="auto"/>
            <w:right w:val="none" w:sz="0" w:space="0" w:color="auto"/>
          </w:tcBorders>
          <w:tcPrChange w:id="668" w:author="Kumar Baral" w:date="2023-02-07T17:22:00Z">
            <w:tcPr>
              <w:tcW w:w="2500" w:type="pct"/>
              <w:tcBorders>
                <w:bottom w:val="none" w:sz="0" w:space="0" w:color="auto"/>
                <w:right w:val="none" w:sz="0" w:space="0" w:color="auto"/>
              </w:tcBorders>
            </w:tcPr>
          </w:tcPrChange>
        </w:tcPr>
        <w:p w14:paraId="7111AE91" w14:textId="44F62D48" w:rsidR="0046212A" w:rsidRPr="00F72045" w:rsidRDefault="0046212A" w:rsidP="00C642E0">
          <w:pPr>
            <w:pStyle w:val="Header"/>
            <w:cnfStyle w:val="101000000100" w:firstRow="1" w:lastRow="0" w:firstColumn="1" w:lastColumn="0" w:oddVBand="0" w:evenVBand="0" w:oddHBand="0" w:evenHBand="0" w:firstRowFirstColumn="1" w:firstRowLastColumn="0" w:lastRowFirstColumn="0" w:lastRowLastColumn="0"/>
            <w:rPr>
              <w:sz w:val="16"/>
              <w:szCs w:val="16"/>
            </w:rPr>
          </w:pPr>
          <w:r w:rsidRPr="00F72045">
            <w:rPr>
              <w:sz w:val="16"/>
              <w:szCs w:val="16"/>
            </w:rPr>
            <w:t>Kaligandaki storage hydropower project</w:t>
          </w:r>
        </w:p>
      </w:tc>
      <w:tc>
        <w:tcPr>
          <w:tcW w:w="2572" w:type="pct"/>
          <w:tcBorders>
            <w:bottom w:val="none" w:sz="0" w:space="0" w:color="auto"/>
          </w:tcBorders>
          <w:tcPrChange w:id="669" w:author="Kumar Baral" w:date="2023-02-07T17:22:00Z">
            <w:tcPr>
              <w:tcW w:w="2500" w:type="pct"/>
              <w:tcBorders>
                <w:bottom w:val="none" w:sz="0" w:space="0" w:color="auto"/>
              </w:tcBorders>
            </w:tcPr>
          </w:tcPrChange>
        </w:tcPr>
        <w:p w14:paraId="4E62D9F3" w14:textId="77777777" w:rsidR="0046212A" w:rsidRPr="00F72045" w:rsidRDefault="0046212A" w:rsidP="00C642E0">
          <w:pPr>
            <w:pStyle w:val="Header"/>
            <w:jc w:val="right"/>
            <w:cnfStyle w:val="100000000000" w:firstRow="1" w:lastRow="0" w:firstColumn="0" w:lastColumn="0" w:oddVBand="0" w:evenVBand="0" w:oddHBand="0" w:evenHBand="0" w:firstRowFirstColumn="0" w:firstRowLastColumn="0" w:lastRowFirstColumn="0" w:lastRowLastColumn="0"/>
            <w:rPr>
              <w:sz w:val="16"/>
              <w:szCs w:val="16"/>
            </w:rPr>
          </w:pPr>
          <w:r w:rsidRPr="00F72045">
            <w:rPr>
              <w:sz w:val="16"/>
              <w:szCs w:val="16"/>
            </w:rPr>
            <w:t xml:space="preserve">Estimation of PMP and PMF </w:t>
          </w:r>
        </w:p>
      </w:tc>
    </w:tr>
  </w:tbl>
  <w:p w14:paraId="0A52E756" w14:textId="77777777" w:rsidR="0046212A" w:rsidRDefault="0046212A" w:rsidP="00832644">
    <w:pPr>
      <w:spacing w:after="0" w:line="240" w:lineRule="auto"/>
      <w:pPrChange w:id="670" w:author="Kumar Baral" w:date="2023-02-07T17:22:00Z">
        <w:pPr>
          <w:spacing w:after="0" w:line="240" w:lineRule="auto"/>
        </w:pPr>
      </w:pPrChang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5000" w:type="pct"/>
      <w:tblLook w:val="04A0" w:firstRow="1" w:lastRow="0" w:firstColumn="1" w:lastColumn="0" w:noHBand="0" w:noVBand="1"/>
    </w:tblPr>
    <w:tblGrid>
      <w:gridCol w:w="6480"/>
      <w:gridCol w:w="6480"/>
    </w:tblGrid>
    <w:tr w:rsidR="0046212A" w:rsidRPr="00A142A8" w14:paraId="303A025A" w14:textId="77777777" w:rsidTr="00E04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Borders>
            <w:bottom w:val="none" w:sz="0" w:space="0" w:color="auto"/>
            <w:right w:val="none" w:sz="0" w:space="0" w:color="auto"/>
          </w:tcBorders>
        </w:tcPr>
        <w:p w14:paraId="57B2896E" w14:textId="77777777" w:rsidR="0046212A" w:rsidRPr="009E07D5" w:rsidRDefault="0046212A" w:rsidP="00E04E7E">
          <w:pPr>
            <w:pStyle w:val="Header"/>
            <w:rPr>
              <w:sz w:val="16"/>
              <w:szCs w:val="16"/>
            </w:rPr>
          </w:pPr>
          <w:r w:rsidRPr="00A142A8">
            <w:rPr>
              <w:sz w:val="16"/>
              <w:szCs w:val="16"/>
            </w:rPr>
            <w:t>Kaligandaki storage hydropower project</w:t>
          </w:r>
        </w:p>
      </w:tc>
      <w:tc>
        <w:tcPr>
          <w:tcW w:w="2500" w:type="pct"/>
          <w:tcBorders>
            <w:bottom w:val="none" w:sz="0" w:space="0" w:color="auto"/>
          </w:tcBorders>
        </w:tcPr>
        <w:p w14:paraId="774F1733" w14:textId="1725A004" w:rsidR="0046212A" w:rsidRPr="00A142A8" w:rsidRDefault="0046212A" w:rsidP="00E04E7E">
          <w:pPr>
            <w:pStyle w:val="Header"/>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Estimation of PMP and PMF</w:t>
          </w:r>
        </w:p>
      </w:tc>
    </w:tr>
  </w:tbl>
  <w:p w14:paraId="3C79163B" w14:textId="77777777" w:rsidR="0046212A" w:rsidRPr="007156B9" w:rsidRDefault="0046212A" w:rsidP="00E04E7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5027" w:type="pct"/>
      <w:tblLook w:val="04A0" w:firstRow="1" w:lastRow="0" w:firstColumn="1" w:lastColumn="0" w:noHBand="0" w:noVBand="1"/>
      <w:tblPrChange w:id="1914" w:author="Kumar Baral" w:date="2023-02-07T17:14:00Z">
        <w:tblPr>
          <w:tblStyle w:val="PlainTable3"/>
          <w:tblW w:w="5027" w:type="pct"/>
          <w:tblLook w:val="04A0" w:firstRow="1" w:lastRow="0" w:firstColumn="1" w:lastColumn="0" w:noHBand="0" w:noVBand="1"/>
        </w:tblPr>
      </w:tblPrChange>
    </w:tblPr>
    <w:tblGrid>
      <w:gridCol w:w="4537"/>
      <w:gridCol w:w="4538"/>
      <w:tblGridChange w:id="1915">
        <w:tblGrid>
          <w:gridCol w:w="4537"/>
          <w:gridCol w:w="4538"/>
        </w:tblGrid>
      </w:tblGridChange>
    </w:tblGrid>
    <w:tr w:rsidR="0046212A" w:rsidRPr="0073438D" w14:paraId="2A2025CD" w14:textId="77777777" w:rsidTr="0073438D">
      <w:trPr>
        <w:cnfStyle w:val="100000000000" w:firstRow="1" w:lastRow="0" w:firstColumn="0" w:lastColumn="0" w:oddVBand="0" w:evenVBand="0" w:oddHBand="0" w:evenHBand="0" w:firstRowFirstColumn="0" w:firstRowLastColumn="0" w:lastRowFirstColumn="0" w:lastRowLastColumn="0"/>
        <w:trHeight w:val="187"/>
        <w:trPrChange w:id="1916" w:author="Kumar Baral" w:date="2023-02-07T17:14:00Z">
          <w:trPr>
            <w:trHeight w:val="187"/>
          </w:trPr>
        </w:trPrChange>
      </w:trPr>
      <w:tc>
        <w:tcPr>
          <w:cnfStyle w:val="001000000100" w:firstRow="0" w:lastRow="0" w:firstColumn="1" w:lastColumn="0" w:oddVBand="0" w:evenVBand="0" w:oddHBand="0" w:evenHBand="0" w:firstRowFirstColumn="1" w:firstRowLastColumn="0" w:lastRowFirstColumn="0" w:lastRowLastColumn="0"/>
          <w:tcW w:w="2500" w:type="pct"/>
          <w:tcBorders>
            <w:bottom w:val="none" w:sz="0" w:space="0" w:color="auto"/>
            <w:right w:val="none" w:sz="0" w:space="0" w:color="auto"/>
          </w:tcBorders>
          <w:tcPrChange w:id="1917" w:author="Kumar Baral" w:date="2023-02-07T17:14:00Z">
            <w:tcPr>
              <w:tcW w:w="2500" w:type="pct"/>
            </w:tcPr>
          </w:tcPrChange>
        </w:tcPr>
        <w:p w14:paraId="460EBCBA" w14:textId="77777777" w:rsidR="0046212A" w:rsidRPr="0073438D" w:rsidRDefault="0046212A" w:rsidP="00E04E7E">
          <w:pPr>
            <w:pStyle w:val="Header"/>
            <w:cnfStyle w:val="101000000100" w:firstRow="1" w:lastRow="0" w:firstColumn="1" w:lastColumn="0" w:oddVBand="0" w:evenVBand="0" w:oddHBand="0" w:evenHBand="0" w:firstRowFirstColumn="1" w:firstRowLastColumn="0" w:lastRowFirstColumn="0" w:lastRowLastColumn="0"/>
            <w:rPr>
              <w:i/>
              <w:iCs/>
              <w:sz w:val="16"/>
              <w:szCs w:val="16"/>
              <w:rPrChange w:id="1918" w:author="Kumar Baral" w:date="2023-02-07T17:15:00Z">
                <w:rPr>
                  <w:sz w:val="16"/>
                  <w:szCs w:val="16"/>
                </w:rPr>
              </w:rPrChange>
            </w:rPr>
          </w:pPr>
          <w:r w:rsidRPr="0073438D">
            <w:rPr>
              <w:i/>
              <w:iCs/>
              <w:sz w:val="16"/>
              <w:szCs w:val="16"/>
              <w:rPrChange w:id="1919" w:author="Kumar Baral" w:date="2023-02-07T17:15:00Z">
                <w:rPr>
                  <w:sz w:val="16"/>
                  <w:szCs w:val="16"/>
                </w:rPr>
              </w:rPrChange>
            </w:rPr>
            <w:t>Kaligandaki storage hydropower project</w:t>
          </w:r>
        </w:p>
      </w:tc>
      <w:tc>
        <w:tcPr>
          <w:tcW w:w="2500" w:type="pct"/>
          <w:tcBorders>
            <w:bottom w:val="none" w:sz="0" w:space="0" w:color="auto"/>
          </w:tcBorders>
          <w:tcPrChange w:id="1920" w:author="Kumar Baral" w:date="2023-02-07T17:14:00Z">
            <w:tcPr>
              <w:tcW w:w="2500" w:type="pct"/>
            </w:tcPr>
          </w:tcPrChange>
        </w:tcPr>
        <w:p w14:paraId="3E6B015D" w14:textId="77BD3B29" w:rsidR="0046212A" w:rsidRPr="0073438D" w:rsidRDefault="0046212A" w:rsidP="00E04E7E">
          <w:pPr>
            <w:pStyle w:val="Header"/>
            <w:jc w:val="right"/>
            <w:cnfStyle w:val="100000000000" w:firstRow="1" w:lastRow="0" w:firstColumn="0" w:lastColumn="0" w:oddVBand="0" w:evenVBand="0" w:oddHBand="0" w:evenHBand="0" w:firstRowFirstColumn="0" w:firstRowLastColumn="0" w:lastRowFirstColumn="0" w:lastRowLastColumn="0"/>
            <w:rPr>
              <w:i/>
              <w:iCs/>
              <w:sz w:val="16"/>
              <w:szCs w:val="16"/>
              <w:rPrChange w:id="1921" w:author="Kumar Baral" w:date="2023-02-07T17:15:00Z">
                <w:rPr>
                  <w:sz w:val="16"/>
                  <w:szCs w:val="16"/>
                </w:rPr>
              </w:rPrChange>
            </w:rPr>
          </w:pPr>
          <w:r w:rsidRPr="0073438D">
            <w:rPr>
              <w:i/>
              <w:iCs/>
              <w:sz w:val="16"/>
              <w:szCs w:val="16"/>
              <w:rPrChange w:id="1922" w:author="Kumar Baral" w:date="2023-02-07T17:15:00Z">
                <w:rPr>
                  <w:sz w:val="16"/>
                  <w:szCs w:val="16"/>
                </w:rPr>
              </w:rPrChange>
            </w:rPr>
            <w:t xml:space="preserve">Estimation of PMP and PMF </w:t>
          </w:r>
        </w:p>
      </w:tc>
    </w:tr>
  </w:tbl>
  <w:p w14:paraId="2E56FB39" w14:textId="77777777" w:rsidR="0046212A" w:rsidRPr="007156B9" w:rsidRDefault="0046212A" w:rsidP="00E04E7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84C02"/>
    <w:multiLevelType w:val="multilevel"/>
    <w:tmpl w:val="107491C0"/>
    <w:lvl w:ilvl="0">
      <w:start w:val="1"/>
      <w:numFmt w:val="decimal"/>
      <w:pStyle w:val="ListNumber2"/>
      <w:lvlText w:val="%1."/>
      <w:lvlJc w:val="left"/>
      <w:pPr>
        <w:ind w:left="284" w:hanging="284"/>
      </w:pPr>
      <w:rPr>
        <w:rFonts w:ascii="Calibri" w:hAnsi="Calibri" w:hint="default"/>
        <w:color w:val="538135" w:themeColor="accent6" w:themeShade="BF"/>
        <w:sz w:val="22"/>
      </w:rPr>
    </w:lvl>
    <w:lvl w:ilvl="1">
      <w:start w:val="1"/>
      <w:numFmt w:val="upperLetter"/>
      <w:lvlText w:val="%2."/>
      <w:lvlJc w:val="left"/>
      <w:pPr>
        <w:ind w:left="567" w:hanging="283"/>
      </w:pPr>
      <w:rPr>
        <w:rFonts w:ascii="Calibri" w:hAnsi="Calibri" w:hint="default"/>
        <w:color w:val="538135" w:themeColor="accent6" w:themeShade="BF"/>
        <w:sz w:val="22"/>
      </w:rPr>
    </w:lvl>
    <w:lvl w:ilvl="2">
      <w:start w:val="1"/>
      <w:numFmt w:val="lowerRoman"/>
      <w:lvlText w:val="%3."/>
      <w:lvlJc w:val="right"/>
      <w:pPr>
        <w:ind w:left="851" w:hanging="284"/>
      </w:pPr>
      <w:rPr>
        <w:rFonts w:ascii="Calibri" w:hAnsi="Calibri" w:hint="default"/>
        <w:color w:val="538135" w:themeColor="accent6" w:themeShade="BF"/>
        <w:sz w:val="22"/>
      </w:rPr>
    </w:lvl>
    <w:lvl w:ilvl="3">
      <w:start w:val="1"/>
      <w:numFmt w:val="decimal"/>
      <w:lvlText w:val="%4."/>
      <w:lvlJc w:val="left"/>
      <w:pPr>
        <w:ind w:left="2670" w:hanging="360"/>
      </w:pPr>
      <w:rPr>
        <w:rFonts w:hint="default"/>
      </w:rPr>
    </w:lvl>
    <w:lvl w:ilvl="4">
      <w:start w:val="1"/>
      <w:numFmt w:val="lowerLetter"/>
      <w:lvlText w:val="%5."/>
      <w:lvlJc w:val="left"/>
      <w:pPr>
        <w:ind w:left="3390" w:hanging="360"/>
      </w:pPr>
      <w:rPr>
        <w:rFonts w:hint="default"/>
      </w:rPr>
    </w:lvl>
    <w:lvl w:ilvl="5">
      <w:start w:val="1"/>
      <w:numFmt w:val="lowerRoman"/>
      <w:lvlText w:val="%6."/>
      <w:lvlJc w:val="right"/>
      <w:pPr>
        <w:ind w:left="4110" w:hanging="180"/>
      </w:pPr>
      <w:rPr>
        <w:rFonts w:hint="default"/>
      </w:rPr>
    </w:lvl>
    <w:lvl w:ilvl="6">
      <w:start w:val="1"/>
      <w:numFmt w:val="decimal"/>
      <w:lvlText w:val="%7."/>
      <w:lvlJc w:val="left"/>
      <w:pPr>
        <w:ind w:left="4830" w:hanging="360"/>
      </w:pPr>
      <w:rPr>
        <w:rFonts w:hint="default"/>
      </w:rPr>
    </w:lvl>
    <w:lvl w:ilvl="7">
      <w:start w:val="1"/>
      <w:numFmt w:val="lowerLetter"/>
      <w:lvlText w:val="%8."/>
      <w:lvlJc w:val="left"/>
      <w:pPr>
        <w:ind w:left="5550" w:hanging="360"/>
      </w:pPr>
      <w:rPr>
        <w:rFonts w:hint="default"/>
      </w:rPr>
    </w:lvl>
    <w:lvl w:ilvl="8">
      <w:start w:val="1"/>
      <w:numFmt w:val="lowerRoman"/>
      <w:lvlText w:val="%9."/>
      <w:lvlJc w:val="right"/>
      <w:pPr>
        <w:ind w:left="6270" w:hanging="180"/>
      </w:pPr>
      <w:rPr>
        <w:rFonts w:hint="default"/>
      </w:rPr>
    </w:lvl>
  </w:abstractNum>
  <w:abstractNum w:abstractNumId="1" w15:restartNumberingAfterBreak="0">
    <w:nsid w:val="06785BF0"/>
    <w:multiLevelType w:val="hybridMultilevel"/>
    <w:tmpl w:val="9458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22517"/>
    <w:multiLevelType w:val="hybridMultilevel"/>
    <w:tmpl w:val="53660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F41"/>
    <w:multiLevelType w:val="hybridMultilevel"/>
    <w:tmpl w:val="B41C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8536A"/>
    <w:multiLevelType w:val="hybridMultilevel"/>
    <w:tmpl w:val="AEE28124"/>
    <w:lvl w:ilvl="0" w:tplc="3B241DD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A85DAF"/>
    <w:multiLevelType w:val="hybridMultilevel"/>
    <w:tmpl w:val="BC2A2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4E7A95"/>
    <w:multiLevelType w:val="hybridMultilevel"/>
    <w:tmpl w:val="54D87128"/>
    <w:lvl w:ilvl="0" w:tplc="8C52CEB6">
      <w:start w:val="1"/>
      <w:numFmt w:val="decimal"/>
      <w:pStyle w:val="ListNumber1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62178"/>
    <w:multiLevelType w:val="hybridMultilevel"/>
    <w:tmpl w:val="6832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9F0124"/>
    <w:multiLevelType w:val="hybridMultilevel"/>
    <w:tmpl w:val="D2520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E05621"/>
    <w:multiLevelType w:val="hybridMultilevel"/>
    <w:tmpl w:val="153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805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6"/>
  </w:num>
  <w:num w:numId="4">
    <w:abstractNumId w:val="2"/>
  </w:num>
  <w:num w:numId="5">
    <w:abstractNumId w:val="7"/>
  </w:num>
  <w:num w:numId="6">
    <w:abstractNumId w:val="9"/>
  </w:num>
  <w:num w:numId="7">
    <w:abstractNumId w:val="8"/>
  </w:num>
  <w:num w:numId="8">
    <w:abstractNumId w:val="4"/>
  </w:num>
  <w:num w:numId="9">
    <w:abstractNumId w:val="10"/>
  </w:num>
  <w:num w:numId="10">
    <w:abstractNumId w:val="10"/>
  </w:num>
  <w:num w:numId="11">
    <w:abstractNumId w:val="10"/>
  </w:num>
  <w:num w:numId="12">
    <w:abstractNumId w:val="3"/>
  </w:num>
  <w:num w:numId="13">
    <w:abstractNumId w:val="5"/>
  </w:num>
  <w:num w:numId="14">
    <w:abstractNumId w:val="10"/>
  </w:num>
  <w:num w:numId="15">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3tjQyMjOxALIMTZR0lIJTi4sz8/NACoxqAeu0cpMsAAAA"/>
  </w:docVars>
  <w:rsids>
    <w:rsidRoot w:val="00436BCF"/>
    <w:rsid w:val="00001087"/>
    <w:rsid w:val="00005C96"/>
    <w:rsid w:val="0001398C"/>
    <w:rsid w:val="00016744"/>
    <w:rsid w:val="00025778"/>
    <w:rsid w:val="000344B9"/>
    <w:rsid w:val="0004247B"/>
    <w:rsid w:val="0006158C"/>
    <w:rsid w:val="00063D9F"/>
    <w:rsid w:val="0009220A"/>
    <w:rsid w:val="000A30E1"/>
    <w:rsid w:val="000A5159"/>
    <w:rsid w:val="000A5461"/>
    <w:rsid w:val="000C3257"/>
    <w:rsid w:val="000E4424"/>
    <w:rsid w:val="00100E30"/>
    <w:rsid w:val="00113497"/>
    <w:rsid w:val="0012291B"/>
    <w:rsid w:val="00133F89"/>
    <w:rsid w:val="00164185"/>
    <w:rsid w:val="0016702C"/>
    <w:rsid w:val="0017699D"/>
    <w:rsid w:val="00190857"/>
    <w:rsid w:val="001922FD"/>
    <w:rsid w:val="00194B8A"/>
    <w:rsid w:val="001A23A3"/>
    <w:rsid w:val="001A5735"/>
    <w:rsid w:val="001C409E"/>
    <w:rsid w:val="001D2916"/>
    <w:rsid w:val="001D5EFB"/>
    <w:rsid w:val="001E4BB5"/>
    <w:rsid w:val="001F2977"/>
    <w:rsid w:val="001F3FA8"/>
    <w:rsid w:val="002003CA"/>
    <w:rsid w:val="00205240"/>
    <w:rsid w:val="002060E0"/>
    <w:rsid w:val="002069EB"/>
    <w:rsid w:val="002261FC"/>
    <w:rsid w:val="0023181B"/>
    <w:rsid w:val="00232774"/>
    <w:rsid w:val="002654F4"/>
    <w:rsid w:val="00266F74"/>
    <w:rsid w:val="002A0C56"/>
    <w:rsid w:val="002B4D7F"/>
    <w:rsid w:val="00311E28"/>
    <w:rsid w:val="00315278"/>
    <w:rsid w:val="00333CB2"/>
    <w:rsid w:val="00371440"/>
    <w:rsid w:val="0038030A"/>
    <w:rsid w:val="0038125C"/>
    <w:rsid w:val="00382BA6"/>
    <w:rsid w:val="00384F12"/>
    <w:rsid w:val="003960B2"/>
    <w:rsid w:val="003A09BD"/>
    <w:rsid w:val="003B205D"/>
    <w:rsid w:val="003B3DE5"/>
    <w:rsid w:val="003C1723"/>
    <w:rsid w:val="003C17EB"/>
    <w:rsid w:val="003C7E95"/>
    <w:rsid w:val="003E019B"/>
    <w:rsid w:val="004034E0"/>
    <w:rsid w:val="00410BC9"/>
    <w:rsid w:val="00414033"/>
    <w:rsid w:val="00436BCF"/>
    <w:rsid w:val="0046125E"/>
    <w:rsid w:val="0046174A"/>
    <w:rsid w:val="0046212A"/>
    <w:rsid w:val="00467B89"/>
    <w:rsid w:val="0047144E"/>
    <w:rsid w:val="00474067"/>
    <w:rsid w:val="00475070"/>
    <w:rsid w:val="004A221B"/>
    <w:rsid w:val="004C57CF"/>
    <w:rsid w:val="004D6DC6"/>
    <w:rsid w:val="004F02C3"/>
    <w:rsid w:val="004F22B6"/>
    <w:rsid w:val="00505EB3"/>
    <w:rsid w:val="00511C15"/>
    <w:rsid w:val="005231F6"/>
    <w:rsid w:val="0057341D"/>
    <w:rsid w:val="00576858"/>
    <w:rsid w:val="0059272B"/>
    <w:rsid w:val="00596E5A"/>
    <w:rsid w:val="005B12D6"/>
    <w:rsid w:val="005B244E"/>
    <w:rsid w:val="005B4DA3"/>
    <w:rsid w:val="005B72BB"/>
    <w:rsid w:val="005D0959"/>
    <w:rsid w:val="005D20F0"/>
    <w:rsid w:val="005D2452"/>
    <w:rsid w:val="005E208D"/>
    <w:rsid w:val="006008C8"/>
    <w:rsid w:val="00607132"/>
    <w:rsid w:val="00630570"/>
    <w:rsid w:val="00637619"/>
    <w:rsid w:val="00662E24"/>
    <w:rsid w:val="00673864"/>
    <w:rsid w:val="006834B0"/>
    <w:rsid w:val="00684604"/>
    <w:rsid w:val="00690EE2"/>
    <w:rsid w:val="006C203D"/>
    <w:rsid w:val="006D1411"/>
    <w:rsid w:val="006D6707"/>
    <w:rsid w:val="006E04FE"/>
    <w:rsid w:val="006E45E2"/>
    <w:rsid w:val="006F722B"/>
    <w:rsid w:val="006F7B74"/>
    <w:rsid w:val="00732B79"/>
    <w:rsid w:val="0073438D"/>
    <w:rsid w:val="00737FAC"/>
    <w:rsid w:val="00744C83"/>
    <w:rsid w:val="00775A36"/>
    <w:rsid w:val="0078394B"/>
    <w:rsid w:val="007962AB"/>
    <w:rsid w:val="007B31AC"/>
    <w:rsid w:val="007E11D4"/>
    <w:rsid w:val="007E36BF"/>
    <w:rsid w:val="0080465F"/>
    <w:rsid w:val="00832644"/>
    <w:rsid w:val="00846E7F"/>
    <w:rsid w:val="00862A9A"/>
    <w:rsid w:val="008668DE"/>
    <w:rsid w:val="008A53AB"/>
    <w:rsid w:val="008B4D44"/>
    <w:rsid w:val="008C2C91"/>
    <w:rsid w:val="008E7ED3"/>
    <w:rsid w:val="008F342C"/>
    <w:rsid w:val="009115F5"/>
    <w:rsid w:val="0092328B"/>
    <w:rsid w:val="00940380"/>
    <w:rsid w:val="0095033C"/>
    <w:rsid w:val="00956A19"/>
    <w:rsid w:val="0096176B"/>
    <w:rsid w:val="00981249"/>
    <w:rsid w:val="00985A6C"/>
    <w:rsid w:val="009A1BC7"/>
    <w:rsid w:val="009A4690"/>
    <w:rsid w:val="009E03D4"/>
    <w:rsid w:val="009F0CCC"/>
    <w:rsid w:val="009F0EDA"/>
    <w:rsid w:val="009F28CD"/>
    <w:rsid w:val="009F453A"/>
    <w:rsid w:val="00A07AC6"/>
    <w:rsid w:val="00A20084"/>
    <w:rsid w:val="00A21E6D"/>
    <w:rsid w:val="00A276D9"/>
    <w:rsid w:val="00A4386E"/>
    <w:rsid w:val="00A45C23"/>
    <w:rsid w:val="00A65345"/>
    <w:rsid w:val="00A8056D"/>
    <w:rsid w:val="00AA0F7D"/>
    <w:rsid w:val="00AC6A9F"/>
    <w:rsid w:val="00AE2C19"/>
    <w:rsid w:val="00AF35D6"/>
    <w:rsid w:val="00B07690"/>
    <w:rsid w:val="00B37272"/>
    <w:rsid w:val="00B60B52"/>
    <w:rsid w:val="00B61984"/>
    <w:rsid w:val="00B61D84"/>
    <w:rsid w:val="00B75526"/>
    <w:rsid w:val="00BA18E2"/>
    <w:rsid w:val="00BB340F"/>
    <w:rsid w:val="00BC42AC"/>
    <w:rsid w:val="00BC43FB"/>
    <w:rsid w:val="00BE7CD7"/>
    <w:rsid w:val="00C116FD"/>
    <w:rsid w:val="00C258DF"/>
    <w:rsid w:val="00C4552C"/>
    <w:rsid w:val="00C4664B"/>
    <w:rsid w:val="00C54C3E"/>
    <w:rsid w:val="00C642E0"/>
    <w:rsid w:val="00C71D0D"/>
    <w:rsid w:val="00C84985"/>
    <w:rsid w:val="00CA50FD"/>
    <w:rsid w:val="00CA7649"/>
    <w:rsid w:val="00CC2693"/>
    <w:rsid w:val="00CC750F"/>
    <w:rsid w:val="00CD52E7"/>
    <w:rsid w:val="00CD7C70"/>
    <w:rsid w:val="00CE1C4C"/>
    <w:rsid w:val="00D34E1F"/>
    <w:rsid w:val="00D529D6"/>
    <w:rsid w:val="00D71381"/>
    <w:rsid w:val="00D7755A"/>
    <w:rsid w:val="00D83BD6"/>
    <w:rsid w:val="00D863F8"/>
    <w:rsid w:val="00D907A3"/>
    <w:rsid w:val="00E04E7E"/>
    <w:rsid w:val="00E1575D"/>
    <w:rsid w:val="00E246D6"/>
    <w:rsid w:val="00E34682"/>
    <w:rsid w:val="00E50820"/>
    <w:rsid w:val="00E51641"/>
    <w:rsid w:val="00E556A5"/>
    <w:rsid w:val="00E837A2"/>
    <w:rsid w:val="00E95AEB"/>
    <w:rsid w:val="00EA1667"/>
    <w:rsid w:val="00EC590A"/>
    <w:rsid w:val="00EF1702"/>
    <w:rsid w:val="00F179A6"/>
    <w:rsid w:val="00F23A15"/>
    <w:rsid w:val="00F253EB"/>
    <w:rsid w:val="00F57872"/>
    <w:rsid w:val="00F72045"/>
    <w:rsid w:val="00F86F86"/>
    <w:rsid w:val="00F975AE"/>
    <w:rsid w:val="00FA3FCA"/>
    <w:rsid w:val="00FA4951"/>
    <w:rsid w:val="00FE44A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E6793"/>
  <w15:chartTrackingRefBased/>
  <w15:docId w15:val="{45F81ADD-40F0-4E5C-BD66-4F8D36D2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F72045"/>
    <w:pPr>
      <w:spacing w:after="112" w:line="240" w:lineRule="exact"/>
    </w:pPr>
    <w:rPr>
      <w:rFonts w:ascii="Gill Sans MT" w:eastAsia="Cambria" w:hAnsi="Gill Sans MT" w:cs="Times New Roman"/>
      <w:sz w:val="20"/>
      <w:szCs w:val="24"/>
      <w:lang w:val="en-AU"/>
    </w:rPr>
  </w:style>
  <w:style w:type="paragraph" w:styleId="Heading1">
    <w:name w:val="heading 1"/>
    <w:basedOn w:val="Normal"/>
    <w:next w:val="Normal"/>
    <w:link w:val="Heading1Char"/>
    <w:uiPriority w:val="9"/>
    <w:qFormat/>
    <w:rsid w:val="00F72045"/>
    <w:pPr>
      <w:keepNext/>
      <w:keepLines/>
      <w:pageBreakBefore/>
      <w:numPr>
        <w:numId w:val="9"/>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72045"/>
    <w:pPr>
      <w:keepNext/>
      <w:keepLines/>
      <w:numPr>
        <w:ilvl w:val="1"/>
        <w:numId w:val="9"/>
      </w:numPr>
      <w:spacing w:before="40" w:after="0" w:line="259" w:lineRule="auto"/>
      <w:jc w:val="both"/>
      <w:outlineLvl w:val="1"/>
    </w:pPr>
    <w:rPr>
      <w:rFonts w:eastAsiaTheme="majorEastAsia" w:cstheme="majorBidi"/>
      <w:b/>
      <w:sz w:val="26"/>
      <w:szCs w:val="26"/>
      <w:lang w:val="en-GB"/>
    </w:rPr>
  </w:style>
  <w:style w:type="paragraph" w:styleId="Heading3">
    <w:name w:val="heading 3"/>
    <w:basedOn w:val="Normal"/>
    <w:next w:val="Normal"/>
    <w:link w:val="Heading3Char"/>
    <w:uiPriority w:val="9"/>
    <w:unhideWhenUsed/>
    <w:qFormat/>
    <w:rsid w:val="00F72045"/>
    <w:pPr>
      <w:keepNext/>
      <w:keepLines/>
      <w:numPr>
        <w:ilvl w:val="2"/>
        <w:numId w:val="9"/>
      </w:numPr>
      <w:spacing w:before="120" w:after="120"/>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467B8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67B8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7B8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7B8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7B8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B8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045"/>
    <w:pPr>
      <w:numPr>
        <w:numId w:val="8"/>
      </w:numPr>
      <w:spacing w:before="120" w:after="120"/>
      <w:contextualSpacing/>
    </w:pPr>
    <w:rPr>
      <w:sz w:val="22"/>
    </w:rPr>
  </w:style>
  <w:style w:type="character" w:styleId="PlaceholderText">
    <w:name w:val="Placeholder Text"/>
    <w:basedOn w:val="DefaultParagraphFont"/>
    <w:uiPriority w:val="99"/>
    <w:semiHidden/>
    <w:rsid w:val="00F86F86"/>
    <w:rPr>
      <w:color w:val="808080"/>
    </w:rPr>
  </w:style>
  <w:style w:type="paragraph" w:styleId="Caption">
    <w:name w:val="caption"/>
    <w:aliases w:val="Figure Caption,Char,Título de Tabelas,Quadros,Caption-Table,Caption1,Caption-Table Char Char Char,Caption-Table Char Char Char Char,Caption-Table Char Char,Figure,Table F2.,FIgure,Char Char2,Figur/Tabell-Nr,Char Char Char,Photograph."/>
    <w:basedOn w:val="Normal"/>
    <w:next w:val="Normal"/>
    <w:link w:val="CaptionChar"/>
    <w:uiPriority w:val="35"/>
    <w:unhideWhenUsed/>
    <w:qFormat/>
    <w:rsid w:val="008B4D44"/>
    <w:pPr>
      <w:spacing w:before="120" w:after="200" w:line="240" w:lineRule="auto"/>
      <w:pPrChange w:id="0" w:author="Kumar Baral" w:date="2023-02-07T16:58:00Z">
        <w:pPr>
          <w:spacing w:before="120" w:after="200"/>
        </w:pPr>
      </w:pPrChange>
    </w:pPr>
    <w:rPr>
      <w:b/>
      <w:iCs/>
      <w:sz w:val="22"/>
      <w:szCs w:val="18"/>
      <w:rPrChange w:id="0" w:author="Kumar Baral" w:date="2023-02-07T16:58:00Z">
        <w:rPr>
          <w:rFonts w:ascii="Gill Sans MT" w:eastAsia="Cambria" w:hAnsi="Gill Sans MT"/>
          <w:i/>
          <w:iCs/>
          <w:color w:val="595959" w:themeColor="text1" w:themeTint="A6"/>
          <w:sz w:val="22"/>
          <w:szCs w:val="18"/>
          <w:lang w:val="en-AU" w:eastAsia="en-US" w:bidi="ar-SA"/>
        </w:rPr>
      </w:rPrChange>
    </w:rPr>
  </w:style>
  <w:style w:type="character" w:customStyle="1" w:styleId="Heading1Char">
    <w:name w:val="Heading 1 Char"/>
    <w:basedOn w:val="DefaultParagraphFont"/>
    <w:link w:val="Heading1"/>
    <w:uiPriority w:val="9"/>
    <w:rsid w:val="00F72045"/>
    <w:rPr>
      <w:rFonts w:ascii="Gill Sans MT" w:eastAsiaTheme="majorEastAsia" w:hAnsi="Gill Sans MT" w:cstheme="majorBidi"/>
      <w:b/>
      <w:sz w:val="32"/>
      <w:szCs w:val="32"/>
      <w:lang w:val="en-AU"/>
    </w:rPr>
  </w:style>
  <w:style w:type="paragraph" w:styleId="BodyText">
    <w:name w:val="Body Text"/>
    <w:basedOn w:val="Normal"/>
    <w:link w:val="BodyTextChar"/>
    <w:uiPriority w:val="2"/>
    <w:qFormat/>
    <w:rsid w:val="008B4D44"/>
    <w:pPr>
      <w:spacing w:before="200" w:after="0" w:line="240" w:lineRule="auto"/>
      <w:jc w:val="both"/>
    </w:pPr>
    <w:rPr>
      <w:color w:val="000000" w:themeColor="text1"/>
      <w:sz w:val="22"/>
      <w:lang w:val="en-GB"/>
    </w:rPr>
  </w:style>
  <w:style w:type="character" w:customStyle="1" w:styleId="BodyTextChar">
    <w:name w:val="Body Text Char"/>
    <w:basedOn w:val="DefaultParagraphFont"/>
    <w:link w:val="BodyText"/>
    <w:uiPriority w:val="2"/>
    <w:rsid w:val="008B4D44"/>
    <w:rPr>
      <w:rFonts w:ascii="Gill Sans MT" w:eastAsia="Cambria" w:hAnsi="Gill Sans MT" w:cs="Times New Roman"/>
      <w:color w:val="000000" w:themeColor="text1"/>
      <w:szCs w:val="24"/>
      <w:lang w:val="en-GB"/>
    </w:rPr>
  </w:style>
  <w:style w:type="character" w:customStyle="1" w:styleId="CaptionChar">
    <w:name w:val="Caption Char"/>
    <w:aliases w:val="Figure Caption Char,Char Char,Título de Tabelas Char,Quadros Char,Caption-Table Char,Caption1 Char,Caption-Table Char Char Char Char1,Caption-Table Char Char Char Char Char,Caption-Table Char Char Char1,Figure Char,Table F2. Char"/>
    <w:basedOn w:val="DefaultParagraphFont"/>
    <w:link w:val="Caption"/>
    <w:uiPriority w:val="35"/>
    <w:qFormat/>
    <w:rsid w:val="008B4D44"/>
    <w:rPr>
      <w:rFonts w:ascii="Gill Sans MT" w:eastAsia="Cambria" w:hAnsi="Gill Sans MT" w:cs="Times New Roman"/>
      <w:b/>
      <w:iCs/>
      <w:szCs w:val="18"/>
      <w:lang w:val="en-AU"/>
    </w:rPr>
  </w:style>
  <w:style w:type="paragraph" w:styleId="Footer">
    <w:name w:val="footer"/>
    <w:aliases w:val="eersteregel"/>
    <w:basedOn w:val="Normal"/>
    <w:link w:val="FooterChar"/>
    <w:uiPriority w:val="99"/>
    <w:unhideWhenUsed/>
    <w:qFormat/>
    <w:rsid w:val="007962AB"/>
    <w:pPr>
      <w:tabs>
        <w:tab w:val="center" w:pos="4320"/>
        <w:tab w:val="right" w:pos="8640"/>
      </w:tabs>
    </w:pPr>
  </w:style>
  <w:style w:type="character" w:customStyle="1" w:styleId="FooterChar">
    <w:name w:val="Footer Char"/>
    <w:aliases w:val="eersteregel Char"/>
    <w:basedOn w:val="DefaultParagraphFont"/>
    <w:link w:val="Footer"/>
    <w:uiPriority w:val="99"/>
    <w:rsid w:val="007962AB"/>
    <w:rPr>
      <w:rFonts w:ascii="Calibri" w:eastAsia="Cambria" w:hAnsi="Calibri" w:cs="Times New Roman"/>
      <w:sz w:val="20"/>
      <w:szCs w:val="24"/>
      <w:lang w:val="en-AU"/>
    </w:rPr>
  </w:style>
  <w:style w:type="paragraph" w:styleId="Header">
    <w:name w:val="header"/>
    <w:basedOn w:val="Normal"/>
    <w:link w:val="HeaderChar"/>
    <w:uiPriority w:val="99"/>
    <w:unhideWhenUsed/>
    <w:rsid w:val="007962AB"/>
    <w:pPr>
      <w:tabs>
        <w:tab w:val="center" w:pos="4320"/>
        <w:tab w:val="right" w:pos="8640"/>
      </w:tabs>
    </w:pPr>
  </w:style>
  <w:style w:type="character" w:customStyle="1" w:styleId="HeaderChar">
    <w:name w:val="Header Char"/>
    <w:basedOn w:val="DefaultParagraphFont"/>
    <w:link w:val="Header"/>
    <w:uiPriority w:val="99"/>
    <w:rsid w:val="007962AB"/>
    <w:rPr>
      <w:rFonts w:ascii="Calibri" w:eastAsia="Cambria" w:hAnsi="Calibri" w:cs="Times New Roman"/>
      <w:sz w:val="20"/>
      <w:szCs w:val="24"/>
      <w:lang w:val="en-AU"/>
    </w:rPr>
  </w:style>
  <w:style w:type="table" w:styleId="PlainTable3">
    <w:name w:val="Plain Table 3"/>
    <w:basedOn w:val="TableNormal"/>
    <w:uiPriority w:val="43"/>
    <w:rsid w:val="007962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ody">
    <w:name w:val="Body"/>
    <w:link w:val="BodyChar"/>
    <w:qFormat/>
    <w:rsid w:val="007962AB"/>
    <w:pPr>
      <w:suppressAutoHyphens/>
      <w:spacing w:after="120" w:line="240" w:lineRule="auto"/>
    </w:pPr>
    <w:rPr>
      <w:rFonts w:ascii="Times New Roman" w:eastAsia="Times New Roman" w:hAnsi="Times New Roman" w:cs="Times New Roman"/>
      <w:sz w:val="24"/>
      <w:szCs w:val="20"/>
    </w:rPr>
  </w:style>
  <w:style w:type="character" w:customStyle="1" w:styleId="BodyChar">
    <w:name w:val="Body Char"/>
    <w:link w:val="Body"/>
    <w:qFormat/>
    <w:locked/>
    <w:rsid w:val="007962AB"/>
    <w:rPr>
      <w:rFonts w:ascii="Times New Roman" w:eastAsia="Times New Roman" w:hAnsi="Times New Roman" w:cs="Times New Roman"/>
      <w:sz w:val="24"/>
      <w:szCs w:val="20"/>
    </w:rPr>
  </w:style>
  <w:style w:type="paragraph" w:customStyle="1" w:styleId="ListNumber12">
    <w:name w:val="List Number 12"/>
    <w:basedOn w:val="ListNumber2"/>
    <w:next w:val="ListNumber2"/>
    <w:link w:val="ListNumber12Char"/>
    <w:autoRedefine/>
    <w:uiPriority w:val="99"/>
    <w:qFormat/>
    <w:rsid w:val="00846E7F"/>
    <w:pPr>
      <w:numPr>
        <w:numId w:val="3"/>
      </w:numPr>
      <w:spacing w:before="120" w:after="120" w:line="288" w:lineRule="auto"/>
      <w:ind w:left="360"/>
    </w:pPr>
    <w:rPr>
      <w:bCs/>
      <w:color w:val="C45911" w:themeColor="accent2" w:themeShade="BF"/>
      <w:sz w:val="22"/>
      <w:lang w:val="en-GB"/>
    </w:rPr>
  </w:style>
  <w:style w:type="character" w:customStyle="1" w:styleId="ListNumber12Char">
    <w:name w:val="List Number 12 Char"/>
    <w:basedOn w:val="DefaultParagraphFont"/>
    <w:link w:val="ListNumber12"/>
    <w:uiPriority w:val="99"/>
    <w:rsid w:val="00846E7F"/>
    <w:rPr>
      <w:rFonts w:ascii="Calibri" w:eastAsia="Cambria" w:hAnsi="Calibri" w:cs="Times New Roman"/>
      <w:bCs/>
      <w:color w:val="C45911" w:themeColor="accent2" w:themeShade="BF"/>
      <w:szCs w:val="24"/>
      <w:lang w:val="en-GB"/>
    </w:rPr>
  </w:style>
  <w:style w:type="paragraph" w:styleId="ListNumber2">
    <w:name w:val="List Number 2"/>
    <w:basedOn w:val="Normal"/>
    <w:uiPriority w:val="99"/>
    <w:semiHidden/>
    <w:unhideWhenUsed/>
    <w:rsid w:val="00E04E7E"/>
    <w:pPr>
      <w:numPr>
        <w:numId w:val="2"/>
      </w:numPr>
      <w:contextualSpacing/>
    </w:pPr>
  </w:style>
  <w:style w:type="table" w:styleId="GridTable4-Accent2">
    <w:name w:val="Grid Table 4 Accent 2"/>
    <w:basedOn w:val="TableNormal"/>
    <w:uiPriority w:val="49"/>
    <w:rsid w:val="00E04E7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AF35D6"/>
    <w:pPr>
      <w:spacing w:before="100" w:beforeAutospacing="1" w:after="100" w:afterAutospacing="1" w:line="240" w:lineRule="auto"/>
    </w:pPr>
    <w:rPr>
      <w:rFonts w:ascii="Times New Roman" w:eastAsia="Times New Roman" w:hAnsi="Times New Roman"/>
      <w:sz w:val="24"/>
      <w:lang w:val="en-US"/>
    </w:rPr>
  </w:style>
  <w:style w:type="character" w:customStyle="1" w:styleId="Heading2Char">
    <w:name w:val="Heading 2 Char"/>
    <w:basedOn w:val="DefaultParagraphFont"/>
    <w:link w:val="Heading2"/>
    <w:uiPriority w:val="9"/>
    <w:rsid w:val="00F72045"/>
    <w:rPr>
      <w:rFonts w:ascii="Gill Sans MT" w:eastAsiaTheme="majorEastAsia" w:hAnsi="Gill Sans MT" w:cstheme="majorBidi"/>
      <w:b/>
      <w:sz w:val="26"/>
      <w:szCs w:val="26"/>
      <w:lang w:val="en-GB"/>
    </w:rPr>
  </w:style>
  <w:style w:type="table" w:styleId="TableGrid">
    <w:name w:val="Table Grid"/>
    <w:basedOn w:val="TableNormal"/>
    <w:uiPriority w:val="59"/>
    <w:rsid w:val="0060713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2045"/>
    <w:rPr>
      <w:rFonts w:ascii="Gill Sans MT" w:eastAsiaTheme="majorEastAsia" w:hAnsi="Gill Sans MT" w:cstheme="majorBidi"/>
      <w:b/>
      <w:sz w:val="24"/>
      <w:szCs w:val="24"/>
      <w:lang w:val="en-AU"/>
    </w:rPr>
  </w:style>
  <w:style w:type="character" w:customStyle="1" w:styleId="Heading4Char">
    <w:name w:val="Heading 4 Char"/>
    <w:basedOn w:val="DefaultParagraphFont"/>
    <w:link w:val="Heading4"/>
    <w:uiPriority w:val="9"/>
    <w:semiHidden/>
    <w:rsid w:val="00467B89"/>
    <w:rPr>
      <w:rFonts w:asciiTheme="majorHAnsi" w:eastAsiaTheme="majorEastAsia" w:hAnsiTheme="majorHAnsi" w:cstheme="majorBidi"/>
      <w:i/>
      <w:iCs/>
      <w:color w:val="2E74B5" w:themeColor="accent1" w:themeShade="BF"/>
      <w:sz w:val="20"/>
      <w:szCs w:val="24"/>
      <w:lang w:val="en-AU"/>
    </w:rPr>
  </w:style>
  <w:style w:type="character" w:customStyle="1" w:styleId="Heading5Char">
    <w:name w:val="Heading 5 Char"/>
    <w:basedOn w:val="DefaultParagraphFont"/>
    <w:link w:val="Heading5"/>
    <w:uiPriority w:val="9"/>
    <w:semiHidden/>
    <w:rsid w:val="00467B89"/>
    <w:rPr>
      <w:rFonts w:asciiTheme="majorHAnsi" w:eastAsiaTheme="majorEastAsia" w:hAnsiTheme="majorHAnsi" w:cstheme="majorBidi"/>
      <w:color w:val="2E74B5" w:themeColor="accent1" w:themeShade="BF"/>
      <w:sz w:val="20"/>
      <w:szCs w:val="24"/>
      <w:lang w:val="en-AU"/>
    </w:rPr>
  </w:style>
  <w:style w:type="character" w:customStyle="1" w:styleId="Heading6Char">
    <w:name w:val="Heading 6 Char"/>
    <w:basedOn w:val="DefaultParagraphFont"/>
    <w:link w:val="Heading6"/>
    <w:uiPriority w:val="9"/>
    <w:semiHidden/>
    <w:rsid w:val="00467B89"/>
    <w:rPr>
      <w:rFonts w:asciiTheme="majorHAnsi" w:eastAsiaTheme="majorEastAsia" w:hAnsiTheme="majorHAnsi" w:cstheme="majorBidi"/>
      <w:color w:val="1F4D78" w:themeColor="accent1" w:themeShade="7F"/>
      <w:sz w:val="20"/>
      <w:szCs w:val="24"/>
      <w:lang w:val="en-AU"/>
    </w:rPr>
  </w:style>
  <w:style w:type="character" w:customStyle="1" w:styleId="Heading7Char">
    <w:name w:val="Heading 7 Char"/>
    <w:basedOn w:val="DefaultParagraphFont"/>
    <w:link w:val="Heading7"/>
    <w:uiPriority w:val="9"/>
    <w:semiHidden/>
    <w:rsid w:val="00467B89"/>
    <w:rPr>
      <w:rFonts w:asciiTheme="majorHAnsi" w:eastAsiaTheme="majorEastAsia" w:hAnsiTheme="majorHAnsi" w:cstheme="majorBidi"/>
      <w:i/>
      <w:iCs/>
      <w:color w:val="1F4D78" w:themeColor="accent1" w:themeShade="7F"/>
      <w:sz w:val="20"/>
      <w:szCs w:val="24"/>
      <w:lang w:val="en-AU"/>
    </w:rPr>
  </w:style>
  <w:style w:type="character" w:customStyle="1" w:styleId="Heading8Char">
    <w:name w:val="Heading 8 Char"/>
    <w:basedOn w:val="DefaultParagraphFont"/>
    <w:link w:val="Heading8"/>
    <w:uiPriority w:val="9"/>
    <w:semiHidden/>
    <w:rsid w:val="00467B8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467B89"/>
    <w:rPr>
      <w:rFonts w:asciiTheme="majorHAnsi" w:eastAsiaTheme="majorEastAsia" w:hAnsiTheme="majorHAnsi" w:cstheme="majorBidi"/>
      <w:i/>
      <w:iCs/>
      <w:color w:val="272727" w:themeColor="text1" w:themeTint="D8"/>
      <w:sz w:val="21"/>
      <w:szCs w:val="21"/>
      <w:lang w:val="en-AU"/>
    </w:rPr>
  </w:style>
  <w:style w:type="character" w:styleId="CommentReference">
    <w:name w:val="annotation reference"/>
    <w:basedOn w:val="DefaultParagraphFont"/>
    <w:uiPriority w:val="99"/>
    <w:semiHidden/>
    <w:unhideWhenUsed/>
    <w:rsid w:val="00AA0F7D"/>
    <w:rPr>
      <w:sz w:val="16"/>
      <w:szCs w:val="16"/>
    </w:rPr>
  </w:style>
  <w:style w:type="paragraph" w:styleId="CommentText">
    <w:name w:val="annotation text"/>
    <w:basedOn w:val="Normal"/>
    <w:link w:val="CommentTextChar"/>
    <w:uiPriority w:val="99"/>
    <w:semiHidden/>
    <w:unhideWhenUsed/>
    <w:rsid w:val="00AA0F7D"/>
    <w:pPr>
      <w:spacing w:line="240" w:lineRule="auto"/>
    </w:pPr>
    <w:rPr>
      <w:szCs w:val="20"/>
    </w:rPr>
  </w:style>
  <w:style w:type="character" w:customStyle="1" w:styleId="CommentTextChar">
    <w:name w:val="Comment Text Char"/>
    <w:basedOn w:val="DefaultParagraphFont"/>
    <w:link w:val="CommentText"/>
    <w:uiPriority w:val="99"/>
    <w:semiHidden/>
    <w:rsid w:val="00AA0F7D"/>
    <w:rPr>
      <w:rFonts w:ascii="Calibri" w:eastAsia="Cambria" w:hAnsi="Calibri"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AA0F7D"/>
    <w:rPr>
      <w:b/>
      <w:bCs/>
    </w:rPr>
  </w:style>
  <w:style w:type="character" w:customStyle="1" w:styleId="CommentSubjectChar">
    <w:name w:val="Comment Subject Char"/>
    <w:basedOn w:val="CommentTextChar"/>
    <w:link w:val="CommentSubject"/>
    <w:uiPriority w:val="99"/>
    <w:semiHidden/>
    <w:rsid w:val="00AA0F7D"/>
    <w:rPr>
      <w:rFonts w:ascii="Calibri" w:eastAsia="Cambria" w:hAnsi="Calibri" w:cs="Times New Roman"/>
      <w:b/>
      <w:bCs/>
      <w:sz w:val="20"/>
      <w:szCs w:val="20"/>
      <w:lang w:val="en-AU"/>
    </w:rPr>
  </w:style>
  <w:style w:type="paragraph" w:styleId="Revision">
    <w:name w:val="Revision"/>
    <w:hidden/>
    <w:uiPriority w:val="99"/>
    <w:semiHidden/>
    <w:rsid w:val="00956A19"/>
    <w:pPr>
      <w:spacing w:after="0" w:line="240" w:lineRule="auto"/>
    </w:pPr>
    <w:rPr>
      <w:rFonts w:ascii="Calibri" w:eastAsia="Cambria" w:hAnsi="Calibri" w:cs="Times New Roman"/>
      <w:sz w:val="20"/>
      <w:szCs w:val="24"/>
      <w:lang w:val="en-AU"/>
    </w:rPr>
  </w:style>
  <w:style w:type="paragraph" w:styleId="BalloonText">
    <w:name w:val="Balloon Text"/>
    <w:basedOn w:val="Normal"/>
    <w:link w:val="BalloonTextChar"/>
    <w:uiPriority w:val="99"/>
    <w:semiHidden/>
    <w:unhideWhenUsed/>
    <w:rsid w:val="00744C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C83"/>
    <w:rPr>
      <w:rFonts w:ascii="Segoe UI" w:eastAsia="Cambria" w:hAnsi="Segoe UI" w:cs="Segoe UI"/>
      <w:sz w:val="18"/>
      <w:szCs w:val="18"/>
      <w:lang w:val="en-AU"/>
    </w:rPr>
  </w:style>
  <w:style w:type="table" w:customStyle="1" w:styleId="GridTable4-Accent66">
    <w:name w:val="Grid Table 4 - Accent 66"/>
    <w:basedOn w:val="TableNormal"/>
    <w:next w:val="GridTable4-Accent6"/>
    <w:uiPriority w:val="49"/>
    <w:rsid w:val="00315278"/>
    <w:pPr>
      <w:spacing w:after="0" w:line="240" w:lineRule="auto"/>
    </w:p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GridTable4-Accent6">
    <w:name w:val="Grid Table 4 Accent 6"/>
    <w:basedOn w:val="TableNormal"/>
    <w:uiPriority w:val="49"/>
    <w:rsid w:val="0031527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8A53AB"/>
    <w:rPr>
      <w:color w:val="0000FF"/>
      <w:u w:val="single"/>
    </w:rPr>
  </w:style>
  <w:style w:type="paragraph" w:styleId="TOCHeading">
    <w:name w:val="TOC Heading"/>
    <w:basedOn w:val="Heading1"/>
    <w:next w:val="Normal"/>
    <w:uiPriority w:val="39"/>
    <w:unhideWhenUsed/>
    <w:qFormat/>
    <w:rsid w:val="00414033"/>
    <w:pPr>
      <w:pageBreakBefore w:val="0"/>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414033"/>
    <w:pPr>
      <w:spacing w:after="100"/>
    </w:pPr>
  </w:style>
  <w:style w:type="paragraph" w:styleId="TOC2">
    <w:name w:val="toc 2"/>
    <w:basedOn w:val="Normal"/>
    <w:next w:val="Normal"/>
    <w:autoRedefine/>
    <w:uiPriority w:val="39"/>
    <w:unhideWhenUsed/>
    <w:rsid w:val="00414033"/>
    <w:pPr>
      <w:spacing w:after="100"/>
      <w:ind w:left="200"/>
    </w:pPr>
  </w:style>
  <w:style w:type="paragraph" w:styleId="TOC3">
    <w:name w:val="toc 3"/>
    <w:basedOn w:val="Normal"/>
    <w:next w:val="Normal"/>
    <w:autoRedefine/>
    <w:uiPriority w:val="39"/>
    <w:unhideWhenUsed/>
    <w:rsid w:val="00414033"/>
    <w:pPr>
      <w:spacing w:after="100"/>
      <w:ind w:left="400"/>
    </w:pPr>
  </w:style>
  <w:style w:type="paragraph" w:styleId="TableofFigures">
    <w:name w:val="table of figures"/>
    <w:basedOn w:val="Normal"/>
    <w:next w:val="Normal"/>
    <w:uiPriority w:val="99"/>
    <w:unhideWhenUsed/>
    <w:rsid w:val="00414033"/>
    <w:pPr>
      <w:spacing w:after="0"/>
    </w:pPr>
  </w:style>
  <w:style w:type="character" w:styleId="FollowedHyperlink">
    <w:name w:val="FollowedHyperlink"/>
    <w:basedOn w:val="DefaultParagraphFont"/>
    <w:uiPriority w:val="99"/>
    <w:semiHidden/>
    <w:unhideWhenUsed/>
    <w:rsid w:val="00C116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27">
      <w:bodyDiv w:val="1"/>
      <w:marLeft w:val="0"/>
      <w:marRight w:val="0"/>
      <w:marTop w:val="0"/>
      <w:marBottom w:val="0"/>
      <w:divBdr>
        <w:top w:val="none" w:sz="0" w:space="0" w:color="auto"/>
        <w:left w:val="none" w:sz="0" w:space="0" w:color="auto"/>
        <w:bottom w:val="none" w:sz="0" w:space="0" w:color="auto"/>
        <w:right w:val="none" w:sz="0" w:space="0" w:color="auto"/>
      </w:divBdr>
    </w:div>
    <w:div w:id="50274125">
      <w:bodyDiv w:val="1"/>
      <w:marLeft w:val="0"/>
      <w:marRight w:val="0"/>
      <w:marTop w:val="0"/>
      <w:marBottom w:val="0"/>
      <w:divBdr>
        <w:top w:val="none" w:sz="0" w:space="0" w:color="auto"/>
        <w:left w:val="none" w:sz="0" w:space="0" w:color="auto"/>
        <w:bottom w:val="none" w:sz="0" w:space="0" w:color="auto"/>
        <w:right w:val="none" w:sz="0" w:space="0" w:color="auto"/>
      </w:divBdr>
    </w:div>
    <w:div w:id="290131451">
      <w:bodyDiv w:val="1"/>
      <w:marLeft w:val="0"/>
      <w:marRight w:val="0"/>
      <w:marTop w:val="0"/>
      <w:marBottom w:val="0"/>
      <w:divBdr>
        <w:top w:val="none" w:sz="0" w:space="0" w:color="auto"/>
        <w:left w:val="none" w:sz="0" w:space="0" w:color="auto"/>
        <w:bottom w:val="none" w:sz="0" w:space="0" w:color="auto"/>
        <w:right w:val="none" w:sz="0" w:space="0" w:color="auto"/>
      </w:divBdr>
    </w:div>
    <w:div w:id="981810704">
      <w:bodyDiv w:val="1"/>
      <w:marLeft w:val="0"/>
      <w:marRight w:val="0"/>
      <w:marTop w:val="0"/>
      <w:marBottom w:val="0"/>
      <w:divBdr>
        <w:top w:val="none" w:sz="0" w:space="0" w:color="auto"/>
        <w:left w:val="none" w:sz="0" w:space="0" w:color="auto"/>
        <w:bottom w:val="none" w:sz="0" w:space="0" w:color="auto"/>
        <w:right w:val="none" w:sz="0" w:space="0" w:color="auto"/>
      </w:divBdr>
    </w:div>
    <w:div w:id="1091465426">
      <w:bodyDiv w:val="1"/>
      <w:marLeft w:val="0"/>
      <w:marRight w:val="0"/>
      <w:marTop w:val="0"/>
      <w:marBottom w:val="0"/>
      <w:divBdr>
        <w:top w:val="none" w:sz="0" w:space="0" w:color="auto"/>
        <w:left w:val="none" w:sz="0" w:space="0" w:color="auto"/>
        <w:bottom w:val="none" w:sz="0" w:space="0" w:color="auto"/>
        <w:right w:val="none" w:sz="0" w:space="0" w:color="auto"/>
      </w:divBdr>
    </w:div>
    <w:div w:id="1350596245">
      <w:bodyDiv w:val="1"/>
      <w:marLeft w:val="0"/>
      <w:marRight w:val="0"/>
      <w:marTop w:val="0"/>
      <w:marBottom w:val="0"/>
      <w:divBdr>
        <w:top w:val="none" w:sz="0" w:space="0" w:color="auto"/>
        <w:left w:val="none" w:sz="0" w:space="0" w:color="auto"/>
        <w:bottom w:val="none" w:sz="0" w:space="0" w:color="auto"/>
        <w:right w:val="none" w:sz="0" w:space="0" w:color="auto"/>
      </w:divBdr>
    </w:div>
    <w:div w:id="1450273786">
      <w:bodyDiv w:val="1"/>
      <w:marLeft w:val="0"/>
      <w:marRight w:val="0"/>
      <w:marTop w:val="0"/>
      <w:marBottom w:val="0"/>
      <w:divBdr>
        <w:top w:val="none" w:sz="0" w:space="0" w:color="auto"/>
        <w:left w:val="none" w:sz="0" w:space="0" w:color="auto"/>
        <w:bottom w:val="none" w:sz="0" w:space="0" w:color="auto"/>
        <w:right w:val="none" w:sz="0" w:space="0" w:color="auto"/>
      </w:divBdr>
    </w:div>
    <w:div w:id="1711951328">
      <w:bodyDiv w:val="1"/>
      <w:marLeft w:val="0"/>
      <w:marRight w:val="0"/>
      <w:marTop w:val="0"/>
      <w:marBottom w:val="0"/>
      <w:divBdr>
        <w:top w:val="none" w:sz="0" w:space="0" w:color="auto"/>
        <w:left w:val="none" w:sz="0" w:space="0" w:color="auto"/>
        <w:bottom w:val="none" w:sz="0" w:space="0" w:color="auto"/>
        <w:right w:val="none" w:sz="0" w:space="0" w:color="auto"/>
      </w:divBdr>
    </w:div>
    <w:div w:id="1721859814">
      <w:bodyDiv w:val="1"/>
      <w:marLeft w:val="0"/>
      <w:marRight w:val="0"/>
      <w:marTop w:val="0"/>
      <w:marBottom w:val="0"/>
      <w:divBdr>
        <w:top w:val="none" w:sz="0" w:space="0" w:color="auto"/>
        <w:left w:val="none" w:sz="0" w:space="0" w:color="auto"/>
        <w:bottom w:val="none" w:sz="0" w:space="0" w:color="auto"/>
        <w:right w:val="none" w:sz="0" w:space="0" w:color="auto"/>
      </w:divBdr>
    </w:div>
    <w:div w:id="1757706340">
      <w:bodyDiv w:val="1"/>
      <w:marLeft w:val="0"/>
      <w:marRight w:val="0"/>
      <w:marTop w:val="0"/>
      <w:marBottom w:val="0"/>
      <w:divBdr>
        <w:top w:val="none" w:sz="0" w:space="0" w:color="auto"/>
        <w:left w:val="none" w:sz="0" w:space="0" w:color="auto"/>
        <w:bottom w:val="none" w:sz="0" w:space="0" w:color="auto"/>
        <w:right w:val="none" w:sz="0" w:space="0" w:color="auto"/>
      </w:divBdr>
    </w:div>
    <w:div w:id="1997564510">
      <w:bodyDiv w:val="1"/>
      <w:marLeft w:val="0"/>
      <w:marRight w:val="0"/>
      <w:marTop w:val="0"/>
      <w:marBottom w:val="0"/>
      <w:divBdr>
        <w:top w:val="none" w:sz="0" w:space="0" w:color="auto"/>
        <w:left w:val="none" w:sz="0" w:space="0" w:color="auto"/>
        <w:bottom w:val="none" w:sz="0" w:space="0" w:color="auto"/>
        <w:right w:val="none" w:sz="0" w:space="0" w:color="auto"/>
      </w:divBdr>
    </w:div>
    <w:div w:id="211197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2.png"/><Relationship Id="rId26" Type="http://schemas.openxmlformats.org/officeDocument/2006/relationships/image" Target="media/image14.png"/><Relationship Id="rId39" Type="http://schemas.openxmlformats.org/officeDocument/2006/relationships/image" Target="media/image27.png"/><Relationship Id="rId21" Type="http://schemas.microsoft.com/office/2011/relationships/commentsExtended" Target="commentsExtended.xm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daq.wscada.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hart" Target="charts/chart3.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3" Type="http://schemas.openxmlformats.org/officeDocument/2006/relationships/image" Target="media/image80.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0.png"/></Relationships>
</file>

<file path=word/charts/_rels/chart1.xml.rels><?xml version="1.0" encoding="UTF-8" standalone="yes"?>
<Relationships xmlns="http://schemas.openxmlformats.org/package/2006/relationships"><Relationship Id="rId3" Type="http://schemas.openxmlformats.org/officeDocument/2006/relationships/oleObject" Target="file:///D:\02%20KGSHPP\02%20Hydrology\PMF\Region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02%20Projects\02%20KGSHPP\02%20Hydrology\04%20PMP%20and%20PMF\PMP%20ra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02%20Projects\02%20KGSHPP\02%20Hydrology\04%20PMP%20and%20PMF\PMP%20rai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77475697167868E-2"/>
          <c:y val="3.0153508771929825E-2"/>
          <c:w val="0.85190993266850701"/>
          <c:h val="0.89527127365658254"/>
        </c:manualLayout>
      </c:layout>
      <c:scatterChart>
        <c:scatterStyle val="lineMarker"/>
        <c:varyColors val="0"/>
        <c:ser>
          <c:idx val="0"/>
          <c:order val="0"/>
          <c:spPr>
            <a:ln w="19050" cap="rnd">
              <a:noFill/>
              <a:round/>
            </a:ln>
            <a:effectLst/>
          </c:spPr>
          <c:marker>
            <c:symbol val="star"/>
            <c:size val="5"/>
            <c:spPr>
              <a:noFill/>
              <a:ln w="9525">
                <a:solidFill>
                  <a:schemeClr val="tx1"/>
                </a:solidFill>
              </a:ln>
              <a:effectLst/>
            </c:spPr>
          </c:marker>
          <c:dLbls>
            <c:dLbl>
              <c:idx val="0"/>
              <c:tx>
                <c:rich>
                  <a:bodyPr/>
                  <a:lstStyle/>
                  <a:p>
                    <a:fld id="{2ABC28CF-0B0C-4125-99A8-310DA4DD0ED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DC7A-4D3C-9DA3-CB6F6FCE423C}"/>
                </c:ext>
              </c:extLst>
            </c:dLbl>
            <c:dLbl>
              <c:idx val="1"/>
              <c:layout>
                <c:manualLayout>
                  <c:x val="1.078050884001725E-2"/>
                  <c:y val="-8.2236842105263656E-3"/>
                </c:manualLayout>
              </c:layout>
              <c:tx>
                <c:rich>
                  <a:bodyPr/>
                  <a:lstStyle/>
                  <a:p>
                    <a:fld id="{58EEDAE1-48A0-4493-9FAD-2AB543E52DE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803C-4DDB-A532-C49812324D01}"/>
                </c:ext>
              </c:extLst>
            </c:dLbl>
            <c:dLbl>
              <c:idx val="2"/>
              <c:tx>
                <c:rich>
                  <a:bodyPr/>
                  <a:lstStyle/>
                  <a:p>
                    <a:fld id="{756C4EAC-D740-4074-855A-65B321CD331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DC7A-4D3C-9DA3-CB6F6FCE423C}"/>
                </c:ext>
              </c:extLst>
            </c:dLbl>
            <c:dLbl>
              <c:idx val="3"/>
              <c:tx>
                <c:rich>
                  <a:bodyPr/>
                  <a:lstStyle/>
                  <a:p>
                    <a:fld id="{37850471-88A5-4134-BCF7-5507E6F85909}"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DC7A-4D3C-9DA3-CB6F6FCE423C}"/>
                </c:ext>
              </c:extLst>
            </c:dLbl>
            <c:dLbl>
              <c:idx val="4"/>
              <c:tx>
                <c:rich>
                  <a:bodyPr/>
                  <a:lstStyle/>
                  <a:p>
                    <a:fld id="{BB282249-DB97-4ED5-9ADF-4E9B5EDE4B3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DC7A-4D3C-9DA3-CB6F6FCE423C}"/>
                </c:ext>
              </c:extLst>
            </c:dLbl>
            <c:dLbl>
              <c:idx val="5"/>
              <c:tx>
                <c:rich>
                  <a:bodyPr/>
                  <a:lstStyle/>
                  <a:p>
                    <a:fld id="{18AA320C-5A0C-4CFA-86CD-600D80E0210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DC7A-4D3C-9DA3-CB6F6FCE423C}"/>
                </c:ext>
              </c:extLst>
            </c:dLbl>
            <c:dLbl>
              <c:idx val="6"/>
              <c:tx>
                <c:rich>
                  <a:bodyPr/>
                  <a:lstStyle/>
                  <a:p>
                    <a:fld id="{BD66A50C-A4ED-41BC-AF09-51F60E3C2E9B}"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DC7A-4D3C-9DA3-CB6F6FCE423C}"/>
                </c:ext>
              </c:extLst>
            </c:dLbl>
            <c:dLbl>
              <c:idx val="7"/>
              <c:tx>
                <c:rich>
                  <a:bodyPr/>
                  <a:lstStyle/>
                  <a:p>
                    <a:fld id="{C3F7E091-5429-42DE-915E-90000A5CF31E}"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DC7A-4D3C-9DA3-CB6F6FCE423C}"/>
                </c:ext>
              </c:extLst>
            </c:dLbl>
            <c:dLbl>
              <c:idx val="8"/>
              <c:layout>
                <c:manualLayout>
                  <c:x val="0"/>
                  <c:y val="-3.5635964912280702E-2"/>
                </c:manualLayout>
              </c:layout>
              <c:tx>
                <c:rich>
                  <a:bodyPr/>
                  <a:lstStyle/>
                  <a:p>
                    <a:fld id="{1BFFAD65-801F-46C7-BE8E-F01B1505F7D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803C-4DDB-A532-C49812324D01}"/>
                </c:ext>
              </c:extLst>
            </c:dLbl>
            <c:dLbl>
              <c:idx val="9"/>
              <c:tx>
                <c:rich>
                  <a:bodyPr/>
                  <a:lstStyle/>
                  <a:p>
                    <a:fld id="{C0CA6F14-F99C-422D-BD6B-F69F7CB43264}"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DC7A-4D3C-9DA3-CB6F6FCE423C}"/>
                </c:ext>
              </c:extLst>
            </c:dLbl>
            <c:dLbl>
              <c:idx val="10"/>
              <c:tx>
                <c:rich>
                  <a:bodyPr/>
                  <a:lstStyle/>
                  <a:p>
                    <a:fld id="{249F2FF3-6E57-4270-ABC5-495CDBA82F6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DC7A-4D3C-9DA3-CB6F6FCE423C}"/>
                </c:ext>
              </c:extLst>
            </c:dLbl>
            <c:dLbl>
              <c:idx val="11"/>
              <c:tx>
                <c:rich>
                  <a:bodyPr/>
                  <a:lstStyle/>
                  <a:p>
                    <a:fld id="{8CA49EEA-4DE1-4D62-BA6E-9155B3FE60C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DC7A-4D3C-9DA3-CB6F6FCE423C}"/>
                </c:ext>
              </c:extLst>
            </c:dLbl>
            <c:dLbl>
              <c:idx val="12"/>
              <c:layout>
                <c:manualLayout>
                  <c:x val="2.4020316270019371E-3"/>
                  <c:y val="1.9493177387914128E-2"/>
                </c:manualLayout>
              </c:layout>
              <c:tx>
                <c:rich>
                  <a:bodyPr/>
                  <a:lstStyle/>
                  <a:p>
                    <a:fld id="{54458B71-1670-4865-8E29-2436F36CE0E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C-803C-4DDB-A532-C49812324D01}"/>
                </c:ext>
              </c:extLst>
            </c:dLbl>
            <c:dLbl>
              <c:idx val="13"/>
              <c:tx>
                <c:rich>
                  <a:bodyPr/>
                  <a:lstStyle/>
                  <a:p>
                    <a:fld id="{A613DCE5-FDAE-4D82-AA31-D4C68EF0952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DC7A-4D3C-9DA3-CB6F6FCE423C}"/>
                </c:ext>
              </c:extLst>
            </c:dLbl>
            <c:dLbl>
              <c:idx val="14"/>
              <c:tx>
                <c:rich>
                  <a:bodyPr/>
                  <a:lstStyle/>
                  <a:p>
                    <a:fld id="{4655F5E2-0004-410D-843A-F7CD5B719D2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DC7A-4D3C-9DA3-CB6F6FCE423C}"/>
                </c:ext>
              </c:extLst>
            </c:dLbl>
            <c:dLbl>
              <c:idx val="15"/>
              <c:tx>
                <c:rich>
                  <a:bodyPr/>
                  <a:lstStyle/>
                  <a:p>
                    <a:fld id="{786946B7-41A8-433A-B17D-66FAC22FCDD8}"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DC7A-4D3C-9DA3-CB6F6FCE423C}"/>
                </c:ext>
              </c:extLst>
            </c:dLbl>
            <c:dLbl>
              <c:idx val="16"/>
              <c:layout>
                <c:manualLayout>
                  <c:x val="-4.8040632540038833E-2"/>
                  <c:y val="3.8986354775828458E-2"/>
                </c:manualLayout>
              </c:layout>
              <c:tx>
                <c:rich>
                  <a:bodyPr/>
                  <a:lstStyle/>
                  <a:p>
                    <a:fld id="{3160A825-2244-48AF-9DEA-7452F3BF702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0-803C-4DDB-A532-C49812324D01}"/>
                </c:ext>
              </c:extLst>
            </c:dLbl>
            <c:dLbl>
              <c:idx val="17"/>
              <c:layout>
                <c:manualLayout>
                  <c:x val="-7.2060948810058159E-2"/>
                  <c:y val="3.6201615148983568E-2"/>
                </c:manualLayout>
              </c:layout>
              <c:tx>
                <c:rich>
                  <a:bodyPr/>
                  <a:lstStyle/>
                  <a:p>
                    <a:fld id="{A1E74147-1B65-44B3-920D-00E7F25A6B7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1-803C-4DDB-A532-C49812324D01}"/>
                </c:ext>
              </c:extLst>
            </c:dLbl>
            <c:dLbl>
              <c:idx val="18"/>
              <c:layout>
                <c:manualLayout>
                  <c:x val="-9.6081265080077541E-2"/>
                  <c:y val="2.5062656641604009E-2"/>
                </c:manualLayout>
              </c:layout>
              <c:tx>
                <c:rich>
                  <a:bodyPr/>
                  <a:lstStyle/>
                  <a:p>
                    <a:fld id="{B0F806ED-46F5-4537-867E-A76ABE4574B8}"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2-803C-4DDB-A532-C49812324D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trendline>
            <c:spPr>
              <a:ln w="19050" cap="rnd">
                <a:solidFill>
                  <a:srgbClr val="0070C0"/>
                </a:solidFill>
                <a:prstDash val="sysDot"/>
              </a:ln>
              <a:effectLst/>
            </c:spPr>
            <c:trendlineType val="power"/>
            <c:dispRSqr val="1"/>
            <c:dispEq val="1"/>
            <c:trendlineLbl>
              <c:layout>
                <c:manualLayout>
                  <c:x val="-0.55040887442911968"/>
                  <c:y val="-0.5026715525221470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rendlineLbl>
          </c:trendline>
          <c:xVal>
            <c:numRef>
              <c:f>'Regional method'!$D$2:$D$20</c:f>
              <c:numCache>
                <c:formatCode>General</c:formatCode>
                <c:ptCount val="19"/>
                <c:pt idx="0">
                  <c:v>300</c:v>
                </c:pt>
                <c:pt idx="1">
                  <c:v>1950</c:v>
                </c:pt>
                <c:pt idx="2">
                  <c:v>450</c:v>
                </c:pt>
                <c:pt idx="3">
                  <c:v>11800</c:v>
                </c:pt>
                <c:pt idx="4">
                  <c:v>5400</c:v>
                </c:pt>
                <c:pt idx="5">
                  <c:v>31773</c:v>
                </c:pt>
                <c:pt idx="6">
                  <c:v>550</c:v>
                </c:pt>
                <c:pt idx="7">
                  <c:v>1120</c:v>
                </c:pt>
                <c:pt idx="8">
                  <c:v>1400</c:v>
                </c:pt>
                <c:pt idx="9">
                  <c:v>2080</c:v>
                </c:pt>
                <c:pt idx="10">
                  <c:v>126</c:v>
                </c:pt>
                <c:pt idx="11">
                  <c:v>3850</c:v>
                </c:pt>
                <c:pt idx="12">
                  <c:v>31100</c:v>
                </c:pt>
                <c:pt idx="13">
                  <c:v>42725</c:v>
                </c:pt>
                <c:pt idx="14">
                  <c:v>3500</c:v>
                </c:pt>
                <c:pt idx="15">
                  <c:v>20700</c:v>
                </c:pt>
                <c:pt idx="16">
                  <c:v>21342</c:v>
                </c:pt>
                <c:pt idx="17">
                  <c:v>1336</c:v>
                </c:pt>
                <c:pt idx="18">
                  <c:v>737</c:v>
                </c:pt>
              </c:numCache>
            </c:numRef>
          </c:xVal>
          <c:yVal>
            <c:numRef>
              <c:f>'Regional method'!$F$2:$F$20</c:f>
              <c:numCache>
                <c:formatCode>General</c:formatCode>
                <c:ptCount val="19"/>
                <c:pt idx="0">
                  <c:v>11.67</c:v>
                </c:pt>
                <c:pt idx="1">
                  <c:v>5.74</c:v>
                </c:pt>
                <c:pt idx="2">
                  <c:v>13.9</c:v>
                </c:pt>
                <c:pt idx="3">
                  <c:v>2.84</c:v>
                </c:pt>
                <c:pt idx="4">
                  <c:v>5.71</c:v>
                </c:pt>
                <c:pt idx="5">
                  <c:v>1.34</c:v>
                </c:pt>
                <c:pt idx="6">
                  <c:v>8</c:v>
                </c:pt>
                <c:pt idx="7">
                  <c:v>5.18</c:v>
                </c:pt>
                <c:pt idx="8">
                  <c:v>5.79</c:v>
                </c:pt>
                <c:pt idx="9">
                  <c:v>5.19</c:v>
                </c:pt>
                <c:pt idx="10">
                  <c:v>19.600000000000001</c:v>
                </c:pt>
                <c:pt idx="11">
                  <c:v>3.19</c:v>
                </c:pt>
                <c:pt idx="12">
                  <c:v>1.06</c:v>
                </c:pt>
                <c:pt idx="13">
                  <c:v>1.48</c:v>
                </c:pt>
                <c:pt idx="14">
                  <c:v>4.17</c:v>
                </c:pt>
                <c:pt idx="15">
                  <c:v>1.1299999999999999</c:v>
                </c:pt>
                <c:pt idx="16">
                  <c:v>1.1499999999999999</c:v>
                </c:pt>
                <c:pt idx="17">
                  <c:v>3.05</c:v>
                </c:pt>
                <c:pt idx="18">
                  <c:v>4.04</c:v>
                </c:pt>
              </c:numCache>
            </c:numRef>
          </c:yVal>
          <c:smooth val="0"/>
          <c:extLst>
            <c:ext xmlns:c15="http://schemas.microsoft.com/office/drawing/2012/chart" uri="{02D57815-91ED-43cb-92C2-25804820EDAC}">
              <c15:datalabelsRange>
                <c15:f>'Regional method'!$B$2:$B$20</c15:f>
                <c15:dlblRangeCache>
                  <c:ptCount val="19"/>
                  <c:pt idx="0">
                    <c:v>Dauliganga Dam</c:v>
                  </c:pt>
                  <c:pt idx="1">
                    <c:v>Lakhwar Dam </c:v>
                  </c:pt>
                  <c:pt idx="2">
                    <c:v>Jamrani  Dam</c:v>
                  </c:pt>
                  <c:pt idx="3">
                    <c:v>Pong Dam</c:v>
                  </c:pt>
                  <c:pt idx="4">
                    <c:v>Teesta Dam</c:v>
                  </c:pt>
                  <c:pt idx="5">
                    <c:v>Koshi High Dam</c:v>
                  </c:pt>
                  <c:pt idx="6">
                    <c:v>Upper Arun Dam</c:v>
                  </c:pt>
                  <c:pt idx="7">
                    <c:v>Upper Arun PH</c:v>
                  </c:pt>
                  <c:pt idx="8">
                    <c:v>Arun-3 Dam</c:v>
                  </c:pt>
                  <c:pt idx="9">
                    <c:v>Arun-3 PH</c:v>
                  </c:pt>
                  <c:pt idx="10">
                    <c:v>Kulekhani I Dam</c:v>
                  </c:pt>
                  <c:pt idx="11">
                    <c:v>Marsyangdi Dam</c:v>
                  </c:pt>
                  <c:pt idx="12">
                    <c:v>Saptagandaki</c:v>
                  </c:pt>
                  <c:pt idx="13">
                    <c:v>Karnali Dam</c:v>
                  </c:pt>
                  <c:pt idx="14">
                    <c:v>West Seti Dam</c:v>
                  </c:pt>
                  <c:pt idx="15">
                    <c:v>Matatila </c:v>
                  </c:pt>
                  <c:pt idx="16">
                    <c:v>Dukhwan</c:v>
                  </c:pt>
                  <c:pt idx="17">
                    <c:v>Hindon</c:v>
                  </c:pt>
                  <c:pt idx="18">
                    <c:v>Kridhni</c:v>
                  </c:pt>
                </c15:dlblRangeCache>
              </c15:datalabelsRange>
            </c:ext>
            <c:ext xmlns:c16="http://schemas.microsoft.com/office/drawing/2014/chart" uri="{C3380CC4-5D6E-409C-BE32-E72D297353CC}">
              <c16:uniqueId val="{00000013-803C-4DDB-A532-C49812324D01}"/>
            </c:ext>
          </c:extLst>
        </c:ser>
        <c:dLbls>
          <c:showLegendKey val="0"/>
          <c:showVal val="0"/>
          <c:showCatName val="0"/>
          <c:showSerName val="0"/>
          <c:showPercent val="0"/>
          <c:showBubbleSize val="0"/>
        </c:dLbls>
        <c:axId val="-779175520"/>
        <c:axId val="-779180960"/>
      </c:scatterChart>
      <c:valAx>
        <c:axId val="-77917552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7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Drainage Area (km</a:t>
                </a:r>
                <a:r>
                  <a:rPr lang="en-US" baseline="30000"/>
                  <a:t>2</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80960"/>
        <c:crosses val="autoZero"/>
        <c:crossBetween val="midCat"/>
      </c:valAx>
      <c:valAx>
        <c:axId val="-779180960"/>
        <c:scaling>
          <c:logBase val="10"/>
          <c:orientation val="minMax"/>
          <c:min val="0.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65000"/>
                </a:schemeClr>
              </a:solidFill>
              <a:round/>
            </a:ln>
            <a:effectLst/>
          </c:spPr>
        </c:min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PMF/Drainage</a:t>
                </a:r>
                <a:r>
                  <a:rPr lang="en-US" baseline="0"/>
                  <a:t> Area (m</a:t>
                </a:r>
                <a:r>
                  <a:rPr lang="en-US" baseline="30000"/>
                  <a:t>3</a:t>
                </a:r>
                <a:r>
                  <a:rPr lang="en-US" baseline="0"/>
                  <a:t>/s / km</a:t>
                </a:r>
                <a:r>
                  <a:rPr lang="en-US" baseline="30000"/>
                  <a:t>2</a:t>
                </a:r>
                <a:r>
                  <a:rPr lang="en-US" baseline="0"/>
                  <a:t>) </a:t>
                </a:r>
                <a:endParaRPr lang="en-US"/>
              </a:p>
            </c:rich>
          </c:tx>
          <c:layout>
            <c:manualLayout>
              <c:xMode val="edge"/>
              <c:yMode val="edge"/>
              <c:x val="2.1561017680034499E-2"/>
              <c:y val="0.280879826288161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55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7867942971371"/>
          <c:y val="5.4499460079250751E-2"/>
          <c:w val="0.83421629666158836"/>
          <c:h val="0.82449279559863575"/>
        </c:manualLayout>
      </c:layout>
      <c:scatterChart>
        <c:scatterStyle val="smoothMarker"/>
        <c:varyColors val="0"/>
        <c:ser>
          <c:idx val="0"/>
          <c:order val="0"/>
          <c:tx>
            <c:strRef>
              <c:f>'Synthetic unit hydrograph'!$L$53</c:f>
              <c:strCache>
                <c:ptCount val="1"/>
                <c:pt idx="0">
                  <c:v>Discharge (m3/s)</c:v>
                </c:pt>
              </c:strCache>
            </c:strRef>
          </c:tx>
          <c:spPr>
            <a:ln w="19050" cap="rnd">
              <a:solidFill>
                <a:schemeClr val="accent1"/>
              </a:solidFill>
              <a:round/>
            </a:ln>
            <a:effectLst/>
          </c:spPr>
          <c:marker>
            <c:symbol val="none"/>
          </c:marker>
          <c:xVal>
            <c:numRef>
              <c:f>'Synthetic unit hydrograph'!$H$54:$H$124</c:f>
              <c:numCache>
                <c:formatCode>General</c:formatCode>
                <c:ptCount val="7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numCache>
            </c:numRef>
          </c:xVal>
          <c:yVal>
            <c:numRef>
              <c:f>'Synthetic unit hydrograph'!$I$54:$I$124</c:f>
              <c:numCache>
                <c:formatCode>0.00</c:formatCode>
                <c:ptCount val="71"/>
                <c:pt idx="0" formatCode="General">
                  <c:v>0</c:v>
                </c:pt>
                <c:pt idx="1">
                  <c:v>21.726272279803158</c:v>
                </c:pt>
                <c:pt idx="2">
                  <c:v>43.452544559606331</c:v>
                </c:pt>
                <c:pt idx="3">
                  <c:v>65.178816839409507</c:v>
                </c:pt>
                <c:pt idx="4">
                  <c:v>86.905089119212676</c:v>
                </c:pt>
                <c:pt idx="5">
                  <c:v>108.63136139901584</c:v>
                </c:pt>
                <c:pt idx="6">
                  <c:v>130.35763367881901</c:v>
                </c:pt>
                <c:pt idx="7">
                  <c:v>152.08390595862221</c:v>
                </c:pt>
                <c:pt idx="8">
                  <c:v>173.81017823842535</c:v>
                </c:pt>
                <c:pt idx="9">
                  <c:v>195.53645051822855</c:v>
                </c:pt>
                <c:pt idx="10">
                  <c:v>217.57880431424539</c:v>
                </c:pt>
                <c:pt idx="11">
                  <c:v>239.79716024335985</c:v>
                </c:pt>
                <c:pt idx="12">
                  <c:v>262.01551617247435</c:v>
                </c:pt>
                <c:pt idx="13">
                  <c:v>284.23387210158876</c:v>
                </c:pt>
                <c:pt idx="14">
                  <c:v>306.08549205504698</c:v>
                </c:pt>
                <c:pt idx="15">
                  <c:v>322.84031783765784</c:v>
                </c:pt>
                <c:pt idx="16">
                  <c:v>339.59514362026874</c:v>
                </c:pt>
                <c:pt idx="17">
                  <c:v>356.34996940287965</c:v>
                </c:pt>
                <c:pt idx="18">
                  <c:v>373.10479518549056</c:v>
                </c:pt>
                <c:pt idx="19">
                  <c:v>389.85962096810141</c:v>
                </c:pt>
                <c:pt idx="20">
                  <c:v>406.61444675071232</c:v>
                </c:pt>
                <c:pt idx="21">
                  <c:v>398.23703385940689</c:v>
                </c:pt>
                <c:pt idx="22">
                  <c:v>389.85962096810141</c:v>
                </c:pt>
                <c:pt idx="23">
                  <c:v>381.48220807679593</c:v>
                </c:pt>
                <c:pt idx="24">
                  <c:v>373.1047951854905</c:v>
                </c:pt>
                <c:pt idx="25">
                  <c:v>364.72738229418508</c:v>
                </c:pt>
                <c:pt idx="26">
                  <c:v>356.34996940287965</c:v>
                </c:pt>
                <c:pt idx="27">
                  <c:v>347.97255651157417</c:v>
                </c:pt>
                <c:pt idx="28">
                  <c:v>339.59514362026869</c:v>
                </c:pt>
                <c:pt idx="29">
                  <c:v>331.21773072896326</c:v>
                </c:pt>
                <c:pt idx="30">
                  <c:v>322.84031783765784</c:v>
                </c:pt>
                <c:pt idx="31">
                  <c:v>314.46290494635235</c:v>
                </c:pt>
                <c:pt idx="32">
                  <c:v>306.08549205504693</c:v>
                </c:pt>
                <c:pt idx="33">
                  <c:v>295.34305006614602</c:v>
                </c:pt>
                <c:pt idx="34">
                  <c:v>284.23387210158876</c:v>
                </c:pt>
                <c:pt idx="35">
                  <c:v>273.12469413703155</c:v>
                </c:pt>
                <c:pt idx="36">
                  <c:v>262.01551617247435</c:v>
                </c:pt>
                <c:pt idx="37">
                  <c:v>250.90633820791709</c:v>
                </c:pt>
                <c:pt idx="38">
                  <c:v>239.79716024335988</c:v>
                </c:pt>
                <c:pt idx="39">
                  <c:v>228.68798227880268</c:v>
                </c:pt>
                <c:pt idx="40">
                  <c:v>217.57880431424542</c:v>
                </c:pt>
                <c:pt idx="41">
                  <c:v>206.46962634968821</c:v>
                </c:pt>
                <c:pt idx="42">
                  <c:v>197.84315256166036</c:v>
                </c:pt>
                <c:pt idx="43">
                  <c:v>190.20466586045717</c:v>
                </c:pt>
                <c:pt idx="44">
                  <c:v>182.56617915925398</c:v>
                </c:pt>
                <c:pt idx="45">
                  <c:v>174.92769245805079</c:v>
                </c:pt>
                <c:pt idx="46">
                  <c:v>167.28920575684759</c:v>
                </c:pt>
                <c:pt idx="47">
                  <c:v>159.6507190556444</c:v>
                </c:pt>
                <c:pt idx="48">
                  <c:v>152.01223235444115</c:v>
                </c:pt>
                <c:pt idx="49">
                  <c:v>144.37374565323796</c:v>
                </c:pt>
                <c:pt idx="50">
                  <c:v>136.73525895203477</c:v>
                </c:pt>
                <c:pt idx="51">
                  <c:v>129.09677225083158</c:v>
                </c:pt>
                <c:pt idx="52">
                  <c:v>121.45828554962839</c:v>
                </c:pt>
                <c:pt idx="53">
                  <c:v>113.81979884842519</c:v>
                </c:pt>
                <c:pt idx="54">
                  <c:v>106.181312147222</c:v>
                </c:pt>
                <c:pt idx="55">
                  <c:v>98.542825446018753</c:v>
                </c:pt>
                <c:pt idx="56">
                  <c:v>90.904338744815561</c:v>
                </c:pt>
                <c:pt idx="57">
                  <c:v>83.265852043612369</c:v>
                </c:pt>
                <c:pt idx="58">
                  <c:v>75.627365342409178</c:v>
                </c:pt>
                <c:pt idx="59">
                  <c:v>67.988878641205986</c:v>
                </c:pt>
                <c:pt idx="60">
                  <c:v>60.350391940002794</c:v>
                </c:pt>
                <c:pt idx="61">
                  <c:v>52.711905238799545</c:v>
                </c:pt>
                <c:pt idx="62">
                  <c:v>45.073418537596353</c:v>
                </c:pt>
                <c:pt idx="63">
                  <c:v>37.434931836393162</c:v>
                </c:pt>
                <c:pt idx="64">
                  <c:v>29.79644513518997</c:v>
                </c:pt>
                <c:pt idx="65">
                  <c:v>22.157958433986778</c:v>
                </c:pt>
                <c:pt idx="66">
                  <c:v>14.519471732783586</c:v>
                </c:pt>
                <c:pt idx="67">
                  <c:v>6.8809850315803942</c:v>
                </c:pt>
                <c:pt idx="68">
                  <c:v>0</c:v>
                </c:pt>
                <c:pt idx="69">
                  <c:v>0</c:v>
                </c:pt>
                <c:pt idx="70">
                  <c:v>0</c:v>
                </c:pt>
              </c:numCache>
            </c:numRef>
          </c:yVal>
          <c:smooth val="1"/>
          <c:extLst>
            <c:ext xmlns:c16="http://schemas.microsoft.com/office/drawing/2014/chart" uri="{C3380CC4-5D6E-409C-BE32-E72D297353CC}">
              <c16:uniqueId val="{00000000-0B36-40D7-90FF-E838D3FBE068}"/>
            </c:ext>
          </c:extLst>
        </c:ser>
        <c:dLbls>
          <c:showLegendKey val="0"/>
          <c:showVal val="0"/>
          <c:showCatName val="0"/>
          <c:showSerName val="0"/>
          <c:showPercent val="0"/>
          <c:showBubbleSize val="0"/>
        </c:dLbls>
        <c:axId val="-779179328"/>
        <c:axId val="-779178240"/>
      </c:scatterChart>
      <c:valAx>
        <c:axId val="-779179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Time Ratio</a:t>
                </a:r>
              </a:p>
            </c:rich>
          </c:tx>
          <c:layout>
            <c:manualLayout>
              <c:xMode val="edge"/>
              <c:yMode val="edge"/>
              <c:x val="0.47397189182867566"/>
              <c:y val="0.9405098131833690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8240"/>
        <c:crosses val="autoZero"/>
        <c:crossBetween val="midCat"/>
      </c:valAx>
      <c:valAx>
        <c:axId val="-7791782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Discharge</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9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a:t>PMF (m3/s)  considering PMP of value 467.9 mm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2285540808617625"/>
          <c:y val="0.1053563791338057"/>
          <c:w val="0.79250441855636644"/>
          <c:h val="0.76381122590642292"/>
        </c:manualLayout>
      </c:layout>
      <c:barChart>
        <c:barDir val="col"/>
        <c:grouping val="clustered"/>
        <c:varyColors val="0"/>
        <c:ser>
          <c:idx val="1"/>
          <c:order val="1"/>
          <c:tx>
            <c:strRef>
              <c:f>'Unit Hydrograph (Aus dist)'!$C$3:$C$4</c:f>
              <c:strCache>
                <c:ptCount val="2"/>
                <c:pt idx="0">
                  <c:v>Rainfall (cm)</c:v>
                </c:pt>
              </c:strCache>
            </c:strRef>
          </c:tx>
          <c:spPr>
            <a:pattFill prst="pct90">
              <a:fgClr>
                <a:schemeClr val="accent1">
                  <a:lumMod val="75000"/>
                </a:schemeClr>
              </a:fgClr>
              <a:bgClr>
                <a:schemeClr val="bg1"/>
              </a:bgClr>
            </a:pattFill>
            <a:ln>
              <a:noFill/>
            </a:ln>
            <a:effectLst/>
          </c:spPr>
          <c:invertIfNegative val="0"/>
          <c:dPt>
            <c:idx val="1"/>
            <c:invertIfNegative val="0"/>
            <c:bubble3D val="0"/>
            <c:extLst>
              <c:ext xmlns:c16="http://schemas.microsoft.com/office/drawing/2014/chart" uri="{C3380CC4-5D6E-409C-BE32-E72D297353CC}">
                <c16:uniqueId val="{00000000-45CD-4943-87C6-E100744B7712}"/>
              </c:ext>
            </c:extLst>
          </c:dPt>
          <c:cat>
            <c:multiLvlStrRef>
              <c:f>'Unit Hydrograph (Aus dist)'!$B$28:$C$35</c:f>
              <c:multiLvlStrCache>
                <c:ptCount val="8"/>
                <c:lvl>
                  <c:pt idx="0">
                    <c:v>31</c:v>
                  </c:pt>
                  <c:pt idx="1">
                    <c:v>56</c:v>
                  </c:pt>
                  <c:pt idx="2">
                    <c:v>71</c:v>
                  </c:pt>
                  <c:pt idx="3">
                    <c:v>90</c:v>
                  </c:pt>
                  <c:pt idx="4">
                    <c:v>81</c:v>
                  </c:pt>
                  <c:pt idx="5">
                    <c:v>56</c:v>
                  </c:pt>
                  <c:pt idx="6">
                    <c:v>51</c:v>
                  </c:pt>
                  <c:pt idx="7">
                    <c:v>32</c:v>
                  </c:pt>
                </c:lvl>
                <c:lvl>
                  <c:pt idx="0">
                    <c:v>3</c:v>
                  </c:pt>
                  <c:pt idx="1">
                    <c:v>6</c:v>
                  </c:pt>
                  <c:pt idx="2">
                    <c:v>9</c:v>
                  </c:pt>
                  <c:pt idx="3">
                    <c:v>12</c:v>
                  </c:pt>
                  <c:pt idx="4">
                    <c:v>15</c:v>
                  </c:pt>
                  <c:pt idx="5">
                    <c:v>18</c:v>
                  </c:pt>
                  <c:pt idx="6">
                    <c:v>21</c:v>
                  </c:pt>
                  <c:pt idx="7">
                    <c:v>24</c:v>
                  </c:pt>
                </c:lvl>
              </c:multiLvlStrCache>
            </c:multiLvlStrRef>
          </c:cat>
          <c:val>
            <c:numRef>
              <c:f>'Unit Hydrograph (Aus dist)'!$C$28:$C$35</c:f>
              <c:numCache>
                <c:formatCode>#,##0</c:formatCode>
                <c:ptCount val="8"/>
                <c:pt idx="0">
                  <c:v>31.021196619667357</c:v>
                </c:pt>
                <c:pt idx="1">
                  <c:v>56.053383937196827</c:v>
                </c:pt>
                <c:pt idx="2">
                  <c:v>70.60480497598499</c:v>
                </c:pt>
                <c:pt idx="3">
                  <c:v>90.069085207933128</c:v>
                </c:pt>
                <c:pt idx="4">
                  <c:v>80.711258173342671</c:v>
                </c:pt>
                <c:pt idx="5">
                  <c:v>56.100173072369778</c:v>
                </c:pt>
                <c:pt idx="6">
                  <c:v>50.906579068172071</c:v>
                </c:pt>
                <c:pt idx="7">
                  <c:v>32.424870674855924</c:v>
                </c:pt>
              </c:numCache>
            </c:numRef>
          </c:val>
          <c:extLst>
            <c:ext xmlns:c16="http://schemas.microsoft.com/office/drawing/2014/chart" uri="{C3380CC4-5D6E-409C-BE32-E72D297353CC}">
              <c16:uniqueId val="{00000001-45CD-4943-87C6-E100744B7712}"/>
            </c:ext>
          </c:extLst>
        </c:ser>
        <c:dLbls>
          <c:showLegendKey val="0"/>
          <c:showVal val="0"/>
          <c:showCatName val="0"/>
          <c:showSerName val="0"/>
          <c:showPercent val="0"/>
          <c:showBubbleSize val="0"/>
        </c:dLbls>
        <c:gapWidth val="150"/>
        <c:axId val="-779182592"/>
        <c:axId val="-779176064"/>
      </c:barChart>
      <c:lineChart>
        <c:grouping val="stacked"/>
        <c:varyColors val="0"/>
        <c:ser>
          <c:idx val="0"/>
          <c:order val="0"/>
          <c:tx>
            <c:strRef>
              <c:f>'Unit Hydrograph (Aus dist)'!$Y$3</c:f>
              <c:strCache>
                <c:ptCount val="1"/>
                <c:pt idx="0">
                  <c:v>Discharge with base flow (m3/s) </c:v>
                </c:pt>
              </c:strCache>
            </c:strRef>
          </c:tx>
          <c:spPr>
            <a:ln w="19050" cap="rnd">
              <a:solidFill>
                <a:schemeClr val="accent6">
                  <a:lumMod val="50000"/>
                </a:schemeClr>
              </a:solidFill>
              <a:round/>
            </a:ln>
            <a:effectLst/>
          </c:spPr>
          <c:marker>
            <c:symbol val="none"/>
          </c:marker>
          <c:dLbls>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5CD-4943-87C6-E100744B771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'Unit Hydrograph (Aus dist)'!$B$5:$B$20</c:f>
              <c:numCache>
                <c:formatCode>General</c:formatCode>
                <c:ptCount val="16"/>
                <c:pt idx="0">
                  <c:v>3</c:v>
                </c:pt>
                <c:pt idx="1">
                  <c:v>6</c:v>
                </c:pt>
                <c:pt idx="2">
                  <c:v>9</c:v>
                </c:pt>
                <c:pt idx="3">
                  <c:v>12</c:v>
                </c:pt>
                <c:pt idx="4">
                  <c:v>15</c:v>
                </c:pt>
                <c:pt idx="5">
                  <c:v>18</c:v>
                </c:pt>
                <c:pt idx="6">
                  <c:v>21</c:v>
                </c:pt>
                <c:pt idx="7">
                  <c:v>24</c:v>
                </c:pt>
                <c:pt idx="8">
                  <c:v>30</c:v>
                </c:pt>
                <c:pt idx="9">
                  <c:v>36</c:v>
                </c:pt>
                <c:pt idx="10">
                  <c:v>42</c:v>
                </c:pt>
                <c:pt idx="11">
                  <c:v>48</c:v>
                </c:pt>
                <c:pt idx="12">
                  <c:v>54</c:v>
                </c:pt>
                <c:pt idx="13">
                  <c:v>60</c:v>
                </c:pt>
                <c:pt idx="14">
                  <c:v>66</c:v>
                </c:pt>
                <c:pt idx="15">
                  <c:v>72</c:v>
                </c:pt>
              </c:numCache>
            </c:numRef>
          </c:cat>
          <c:val>
            <c:numRef>
              <c:f>'Unit Hydrograph (Aus dist)'!$Y$5:$Y$20</c:f>
              <c:numCache>
                <c:formatCode>#,##0</c:formatCode>
                <c:ptCount val="16"/>
                <c:pt idx="0">
                  <c:v>236.77460757731984</c:v>
                </c:pt>
                <c:pt idx="1">
                  <c:v>791.28065795786381</c:v>
                </c:pt>
                <c:pt idx="2">
                  <c:v>1799.4625918056624</c:v>
                </c:pt>
                <c:pt idx="3">
                  <c:v>3392.089787268093</c:v>
                </c:pt>
                <c:pt idx="4">
                  <c:v>5494.4490650086354</c:v>
                </c:pt>
                <c:pt idx="5">
                  <c:v>7902.1631142201713</c:v>
                </c:pt>
                <c:pt idx="6">
                  <c:v>10473.798997285523</c:v>
                </c:pt>
                <c:pt idx="7">
                  <c:v>12847.494518441354</c:v>
                </c:pt>
                <c:pt idx="8">
                  <c:v>14637.568326630793</c:v>
                </c:pt>
                <c:pt idx="9">
                  <c:v>14775.877734655038</c:v>
                </c:pt>
                <c:pt idx="10">
                  <c:v>13451.143809493746</c:v>
                </c:pt>
                <c:pt idx="11">
                  <c:v>11185.377862849162</c:v>
                </c:pt>
                <c:pt idx="12">
                  <c:v>8030.5887033235222</c:v>
                </c:pt>
                <c:pt idx="13">
                  <c:v>5071.9279336831623</c:v>
                </c:pt>
                <c:pt idx="14">
                  <c:v>2950.1889841971501</c:v>
                </c:pt>
                <c:pt idx="15">
                  <c:v>1134.5992586775212</c:v>
                </c:pt>
              </c:numCache>
            </c:numRef>
          </c:val>
          <c:smooth val="0"/>
          <c:extLst>
            <c:ext xmlns:c16="http://schemas.microsoft.com/office/drawing/2014/chart" uri="{C3380CC4-5D6E-409C-BE32-E72D297353CC}">
              <c16:uniqueId val="{00000003-45CD-4943-87C6-E100744B7712}"/>
            </c:ext>
          </c:extLst>
        </c:ser>
        <c:dLbls>
          <c:showLegendKey val="0"/>
          <c:showVal val="0"/>
          <c:showCatName val="0"/>
          <c:showSerName val="0"/>
          <c:showPercent val="0"/>
          <c:showBubbleSize val="0"/>
        </c:dLbls>
        <c:marker val="1"/>
        <c:smooth val="0"/>
        <c:axId val="-779180416"/>
        <c:axId val="-779177696"/>
      </c:lineChart>
      <c:catAx>
        <c:axId val="-779180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Time (hrs)</a:t>
                </a:r>
              </a:p>
            </c:rich>
          </c:tx>
          <c:layout>
            <c:manualLayout>
              <c:xMode val="edge"/>
              <c:yMode val="edge"/>
              <c:x val="0.46837205828466133"/>
              <c:y val="0.9333070628418448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77696"/>
        <c:crosses val="autoZero"/>
        <c:auto val="1"/>
        <c:lblAlgn val="ctr"/>
        <c:lblOffset val="100"/>
        <c:noMultiLvlLbl val="0"/>
      </c:catAx>
      <c:valAx>
        <c:axId val="-7791776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Discharge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80416"/>
        <c:crosses val="autoZero"/>
        <c:crossBetween val="between"/>
      </c:valAx>
      <c:valAx>
        <c:axId val="-779176064"/>
        <c:scaling>
          <c:orientation val="maxMin"/>
          <c:max val="120"/>
          <c:min val="10"/>
        </c:scaling>
        <c:delete val="0"/>
        <c:axPos val="r"/>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Precipitation (mm)</a:t>
                </a:r>
              </a:p>
            </c:rich>
          </c:tx>
          <c:layout>
            <c:manualLayout>
              <c:xMode val="edge"/>
              <c:yMode val="edge"/>
              <c:x val="0.96612876014088711"/>
              <c:y val="0.38227978558429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82592"/>
        <c:crosses val="max"/>
        <c:crossBetween val="between"/>
      </c:valAx>
      <c:catAx>
        <c:axId val="-779182592"/>
        <c:scaling>
          <c:orientation val="minMax"/>
        </c:scaling>
        <c:delete val="1"/>
        <c:axPos val="t"/>
        <c:numFmt formatCode="General" sourceLinked="1"/>
        <c:majorTickMark val="out"/>
        <c:minorTickMark val="none"/>
        <c:tickLblPos val="nextTo"/>
        <c:crossAx val="-779176064"/>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ABE9-8468-4DEE-865D-A1E984A3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7117</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47595</CharactersWithSpaces>
  <SharedDoc>false</SharedDoc>
  <HLinks>
    <vt:vector size="342" baseType="variant">
      <vt:variant>
        <vt:i4>1310823</vt:i4>
      </vt:variant>
      <vt:variant>
        <vt:i4>480</vt:i4>
      </vt:variant>
      <vt:variant>
        <vt:i4>0</vt:i4>
      </vt:variant>
      <vt:variant>
        <vt:i4>5</vt:i4>
      </vt:variant>
      <vt:variant>
        <vt:lpwstr>http://daq.wscada.net/</vt:lpwstr>
      </vt:variant>
      <vt:variant>
        <vt:lpwstr>/login?_k=7va9cv</vt:lpwstr>
      </vt:variant>
      <vt:variant>
        <vt:i4>1048631</vt:i4>
      </vt:variant>
      <vt:variant>
        <vt:i4>338</vt:i4>
      </vt:variant>
      <vt:variant>
        <vt:i4>0</vt:i4>
      </vt:variant>
      <vt:variant>
        <vt:i4>5</vt:i4>
      </vt:variant>
      <vt:variant>
        <vt:lpwstr/>
      </vt:variant>
      <vt:variant>
        <vt:lpwstr>_Toc90214781</vt:lpwstr>
      </vt:variant>
      <vt:variant>
        <vt:i4>1114167</vt:i4>
      </vt:variant>
      <vt:variant>
        <vt:i4>332</vt:i4>
      </vt:variant>
      <vt:variant>
        <vt:i4>0</vt:i4>
      </vt:variant>
      <vt:variant>
        <vt:i4>5</vt:i4>
      </vt:variant>
      <vt:variant>
        <vt:lpwstr/>
      </vt:variant>
      <vt:variant>
        <vt:lpwstr>_Toc90214780</vt:lpwstr>
      </vt:variant>
      <vt:variant>
        <vt:i4>1572920</vt:i4>
      </vt:variant>
      <vt:variant>
        <vt:i4>326</vt:i4>
      </vt:variant>
      <vt:variant>
        <vt:i4>0</vt:i4>
      </vt:variant>
      <vt:variant>
        <vt:i4>5</vt:i4>
      </vt:variant>
      <vt:variant>
        <vt:lpwstr/>
      </vt:variant>
      <vt:variant>
        <vt:lpwstr>_Toc90214779</vt:lpwstr>
      </vt:variant>
      <vt:variant>
        <vt:i4>1638456</vt:i4>
      </vt:variant>
      <vt:variant>
        <vt:i4>320</vt:i4>
      </vt:variant>
      <vt:variant>
        <vt:i4>0</vt:i4>
      </vt:variant>
      <vt:variant>
        <vt:i4>5</vt:i4>
      </vt:variant>
      <vt:variant>
        <vt:lpwstr/>
      </vt:variant>
      <vt:variant>
        <vt:lpwstr>_Toc90214778</vt:lpwstr>
      </vt:variant>
      <vt:variant>
        <vt:i4>1441848</vt:i4>
      </vt:variant>
      <vt:variant>
        <vt:i4>314</vt:i4>
      </vt:variant>
      <vt:variant>
        <vt:i4>0</vt:i4>
      </vt:variant>
      <vt:variant>
        <vt:i4>5</vt:i4>
      </vt:variant>
      <vt:variant>
        <vt:lpwstr/>
      </vt:variant>
      <vt:variant>
        <vt:lpwstr>_Toc90214777</vt:lpwstr>
      </vt:variant>
      <vt:variant>
        <vt:i4>1507384</vt:i4>
      </vt:variant>
      <vt:variant>
        <vt:i4>308</vt:i4>
      </vt:variant>
      <vt:variant>
        <vt:i4>0</vt:i4>
      </vt:variant>
      <vt:variant>
        <vt:i4>5</vt:i4>
      </vt:variant>
      <vt:variant>
        <vt:lpwstr/>
      </vt:variant>
      <vt:variant>
        <vt:lpwstr>_Toc90214776</vt:lpwstr>
      </vt:variant>
      <vt:variant>
        <vt:i4>1310776</vt:i4>
      </vt:variant>
      <vt:variant>
        <vt:i4>302</vt:i4>
      </vt:variant>
      <vt:variant>
        <vt:i4>0</vt:i4>
      </vt:variant>
      <vt:variant>
        <vt:i4>5</vt:i4>
      </vt:variant>
      <vt:variant>
        <vt:lpwstr/>
      </vt:variant>
      <vt:variant>
        <vt:lpwstr>_Toc90214775</vt:lpwstr>
      </vt:variant>
      <vt:variant>
        <vt:i4>1376312</vt:i4>
      </vt:variant>
      <vt:variant>
        <vt:i4>296</vt:i4>
      </vt:variant>
      <vt:variant>
        <vt:i4>0</vt:i4>
      </vt:variant>
      <vt:variant>
        <vt:i4>5</vt:i4>
      </vt:variant>
      <vt:variant>
        <vt:lpwstr/>
      </vt:variant>
      <vt:variant>
        <vt:lpwstr>_Toc90214774</vt:lpwstr>
      </vt:variant>
      <vt:variant>
        <vt:i4>1179704</vt:i4>
      </vt:variant>
      <vt:variant>
        <vt:i4>290</vt:i4>
      </vt:variant>
      <vt:variant>
        <vt:i4>0</vt:i4>
      </vt:variant>
      <vt:variant>
        <vt:i4>5</vt:i4>
      </vt:variant>
      <vt:variant>
        <vt:lpwstr/>
      </vt:variant>
      <vt:variant>
        <vt:lpwstr>_Toc90214773</vt:lpwstr>
      </vt:variant>
      <vt:variant>
        <vt:i4>1245240</vt:i4>
      </vt:variant>
      <vt:variant>
        <vt:i4>284</vt:i4>
      </vt:variant>
      <vt:variant>
        <vt:i4>0</vt:i4>
      </vt:variant>
      <vt:variant>
        <vt:i4>5</vt:i4>
      </vt:variant>
      <vt:variant>
        <vt:lpwstr/>
      </vt:variant>
      <vt:variant>
        <vt:lpwstr>_Toc90214772</vt:lpwstr>
      </vt:variant>
      <vt:variant>
        <vt:i4>1048632</vt:i4>
      </vt:variant>
      <vt:variant>
        <vt:i4>278</vt:i4>
      </vt:variant>
      <vt:variant>
        <vt:i4>0</vt:i4>
      </vt:variant>
      <vt:variant>
        <vt:i4>5</vt:i4>
      </vt:variant>
      <vt:variant>
        <vt:lpwstr/>
      </vt:variant>
      <vt:variant>
        <vt:lpwstr>_Toc90214771</vt:lpwstr>
      </vt:variant>
      <vt:variant>
        <vt:i4>1114168</vt:i4>
      </vt:variant>
      <vt:variant>
        <vt:i4>272</vt:i4>
      </vt:variant>
      <vt:variant>
        <vt:i4>0</vt:i4>
      </vt:variant>
      <vt:variant>
        <vt:i4>5</vt:i4>
      </vt:variant>
      <vt:variant>
        <vt:lpwstr/>
      </vt:variant>
      <vt:variant>
        <vt:lpwstr>_Toc90214770</vt:lpwstr>
      </vt:variant>
      <vt:variant>
        <vt:i4>1572921</vt:i4>
      </vt:variant>
      <vt:variant>
        <vt:i4>266</vt:i4>
      </vt:variant>
      <vt:variant>
        <vt:i4>0</vt:i4>
      </vt:variant>
      <vt:variant>
        <vt:i4>5</vt:i4>
      </vt:variant>
      <vt:variant>
        <vt:lpwstr/>
      </vt:variant>
      <vt:variant>
        <vt:lpwstr>_Toc90214769</vt:lpwstr>
      </vt:variant>
      <vt:variant>
        <vt:i4>1638457</vt:i4>
      </vt:variant>
      <vt:variant>
        <vt:i4>260</vt:i4>
      </vt:variant>
      <vt:variant>
        <vt:i4>0</vt:i4>
      </vt:variant>
      <vt:variant>
        <vt:i4>5</vt:i4>
      </vt:variant>
      <vt:variant>
        <vt:lpwstr/>
      </vt:variant>
      <vt:variant>
        <vt:lpwstr>_Toc90214768</vt:lpwstr>
      </vt:variant>
      <vt:variant>
        <vt:i4>1441849</vt:i4>
      </vt:variant>
      <vt:variant>
        <vt:i4>254</vt:i4>
      </vt:variant>
      <vt:variant>
        <vt:i4>0</vt:i4>
      </vt:variant>
      <vt:variant>
        <vt:i4>5</vt:i4>
      </vt:variant>
      <vt:variant>
        <vt:lpwstr/>
      </vt:variant>
      <vt:variant>
        <vt:lpwstr>_Toc90214767</vt:lpwstr>
      </vt:variant>
      <vt:variant>
        <vt:i4>1507385</vt:i4>
      </vt:variant>
      <vt:variant>
        <vt:i4>248</vt:i4>
      </vt:variant>
      <vt:variant>
        <vt:i4>0</vt:i4>
      </vt:variant>
      <vt:variant>
        <vt:i4>5</vt:i4>
      </vt:variant>
      <vt:variant>
        <vt:lpwstr/>
      </vt:variant>
      <vt:variant>
        <vt:lpwstr>_Toc90214766</vt:lpwstr>
      </vt:variant>
      <vt:variant>
        <vt:i4>1310777</vt:i4>
      </vt:variant>
      <vt:variant>
        <vt:i4>242</vt:i4>
      </vt:variant>
      <vt:variant>
        <vt:i4>0</vt:i4>
      </vt:variant>
      <vt:variant>
        <vt:i4>5</vt:i4>
      </vt:variant>
      <vt:variant>
        <vt:lpwstr/>
      </vt:variant>
      <vt:variant>
        <vt:lpwstr>_Toc90214765</vt:lpwstr>
      </vt:variant>
      <vt:variant>
        <vt:i4>1376313</vt:i4>
      </vt:variant>
      <vt:variant>
        <vt:i4>236</vt:i4>
      </vt:variant>
      <vt:variant>
        <vt:i4>0</vt:i4>
      </vt:variant>
      <vt:variant>
        <vt:i4>5</vt:i4>
      </vt:variant>
      <vt:variant>
        <vt:lpwstr/>
      </vt:variant>
      <vt:variant>
        <vt:lpwstr>_Toc90214764</vt:lpwstr>
      </vt:variant>
      <vt:variant>
        <vt:i4>1179705</vt:i4>
      </vt:variant>
      <vt:variant>
        <vt:i4>230</vt:i4>
      </vt:variant>
      <vt:variant>
        <vt:i4>0</vt:i4>
      </vt:variant>
      <vt:variant>
        <vt:i4>5</vt:i4>
      </vt:variant>
      <vt:variant>
        <vt:lpwstr/>
      </vt:variant>
      <vt:variant>
        <vt:lpwstr>_Toc90214763</vt:lpwstr>
      </vt:variant>
      <vt:variant>
        <vt:i4>1245241</vt:i4>
      </vt:variant>
      <vt:variant>
        <vt:i4>224</vt:i4>
      </vt:variant>
      <vt:variant>
        <vt:i4>0</vt:i4>
      </vt:variant>
      <vt:variant>
        <vt:i4>5</vt:i4>
      </vt:variant>
      <vt:variant>
        <vt:lpwstr/>
      </vt:variant>
      <vt:variant>
        <vt:lpwstr>_Toc90214762</vt:lpwstr>
      </vt:variant>
      <vt:variant>
        <vt:i4>1048633</vt:i4>
      </vt:variant>
      <vt:variant>
        <vt:i4>218</vt:i4>
      </vt:variant>
      <vt:variant>
        <vt:i4>0</vt:i4>
      </vt:variant>
      <vt:variant>
        <vt:i4>5</vt:i4>
      </vt:variant>
      <vt:variant>
        <vt:lpwstr/>
      </vt:variant>
      <vt:variant>
        <vt:lpwstr>_Toc90214761</vt:lpwstr>
      </vt:variant>
      <vt:variant>
        <vt:i4>1114169</vt:i4>
      </vt:variant>
      <vt:variant>
        <vt:i4>212</vt:i4>
      </vt:variant>
      <vt:variant>
        <vt:i4>0</vt:i4>
      </vt:variant>
      <vt:variant>
        <vt:i4>5</vt:i4>
      </vt:variant>
      <vt:variant>
        <vt:lpwstr/>
      </vt:variant>
      <vt:variant>
        <vt:lpwstr>_Toc90214760</vt:lpwstr>
      </vt:variant>
      <vt:variant>
        <vt:i4>1572922</vt:i4>
      </vt:variant>
      <vt:variant>
        <vt:i4>206</vt:i4>
      </vt:variant>
      <vt:variant>
        <vt:i4>0</vt:i4>
      </vt:variant>
      <vt:variant>
        <vt:i4>5</vt:i4>
      </vt:variant>
      <vt:variant>
        <vt:lpwstr/>
      </vt:variant>
      <vt:variant>
        <vt:lpwstr>_Toc90214759</vt:lpwstr>
      </vt:variant>
      <vt:variant>
        <vt:i4>1638458</vt:i4>
      </vt:variant>
      <vt:variant>
        <vt:i4>197</vt:i4>
      </vt:variant>
      <vt:variant>
        <vt:i4>0</vt:i4>
      </vt:variant>
      <vt:variant>
        <vt:i4>5</vt:i4>
      </vt:variant>
      <vt:variant>
        <vt:lpwstr/>
      </vt:variant>
      <vt:variant>
        <vt:lpwstr>_Toc90214758</vt:lpwstr>
      </vt:variant>
      <vt:variant>
        <vt:i4>1441850</vt:i4>
      </vt:variant>
      <vt:variant>
        <vt:i4>191</vt:i4>
      </vt:variant>
      <vt:variant>
        <vt:i4>0</vt:i4>
      </vt:variant>
      <vt:variant>
        <vt:i4>5</vt:i4>
      </vt:variant>
      <vt:variant>
        <vt:lpwstr/>
      </vt:variant>
      <vt:variant>
        <vt:lpwstr>_Toc90214757</vt:lpwstr>
      </vt:variant>
      <vt:variant>
        <vt:i4>1507386</vt:i4>
      </vt:variant>
      <vt:variant>
        <vt:i4>185</vt:i4>
      </vt:variant>
      <vt:variant>
        <vt:i4>0</vt:i4>
      </vt:variant>
      <vt:variant>
        <vt:i4>5</vt:i4>
      </vt:variant>
      <vt:variant>
        <vt:lpwstr/>
      </vt:variant>
      <vt:variant>
        <vt:lpwstr>_Toc90214756</vt:lpwstr>
      </vt:variant>
      <vt:variant>
        <vt:i4>1310778</vt:i4>
      </vt:variant>
      <vt:variant>
        <vt:i4>179</vt:i4>
      </vt:variant>
      <vt:variant>
        <vt:i4>0</vt:i4>
      </vt:variant>
      <vt:variant>
        <vt:i4>5</vt:i4>
      </vt:variant>
      <vt:variant>
        <vt:lpwstr/>
      </vt:variant>
      <vt:variant>
        <vt:lpwstr>_Toc90214755</vt:lpwstr>
      </vt:variant>
      <vt:variant>
        <vt:i4>1376314</vt:i4>
      </vt:variant>
      <vt:variant>
        <vt:i4>173</vt:i4>
      </vt:variant>
      <vt:variant>
        <vt:i4>0</vt:i4>
      </vt:variant>
      <vt:variant>
        <vt:i4>5</vt:i4>
      </vt:variant>
      <vt:variant>
        <vt:lpwstr/>
      </vt:variant>
      <vt:variant>
        <vt:lpwstr>_Toc90214754</vt:lpwstr>
      </vt:variant>
      <vt:variant>
        <vt:i4>1179706</vt:i4>
      </vt:variant>
      <vt:variant>
        <vt:i4>167</vt:i4>
      </vt:variant>
      <vt:variant>
        <vt:i4>0</vt:i4>
      </vt:variant>
      <vt:variant>
        <vt:i4>5</vt:i4>
      </vt:variant>
      <vt:variant>
        <vt:lpwstr/>
      </vt:variant>
      <vt:variant>
        <vt:lpwstr>_Toc90214753</vt:lpwstr>
      </vt:variant>
      <vt:variant>
        <vt:i4>1245242</vt:i4>
      </vt:variant>
      <vt:variant>
        <vt:i4>161</vt:i4>
      </vt:variant>
      <vt:variant>
        <vt:i4>0</vt:i4>
      </vt:variant>
      <vt:variant>
        <vt:i4>5</vt:i4>
      </vt:variant>
      <vt:variant>
        <vt:lpwstr/>
      </vt:variant>
      <vt:variant>
        <vt:lpwstr>_Toc90214752</vt:lpwstr>
      </vt:variant>
      <vt:variant>
        <vt:i4>1048634</vt:i4>
      </vt:variant>
      <vt:variant>
        <vt:i4>155</vt:i4>
      </vt:variant>
      <vt:variant>
        <vt:i4>0</vt:i4>
      </vt:variant>
      <vt:variant>
        <vt:i4>5</vt:i4>
      </vt:variant>
      <vt:variant>
        <vt:lpwstr/>
      </vt:variant>
      <vt:variant>
        <vt:lpwstr>_Toc90214751</vt:lpwstr>
      </vt:variant>
      <vt:variant>
        <vt:i4>1114170</vt:i4>
      </vt:variant>
      <vt:variant>
        <vt:i4>149</vt:i4>
      </vt:variant>
      <vt:variant>
        <vt:i4>0</vt:i4>
      </vt:variant>
      <vt:variant>
        <vt:i4>5</vt:i4>
      </vt:variant>
      <vt:variant>
        <vt:lpwstr/>
      </vt:variant>
      <vt:variant>
        <vt:lpwstr>_Toc90214750</vt:lpwstr>
      </vt:variant>
      <vt:variant>
        <vt:i4>1572923</vt:i4>
      </vt:variant>
      <vt:variant>
        <vt:i4>143</vt:i4>
      </vt:variant>
      <vt:variant>
        <vt:i4>0</vt:i4>
      </vt:variant>
      <vt:variant>
        <vt:i4>5</vt:i4>
      </vt:variant>
      <vt:variant>
        <vt:lpwstr/>
      </vt:variant>
      <vt:variant>
        <vt:lpwstr>_Toc90214749</vt:lpwstr>
      </vt:variant>
      <vt:variant>
        <vt:i4>1638459</vt:i4>
      </vt:variant>
      <vt:variant>
        <vt:i4>137</vt:i4>
      </vt:variant>
      <vt:variant>
        <vt:i4>0</vt:i4>
      </vt:variant>
      <vt:variant>
        <vt:i4>5</vt:i4>
      </vt:variant>
      <vt:variant>
        <vt:lpwstr/>
      </vt:variant>
      <vt:variant>
        <vt:lpwstr>_Toc90214748</vt:lpwstr>
      </vt:variant>
      <vt:variant>
        <vt:i4>1441851</vt:i4>
      </vt:variant>
      <vt:variant>
        <vt:i4>131</vt:i4>
      </vt:variant>
      <vt:variant>
        <vt:i4>0</vt:i4>
      </vt:variant>
      <vt:variant>
        <vt:i4>5</vt:i4>
      </vt:variant>
      <vt:variant>
        <vt:lpwstr/>
      </vt:variant>
      <vt:variant>
        <vt:lpwstr>_Toc90214747</vt:lpwstr>
      </vt:variant>
      <vt:variant>
        <vt:i4>1507387</vt:i4>
      </vt:variant>
      <vt:variant>
        <vt:i4>125</vt:i4>
      </vt:variant>
      <vt:variant>
        <vt:i4>0</vt:i4>
      </vt:variant>
      <vt:variant>
        <vt:i4>5</vt:i4>
      </vt:variant>
      <vt:variant>
        <vt:lpwstr/>
      </vt:variant>
      <vt:variant>
        <vt:lpwstr>_Toc90214746</vt:lpwstr>
      </vt:variant>
      <vt:variant>
        <vt:i4>1310779</vt:i4>
      </vt:variant>
      <vt:variant>
        <vt:i4>119</vt:i4>
      </vt:variant>
      <vt:variant>
        <vt:i4>0</vt:i4>
      </vt:variant>
      <vt:variant>
        <vt:i4>5</vt:i4>
      </vt:variant>
      <vt:variant>
        <vt:lpwstr/>
      </vt:variant>
      <vt:variant>
        <vt:lpwstr>_Toc90214745</vt:lpwstr>
      </vt:variant>
      <vt:variant>
        <vt:i4>1376315</vt:i4>
      </vt:variant>
      <vt:variant>
        <vt:i4>110</vt:i4>
      </vt:variant>
      <vt:variant>
        <vt:i4>0</vt:i4>
      </vt:variant>
      <vt:variant>
        <vt:i4>5</vt:i4>
      </vt:variant>
      <vt:variant>
        <vt:lpwstr/>
      </vt:variant>
      <vt:variant>
        <vt:lpwstr>_Toc90214744</vt:lpwstr>
      </vt:variant>
      <vt:variant>
        <vt:i4>1179707</vt:i4>
      </vt:variant>
      <vt:variant>
        <vt:i4>104</vt:i4>
      </vt:variant>
      <vt:variant>
        <vt:i4>0</vt:i4>
      </vt:variant>
      <vt:variant>
        <vt:i4>5</vt:i4>
      </vt:variant>
      <vt:variant>
        <vt:lpwstr/>
      </vt:variant>
      <vt:variant>
        <vt:lpwstr>_Toc90214743</vt:lpwstr>
      </vt:variant>
      <vt:variant>
        <vt:i4>1245243</vt:i4>
      </vt:variant>
      <vt:variant>
        <vt:i4>98</vt:i4>
      </vt:variant>
      <vt:variant>
        <vt:i4>0</vt:i4>
      </vt:variant>
      <vt:variant>
        <vt:i4>5</vt:i4>
      </vt:variant>
      <vt:variant>
        <vt:lpwstr/>
      </vt:variant>
      <vt:variant>
        <vt:lpwstr>_Toc90214742</vt:lpwstr>
      </vt:variant>
      <vt:variant>
        <vt:i4>1048635</vt:i4>
      </vt:variant>
      <vt:variant>
        <vt:i4>92</vt:i4>
      </vt:variant>
      <vt:variant>
        <vt:i4>0</vt:i4>
      </vt:variant>
      <vt:variant>
        <vt:i4>5</vt:i4>
      </vt:variant>
      <vt:variant>
        <vt:lpwstr/>
      </vt:variant>
      <vt:variant>
        <vt:lpwstr>_Toc90214741</vt:lpwstr>
      </vt:variant>
      <vt:variant>
        <vt:i4>1114171</vt:i4>
      </vt:variant>
      <vt:variant>
        <vt:i4>86</vt:i4>
      </vt:variant>
      <vt:variant>
        <vt:i4>0</vt:i4>
      </vt:variant>
      <vt:variant>
        <vt:i4>5</vt:i4>
      </vt:variant>
      <vt:variant>
        <vt:lpwstr/>
      </vt:variant>
      <vt:variant>
        <vt:lpwstr>_Toc90214740</vt:lpwstr>
      </vt:variant>
      <vt:variant>
        <vt:i4>1572924</vt:i4>
      </vt:variant>
      <vt:variant>
        <vt:i4>80</vt:i4>
      </vt:variant>
      <vt:variant>
        <vt:i4>0</vt:i4>
      </vt:variant>
      <vt:variant>
        <vt:i4>5</vt:i4>
      </vt:variant>
      <vt:variant>
        <vt:lpwstr/>
      </vt:variant>
      <vt:variant>
        <vt:lpwstr>_Toc90214739</vt:lpwstr>
      </vt:variant>
      <vt:variant>
        <vt:i4>1638460</vt:i4>
      </vt:variant>
      <vt:variant>
        <vt:i4>74</vt:i4>
      </vt:variant>
      <vt:variant>
        <vt:i4>0</vt:i4>
      </vt:variant>
      <vt:variant>
        <vt:i4>5</vt:i4>
      </vt:variant>
      <vt:variant>
        <vt:lpwstr/>
      </vt:variant>
      <vt:variant>
        <vt:lpwstr>_Toc90214738</vt:lpwstr>
      </vt:variant>
      <vt:variant>
        <vt:i4>1441852</vt:i4>
      </vt:variant>
      <vt:variant>
        <vt:i4>68</vt:i4>
      </vt:variant>
      <vt:variant>
        <vt:i4>0</vt:i4>
      </vt:variant>
      <vt:variant>
        <vt:i4>5</vt:i4>
      </vt:variant>
      <vt:variant>
        <vt:lpwstr/>
      </vt:variant>
      <vt:variant>
        <vt:lpwstr>_Toc90214737</vt:lpwstr>
      </vt:variant>
      <vt:variant>
        <vt:i4>1507388</vt:i4>
      </vt:variant>
      <vt:variant>
        <vt:i4>62</vt:i4>
      </vt:variant>
      <vt:variant>
        <vt:i4>0</vt:i4>
      </vt:variant>
      <vt:variant>
        <vt:i4>5</vt:i4>
      </vt:variant>
      <vt:variant>
        <vt:lpwstr/>
      </vt:variant>
      <vt:variant>
        <vt:lpwstr>_Toc90214736</vt:lpwstr>
      </vt:variant>
      <vt:variant>
        <vt:i4>1310780</vt:i4>
      </vt:variant>
      <vt:variant>
        <vt:i4>56</vt:i4>
      </vt:variant>
      <vt:variant>
        <vt:i4>0</vt:i4>
      </vt:variant>
      <vt:variant>
        <vt:i4>5</vt:i4>
      </vt:variant>
      <vt:variant>
        <vt:lpwstr/>
      </vt:variant>
      <vt:variant>
        <vt:lpwstr>_Toc90214735</vt:lpwstr>
      </vt:variant>
      <vt:variant>
        <vt:i4>1376316</vt:i4>
      </vt:variant>
      <vt:variant>
        <vt:i4>50</vt:i4>
      </vt:variant>
      <vt:variant>
        <vt:i4>0</vt:i4>
      </vt:variant>
      <vt:variant>
        <vt:i4>5</vt:i4>
      </vt:variant>
      <vt:variant>
        <vt:lpwstr/>
      </vt:variant>
      <vt:variant>
        <vt:lpwstr>_Toc90214734</vt:lpwstr>
      </vt:variant>
      <vt:variant>
        <vt:i4>1179708</vt:i4>
      </vt:variant>
      <vt:variant>
        <vt:i4>44</vt:i4>
      </vt:variant>
      <vt:variant>
        <vt:i4>0</vt:i4>
      </vt:variant>
      <vt:variant>
        <vt:i4>5</vt:i4>
      </vt:variant>
      <vt:variant>
        <vt:lpwstr/>
      </vt:variant>
      <vt:variant>
        <vt:lpwstr>_Toc90214733</vt:lpwstr>
      </vt:variant>
      <vt:variant>
        <vt:i4>1245244</vt:i4>
      </vt:variant>
      <vt:variant>
        <vt:i4>38</vt:i4>
      </vt:variant>
      <vt:variant>
        <vt:i4>0</vt:i4>
      </vt:variant>
      <vt:variant>
        <vt:i4>5</vt:i4>
      </vt:variant>
      <vt:variant>
        <vt:lpwstr/>
      </vt:variant>
      <vt:variant>
        <vt:lpwstr>_Toc90214732</vt:lpwstr>
      </vt:variant>
      <vt:variant>
        <vt:i4>1048636</vt:i4>
      </vt:variant>
      <vt:variant>
        <vt:i4>32</vt:i4>
      </vt:variant>
      <vt:variant>
        <vt:i4>0</vt:i4>
      </vt:variant>
      <vt:variant>
        <vt:i4>5</vt:i4>
      </vt:variant>
      <vt:variant>
        <vt:lpwstr/>
      </vt:variant>
      <vt:variant>
        <vt:lpwstr>_Toc90214731</vt:lpwstr>
      </vt:variant>
      <vt:variant>
        <vt:i4>1114172</vt:i4>
      </vt:variant>
      <vt:variant>
        <vt:i4>26</vt:i4>
      </vt:variant>
      <vt:variant>
        <vt:i4>0</vt:i4>
      </vt:variant>
      <vt:variant>
        <vt:i4>5</vt:i4>
      </vt:variant>
      <vt:variant>
        <vt:lpwstr/>
      </vt:variant>
      <vt:variant>
        <vt:lpwstr>_Toc90214730</vt:lpwstr>
      </vt:variant>
      <vt:variant>
        <vt:i4>1572925</vt:i4>
      </vt:variant>
      <vt:variant>
        <vt:i4>20</vt:i4>
      </vt:variant>
      <vt:variant>
        <vt:i4>0</vt:i4>
      </vt:variant>
      <vt:variant>
        <vt:i4>5</vt:i4>
      </vt:variant>
      <vt:variant>
        <vt:lpwstr/>
      </vt:variant>
      <vt:variant>
        <vt:lpwstr>_Toc90214729</vt:lpwstr>
      </vt:variant>
      <vt:variant>
        <vt:i4>1638461</vt:i4>
      </vt:variant>
      <vt:variant>
        <vt:i4>14</vt:i4>
      </vt:variant>
      <vt:variant>
        <vt:i4>0</vt:i4>
      </vt:variant>
      <vt:variant>
        <vt:i4>5</vt:i4>
      </vt:variant>
      <vt:variant>
        <vt:lpwstr/>
      </vt:variant>
      <vt:variant>
        <vt:lpwstr>_Toc90214728</vt:lpwstr>
      </vt:variant>
      <vt:variant>
        <vt:i4>1441853</vt:i4>
      </vt:variant>
      <vt:variant>
        <vt:i4>8</vt:i4>
      </vt:variant>
      <vt:variant>
        <vt:i4>0</vt:i4>
      </vt:variant>
      <vt:variant>
        <vt:i4>5</vt:i4>
      </vt:variant>
      <vt:variant>
        <vt:lpwstr/>
      </vt:variant>
      <vt:variant>
        <vt:lpwstr>_Toc90214727</vt:lpwstr>
      </vt:variant>
      <vt:variant>
        <vt:i4>1507389</vt:i4>
      </vt:variant>
      <vt:variant>
        <vt:i4>2</vt:i4>
      </vt:variant>
      <vt:variant>
        <vt:i4>0</vt:i4>
      </vt:variant>
      <vt:variant>
        <vt:i4>5</vt:i4>
      </vt:variant>
      <vt:variant>
        <vt:lpwstr/>
      </vt:variant>
      <vt:variant>
        <vt:lpwstr>_Toc90214726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Kumar Baral</cp:lastModifiedBy>
  <cp:revision>7</cp:revision>
  <dcterms:created xsi:type="dcterms:W3CDTF">2023-02-07T11:24:00Z</dcterms:created>
  <dcterms:modified xsi:type="dcterms:W3CDTF">2023-02-07T11:37:00Z</dcterms:modified>
</cp:coreProperties>
</file>